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25DED" w14:textId="77777777" w:rsidR="00F05552" w:rsidRDefault="00F05552" w:rsidP="00F05552">
      <w:r>
        <w:t>5.2 MIM EXPRESS short listing</w:t>
      </w:r>
    </w:p>
    <w:p w14:paraId="14FA4B21" w14:textId="14D9AF7D" w:rsidR="00F05552" w:rsidRDefault="00F05552" w:rsidP="00F05552">
      <w:r>
        <w:t xml:space="preserve">This clause specifies the EXPRESS schema derived from the mapping table. It uses elements from the common resources or </w:t>
      </w:r>
      <w:del w:id="0" w:author="Brandon Sapp" w:date="2019-03-19T15:51:00Z">
        <w:r w:rsidDel="00DA1A0A">
          <w:delText xml:space="preserve">from </w:delText>
        </w:r>
      </w:del>
      <w:r>
        <w:t>other application modules and defines the EXPRESS constructs that are specific to this part of ISO 10303.</w:t>
      </w:r>
    </w:p>
    <w:p w14:paraId="6120F865" w14:textId="77777777" w:rsidR="00F05552" w:rsidRDefault="00F05552" w:rsidP="00F05552"/>
    <w:p w14:paraId="48E61880" w14:textId="77777777" w:rsidR="00F05552" w:rsidRDefault="00F05552" w:rsidP="00F05552">
      <w:r>
        <w:t>This clause constitutes the Module Interpreted Module (MIM) of the application module.</w:t>
      </w:r>
    </w:p>
    <w:p w14:paraId="3E46D039" w14:textId="77777777" w:rsidR="00F05552" w:rsidRDefault="00F05552" w:rsidP="00F05552"/>
    <w:p w14:paraId="3DAEFFDC" w14:textId="77777777" w:rsidR="00F05552" w:rsidRDefault="00F05552" w:rsidP="00F05552">
      <w:r>
        <w:t>This clause also specifies the modifications that apply to the constructs imported from the common resources.</w:t>
      </w:r>
    </w:p>
    <w:p w14:paraId="7D9A7D00" w14:textId="77777777" w:rsidR="00F05552" w:rsidRDefault="00F05552" w:rsidP="00F05552"/>
    <w:p w14:paraId="2ABA604A" w14:textId="77777777" w:rsidR="00F05552" w:rsidRDefault="00F05552" w:rsidP="00F05552">
      <w:r>
        <w:t xml:space="preserve">The following restrictions apply to the use, in this schema, of constructs defined in common resources or </w:t>
      </w:r>
      <w:del w:id="1" w:author="Brandon Sapp" w:date="2019-03-19T15:51:00Z">
        <w:r w:rsidDel="00DA1A0A">
          <w:delText>in</w:delText>
        </w:r>
      </w:del>
      <w:r>
        <w:t xml:space="preserve"> application modules:</w:t>
      </w:r>
    </w:p>
    <w:p w14:paraId="4B0CB0F4" w14:textId="77777777" w:rsidR="00F05552" w:rsidRDefault="00F05552" w:rsidP="00F05552"/>
    <w:p w14:paraId="40ED51B7" w14:textId="5E198A40" w:rsidR="00F05552" w:rsidRDefault="00F05552" w:rsidP="00F05552">
      <w:r>
        <w:t>use of a supertype entity does not make applicable any of its speciali</w:t>
      </w:r>
      <w:ins w:id="2" w:author="Brandon Sapp" w:date="2019-03-19T15:49:00Z">
        <w:r w:rsidR="00DA1A0A">
          <w:t>s</w:t>
        </w:r>
      </w:ins>
      <w:del w:id="3" w:author="Brandon Sapp" w:date="2019-03-19T15:49:00Z">
        <w:r w:rsidDel="00DA1A0A">
          <w:delText>z</w:delText>
        </w:r>
      </w:del>
      <w:r>
        <w:t>ations</w:t>
      </w:r>
      <w:del w:id="4" w:author="Brandon Sapp" w:date="2019-03-19T15:49:00Z">
        <w:r w:rsidDel="00DA1A0A">
          <w:delText>,</w:delText>
        </w:r>
      </w:del>
      <w:r>
        <w:t xml:space="preserve"> unless the speciali</w:t>
      </w:r>
      <w:ins w:id="5" w:author="Brandon Sapp" w:date="2019-03-19T15:49:00Z">
        <w:r w:rsidR="00DA1A0A">
          <w:t>s</w:t>
        </w:r>
      </w:ins>
      <w:del w:id="6" w:author="Brandon Sapp" w:date="2019-03-19T15:49:00Z">
        <w:r w:rsidDel="00DA1A0A">
          <w:delText>z</w:delText>
        </w:r>
      </w:del>
      <w:r>
        <w:t>ation is also imported in the MIM schema;</w:t>
      </w:r>
    </w:p>
    <w:p w14:paraId="6B64A17C" w14:textId="77777777" w:rsidR="00F05552" w:rsidRDefault="00F05552" w:rsidP="00F05552">
      <w:r>
        <w:t>use of a SELECT type does not make applicable any of its listed types unless the listed type is also imported in the MIM schema.</w:t>
      </w:r>
    </w:p>
    <w:p w14:paraId="0E94013E" w14:textId="77777777" w:rsidR="00F05552" w:rsidRDefault="00F05552" w:rsidP="00F05552">
      <w:r>
        <w:t>Short names of entities defined in this schema are described in Annex A. Unambiguous identification of this schema is defined in Annex B.</w:t>
      </w:r>
    </w:p>
    <w:p w14:paraId="5F007047" w14:textId="77777777" w:rsidR="00F05552" w:rsidRDefault="00F05552" w:rsidP="00F05552"/>
    <w:p w14:paraId="2EE03BF2" w14:textId="77777777" w:rsidR="00F05552" w:rsidRDefault="00F05552" w:rsidP="00F05552">
      <w:r>
        <w:t xml:space="preserve">EXPRESS specification: </w:t>
      </w:r>
    </w:p>
    <w:p w14:paraId="6B6878D2" w14:textId="77777777" w:rsidR="00F05552" w:rsidRDefault="00F05552" w:rsidP="00F05552"/>
    <w:p w14:paraId="21EFFC30" w14:textId="77777777" w:rsidR="00F05552" w:rsidRDefault="00F05552" w:rsidP="00F05552">
      <w:r>
        <w:t>*)</w:t>
      </w:r>
    </w:p>
    <w:p w14:paraId="0EAA867F" w14:textId="77777777" w:rsidR="00F05552" w:rsidRDefault="00F05552" w:rsidP="00F05552">
      <w:r>
        <w:t>SCHEMA Alternative_solution_mim;</w:t>
      </w:r>
    </w:p>
    <w:p w14:paraId="3EF66D6F" w14:textId="77777777" w:rsidR="00F05552" w:rsidRDefault="00F05552" w:rsidP="00F05552">
      <w:r>
        <w:t>USE FROM Functional_breakdown_mim;    --  ISO/TS 10303-1216</w:t>
      </w:r>
    </w:p>
    <w:p w14:paraId="0ED1171D" w14:textId="77777777" w:rsidR="00F05552" w:rsidRDefault="00F05552" w:rsidP="00F05552"/>
    <w:p w14:paraId="06707A92" w14:textId="77777777" w:rsidR="00F05552" w:rsidRDefault="00F05552" w:rsidP="00F05552"/>
    <w:p w14:paraId="241AEE02" w14:textId="77777777" w:rsidR="00F05552" w:rsidRDefault="00F05552" w:rsidP="00F05552">
      <w:r>
        <w:t>USE FROM measure_schema    --  ISO 10303-41</w:t>
      </w:r>
    </w:p>
    <w:p w14:paraId="38299AB1" w14:textId="77777777" w:rsidR="00F05552" w:rsidRDefault="00F05552" w:rsidP="00F05552">
      <w:r>
        <w:t xml:space="preserve">  (ratio_measure_with_unit); </w:t>
      </w:r>
    </w:p>
    <w:p w14:paraId="2F205B95" w14:textId="77777777" w:rsidR="00F05552" w:rsidRDefault="00F05552" w:rsidP="00F05552"/>
    <w:p w14:paraId="07663075" w14:textId="77777777" w:rsidR="00F05552" w:rsidRDefault="00F05552" w:rsidP="00F05552"/>
    <w:p w14:paraId="765DBD5C" w14:textId="77777777" w:rsidR="00F05552" w:rsidRDefault="00F05552" w:rsidP="00F05552">
      <w:r>
        <w:t>USE FROM Part_view_definition_mim;    --  ISO/TS 10303-1023</w:t>
      </w:r>
    </w:p>
    <w:p w14:paraId="05366FDB" w14:textId="77777777" w:rsidR="00F05552" w:rsidRDefault="00F05552" w:rsidP="00F05552"/>
    <w:p w14:paraId="146DDABC" w14:textId="77777777" w:rsidR="00F05552" w:rsidRDefault="00F05552" w:rsidP="00F05552"/>
    <w:p w14:paraId="556D1E49" w14:textId="77777777" w:rsidR="00F05552" w:rsidRDefault="00F05552" w:rsidP="00F05552">
      <w:r>
        <w:t>USE FROM Person_organization_assignment_mim;    --  ISO/TS 10303-1013</w:t>
      </w:r>
    </w:p>
    <w:p w14:paraId="562FB501" w14:textId="77777777" w:rsidR="00F05552" w:rsidRDefault="00F05552" w:rsidP="00F05552"/>
    <w:p w14:paraId="7F3FC312" w14:textId="77777777" w:rsidR="00F05552" w:rsidRDefault="00F05552" w:rsidP="00F05552"/>
    <w:p w14:paraId="4C2B9654" w14:textId="77777777" w:rsidR="00F05552" w:rsidRDefault="00F05552" w:rsidP="00F05552">
      <w:r>
        <w:t>USE FROM Physical_breakdown_mim;    --  ISO/TS 10303-1215</w:t>
      </w:r>
    </w:p>
    <w:p w14:paraId="3F32FA0B" w14:textId="77777777" w:rsidR="00F05552" w:rsidRDefault="00F05552" w:rsidP="00F05552"/>
    <w:p w14:paraId="21AF568F" w14:textId="77777777" w:rsidR="00F05552" w:rsidRDefault="00F05552" w:rsidP="00F05552"/>
    <w:p w14:paraId="5E986844" w14:textId="77777777" w:rsidR="00F05552" w:rsidRDefault="00F05552" w:rsidP="00F05552">
      <w:r>
        <w:t>USE FROM Product_as_individual_mim;    --  ISO/TS 10303-1164</w:t>
      </w:r>
    </w:p>
    <w:p w14:paraId="17E4DB03" w14:textId="77777777" w:rsidR="00F05552" w:rsidRDefault="00F05552" w:rsidP="00F05552"/>
    <w:p w14:paraId="41B2C18E" w14:textId="77777777" w:rsidR="00F05552" w:rsidRDefault="00F05552" w:rsidP="00F05552"/>
    <w:p w14:paraId="01B838A9" w14:textId="77777777" w:rsidR="00F05552" w:rsidRDefault="00F05552" w:rsidP="00F05552">
      <w:r>
        <w:t>USE FROM product_definition_schema    --  ISO 10303-41</w:t>
      </w:r>
    </w:p>
    <w:p w14:paraId="1362573B" w14:textId="77777777" w:rsidR="00F05552" w:rsidRDefault="00F05552" w:rsidP="00F05552">
      <w:r>
        <w:lastRenderedPageBreak/>
        <w:t xml:space="preserve">  (final_solution); </w:t>
      </w:r>
    </w:p>
    <w:p w14:paraId="3EB92FE1" w14:textId="77777777" w:rsidR="00F05552" w:rsidRDefault="00F05552" w:rsidP="00F05552"/>
    <w:p w14:paraId="616E931E" w14:textId="77777777" w:rsidR="00F05552" w:rsidRDefault="00F05552" w:rsidP="00F05552"/>
    <w:p w14:paraId="6A0ED191" w14:textId="77777777" w:rsidR="00F05552" w:rsidRDefault="00F05552" w:rsidP="00F05552">
      <w:r>
        <w:t>USE FROM Product_occurrence_mim;    --  ISO/TS 10303-1063</w:t>
      </w:r>
    </w:p>
    <w:p w14:paraId="558AA88D" w14:textId="77777777" w:rsidR="00F05552" w:rsidRDefault="00F05552" w:rsidP="00F05552"/>
    <w:p w14:paraId="4371133F" w14:textId="77777777" w:rsidR="00F05552" w:rsidRDefault="00F05552" w:rsidP="00F05552"/>
    <w:p w14:paraId="63FC328C" w14:textId="77777777" w:rsidR="00F05552" w:rsidRDefault="00F05552" w:rsidP="00F05552">
      <w:r>
        <w:t>USE FROM qualified_measure_schema    --  ISO 10303-45</w:t>
      </w:r>
    </w:p>
    <w:p w14:paraId="5D2C1CD1" w14:textId="77777777" w:rsidR="00F05552" w:rsidRDefault="00F05552" w:rsidP="00F05552">
      <w:r>
        <w:t xml:space="preserve">  (measure_representation_item); </w:t>
      </w:r>
    </w:p>
    <w:p w14:paraId="005A76B7" w14:textId="77777777" w:rsidR="00F05552" w:rsidRDefault="00F05552" w:rsidP="00F05552"/>
    <w:p w14:paraId="2988F677" w14:textId="77777777" w:rsidR="00F05552" w:rsidRDefault="00F05552" w:rsidP="00F05552"/>
    <w:p w14:paraId="0663FE9D" w14:textId="77777777" w:rsidR="00F05552" w:rsidRDefault="00F05552" w:rsidP="00F05552">
      <w:r>
        <w:t>USE FROM Requirement_view_definition_mim;    --  ISO/TS 10303-1141</w:t>
      </w:r>
    </w:p>
    <w:p w14:paraId="452B848F" w14:textId="77777777" w:rsidR="00F05552" w:rsidRDefault="00F05552" w:rsidP="00F05552">
      <w:r>
        <w:t>(*</w:t>
      </w:r>
    </w:p>
    <w:p w14:paraId="31892C47" w14:textId="77777777" w:rsidR="00F05552" w:rsidRDefault="00F05552" w:rsidP="00F05552"/>
    <w:p w14:paraId="767480D2" w14:textId="77777777" w:rsidR="00F05552" w:rsidRDefault="00F05552" w:rsidP="00F05552"/>
    <w:p w14:paraId="6E7F011B" w14:textId="77777777" w:rsidR="00F05552" w:rsidRDefault="00F05552" w:rsidP="00F05552">
      <w:r>
        <w:t>NOTE 1   The schemas referenced above are specified in the following part of ISO 10303:</w:t>
      </w:r>
    </w:p>
    <w:p w14:paraId="195A5CBA" w14:textId="77777777" w:rsidR="00F05552" w:rsidRDefault="00F05552" w:rsidP="00F05552"/>
    <w:p w14:paraId="3AA3FF0C" w14:textId="77777777" w:rsidR="00F05552" w:rsidRDefault="00F05552" w:rsidP="00F05552">
      <w:r>
        <w:t>Functional_breakdown_mim</w:t>
      </w:r>
      <w:r>
        <w:tab/>
        <w:t>ISO/TS 10303-1216</w:t>
      </w:r>
    </w:p>
    <w:p w14:paraId="407C4108" w14:textId="77777777" w:rsidR="00F05552" w:rsidRDefault="00F05552" w:rsidP="00F05552">
      <w:r>
        <w:t>measure_schema</w:t>
      </w:r>
      <w:r>
        <w:tab/>
        <w:t>ISO 10303-41</w:t>
      </w:r>
    </w:p>
    <w:p w14:paraId="79D7A94B" w14:textId="77777777" w:rsidR="00F05552" w:rsidRDefault="00F05552" w:rsidP="00F05552">
      <w:r>
        <w:t>Part_view_definition_mim</w:t>
      </w:r>
      <w:r>
        <w:tab/>
        <w:t>ISO/TS 10303-1023</w:t>
      </w:r>
    </w:p>
    <w:p w14:paraId="618696D5" w14:textId="77777777" w:rsidR="00F05552" w:rsidRDefault="00F05552" w:rsidP="00F05552">
      <w:r>
        <w:t>Person_organization_assignment_mim</w:t>
      </w:r>
      <w:r>
        <w:tab/>
        <w:t>ISO/TS 10303-1013</w:t>
      </w:r>
    </w:p>
    <w:p w14:paraId="03555B80" w14:textId="77777777" w:rsidR="00F05552" w:rsidRDefault="00F05552" w:rsidP="00F05552">
      <w:r>
        <w:t>Physical_breakdown_mim</w:t>
      </w:r>
      <w:r>
        <w:tab/>
        <w:t>ISO/TS 10303-1215</w:t>
      </w:r>
    </w:p>
    <w:p w14:paraId="7CA3E31C" w14:textId="77777777" w:rsidR="00F05552" w:rsidRDefault="00F05552" w:rsidP="00F05552">
      <w:r>
        <w:t>Product_as_individual_mim</w:t>
      </w:r>
      <w:r>
        <w:tab/>
        <w:t>ISO/TS 10303-1164</w:t>
      </w:r>
    </w:p>
    <w:p w14:paraId="364CB06C" w14:textId="77777777" w:rsidR="00F05552" w:rsidRDefault="00F05552" w:rsidP="00F05552">
      <w:r>
        <w:t>product_definition_schema</w:t>
      </w:r>
      <w:r>
        <w:tab/>
        <w:t>ISO 10303-41</w:t>
      </w:r>
    </w:p>
    <w:p w14:paraId="3718E465" w14:textId="77777777" w:rsidR="00F05552" w:rsidRDefault="00F05552" w:rsidP="00F05552">
      <w:r>
        <w:t>Product_occurrence_mim</w:t>
      </w:r>
      <w:r>
        <w:tab/>
        <w:t>ISO/TS 10303-1063</w:t>
      </w:r>
    </w:p>
    <w:p w14:paraId="50FEC344" w14:textId="77777777" w:rsidR="00F05552" w:rsidRDefault="00F05552" w:rsidP="00F05552">
      <w:r>
        <w:t>qualified_measure_schema</w:t>
      </w:r>
      <w:r>
        <w:tab/>
        <w:t>ISO 10303-45</w:t>
      </w:r>
    </w:p>
    <w:p w14:paraId="5895F9F8" w14:textId="77777777" w:rsidR="00F05552" w:rsidRDefault="00F05552" w:rsidP="00F05552">
      <w:r>
        <w:t>Requirement_view_definition_mim</w:t>
      </w:r>
      <w:r>
        <w:tab/>
        <w:t>ISO/TS 10303-1141</w:t>
      </w:r>
    </w:p>
    <w:p w14:paraId="0CA37903" w14:textId="77777777" w:rsidR="00F05552" w:rsidRDefault="00F05552" w:rsidP="00F05552">
      <w:r>
        <w:t>NOTE 2   See Annex D, Figures D.1and D.2 for a graphical representation of this schema.</w:t>
      </w:r>
    </w:p>
    <w:p w14:paraId="76661A5D" w14:textId="77777777" w:rsidR="00F05552" w:rsidRDefault="00F05552" w:rsidP="00F05552"/>
    <w:p w14:paraId="460E5D6B" w14:textId="77777777" w:rsidR="00F05552" w:rsidRDefault="00F05552" w:rsidP="00F05552">
      <w:r>
        <w:t>5.2.1 MIM type definition</w:t>
      </w:r>
    </w:p>
    <w:p w14:paraId="3022A09F" w14:textId="77777777" w:rsidR="00F05552" w:rsidRDefault="00F05552" w:rsidP="00F05552">
      <w:r>
        <w:t>This subclause specifies the MIM type for this application module. The MIM type and definition is specified below.</w:t>
      </w:r>
    </w:p>
    <w:p w14:paraId="3B78C9EE" w14:textId="77777777" w:rsidR="00F05552" w:rsidRDefault="00F05552" w:rsidP="00F05552"/>
    <w:p w14:paraId="23E784F5" w14:textId="77777777" w:rsidR="00F05552" w:rsidRDefault="00F05552" w:rsidP="00F05552">
      <w:r>
        <w:t>5.2.1.1 organization_item_solution   EXPRESS-G</w:t>
      </w:r>
    </w:p>
    <w:p w14:paraId="03E46826" w14:textId="77777777" w:rsidR="00F05552" w:rsidRDefault="00F05552" w:rsidP="00F05552">
      <w:r>
        <w:t>The organization_item_solution type is an extension of the organization_item type. It adds the data type product_definition_formation to the list of alternate data types.</w:t>
      </w:r>
    </w:p>
    <w:p w14:paraId="6C7C35AC" w14:textId="77777777" w:rsidR="00F05552" w:rsidRDefault="00F05552" w:rsidP="00F05552"/>
    <w:p w14:paraId="7423E657" w14:textId="77777777" w:rsidR="00F05552" w:rsidRDefault="00F05552" w:rsidP="00F05552">
      <w:r>
        <w:t>EXPRESS specification:</w:t>
      </w:r>
    </w:p>
    <w:p w14:paraId="20489650" w14:textId="77777777" w:rsidR="00F05552" w:rsidRDefault="00F05552" w:rsidP="00F05552"/>
    <w:p w14:paraId="1BBB3489" w14:textId="77777777" w:rsidR="00F05552" w:rsidRDefault="00F05552" w:rsidP="00F05552">
      <w:r>
        <w:t>*)</w:t>
      </w:r>
    </w:p>
    <w:p w14:paraId="77DB2B75" w14:textId="77777777" w:rsidR="00F05552" w:rsidRDefault="00F05552" w:rsidP="00F05552">
      <w:r>
        <w:t xml:space="preserve">TYPE organization_item_solution = SELECT BASED_ON organization_item WITH </w:t>
      </w:r>
    </w:p>
    <w:p w14:paraId="2E1F107B" w14:textId="77777777" w:rsidR="00F05552" w:rsidRDefault="00F05552" w:rsidP="00F05552">
      <w:r>
        <w:t xml:space="preserve">   (product_definition_formation);</w:t>
      </w:r>
    </w:p>
    <w:p w14:paraId="78C80497" w14:textId="77777777" w:rsidR="00F05552" w:rsidRDefault="00F05552" w:rsidP="00F05552">
      <w:r>
        <w:t xml:space="preserve">END_TYPE; </w:t>
      </w:r>
    </w:p>
    <w:p w14:paraId="2C6500C1" w14:textId="77777777" w:rsidR="00F05552" w:rsidRDefault="00F05552" w:rsidP="00F05552">
      <w:r>
        <w:t>(*</w:t>
      </w:r>
    </w:p>
    <w:p w14:paraId="39DAB52B" w14:textId="77777777" w:rsidR="00F05552" w:rsidRDefault="00F05552" w:rsidP="00F05552"/>
    <w:p w14:paraId="16651049" w14:textId="77777777" w:rsidR="00F05552" w:rsidRDefault="00F05552" w:rsidP="00F05552">
      <w:r>
        <w:lastRenderedPageBreak/>
        <w:t>5.2.2 MIM rule definitions</w:t>
      </w:r>
    </w:p>
    <w:p w14:paraId="3E2E75F2" w14:textId="77777777" w:rsidR="00F05552" w:rsidRDefault="00F05552" w:rsidP="00F05552">
      <w:r>
        <w:t>This subclause specifies the MIM rules for this module. The MIM rules and definitions are specified below.</w:t>
      </w:r>
    </w:p>
    <w:p w14:paraId="176F8BF3" w14:textId="77777777" w:rsidR="00F05552" w:rsidRDefault="00F05552" w:rsidP="00F05552"/>
    <w:p w14:paraId="2D58A43F" w14:textId="77777777" w:rsidR="00F05552" w:rsidRDefault="00F05552" w:rsidP="00F05552">
      <w:r>
        <w:t>5.2.2.1 alternative_solution_requires_solution_definition</w:t>
      </w:r>
    </w:p>
    <w:p w14:paraId="3CA1DCDA" w14:textId="77777777" w:rsidR="00F05552" w:rsidRDefault="00F05552" w:rsidP="00F05552">
      <w:r>
        <w:t>The alternative_solution_requires_solution_definition rule constrains every instance of product_definition that is a version of a product of category 'alternative solution', to have exactly one definition of type 'alternative definition'.</w:t>
      </w:r>
    </w:p>
    <w:p w14:paraId="28A27A7A" w14:textId="77777777" w:rsidR="00F05552" w:rsidRDefault="00F05552" w:rsidP="00F05552">
      <w:r>
        <w:t>NOTE    This rule corresponds to the restriction for alternative solutions of the rule complex_product_requires_product_definition defined in ISO 10303-214.</w:t>
      </w:r>
    </w:p>
    <w:p w14:paraId="7C4167A5" w14:textId="77777777" w:rsidR="00F05552" w:rsidRDefault="00F05552" w:rsidP="00F05552"/>
    <w:p w14:paraId="74321029" w14:textId="77777777" w:rsidR="00F05552" w:rsidRDefault="00F05552" w:rsidP="00F05552">
      <w:r>
        <w:t>EXPRESS specification:</w:t>
      </w:r>
    </w:p>
    <w:p w14:paraId="3FA2F266" w14:textId="77777777" w:rsidR="00F05552" w:rsidRDefault="00F05552" w:rsidP="00F05552"/>
    <w:p w14:paraId="693A167B" w14:textId="77777777" w:rsidR="00F05552" w:rsidRDefault="00F05552" w:rsidP="00F05552">
      <w:r>
        <w:t>*)</w:t>
      </w:r>
    </w:p>
    <w:p w14:paraId="747D6E4F" w14:textId="77777777" w:rsidR="00F05552" w:rsidRDefault="00F05552" w:rsidP="00F05552">
      <w:r>
        <w:t xml:space="preserve">RULE alternative_solution_requires_solution_definition FOR </w:t>
      </w:r>
    </w:p>
    <w:p w14:paraId="0AFDAFAF" w14:textId="77777777" w:rsidR="00F05552" w:rsidRDefault="00F05552" w:rsidP="00F05552">
      <w:r>
        <w:t>(product_definition_formation);</w:t>
      </w:r>
    </w:p>
    <w:p w14:paraId="41497E1A" w14:textId="77777777" w:rsidR="00F05552" w:rsidRDefault="00F05552" w:rsidP="00F05552">
      <w:r>
        <w:t xml:space="preserve">    LOCAL</w:t>
      </w:r>
    </w:p>
    <w:p w14:paraId="3B7787C2" w14:textId="77777777" w:rsidR="00F05552" w:rsidRDefault="00F05552" w:rsidP="00F05552">
      <w:r>
        <w:t xml:space="preserve">  solution_versions : SET OF product_definition_formation := [];</w:t>
      </w:r>
    </w:p>
    <w:p w14:paraId="739FEEEC" w14:textId="77777777" w:rsidR="00F05552" w:rsidRDefault="00F05552" w:rsidP="00F05552">
      <w:r>
        <w:t xml:space="preserve">    END_LOCAL;</w:t>
      </w:r>
    </w:p>
    <w:p w14:paraId="599DBE95" w14:textId="77777777" w:rsidR="00F05552" w:rsidRDefault="00F05552" w:rsidP="00F05552">
      <w:r>
        <w:t xml:space="preserve">  solution_versions := QUERY(pdf</w:t>
      </w:r>
    </w:p>
    <w:p w14:paraId="13A534DF" w14:textId="77777777" w:rsidR="00F05552" w:rsidRDefault="00F05552" w:rsidP="00F05552">
      <w:r>
        <w:t xml:space="preserve">                             &lt;* product_definition_formation</w:t>
      </w:r>
    </w:p>
    <w:p w14:paraId="43EA0137" w14:textId="77777777" w:rsidR="00F05552" w:rsidRDefault="00F05552" w:rsidP="00F05552">
      <w:r>
        <w:t xml:space="preserve">                             | SIZEOF(QUERY(prpc</w:t>
      </w:r>
    </w:p>
    <w:p w14:paraId="033D6949" w14:textId="77777777" w:rsidR="00F05552" w:rsidRDefault="00F05552" w:rsidP="00F05552">
      <w:r>
        <w:t xml:space="preserve">                                            &lt;* USEDIN(pdf.of_product, 'PRODUCT_DEFINITION_SCHEMA.PRODUCT_RELATED_PRODUCT_CATEGORY.PRODUCTS')</w:t>
      </w:r>
    </w:p>
    <w:p w14:paraId="65FCC1E0" w14:textId="77777777" w:rsidR="00F05552" w:rsidRDefault="00F05552" w:rsidP="00F05552">
      <w:r>
        <w:t xml:space="preserve">                                            | prpc.name = 'alternative solution')) =</w:t>
      </w:r>
    </w:p>
    <w:p w14:paraId="2CA69C99" w14:textId="77777777" w:rsidR="00F05552" w:rsidRDefault="00F05552" w:rsidP="00F05552">
      <w:r>
        <w:t xml:space="preserve">                               1);</w:t>
      </w:r>
    </w:p>
    <w:p w14:paraId="0ED26B7B" w14:textId="77777777" w:rsidR="00F05552" w:rsidRDefault="00F05552" w:rsidP="00F05552">
      <w:r>
        <w:t>WHERE</w:t>
      </w:r>
    </w:p>
    <w:p w14:paraId="3972159E" w14:textId="77777777" w:rsidR="00F05552" w:rsidRDefault="00F05552" w:rsidP="00F05552">
      <w:r>
        <w:t xml:space="preserve">  WR1: SIZEOF(QUERY(pdf &lt;* solution_versions | SIZEOF(QUERY(pd &lt;* USEDIN(pdf, 'PRODUCT_DEFINITION_SCHEMA.PRODUCT_DEFINITION.FORMATION') | pd.frame_of_reference.name = 'alternative definition')) &lt;&gt; 1)) = 0;</w:t>
      </w:r>
    </w:p>
    <w:p w14:paraId="68B41042" w14:textId="77777777" w:rsidR="00F05552" w:rsidRDefault="00F05552" w:rsidP="00F05552">
      <w:r>
        <w:t xml:space="preserve">END_RULE; </w:t>
      </w:r>
    </w:p>
    <w:p w14:paraId="5EE0A737" w14:textId="77777777" w:rsidR="00F05552" w:rsidRDefault="00F05552" w:rsidP="00F05552">
      <w:r>
        <w:t>(*</w:t>
      </w:r>
    </w:p>
    <w:p w14:paraId="6B7BD0C1" w14:textId="77777777" w:rsidR="00F05552" w:rsidRDefault="00F05552" w:rsidP="00F05552">
      <w:r>
        <w:t>Argument definitions:</w:t>
      </w:r>
    </w:p>
    <w:p w14:paraId="08046BE9" w14:textId="77777777" w:rsidR="00F05552" w:rsidRDefault="00F05552" w:rsidP="00F05552"/>
    <w:p w14:paraId="2CAC7D6C" w14:textId="77777777" w:rsidR="00F05552" w:rsidRDefault="00F05552" w:rsidP="00F05552">
      <w:r>
        <w:t>product_definition_formation : the set of all instances of product_definition_formation.</w:t>
      </w:r>
    </w:p>
    <w:p w14:paraId="70545F6A" w14:textId="77777777" w:rsidR="00F05552" w:rsidRDefault="00F05552" w:rsidP="00F05552"/>
    <w:p w14:paraId="6FDD54C6" w14:textId="77777777" w:rsidR="00F05552" w:rsidRDefault="00F05552" w:rsidP="00F05552">
      <w:r>
        <w:t>Formal propositions:</w:t>
      </w:r>
    </w:p>
    <w:p w14:paraId="190A2618" w14:textId="77777777" w:rsidR="00F05552" w:rsidRDefault="00F05552" w:rsidP="00F05552"/>
    <w:p w14:paraId="35642B6E" w14:textId="77777777" w:rsidR="00F05552" w:rsidRDefault="00F05552" w:rsidP="00F05552">
      <w:r>
        <w:t>WR1: There shall not be any product_definition_formation of a product of category 'alternative solution', that is not referred to by exactly one product_definition whose name of frame_of_reference is 'alternative definition'.</w:t>
      </w:r>
    </w:p>
    <w:p w14:paraId="5EE2E417" w14:textId="77777777" w:rsidR="00F05552" w:rsidRDefault="00F05552" w:rsidP="00F05552"/>
    <w:p w14:paraId="41552AFC" w14:textId="77777777" w:rsidR="00F05552" w:rsidRDefault="00F05552" w:rsidP="00F05552">
      <w:r>
        <w:t>5.2.2.2 restrict_alternative_definition</w:t>
      </w:r>
    </w:p>
    <w:p w14:paraId="7B5EDD36" w14:textId="77777777" w:rsidR="00F05552" w:rsidRDefault="00F05552" w:rsidP="00F05552">
      <w:r>
        <w:lastRenderedPageBreak/>
        <w:t>The restrict_alternative_definition rule specifies the restrictions that apply to instances of product_definition that reference as frame_of_reference a product_definition_context with name 'alternative definition'.</w:t>
      </w:r>
    </w:p>
    <w:p w14:paraId="01594E64" w14:textId="77777777" w:rsidR="00F05552" w:rsidRDefault="00F05552" w:rsidP="00F05552">
      <w:r>
        <w:t>EXPRESS specification:</w:t>
      </w:r>
    </w:p>
    <w:p w14:paraId="5A2109D9" w14:textId="77777777" w:rsidR="00F05552" w:rsidRDefault="00F05552" w:rsidP="00F05552"/>
    <w:p w14:paraId="4083BA87" w14:textId="77777777" w:rsidR="00F05552" w:rsidRDefault="00F05552" w:rsidP="00F05552">
      <w:r>
        <w:t>*)</w:t>
      </w:r>
    </w:p>
    <w:p w14:paraId="1897932E" w14:textId="77777777" w:rsidR="00F05552" w:rsidRDefault="00F05552" w:rsidP="00F05552">
      <w:r>
        <w:t xml:space="preserve">RULE restrict_alternative_definition FOR </w:t>
      </w:r>
    </w:p>
    <w:p w14:paraId="09F5FFCA" w14:textId="77777777" w:rsidR="00F05552" w:rsidRDefault="00F05552" w:rsidP="00F05552">
      <w:r>
        <w:t>(product_definition);</w:t>
      </w:r>
    </w:p>
    <w:p w14:paraId="3D62A513" w14:textId="77777777" w:rsidR="00F05552" w:rsidRDefault="00F05552" w:rsidP="00F05552">
      <w:r>
        <w:t xml:space="preserve">    LOCAL</w:t>
      </w:r>
    </w:p>
    <w:p w14:paraId="0C63A8B1" w14:textId="77777777" w:rsidR="00F05552" w:rsidRDefault="00F05552" w:rsidP="00F05552">
      <w:r>
        <w:t xml:space="preserve">  solution_definitions : SET OF product_definition := [];</w:t>
      </w:r>
    </w:p>
    <w:p w14:paraId="664B3928" w14:textId="77777777" w:rsidR="00F05552" w:rsidRDefault="00F05552" w:rsidP="00F05552">
      <w:r>
        <w:t xml:space="preserve">    END_LOCAL;</w:t>
      </w:r>
    </w:p>
    <w:p w14:paraId="6EDCAFD6" w14:textId="77777777" w:rsidR="00F05552" w:rsidRDefault="00F05552" w:rsidP="00F05552">
      <w:r>
        <w:t xml:space="preserve">  solution_definitions := QUERY(pd</w:t>
      </w:r>
    </w:p>
    <w:p w14:paraId="23528BB2" w14:textId="77777777" w:rsidR="00F05552" w:rsidRDefault="00F05552" w:rsidP="00F05552">
      <w:r>
        <w:t xml:space="preserve">                                &lt;* product_definition</w:t>
      </w:r>
    </w:p>
    <w:p w14:paraId="30C5F552" w14:textId="77777777" w:rsidR="00F05552" w:rsidRDefault="00F05552" w:rsidP="00F05552">
      <w:r>
        <w:t xml:space="preserve">                                | (pd.frame_of_reference.name = 'alternative definition'));</w:t>
      </w:r>
    </w:p>
    <w:p w14:paraId="35611378" w14:textId="77777777" w:rsidR="00F05552" w:rsidRDefault="00F05552" w:rsidP="00F05552">
      <w:r>
        <w:t>WHERE</w:t>
      </w:r>
    </w:p>
    <w:p w14:paraId="6834C3C6" w14:textId="77777777" w:rsidR="00F05552" w:rsidRDefault="00F05552" w:rsidP="00F05552">
      <w:r>
        <w:t xml:space="preserve">  WR1: SIZEOF(QUERY(pd &lt;* solution_definitions | (SIZEOF(QUERY(pdr &lt;* USEDIN(pd, 'PRODUCT_DEFINITION_SCHEMA.PRODUCT_DEFINITION_RELATIONSHIP.RELATED_PRODUCT_DEFINITION') | pdr.name = 'solution alternative definition')) &lt;&gt; 1))) = 0;</w:t>
      </w:r>
    </w:p>
    <w:p w14:paraId="4B477352" w14:textId="77777777" w:rsidR="00F05552" w:rsidRDefault="00F05552" w:rsidP="00F05552">
      <w:r>
        <w:t xml:space="preserve">  WR2: SIZEOF(QUERY(pd &lt;* solution_definitions | NOT (pd.name IN ['technical','supplier','technical supplier','']))) = 0;</w:t>
      </w:r>
    </w:p>
    <w:p w14:paraId="0F1FFC51" w14:textId="77777777" w:rsidR="00F05552" w:rsidRDefault="00F05552" w:rsidP="00F05552">
      <w:r>
        <w:t xml:space="preserve">  WR3: SIZEOF(QUERY(pd &lt;* solution_definitions | (pd.name IN ['supplier','technical supplier']) AND (SIZEOF(QUERY(aoa &lt;* USEDIN(pd.formation, 'PERSON_ORGANIZATION_ASSIGNMENT_MIM.APPLIED_ORGANIZATION_ASSIGNMENT.ITEMS') | aoa.role.name = 'supplier')) &lt;&gt; 1))) = 0;</w:t>
      </w:r>
    </w:p>
    <w:p w14:paraId="591F55A3" w14:textId="77777777" w:rsidR="00F05552" w:rsidRDefault="00F05552" w:rsidP="00F05552">
      <w:r>
        <w:t xml:space="preserve">END_RULE; </w:t>
      </w:r>
    </w:p>
    <w:p w14:paraId="2225407C" w14:textId="77777777" w:rsidR="00F05552" w:rsidRDefault="00F05552" w:rsidP="00F05552">
      <w:r>
        <w:t>(*</w:t>
      </w:r>
    </w:p>
    <w:p w14:paraId="0A27889A" w14:textId="77777777" w:rsidR="00F05552" w:rsidRDefault="00F05552" w:rsidP="00F05552">
      <w:r>
        <w:t>Argument definitions:</w:t>
      </w:r>
    </w:p>
    <w:p w14:paraId="29B02E39" w14:textId="77777777" w:rsidR="00F05552" w:rsidRDefault="00F05552" w:rsidP="00F05552"/>
    <w:p w14:paraId="66EA15F9" w14:textId="77777777" w:rsidR="00F05552" w:rsidRDefault="00F05552" w:rsidP="00F05552">
      <w:r>
        <w:t>product_definition : the set of all instances of product_definition.</w:t>
      </w:r>
    </w:p>
    <w:p w14:paraId="3D59E66C" w14:textId="77777777" w:rsidR="00F05552" w:rsidRDefault="00F05552" w:rsidP="00F05552"/>
    <w:p w14:paraId="3CE98577" w14:textId="77777777" w:rsidR="00F05552" w:rsidRDefault="00F05552" w:rsidP="00F05552">
      <w:r>
        <w:t>Formal propositions:</w:t>
      </w:r>
    </w:p>
    <w:p w14:paraId="65B203F7" w14:textId="77777777" w:rsidR="00F05552" w:rsidRDefault="00F05552" w:rsidP="00F05552"/>
    <w:p w14:paraId="794EFD7C" w14:textId="77457523" w:rsidR="00F05552" w:rsidRDefault="00F05552" w:rsidP="00F05552">
      <w:r>
        <w:t xml:space="preserve">WR1: Any instance of product_definition that references as its frame_of_reference a product_definition_context with name 'alternative definition', shall be referred to as related_product_definition by exactly one instance of product_definition_relationship with </w:t>
      </w:r>
      <w:ins w:id="7" w:author="Brandon Sapp" w:date="2019-03-19T15:49:00Z">
        <w:r w:rsidR="00DA1A0A">
          <w:t xml:space="preserve">the </w:t>
        </w:r>
      </w:ins>
      <w:r>
        <w:t>name 'alternative solution'.</w:t>
      </w:r>
    </w:p>
    <w:p w14:paraId="665F6752" w14:textId="77777777" w:rsidR="00F05552" w:rsidRDefault="00F05552" w:rsidP="00F05552"/>
    <w:p w14:paraId="750B9691" w14:textId="77777777" w:rsidR="00F05552" w:rsidRDefault="00F05552" w:rsidP="00F05552">
      <w:r>
        <w:t>NOTE    This instance relates the Alternative_solution with the base_element it specifies an alternate implementation</w:t>
      </w:r>
      <w:bookmarkStart w:id="8" w:name="_GoBack"/>
      <w:bookmarkEnd w:id="8"/>
      <w:del w:id="9" w:author="Brandon Sapp" w:date="2019-03-19T15:52:00Z">
        <w:r w:rsidDel="00DA1A0A">
          <w:delText xml:space="preserve"> for</w:delText>
        </w:r>
      </w:del>
      <w:r>
        <w:t>.</w:t>
      </w:r>
    </w:p>
    <w:p w14:paraId="589C3A73" w14:textId="77777777" w:rsidR="00F05552" w:rsidRDefault="00F05552" w:rsidP="00F05552"/>
    <w:p w14:paraId="7C7B3EB1" w14:textId="77777777" w:rsidR="00F05552" w:rsidRDefault="00F05552" w:rsidP="00F05552">
      <w:r>
        <w:t>WR2: Any instance of product_definition that references as its frame_of_reference a product_definition_context with name 'alternative definition', shall have its name attribute equal to 'technical', 'supplier', 'technical supplier', or ''.</w:t>
      </w:r>
    </w:p>
    <w:p w14:paraId="1F21023E" w14:textId="77777777" w:rsidR="00F05552" w:rsidRDefault="00F05552" w:rsidP="00F05552"/>
    <w:p w14:paraId="505FB467" w14:textId="77777777" w:rsidR="00F05552" w:rsidRDefault="00F05552" w:rsidP="00F05552">
      <w:r>
        <w:lastRenderedPageBreak/>
        <w:t>WR3: Any instance of product_definition that references as its frame_of_reference a product_definition_context with name 'alternative definition' and that has a name attribute equal to 'supplier', 'technical supplier', shall be in the set of items of exactly one applied_organization_assignment that has a role name 'supplier'.</w:t>
      </w:r>
    </w:p>
    <w:p w14:paraId="0298AFE2" w14:textId="77777777" w:rsidR="00F05552" w:rsidRDefault="00F05552" w:rsidP="00F05552"/>
    <w:p w14:paraId="36A02A1F" w14:textId="77777777" w:rsidR="00F05552" w:rsidRDefault="00F05552" w:rsidP="00F05552">
      <w:r>
        <w:t>5.2.2.3 restrict_product_definitions_for_base_element</w:t>
      </w:r>
    </w:p>
    <w:p w14:paraId="397CC9DF" w14:textId="77777777" w:rsidR="00F05552" w:rsidRDefault="00F05552" w:rsidP="00F05552">
      <w:r>
        <w:t>The restrict_product_definitions_for_base_element rule restricts the name of instances of product_definition when they are related by a product_definition_relationship with name 'solution alternative definition'. The name of the relating product_definition shall be 'alternative definition', 'functional definition' or 'conceptual definition'. The name of the related product_definition shall be 'alternative definition'.</w:t>
      </w:r>
    </w:p>
    <w:p w14:paraId="03593BFE" w14:textId="77777777" w:rsidR="00F05552" w:rsidRDefault="00F05552" w:rsidP="00F05552">
      <w:r>
        <w:t>NOTE    This rule corresponds to the constraint on the type of the attribute base_element.</w:t>
      </w:r>
    </w:p>
    <w:p w14:paraId="115F39CC" w14:textId="77777777" w:rsidR="00F05552" w:rsidRDefault="00F05552" w:rsidP="00F05552"/>
    <w:p w14:paraId="0D38F545" w14:textId="77777777" w:rsidR="00F05552" w:rsidRDefault="00F05552" w:rsidP="00F05552">
      <w:r>
        <w:t>EXPRESS specification:</w:t>
      </w:r>
    </w:p>
    <w:p w14:paraId="5D260758" w14:textId="77777777" w:rsidR="00F05552" w:rsidRDefault="00F05552" w:rsidP="00F05552"/>
    <w:p w14:paraId="16F4AC6A" w14:textId="77777777" w:rsidR="00F05552" w:rsidRDefault="00F05552" w:rsidP="00F05552">
      <w:r>
        <w:t>*)</w:t>
      </w:r>
    </w:p>
    <w:p w14:paraId="43871222" w14:textId="77777777" w:rsidR="00F05552" w:rsidRDefault="00F05552" w:rsidP="00F05552">
      <w:r>
        <w:t xml:space="preserve">RULE restrict_product_definitions_for_base_element FOR </w:t>
      </w:r>
    </w:p>
    <w:p w14:paraId="2FCF81F6" w14:textId="77777777" w:rsidR="00F05552" w:rsidRDefault="00F05552" w:rsidP="00F05552">
      <w:r>
        <w:t>(product_definition_relationship);</w:t>
      </w:r>
    </w:p>
    <w:p w14:paraId="46B98B84" w14:textId="77777777" w:rsidR="00F05552" w:rsidRDefault="00F05552" w:rsidP="00F05552">
      <w:r>
        <w:t>WHERE</w:t>
      </w:r>
    </w:p>
    <w:p w14:paraId="572A15ED" w14:textId="77777777" w:rsidR="00F05552" w:rsidRDefault="00F05552" w:rsidP="00F05552">
      <w:r>
        <w:t xml:space="preserve">  WR1: SIZEOF(QUERY(pdr &lt;* product_definition_relationship | (pdr.name = 'solution alternative definition') AND (NOT (pdr.relating_product_definition.frame_of_reference.name IN ['alternative definition','functional definition','conceptual definition']) OR (pdr.related_product_definition.frame_of_reference.name &lt;&gt; 'alternative definition')))) = 0;</w:t>
      </w:r>
    </w:p>
    <w:p w14:paraId="0498102D" w14:textId="77777777" w:rsidR="00F05552" w:rsidRDefault="00F05552" w:rsidP="00F05552">
      <w:r>
        <w:t xml:space="preserve">END_RULE; </w:t>
      </w:r>
    </w:p>
    <w:p w14:paraId="58B1311D" w14:textId="77777777" w:rsidR="00F05552" w:rsidRDefault="00F05552" w:rsidP="00F05552">
      <w:r>
        <w:t>(*</w:t>
      </w:r>
    </w:p>
    <w:p w14:paraId="20B60A2B" w14:textId="77777777" w:rsidR="00F05552" w:rsidRDefault="00F05552" w:rsidP="00F05552">
      <w:r>
        <w:t>Argument definitions:</w:t>
      </w:r>
    </w:p>
    <w:p w14:paraId="02B0C4EE" w14:textId="77777777" w:rsidR="00F05552" w:rsidRDefault="00F05552" w:rsidP="00F05552"/>
    <w:p w14:paraId="527F7F81" w14:textId="77777777" w:rsidR="00F05552" w:rsidRDefault="00F05552" w:rsidP="00F05552">
      <w:r>
        <w:t>product_definition_relationship : the set of all instances of product_definition_relationship.</w:t>
      </w:r>
    </w:p>
    <w:p w14:paraId="004B55AE" w14:textId="77777777" w:rsidR="00F05552" w:rsidRDefault="00F05552" w:rsidP="00F05552"/>
    <w:p w14:paraId="6522A836" w14:textId="77777777" w:rsidR="00F05552" w:rsidRDefault="00F05552" w:rsidP="00F05552">
      <w:r>
        <w:t>Formal propositions:</w:t>
      </w:r>
    </w:p>
    <w:p w14:paraId="7D9BFBB4" w14:textId="77777777" w:rsidR="00F05552" w:rsidRDefault="00F05552" w:rsidP="00F05552"/>
    <w:p w14:paraId="641419AE" w14:textId="77777777" w:rsidR="00F05552" w:rsidRDefault="00F05552" w:rsidP="00F05552">
      <w:r>
        <w:t>WR1: There shall not be any instance of product_definition_relationship with name 'solution alternative definition', for which the name of the related instances of product_definition does not match the constraint mentioned above.</w:t>
      </w:r>
    </w:p>
    <w:p w14:paraId="722A1AA0" w14:textId="77777777" w:rsidR="00F05552" w:rsidRDefault="00F05552" w:rsidP="00F05552"/>
    <w:p w14:paraId="544C53FA" w14:textId="77777777" w:rsidR="00F05552" w:rsidRDefault="00F05552" w:rsidP="00F05552">
      <w:r>
        <w:t>5.2.2.4 solution_definition_requires_solution_category</w:t>
      </w:r>
    </w:p>
    <w:p w14:paraId="0F3E6E5F" w14:textId="77777777" w:rsidR="00F05552" w:rsidRDefault="00F05552" w:rsidP="00F05552">
      <w:r>
        <w:t>The solution_definition_requires_solution_category rule constrains every instance of product_definition of type 'alternative definition' to be a definition of a product of category 'alternative solution'.</w:t>
      </w:r>
    </w:p>
    <w:p w14:paraId="691CF01A" w14:textId="77777777" w:rsidR="00F05552" w:rsidRDefault="00F05552" w:rsidP="00F05552">
      <w:r>
        <w:t>EXPRESS specification:</w:t>
      </w:r>
    </w:p>
    <w:p w14:paraId="1633FB20" w14:textId="77777777" w:rsidR="00F05552" w:rsidRDefault="00F05552" w:rsidP="00F05552"/>
    <w:p w14:paraId="6335C0C2" w14:textId="77777777" w:rsidR="00F05552" w:rsidRDefault="00F05552" w:rsidP="00F05552">
      <w:r>
        <w:t>*)</w:t>
      </w:r>
    </w:p>
    <w:p w14:paraId="2030ACEB" w14:textId="77777777" w:rsidR="00F05552" w:rsidRDefault="00F05552" w:rsidP="00F05552">
      <w:r>
        <w:t xml:space="preserve">RULE solution_definition_requires_solution_category FOR </w:t>
      </w:r>
    </w:p>
    <w:p w14:paraId="06667011" w14:textId="77777777" w:rsidR="00F05552" w:rsidRDefault="00F05552" w:rsidP="00F05552">
      <w:r>
        <w:t>(product_definition);</w:t>
      </w:r>
    </w:p>
    <w:p w14:paraId="22E5F499" w14:textId="77777777" w:rsidR="00F05552" w:rsidRDefault="00F05552" w:rsidP="00F05552">
      <w:r>
        <w:lastRenderedPageBreak/>
        <w:t xml:space="preserve">    LOCAL</w:t>
      </w:r>
    </w:p>
    <w:p w14:paraId="6AE562CD" w14:textId="77777777" w:rsidR="00F05552" w:rsidRDefault="00F05552" w:rsidP="00F05552">
      <w:r>
        <w:t xml:space="preserve">  solution_definitions : SET OF product_definition := [];</w:t>
      </w:r>
    </w:p>
    <w:p w14:paraId="7D0C4EC6" w14:textId="77777777" w:rsidR="00F05552" w:rsidRDefault="00F05552" w:rsidP="00F05552">
      <w:r>
        <w:t xml:space="preserve">    END_LOCAL;</w:t>
      </w:r>
    </w:p>
    <w:p w14:paraId="5C370F51" w14:textId="77777777" w:rsidR="00F05552" w:rsidRDefault="00F05552" w:rsidP="00F05552">
      <w:r>
        <w:t xml:space="preserve">  solution_definitions := QUERY(pd</w:t>
      </w:r>
    </w:p>
    <w:p w14:paraId="47538D56" w14:textId="77777777" w:rsidR="00F05552" w:rsidRDefault="00F05552" w:rsidP="00F05552">
      <w:r>
        <w:t xml:space="preserve">                                &lt;* product_definition</w:t>
      </w:r>
    </w:p>
    <w:p w14:paraId="6B620032" w14:textId="77777777" w:rsidR="00F05552" w:rsidRDefault="00F05552" w:rsidP="00F05552">
      <w:r>
        <w:t xml:space="preserve">                                | (pd.frame_of_reference.name = 'alternative definition'));</w:t>
      </w:r>
    </w:p>
    <w:p w14:paraId="29AE63D8" w14:textId="77777777" w:rsidR="00F05552" w:rsidRDefault="00F05552" w:rsidP="00F05552">
      <w:r>
        <w:t>WHERE</w:t>
      </w:r>
    </w:p>
    <w:p w14:paraId="22391BAE" w14:textId="77777777" w:rsidR="00F05552" w:rsidRDefault="00F05552" w:rsidP="00F05552">
      <w:r>
        <w:t xml:space="preserve">  WR1: SIZEOF(QUERY(pd &lt;* solution_definitions | (SIZEOF(QUERY(prpc &lt;* USEDIN(pd.formation.of_product, 'PRODUCT_DEFINITION_SCHEMA.PRODUCT_RELATED_PRODUCT_CATEGORY.PRODUCTS') | prpc.name = 'alternative solution')) = 0))) = 0;</w:t>
      </w:r>
    </w:p>
    <w:p w14:paraId="03E79D42" w14:textId="77777777" w:rsidR="00F05552" w:rsidRDefault="00F05552" w:rsidP="00F05552">
      <w:r>
        <w:t xml:space="preserve">END_RULE; </w:t>
      </w:r>
    </w:p>
    <w:p w14:paraId="6788A58C" w14:textId="77777777" w:rsidR="00F05552" w:rsidRDefault="00F05552" w:rsidP="00F05552">
      <w:r>
        <w:t>(*</w:t>
      </w:r>
    </w:p>
    <w:p w14:paraId="0043CB06" w14:textId="77777777" w:rsidR="00F05552" w:rsidRDefault="00F05552" w:rsidP="00F05552">
      <w:r>
        <w:t>Argument definitions:</w:t>
      </w:r>
    </w:p>
    <w:p w14:paraId="43D04C84" w14:textId="77777777" w:rsidR="00F05552" w:rsidRDefault="00F05552" w:rsidP="00F05552"/>
    <w:p w14:paraId="29144BA8" w14:textId="77777777" w:rsidR="00F05552" w:rsidRDefault="00F05552" w:rsidP="00F05552">
      <w:r>
        <w:t>product_definition : the set of all instances of product_definition.</w:t>
      </w:r>
    </w:p>
    <w:p w14:paraId="0AA73CE2" w14:textId="77777777" w:rsidR="00F05552" w:rsidRDefault="00F05552" w:rsidP="00F05552"/>
    <w:p w14:paraId="4CD75D34" w14:textId="77777777" w:rsidR="00F05552" w:rsidRDefault="00F05552" w:rsidP="00F05552">
      <w:r>
        <w:t>Formal propositions:</w:t>
      </w:r>
    </w:p>
    <w:p w14:paraId="7D1F6915" w14:textId="77777777" w:rsidR="00F05552" w:rsidRDefault="00F05552" w:rsidP="00F05552"/>
    <w:p w14:paraId="390F38A0" w14:textId="77777777" w:rsidR="00F05552" w:rsidRDefault="00F05552" w:rsidP="00F05552">
      <w:r>
        <w:t>WR1: There shall not be any instance of product_definition, whose name of frame_of_reference is 'alternative definition', that is not a definition of a product of category 'alternative solution'.</w:t>
      </w:r>
    </w:p>
    <w:p w14:paraId="17FC1E7B" w14:textId="77777777" w:rsidR="00F05552" w:rsidRDefault="00F05552" w:rsidP="00F05552"/>
    <w:p w14:paraId="3E2A0BAE" w14:textId="77777777" w:rsidR="00F05552" w:rsidRDefault="00F05552" w:rsidP="00F05552"/>
    <w:p w14:paraId="6E0EF87C" w14:textId="77777777" w:rsidR="00F05552" w:rsidRDefault="00F05552" w:rsidP="00F05552"/>
    <w:p w14:paraId="4F5FAAED" w14:textId="77777777" w:rsidR="00F05552" w:rsidRDefault="00F05552" w:rsidP="00F05552">
      <w:r>
        <w:t>*)</w:t>
      </w:r>
    </w:p>
    <w:p w14:paraId="242D25EF" w14:textId="77777777" w:rsidR="00F05552" w:rsidRDefault="00F05552" w:rsidP="00F05552">
      <w:r>
        <w:t>END_SCHEMA;  -- Alternative_solution_mim</w:t>
      </w:r>
    </w:p>
    <w:p w14:paraId="73150183" w14:textId="77777777" w:rsidR="00F05552" w:rsidRDefault="00F05552" w:rsidP="00F05552">
      <w:r>
        <w:t xml:space="preserve">(* </w:t>
      </w:r>
    </w:p>
    <w:p w14:paraId="07E7E791" w14:textId="77777777" w:rsidR="00F05552" w:rsidRDefault="00F05552" w:rsidP="00F05552"/>
    <w:p w14:paraId="51EEA66C" w14:textId="66AB6B95" w:rsidR="00D00D69" w:rsidRPr="00F05552" w:rsidRDefault="00F05552" w:rsidP="00F05552">
      <w:r>
        <w:t>© ISO 2019 — All rights reserved</w:t>
      </w:r>
    </w:p>
    <w:sectPr w:rsidR="00D00D69" w:rsidRPr="00F05552" w:rsidSect="0014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066D"/>
    <w:multiLevelType w:val="multilevel"/>
    <w:tmpl w:val="758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40FAE"/>
    <w:multiLevelType w:val="multilevel"/>
    <w:tmpl w:val="7DB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02D9A"/>
    <w:multiLevelType w:val="multilevel"/>
    <w:tmpl w:val="6D2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randon Sapp">
    <w15:presenceInfo w15:providerId="Windows Live" w15:userId="3dfe48391dcb1c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13"/>
    <w:rsid w:val="000B41F7"/>
    <w:rsid w:val="00146941"/>
    <w:rsid w:val="009A6E03"/>
    <w:rsid w:val="00A62205"/>
    <w:rsid w:val="00B36E7B"/>
    <w:rsid w:val="00C04213"/>
    <w:rsid w:val="00D00D69"/>
    <w:rsid w:val="00DA1A0A"/>
    <w:rsid w:val="00F0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F6A19"/>
  <w15:chartTrackingRefBased/>
  <w15:docId w15:val="{46703D43-3E12-DB44-9F99-9125D162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C042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421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oc">
    <w:name w:val="toc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042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te">
    <w:name w:val="not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04213"/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xpressdescription">
    <w:name w:val="expressdescription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0B41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B41F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E0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A0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A0A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1448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Sapp</dc:creator>
  <cp:keywords/>
  <dc:description/>
  <cp:lastModifiedBy>Brandon Sapp</cp:lastModifiedBy>
  <cp:revision>2</cp:revision>
  <dcterms:created xsi:type="dcterms:W3CDTF">2019-03-19T22:52:00Z</dcterms:created>
  <dcterms:modified xsi:type="dcterms:W3CDTF">2019-03-19T22:52:00Z</dcterms:modified>
</cp:coreProperties>
</file>