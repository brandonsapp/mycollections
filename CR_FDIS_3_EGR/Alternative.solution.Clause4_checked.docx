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0" w:name="arm"/>
      <w:r w:rsidRPr="009A2B30">
        <w:rPr>
          <w:rFonts w:ascii="Times" w:hAnsi="Times"/>
          <w:color w:val="000000" w:themeColor="text1"/>
        </w:rPr>
        <w:t>4 Information requirements</w:t>
      </w:r>
      <w:bookmarkEnd w:id="0"/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This clause specifies the information requirements for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 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application module. The information requirements are specified as the Application Reference Model (ARM) of this application module.</w:t>
      </w:r>
    </w:p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t>NOTE 1  A graphical representation of the information requirements is given in Annex </w:t>
      </w:r>
      <w:hyperlink r:id="rId5" w:history="1">
        <w:r w:rsidRPr="009A2B30">
          <w:rPr>
            <w:rStyle w:val="Hyperlink"/>
            <w:rFonts w:ascii="Times" w:hAnsi="Times"/>
            <w:color w:val="000000" w:themeColor="text1"/>
          </w:rPr>
          <w:t>C</w:t>
        </w:r>
      </w:hyperlink>
      <w:r w:rsidRPr="009A2B30">
        <w:rPr>
          <w:rFonts w:ascii="Times" w:hAnsi="Times"/>
          <w:color w:val="000000" w:themeColor="text1"/>
        </w:rPr>
        <w:t>.</w:t>
      </w:r>
    </w:p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t>NOTE 2  The mapping specification is specified in </w:t>
      </w:r>
      <w:hyperlink r:id="rId6" w:anchor="mapping" w:history="1">
        <w:r w:rsidRPr="009A2B30">
          <w:rPr>
            <w:rStyle w:val="Hyperlink"/>
            <w:rFonts w:ascii="Times" w:hAnsi="Times"/>
            <w:color w:val="000000" w:themeColor="text1"/>
          </w:rPr>
          <w:t>5.1</w:t>
        </w:r>
      </w:hyperlink>
      <w:r w:rsidRPr="009A2B30">
        <w:rPr>
          <w:rFonts w:ascii="Times" w:hAnsi="Times"/>
          <w:color w:val="000000" w:themeColor="text1"/>
        </w:rPr>
        <w:t>. It shows how the information requirements are met by using common resources and constructs defined or imported in the MIM schema of this application module.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This clause defines the information requirements to which implementations shall conform using the EXPRESS language as defined in ISO 10303-11. The following begins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Alternative_solution_arm</w:t>
      </w:r>
      <w:r w:rsidRPr="009A2B30">
        <w:rPr>
          <w:rFonts w:ascii="Times" w:hAnsi="Times"/>
          <w:color w:val="000000" w:themeColor="text1"/>
          <w:sz w:val="27"/>
          <w:szCs w:val="27"/>
        </w:rPr>
        <w:t> schema and identifies the necessary external references.</w: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rFonts w:eastAsiaTheme="minorHAnsi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bookmarkStart w:id="1" w:name="alternative_solution_arm"/>
      <w:r w:rsidRPr="009A2B30">
        <w:rPr>
          <w:rStyle w:val="HTMLCode"/>
          <w:rFonts w:eastAsiaTheme="minorHAnsi"/>
          <w:color w:val="000000" w:themeColor="text1"/>
        </w:rPr>
        <w:t>SCHEMA Alternative_solution_arm;</w:t>
      </w:r>
      <w:bookmarkEnd w:id="1"/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rFonts w:eastAsiaTheme="minorHAnsi"/>
          <w:color w:val="000000" w:themeColor="text1"/>
        </w:rPr>
        <w:t>(*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2" w:name="interfaces"/>
      <w:r w:rsidRPr="009A2B30">
        <w:rPr>
          <w:rFonts w:ascii="Times" w:hAnsi="Times"/>
          <w:color w:val="000000" w:themeColor="text1"/>
        </w:rPr>
        <w:t>4.1 Required AM ARMs</w:t>
      </w:r>
      <w:bookmarkEnd w:id="2"/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The following EXPRESS interface statements specify the elements imported from the ARMs of other application modules.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USE FROM </w:t>
      </w:r>
      <w:hyperlink r:id="rId7" w:anchor="functional_breakdown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Functional_breakdown_arm</w:t>
        </w:r>
      </w:hyperlink>
      <w:r w:rsidRPr="009A2B30">
        <w:rPr>
          <w:rStyle w:val="HTMLCode"/>
          <w:color w:val="000000" w:themeColor="text1"/>
        </w:rPr>
        <w:t>;    --  ISO/TS 10303-1216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8" w:anchor="part_view_definition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Part_view_definition_arm</w:t>
        </w:r>
      </w:hyperlink>
      <w:r w:rsidRPr="009A2B30">
        <w:rPr>
          <w:rStyle w:val="HTMLCode"/>
          <w:color w:val="000000" w:themeColor="text1"/>
        </w:rPr>
        <w:t>;    --  ISO/TS 10303-1023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9" w:anchor="person_organization_assignment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Person_organization_assignment_arm</w:t>
        </w:r>
      </w:hyperlink>
      <w:r w:rsidRPr="009A2B30">
        <w:rPr>
          <w:rStyle w:val="HTMLCode"/>
          <w:color w:val="000000" w:themeColor="text1"/>
        </w:rPr>
        <w:t>;    --  ISO/TS 10303-1013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10" w:anchor="physical_breakdown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Physical_breakdown_arm</w:t>
        </w:r>
      </w:hyperlink>
      <w:r w:rsidRPr="009A2B30">
        <w:rPr>
          <w:rStyle w:val="HTMLCode"/>
          <w:color w:val="000000" w:themeColor="text1"/>
        </w:rPr>
        <w:t>;    --  ISO/TS 10303-1215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11" w:anchor="product_as_individual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Product_as_individual_arm</w:t>
        </w:r>
      </w:hyperlink>
      <w:r w:rsidRPr="009A2B30">
        <w:rPr>
          <w:rStyle w:val="HTMLCode"/>
          <w:color w:val="000000" w:themeColor="text1"/>
        </w:rPr>
        <w:t>;    --  ISO/TS 10303-1164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12" w:anchor="product_occurrence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Product_occurrence_arm</w:t>
        </w:r>
      </w:hyperlink>
      <w:r w:rsidRPr="009A2B30">
        <w:rPr>
          <w:rStyle w:val="HTMLCode"/>
          <w:color w:val="000000" w:themeColor="text1"/>
        </w:rPr>
        <w:t>;    --  ISO/TS 10303-1063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13" w:anchor="requirement_view_definition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Requirement_view_definition_arm</w:t>
        </w:r>
      </w:hyperlink>
      <w:r w:rsidRPr="009A2B30">
        <w:rPr>
          <w:rStyle w:val="HTMLCode"/>
          <w:color w:val="000000" w:themeColor="text1"/>
        </w:rPr>
        <w:t>;    --  ISO/TS 10303-1141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lastRenderedPageBreak/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rFonts w:ascii="Times New Roman" w:hAnsi="Times New Roman"/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Functional_breakdown_arm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10303-1216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Part_view_definition_arm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10303-1023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Person_organization_assignment_arm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10303-1013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Physical_breakdown_arm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10303-1215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Product_as_individual_arm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10303-1164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Product_occurrence_arm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10303-1063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Requirement_view_definition_arm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10303-1141</w:t>
            </w:r>
          </w:p>
        </w:tc>
      </w:tr>
    </w:tbl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t>NOTE 2   See Annex </w:t>
      </w:r>
      <w:hyperlink r:id="rId14" w:history="1">
        <w:r w:rsidRPr="009A2B30">
          <w:rPr>
            <w:rStyle w:val="Hyperlink"/>
            <w:rFonts w:ascii="Times" w:hAnsi="Times"/>
            <w:color w:val="000000" w:themeColor="text1"/>
          </w:rPr>
          <w:t>C</w:t>
        </w:r>
      </w:hyperlink>
      <w:r w:rsidRPr="009A2B30">
        <w:rPr>
          <w:rFonts w:ascii="Times" w:hAnsi="Times"/>
          <w:color w:val="000000" w:themeColor="text1"/>
        </w:rPr>
        <w:t>, Figures </w:t>
      </w:r>
      <w:hyperlink r:id="rId15" w:history="1">
        <w:r w:rsidRPr="009A2B30">
          <w:rPr>
            <w:rStyle w:val="Hyperlink"/>
            <w:rFonts w:ascii="Times" w:hAnsi="Times"/>
            <w:color w:val="000000" w:themeColor="text1"/>
          </w:rPr>
          <w:t>C.1</w:t>
        </w:r>
      </w:hyperlink>
      <w:r w:rsidRPr="009A2B30">
        <w:rPr>
          <w:rFonts w:ascii="Times" w:hAnsi="Times"/>
          <w:color w:val="000000" w:themeColor="text1"/>
        </w:rPr>
        <w:t>and </w:t>
      </w:r>
      <w:hyperlink r:id="rId16" w:history="1">
        <w:r w:rsidRPr="009A2B30">
          <w:rPr>
            <w:rStyle w:val="Hyperlink"/>
            <w:rFonts w:ascii="Times" w:hAnsi="Times"/>
            <w:color w:val="000000" w:themeColor="text1"/>
          </w:rPr>
          <w:t>C.2</w:t>
        </w:r>
      </w:hyperlink>
      <w:r w:rsidRPr="009A2B30">
        <w:rPr>
          <w:rFonts w:ascii="Times" w:hAnsi="Times"/>
          <w:color w:val="000000" w:themeColor="text1"/>
        </w:rPr>
        <w:t> for a graphical representation of this schema.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3" w:name="types"/>
      <w:r w:rsidRPr="009A2B30">
        <w:rPr>
          <w:rFonts w:ascii="Times" w:hAnsi="Times"/>
          <w:color w:val="000000" w:themeColor="text1"/>
        </w:rPr>
        <w:t>4.2 ARM type definitions</w:t>
      </w:r>
      <w:bookmarkEnd w:id="3"/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This subclause specifies the ARM types for this application module. The ARM types and definitions are specified below.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4" w:name="alternative_solution_arm.complex_product"/>
      <w:r w:rsidRPr="009A2B30">
        <w:rPr>
          <w:rFonts w:ascii="Times" w:hAnsi="Times"/>
          <w:color w:val="000000" w:themeColor="text1"/>
        </w:rPr>
        <w:t>4.2.1 complex_product_select</w:t>
      </w:r>
      <w:bookmarkEnd w:id="4"/>
      <w:r w:rsidRPr="009A2B30">
        <w:rPr>
          <w:rFonts w:ascii="Times" w:hAnsi="Times"/>
          <w:color w:val="000000" w:themeColor="text1"/>
        </w:rPr>
        <w:t>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" name="Rectangle 30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49147" id="Rectangle 30" o:spid="_x0000_s1026" alt="EXPRESS-G" href="file:///Users/brandonus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complex_product_select</w:t>
      </w:r>
      <w:r w:rsidRPr="009A2B30">
        <w:rPr>
          <w:rFonts w:ascii="Times" w:hAnsi="Times"/>
          <w:color w:val="000000" w:themeColor="text1"/>
          <w:sz w:val="27"/>
          <w:szCs w:val="27"/>
        </w:rPr>
        <w:t> type allows for the designation of the data types </w:t>
      </w:r>
      <w:hyperlink w:anchor="alternative_solution_arm.alternative_so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 </w:t>
      </w:r>
      <w:hyperlink r:id="rId18" w:anchor="product_breakdown_arm.breakdown_element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Breakdown_element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 </w:t>
      </w:r>
      <w:hyperlink r:id="rId19" w:anchor="functional_breakdown_arm.function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Functional_element_definition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 </w:t>
      </w:r>
      <w:hyperlink r:id="rId20" w:anchor="part_view_definition_arm.part_view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Part_view_definition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 and </w:t>
      </w:r>
      <w:hyperlink r:id="rId21" w:anchor="physical_breakdown_arm.physic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Physical_element_definition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TYPE complex_product_select = SELECT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(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22" w:anchor="product_breakdown_arm.breakdown_element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Breakdown_element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23" w:anchor="functional_breakdown_arm.functional_element_defini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Functional_element_definition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24" w:anchor="part_view_definition_arm.part_view_defini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Part_view_definition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25" w:anchor="physical_breakdown_arm.physical_element_defini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Physical_element_definition</w:t>
        </w:r>
      </w:hyperlink>
      <w:r w:rsidRPr="009A2B30">
        <w:rPr>
          <w:rStyle w:val="HTMLCode"/>
          <w:color w:val="000000" w:themeColor="text1"/>
        </w:rPr>
        <w:t>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END_TYPE;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5" w:name="alternative_solution_arm.final_definitio"/>
      <w:r w:rsidRPr="009A2B30">
        <w:rPr>
          <w:rFonts w:ascii="Times" w:hAnsi="Times"/>
          <w:color w:val="000000" w:themeColor="text1"/>
        </w:rPr>
        <w:t>4.2.2 final_definition_select</w:t>
      </w:r>
      <w:bookmarkEnd w:id="5"/>
      <w:r w:rsidRPr="009A2B30">
        <w:rPr>
          <w:rFonts w:ascii="Times" w:hAnsi="Times"/>
          <w:color w:val="000000" w:themeColor="text1"/>
        </w:rPr>
        <w:t>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9" name="Rectangle 29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0D444" id="Rectangle 29" o:spid="_x0000_s1026" alt="EXPRESS-G" href="file:///Users/brandonus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final_definition_select</w:t>
      </w:r>
      <w:r w:rsidRPr="009A2B30">
        <w:rPr>
          <w:rFonts w:ascii="Times" w:hAnsi="Times"/>
          <w:color w:val="000000" w:themeColor="text1"/>
          <w:sz w:val="27"/>
          <w:szCs w:val="27"/>
        </w:rPr>
        <w:t> type allows for the designation of the data types </w:t>
      </w:r>
      <w:hyperlink r:id="rId26" w:anchor="product_as_individual_arm.product_as_individual_view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Product_as_individual_view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 </w:t>
      </w:r>
      <w:hyperlink r:id="rId27" w:anchor="part_view_definition_arm.part_view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Part_view_definition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 and </w:t>
      </w:r>
      <w:hyperlink r:id="rId28" w:anchor="requirement_view_definition_arm.requirement_view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Requirement_view_definition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lastRenderedPageBreak/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TYPE final_definition_select = SELECT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(</w:t>
      </w:r>
      <w:hyperlink r:id="rId29" w:anchor="product_as_individual_arm.product_as_individual_view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Product_as_individual_view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30" w:anchor="part_view_definition_arm.part_view_defini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Part_view_definition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31" w:anchor="requirement_view_definition_arm.requirement_view_defini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Requirement_view_definition</w:t>
        </w:r>
      </w:hyperlink>
      <w:r w:rsidRPr="009A2B30">
        <w:rPr>
          <w:rStyle w:val="HTMLCode"/>
          <w:color w:val="000000" w:themeColor="text1"/>
        </w:rPr>
        <w:t>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END_TYPE;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6" w:name="entities"/>
      <w:r w:rsidRPr="009A2B30">
        <w:rPr>
          <w:rFonts w:ascii="Times" w:hAnsi="Times"/>
          <w:color w:val="000000" w:themeColor="text1"/>
        </w:rPr>
        <w:t>4.3 ARM entity definitions</w:t>
      </w:r>
      <w:bookmarkEnd w:id="6"/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r w:rsidRPr="009A2B30">
        <w:rPr>
          <w:rFonts w:ascii="Times" w:hAnsi="Times"/>
          <w:color w:val="000000" w:themeColor="text1"/>
        </w:rPr>
        <w:t>4.3.1 Alternative_solution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8" name="Rectangle 28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08329" id="Rectangle 28" o:spid="_x0000_s1026" alt="EXPRESS-G" href="file:///Users/brandonus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7" name="Rectangle 27" descr="Mapping table">
                  <a:hlinkClick xmlns:a="http://schemas.openxmlformats.org/drawingml/2006/main" r:id="rId3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E2150" id="Rectangle 27" o:spid="_x0000_s1026" alt="Mapping table" href="file:///Users/brandonus/Desktop/english_review/5_mapping.htm#aeentityalternative_sol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An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 xml:space="preserve"> is the identification of one of </w:t>
      </w:r>
      <w:ins w:id="7" w:author="Brandon Sapp" w:date="2019-03-19T15:31:00Z">
        <w:r w:rsidR="00F76C35">
          <w:rPr>
            <w:rFonts w:ascii="Times" w:hAnsi="Times"/>
            <w:color w:val="000000" w:themeColor="text1"/>
            <w:sz w:val="27"/>
            <w:szCs w:val="27"/>
          </w:rPr>
          <w:t xml:space="preserve">the </w:t>
        </w:r>
      </w:ins>
      <w:r w:rsidRPr="009A2B30">
        <w:rPr>
          <w:rFonts w:ascii="Times" w:hAnsi="Times"/>
          <w:color w:val="000000" w:themeColor="text1"/>
          <w:sz w:val="27"/>
          <w:szCs w:val="27"/>
        </w:rPr>
        <w:t>potentially many mutually exclusive implementations of a </w:t>
      </w:r>
      <w:hyperlink r:id="rId33" w:anchor="functional_breakdown_arm.function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Functional_element_definition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or</w:t>
      </w:r>
      <w:ins w:id="8" w:author="Brandon Sapp" w:date="2019-03-19T15:38:00Z">
        <w:r w:rsidR="002A7D24">
          <w:rPr>
            <w:rFonts w:ascii="Times" w:hAnsi="Times"/>
            <w:color w:val="000000" w:themeColor="text1"/>
            <w:sz w:val="27"/>
            <w:szCs w:val="27"/>
          </w:rPr>
          <w:t xml:space="preserve"> </w:t>
        </w:r>
      </w:ins>
      <w:del w:id="9" w:author="Brandon Sapp" w:date="2019-03-19T15:38:00Z">
        <w:r w:rsidRPr="009A2B30" w:rsidDel="002A7D24">
          <w:rPr>
            <w:rFonts w:ascii="Times" w:hAnsi="Times"/>
            <w:color w:val="000000" w:themeColor="text1"/>
            <w:sz w:val="27"/>
            <w:szCs w:val="27"/>
          </w:rPr>
          <w:delText xml:space="preserve"> of </w:delText>
        </w:r>
      </w:del>
      <w:r w:rsidRPr="009A2B30">
        <w:rPr>
          <w:rFonts w:ascii="Times" w:hAnsi="Times"/>
          <w:color w:val="000000" w:themeColor="text1"/>
          <w:sz w:val="27"/>
          <w:szCs w:val="27"/>
        </w:rPr>
        <w:t>a </w:t>
      </w:r>
      <w:hyperlink r:id="rId34" w:anchor="physical_breakdown_arm.physic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Physical_element_definition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An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may refer directly to the resolved concept or</w:t>
      </w:r>
      <w:del w:id="10" w:author="Brandon Sapp" w:date="2019-03-19T15:38:00Z">
        <w:r w:rsidRPr="009A2B30" w:rsidDel="002A7D24">
          <w:rPr>
            <w:rFonts w:ascii="Times" w:hAnsi="Times"/>
            <w:color w:val="000000" w:themeColor="text1"/>
            <w:sz w:val="27"/>
            <w:szCs w:val="27"/>
          </w:rPr>
          <w:delText xml:space="preserve"> to</w:delText>
        </w:r>
      </w:del>
      <w:r w:rsidRPr="009A2B30">
        <w:rPr>
          <w:rFonts w:ascii="Times" w:hAnsi="Times"/>
          <w:color w:val="000000" w:themeColor="text1"/>
          <w:sz w:val="27"/>
          <w:szCs w:val="27"/>
        </w:rPr>
        <w:t xml:space="preserve"> another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 In the latter case, it specifies a refinement of the referenced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Each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may be speciali</w:t>
      </w:r>
      <w:ins w:id="11" w:author="Brandon Sapp" w:date="2019-03-19T15:39:00Z">
        <w:r w:rsidR="00AB235B">
          <w:rPr>
            <w:rFonts w:ascii="Times" w:hAnsi="Times"/>
            <w:color w:val="000000" w:themeColor="text1"/>
            <w:sz w:val="27"/>
            <w:szCs w:val="27"/>
          </w:rPr>
          <w:t>s</w:t>
        </w:r>
      </w:ins>
      <w:del w:id="12" w:author="Brandon Sapp" w:date="2019-03-19T15:39:00Z">
        <w:r w:rsidRPr="009A2B30" w:rsidDel="00AB235B">
          <w:rPr>
            <w:rFonts w:ascii="Times" w:hAnsi="Times"/>
            <w:color w:val="000000" w:themeColor="text1"/>
            <w:sz w:val="27"/>
            <w:szCs w:val="27"/>
          </w:rPr>
          <w:delText>z</w:delText>
        </w:r>
      </w:del>
      <w:r w:rsidRPr="009A2B30">
        <w:rPr>
          <w:rFonts w:ascii="Times" w:hAnsi="Times"/>
          <w:color w:val="000000" w:themeColor="text1"/>
          <w:sz w:val="27"/>
          <w:szCs w:val="27"/>
        </w:rPr>
        <w:t>ed as a </w:t>
      </w:r>
      <w:hyperlink r:id="rId35" w:anchor="alternative_solution_arm.technical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Technical_solution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or a </w:t>
      </w:r>
      <w:hyperlink r:id="rId36" w:anchor="alternative_solution_arm.supplier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Supplier_solution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Alternative_solution;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id :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version_id : OPTIONAL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base_element : </w:t>
      </w:r>
      <w:hyperlink w:anchor="alternative_solution_arm.complex_produc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complex_product_select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id: </w:t>
      </w:r>
      <w:r w:rsidRPr="009A2B30">
        <w:rPr>
          <w:rFonts w:ascii="Times" w:hAnsi="Times"/>
          <w:color w:val="000000" w:themeColor="text1"/>
          <w:sz w:val="27"/>
          <w:szCs w:val="27"/>
        </w:rPr>
        <w:t>the identifier of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version_id: </w:t>
      </w:r>
      <w:r w:rsidRPr="009A2B30">
        <w:rPr>
          <w:rFonts w:ascii="Times" w:hAnsi="Times"/>
          <w:color w:val="000000" w:themeColor="text1"/>
          <w:sz w:val="27"/>
          <w:szCs w:val="27"/>
        </w:rPr>
        <w:t>the version of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version_id</w:t>
      </w:r>
      <w:r w:rsidRPr="009A2B30">
        <w:rPr>
          <w:rFonts w:ascii="Times" w:hAnsi="Times"/>
          <w:color w:val="000000" w:themeColor="text1"/>
          <w:sz w:val="27"/>
          <w:szCs w:val="27"/>
        </w:rPr>
        <w:t xml:space="preserve"> need not be specified for a </w:t>
      </w:r>
      <w:proofErr w:type="gramStart"/>
      <w:r w:rsidRPr="009A2B30">
        <w:rPr>
          <w:rFonts w:ascii="Times" w:hAnsi="Times"/>
          <w:color w:val="000000" w:themeColor="text1"/>
          <w:sz w:val="27"/>
          <w:szCs w:val="27"/>
        </w:rPr>
        <w:t>particular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</w:t>
      </w:r>
      <w:proofErr w:type="gramEnd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lastRenderedPageBreak/>
        <w:t>base_element: </w:t>
      </w:r>
      <w:r w:rsidRPr="009A2B30">
        <w:rPr>
          <w:rFonts w:ascii="Times" w:hAnsi="Times"/>
          <w:color w:val="000000" w:themeColor="text1"/>
          <w:sz w:val="27"/>
          <w:szCs w:val="27"/>
        </w:rPr>
        <w:t>the object for which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provides a design alternative. All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objects for the same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base_element</w:t>
      </w:r>
      <w:r w:rsidRPr="009A2B30">
        <w:rPr>
          <w:rFonts w:ascii="Times" w:hAnsi="Times"/>
          <w:color w:val="000000" w:themeColor="text1"/>
          <w:sz w:val="27"/>
          <w:szCs w:val="27"/>
        </w:rPr>
        <w:t> are mutually exclusive.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r w:rsidRPr="009A2B30">
        <w:rPr>
          <w:rFonts w:ascii="Times" w:hAnsi="Times"/>
          <w:color w:val="000000" w:themeColor="text1"/>
        </w:rPr>
        <w:t>4.3.2 Alternative_solution_relationship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5B53A" id="Rectangle 10" o:spid="_x0000_s1026" alt="EXPRESS-G" href="file:///Users/brandonus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Mapping table">
                  <a:hlinkClick xmlns:a="http://schemas.openxmlformats.org/drawingml/2006/main" r:id="rId3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0B7E1" id="Rectangle 9" o:spid="_x0000_s1026" alt="Mapping table" href="file:///Users/brandonus/Desktop/english_review/5_mapping.htm#aeentityalternative_solution_relationshi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An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Alternative_solution_relationship</w:t>
      </w:r>
      <w:r w:rsidRPr="009A2B30">
        <w:rPr>
          <w:rFonts w:ascii="Times" w:hAnsi="Times"/>
          <w:color w:val="000000" w:themeColor="text1"/>
          <w:sz w:val="27"/>
          <w:szCs w:val="27"/>
        </w:rPr>
        <w:t> is a relationship between two </w:t>
      </w:r>
      <w:hyperlink r:id="rId38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objects the meaning of which is defined by the attribute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relation_type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Alternative_solution_relationship;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description : OPTIONAL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id : OPTIONAL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related : 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relating : 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relation_type :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WHERE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WR1: relating :&lt;&gt;: related;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description: </w:t>
      </w:r>
      <w:r w:rsidRPr="009A2B30">
        <w:rPr>
          <w:rFonts w:ascii="Times" w:hAnsi="Times"/>
          <w:color w:val="000000" w:themeColor="text1"/>
          <w:sz w:val="27"/>
          <w:szCs w:val="27"/>
        </w:rPr>
        <w:t>the text or the set of texts that provide further information about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Alternative_solution_relationship</w:t>
      </w:r>
      <w:r w:rsidRPr="009A2B30">
        <w:rPr>
          <w:rFonts w:ascii="Times" w:hAnsi="Times"/>
          <w:color w:val="000000" w:themeColor="text1"/>
          <w:sz w:val="27"/>
          <w:szCs w:val="27"/>
        </w:rPr>
        <w:t>. The value of this attribute need not be specified.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id: </w:t>
      </w:r>
      <w:r w:rsidRPr="009A2B30">
        <w:rPr>
          <w:rFonts w:ascii="Times" w:hAnsi="Times"/>
          <w:color w:val="000000" w:themeColor="text1"/>
          <w:sz w:val="27"/>
          <w:szCs w:val="27"/>
        </w:rPr>
        <w:t>the identifier or set of identifiers for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Alternative_solution_relationship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related: </w:t>
      </w:r>
      <w:r w:rsidRPr="009A2B30">
        <w:rPr>
          <w:rFonts w:ascii="Times" w:hAnsi="Times"/>
          <w:color w:val="000000" w:themeColor="text1"/>
          <w:sz w:val="27"/>
          <w:szCs w:val="27"/>
        </w:rPr>
        <w:t>the second of the two </w:t>
      </w:r>
      <w:hyperlink r:id="rId39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objects related by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Alternative_solution_relationship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relating: </w:t>
      </w:r>
      <w:r w:rsidRPr="009A2B30">
        <w:rPr>
          <w:rFonts w:ascii="Times" w:hAnsi="Times"/>
          <w:color w:val="000000" w:themeColor="text1"/>
          <w:sz w:val="27"/>
          <w:szCs w:val="27"/>
        </w:rPr>
        <w:t>the first of the two </w:t>
      </w:r>
      <w:hyperlink r:id="rId40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objects related by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Alternative_solution_relationship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relation_type: </w:t>
      </w:r>
      <w:r w:rsidRPr="009A2B30">
        <w:rPr>
          <w:rFonts w:ascii="Times" w:hAnsi="Times"/>
          <w:color w:val="000000" w:themeColor="text1"/>
          <w:sz w:val="27"/>
          <w:szCs w:val="27"/>
        </w:rPr>
        <w:t>the meaning of the relationship. Where applicable, the following values shall be used:</w:t>
      </w:r>
    </w:p>
    <w:p w:rsidR="009A2B30" w:rsidRPr="009A2B30" w:rsidRDefault="009A2B30" w:rsidP="009A2B30">
      <w:pPr>
        <w:numPr>
          <w:ilvl w:val="0"/>
          <w:numId w:val="3"/>
        </w:numPr>
        <w:spacing w:before="100" w:beforeAutospacing="1" w:after="100" w:afterAutospacing="1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'decomposition':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 is one of potentially more components of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</w:t>
      </w:r>
      <w:hyperlink r:id="rId41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 This relation type shall only be used for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and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objects of the same type;</w:t>
      </w:r>
    </w:p>
    <w:p w:rsidR="009A2B30" w:rsidRPr="009A2B30" w:rsidRDefault="009A2B30" w:rsidP="009A2B30">
      <w:pPr>
        <w:numPr>
          <w:ilvl w:val="0"/>
          <w:numId w:val="3"/>
        </w:numPr>
        <w:spacing w:before="100" w:beforeAutospacing="1" w:after="100" w:afterAutospacing="1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lastRenderedPageBreak/>
        <w:t>'functionality':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 is an element of the functional structure of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object;</w:t>
      </w:r>
    </w:p>
    <w:p w:rsidR="009A2B30" w:rsidRPr="009A2B30" w:rsidRDefault="009A2B30" w:rsidP="009A2B30">
      <w:pPr>
        <w:pStyle w:val="example"/>
        <w:ind w:left="720"/>
        <w:rPr>
          <w:rFonts w:ascii="Times" w:hAnsi="Times"/>
          <w:color w:val="000000" w:themeColor="text1"/>
          <w:sz w:val="27"/>
          <w:szCs w:val="27"/>
        </w:rPr>
      </w:pPr>
      <w:bookmarkStart w:id="13" w:name="example_"/>
      <w:r w:rsidRPr="009A2B30">
        <w:rPr>
          <w:rFonts w:ascii="Times" w:hAnsi="Times"/>
          <w:color w:val="000000" w:themeColor="text1"/>
        </w:rPr>
        <w:t>EXAMPLE    The </w:t>
      </w:r>
      <w:hyperlink r:id="rId42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Alternative_solution</w:t>
        </w:r>
      </w:hyperlink>
      <w:r w:rsidRPr="009A2B30">
        <w:rPr>
          <w:rFonts w:ascii="Times" w:hAnsi="Times"/>
          <w:color w:val="000000" w:themeColor="text1"/>
        </w:rPr>
        <w:t> 'heat dissipation' may be considered as one of the functionalities to be fulfilled by any </w:t>
      </w:r>
      <w:hyperlink r:id="rId43" w:anchor="alternative_solution_arm.technical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Technical_solution</w:t>
        </w:r>
      </w:hyperlink>
      <w:r w:rsidRPr="009A2B30">
        <w:rPr>
          <w:rFonts w:ascii="Times" w:hAnsi="Times"/>
          <w:color w:val="000000" w:themeColor="text1"/>
        </w:rPr>
        <w:t>. for the </w:t>
      </w:r>
      <w:hyperlink r:id="rId44" w:anchor="product_breakdown_arm.breakdown_element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Breakdown_element</w:t>
        </w:r>
      </w:hyperlink>
      <w:r w:rsidRPr="009A2B30">
        <w:rPr>
          <w:rFonts w:ascii="Times" w:hAnsi="Times"/>
          <w:color w:val="000000" w:themeColor="text1"/>
        </w:rPr>
        <w:t>; the 'braking system'.</w:t>
      </w:r>
    </w:p>
    <w:p w:rsidR="009A2B30" w:rsidRPr="009A2B30" w:rsidRDefault="009A2B30" w:rsidP="009A2B30">
      <w:pPr>
        <w:numPr>
          <w:ilvl w:val="0"/>
          <w:numId w:val="3"/>
        </w:numPr>
        <w:spacing w:before="100" w:beforeAutospacing="1" w:after="100" w:afterAutospacing="1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'realization':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</w:t>
      </w:r>
      <w:hyperlink r:id="rId45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is a means for fulfilling, either partially or fully, the requirements identified by the </w:t>
      </w:r>
      <w:r w:rsidR="00BA2239"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="00BA2239">
        <w:rPr>
          <w:rFonts w:ascii="Times" w:hAnsi="Times"/>
          <w:b/>
          <w:bCs/>
          <w:color w:val="000000" w:themeColor="text1"/>
          <w:sz w:val="27"/>
          <w:szCs w:val="27"/>
        </w:rPr>
        <w:t xml:space="preserve"> </w:t>
      </w:r>
      <w:hyperlink r:id="rId46" w:anchor="alternative_solution_arm.alternative_solution" w:history="1">
        <w:r w:rsidR="00BA2239"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 This relation type shall only be used for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and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objects of different types;</w:t>
      </w:r>
    </w:p>
    <w:p w:rsidR="009A2B30" w:rsidRPr="009A2B30" w:rsidRDefault="009A2B30" w:rsidP="009A2B30">
      <w:pPr>
        <w:numPr>
          <w:ilvl w:val="0"/>
          <w:numId w:val="3"/>
        </w:numPr>
        <w:spacing w:before="100" w:beforeAutospacing="1" w:after="100" w:afterAutospacing="1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'specialization':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 fulfils the requirements of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</w:t>
      </w:r>
      <w:hyperlink r:id="rId47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in a more specific way than defined for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="00BA2239">
        <w:rPr>
          <w:rFonts w:ascii="Times" w:hAnsi="Times"/>
          <w:b/>
          <w:bCs/>
          <w:color w:val="000000" w:themeColor="text1"/>
          <w:sz w:val="27"/>
          <w:szCs w:val="27"/>
        </w:rPr>
        <w:t xml:space="preserve"> </w:t>
      </w:r>
      <w:hyperlink r:id="rId48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 This relation type shall only be used for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and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objects of the same type.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Formal propositions: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bookmarkStart w:id="14" w:name="alternative_solution_arm.alternative_sol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WR1: </w:t>
      </w:r>
      <w:bookmarkEnd w:id="14"/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and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must be different.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15" w:name="alternative_solution_arm.final_solution"/>
      <w:r w:rsidRPr="009A2B30">
        <w:rPr>
          <w:rFonts w:ascii="Times" w:hAnsi="Times"/>
          <w:color w:val="000000" w:themeColor="text1"/>
        </w:rPr>
        <w:t>4.3.3 Final_solution</w:t>
      </w:r>
      <w:bookmarkEnd w:id="15"/>
      <w:r w:rsidRPr="009A2B30">
        <w:rPr>
          <w:rFonts w:ascii="Times" w:hAnsi="Times"/>
          <w:color w:val="000000" w:themeColor="text1"/>
        </w:rPr>
        <w:t>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C26D1" id="Rectangle 8" o:spid="_x0000_s1026" alt="EXPRESS-G" href="file:///Users/brandonus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Mapping table">
                  <a:hlinkClick xmlns:a="http://schemas.openxmlformats.org/drawingml/2006/main" r:id="rId4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B9287" id="Rectangle 7" o:spid="_x0000_s1026" alt="Mapping table" href="file:///Users/brandonus/Desktop/english_review/5_mapping.htm#aeentityfinal_sol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</w:t>
      </w:r>
      <w:del w:id="16" w:author="Brandon Sapp" w:date="2019-03-19T15:31:00Z">
        <w:r w:rsidRPr="009A2B30" w:rsidDel="00F76C35">
          <w:rPr>
            <w:rFonts w:ascii="Times" w:hAnsi="Times"/>
            <w:color w:val="000000" w:themeColor="text1"/>
            <w:sz w:val="27"/>
            <w:szCs w:val="27"/>
          </w:rPr>
          <w:delText>n</w:delText>
        </w:r>
      </w:del>
      <w:r w:rsidRPr="009A2B30">
        <w:rPr>
          <w:rFonts w:ascii="Times" w:hAnsi="Times"/>
          <w:color w:val="000000" w:themeColor="text1"/>
          <w:sz w:val="27"/>
          <w:szCs w:val="27"/>
        </w:rPr>
        <w:t>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Final_solution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is a type of </w:t>
      </w:r>
      <w:hyperlink r:id="rId50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 xml:space="preserve"> and is a set of additional sensual characteristics that can be applied to an Occurrence that represents a neutral part </w:t>
      </w:r>
      <w:del w:id="17" w:author="Brandon Sapp" w:date="2019-03-19T15:39:00Z">
        <w:r w:rsidRPr="009A2B30" w:rsidDel="002A7D24">
          <w:rPr>
            <w:rFonts w:ascii="Times" w:hAnsi="Times"/>
            <w:color w:val="000000" w:themeColor="text1"/>
            <w:sz w:val="27"/>
            <w:szCs w:val="27"/>
          </w:rPr>
          <w:delText xml:space="preserve">in order </w:delText>
        </w:r>
      </w:del>
      <w:r w:rsidRPr="009A2B30">
        <w:rPr>
          <w:rFonts w:ascii="Times" w:hAnsi="Times"/>
          <w:color w:val="000000" w:themeColor="text1"/>
          <w:sz w:val="27"/>
          <w:szCs w:val="27"/>
        </w:rPr>
        <w:t>to complete its definition.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Final_solution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SUBTYPE OF (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specifications : SET[1:?] OF </w:t>
      </w:r>
      <w:hyperlink w:anchor="alternative_solution_arm.final_definiti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final_definition_select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status :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specifications: </w:t>
      </w:r>
      <w:r w:rsidRPr="009A2B30">
        <w:rPr>
          <w:rFonts w:ascii="Times" w:hAnsi="Times"/>
          <w:color w:val="000000" w:themeColor="text1"/>
          <w:sz w:val="27"/>
          <w:szCs w:val="27"/>
        </w:rPr>
        <w:t>the set of means of finali</w:t>
      </w:r>
      <w:ins w:id="18" w:author="Brandon Sapp" w:date="2019-03-19T15:41:00Z">
        <w:r w:rsidR="00AB235B">
          <w:rPr>
            <w:rFonts w:ascii="Times" w:hAnsi="Times"/>
            <w:color w:val="000000" w:themeColor="text1"/>
            <w:sz w:val="27"/>
            <w:szCs w:val="27"/>
          </w:rPr>
          <w:t>s</w:t>
        </w:r>
      </w:ins>
      <w:del w:id="19" w:author="Brandon Sapp" w:date="2019-03-19T15:41:00Z">
        <w:r w:rsidRPr="009A2B30" w:rsidDel="00AB235B">
          <w:rPr>
            <w:rFonts w:ascii="Times" w:hAnsi="Times"/>
            <w:color w:val="000000" w:themeColor="text1"/>
            <w:sz w:val="27"/>
            <w:szCs w:val="27"/>
          </w:rPr>
          <w:delText>z</w:delText>
        </w:r>
      </w:del>
      <w:r w:rsidRPr="009A2B30">
        <w:rPr>
          <w:rFonts w:ascii="Times" w:hAnsi="Times"/>
          <w:color w:val="000000" w:themeColor="text1"/>
          <w:sz w:val="27"/>
          <w:szCs w:val="27"/>
        </w:rPr>
        <w:t xml:space="preserve">ation that </w:t>
      </w:r>
      <w:del w:id="20" w:author="Brandon Sapp" w:date="2019-03-19T15:31:00Z">
        <w:r w:rsidRPr="009A2B30" w:rsidDel="002A7D24">
          <w:rPr>
            <w:rFonts w:ascii="Times" w:hAnsi="Times"/>
            <w:color w:val="000000" w:themeColor="text1"/>
            <w:sz w:val="27"/>
            <w:szCs w:val="27"/>
          </w:rPr>
          <w:delText xml:space="preserve">are </w:delText>
        </w:r>
      </w:del>
      <w:ins w:id="21" w:author="Brandon Sapp" w:date="2019-03-19T15:31:00Z">
        <w:r w:rsidR="002A7D24">
          <w:rPr>
            <w:rFonts w:ascii="Times" w:hAnsi="Times"/>
            <w:color w:val="000000" w:themeColor="text1"/>
            <w:sz w:val="27"/>
            <w:szCs w:val="27"/>
          </w:rPr>
          <w:t>is</w:t>
        </w:r>
        <w:r w:rsidR="002A7D24" w:rsidRPr="009A2B30">
          <w:rPr>
            <w:rFonts w:ascii="Times" w:hAnsi="Times"/>
            <w:color w:val="000000" w:themeColor="text1"/>
            <w:sz w:val="27"/>
            <w:szCs w:val="27"/>
          </w:rPr>
          <w:t xml:space="preserve"> </w:t>
        </w:r>
      </w:ins>
      <w:r w:rsidRPr="009A2B30">
        <w:rPr>
          <w:rFonts w:ascii="Times" w:hAnsi="Times"/>
          <w:color w:val="000000" w:themeColor="text1"/>
          <w:sz w:val="27"/>
          <w:szCs w:val="27"/>
        </w:rPr>
        <w:t>applied to the neutral part and which may be objects of type </w:t>
      </w:r>
      <w:hyperlink r:id="rId51" w:anchor="product_as_individual_arm.product_as_individual_view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Product_as_individual_view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</w:t>
      </w:r>
      <w:hyperlink r:id="rId52" w:anchor="part_view_definition_arm.part_view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Part_view_definition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or </w:t>
      </w:r>
      <w:hyperlink r:id="rId53" w:anchor="requirement_view_definition_arm.requirement_view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Requirement_view_definition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bookmarkStart w:id="22" w:name="alternative_solution_arm.final_solution.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lastRenderedPageBreak/>
        <w:t>status: </w:t>
      </w:r>
      <w:bookmarkEnd w:id="22"/>
      <w:r w:rsidRPr="009A2B30">
        <w:rPr>
          <w:rFonts w:ascii="Times" w:hAnsi="Times"/>
          <w:color w:val="000000" w:themeColor="text1"/>
          <w:sz w:val="27"/>
          <w:szCs w:val="27"/>
        </w:rPr>
        <w:t>the text string that describes the level of completion between the neutral part and the final part.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r w:rsidRPr="009A2B30">
        <w:rPr>
          <w:rFonts w:ascii="Times" w:hAnsi="Times"/>
          <w:color w:val="000000" w:themeColor="text1"/>
        </w:rPr>
        <w:t>4.3.4 Solution_element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F8CA1" id="Rectangle 6" o:spid="_x0000_s1026" alt="EXPRESS-G" href="file:///Users/brandonus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Mapping table">
                  <a:hlinkClick xmlns:a="http://schemas.openxmlformats.org/drawingml/2006/main" r:id="rId5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D9A56" id="Rectangle 5" o:spid="_x0000_s1026" alt="Mapping table" href="file:///Users/brandonus/Desktop/english_review/5_mapping.htm#aeentitysolution_ele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Solution_element</w:t>
      </w:r>
      <w:r w:rsidRPr="009A2B30">
        <w:rPr>
          <w:rFonts w:ascii="Times" w:hAnsi="Times"/>
          <w:color w:val="000000" w:themeColor="text1"/>
          <w:sz w:val="27"/>
          <w:szCs w:val="27"/>
        </w:rPr>
        <w:t> is the association of a functional or organic requirement with an occurrence of a part that provides a way to resolve that requirement. The requirement is represented with a </w:t>
      </w:r>
      <w:hyperlink r:id="rId55" w:anchor="functional_breakdown_arm.function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Functional_element_definition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 a </w:t>
      </w:r>
      <w:hyperlink r:id="rId56" w:anchor="physical_breakdown_arm.physic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Physical_element_definition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or with an </w:t>
      </w:r>
      <w:hyperlink r:id="rId57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 xml:space="preserve"> in </w:t>
      </w:r>
      <w:ins w:id="23" w:author="Brandon Sapp" w:date="2019-03-19T15:32:00Z">
        <w:r w:rsidR="002A7D24">
          <w:rPr>
            <w:rFonts w:ascii="Times" w:hAnsi="Times"/>
            <w:color w:val="000000" w:themeColor="text1"/>
            <w:sz w:val="27"/>
            <w:szCs w:val="27"/>
          </w:rPr>
          <w:t xml:space="preserve">the </w:t>
        </w:r>
      </w:ins>
      <w:r w:rsidRPr="009A2B30">
        <w:rPr>
          <w:rFonts w:ascii="Times" w:hAnsi="Times"/>
          <w:color w:val="000000" w:themeColor="text1"/>
          <w:sz w:val="27"/>
          <w:szCs w:val="27"/>
        </w:rPr>
        <w:t>case where several parts may resolve the requirement.</w:t>
      </w:r>
    </w:p>
    <w:p w:rsidR="009A2B30" w:rsidRPr="009A2B30" w:rsidRDefault="009A2B30" w:rsidP="009A2B30">
      <w:pPr>
        <w:pStyle w:val="example"/>
        <w:rPr>
          <w:rFonts w:ascii="Times" w:hAnsi="Times"/>
          <w:color w:val="000000" w:themeColor="text1"/>
          <w:sz w:val="27"/>
          <w:szCs w:val="27"/>
        </w:rPr>
      </w:pPr>
      <w:bookmarkStart w:id="24" w:name="example_1"/>
      <w:r w:rsidRPr="009A2B30">
        <w:rPr>
          <w:rFonts w:ascii="Times" w:hAnsi="Times"/>
          <w:color w:val="000000" w:themeColor="text1"/>
        </w:rPr>
        <w:t>EXAMPLE 1</w:t>
      </w:r>
      <w:bookmarkEnd w:id="24"/>
      <w:r w:rsidRPr="009A2B30">
        <w:rPr>
          <w:rFonts w:ascii="Times" w:hAnsi="Times"/>
          <w:color w:val="000000" w:themeColor="text1"/>
        </w:rPr>
        <w:t xml:space="preserve">   In a commercial aircraft, the function of </w:t>
      </w:r>
      <w:ins w:id="25" w:author="Brandon Sapp" w:date="2019-03-19T15:32:00Z">
        <w:r w:rsidR="002A7D24">
          <w:rPr>
            <w:rFonts w:ascii="Times" w:hAnsi="Times"/>
            <w:color w:val="000000" w:themeColor="text1"/>
          </w:rPr>
          <w:t xml:space="preserve">the </w:t>
        </w:r>
      </w:ins>
      <w:r w:rsidRPr="009A2B30">
        <w:rPr>
          <w:rFonts w:ascii="Times" w:hAnsi="Times"/>
          <w:color w:val="000000" w:themeColor="text1"/>
        </w:rPr>
        <w:t>main passenger exit is usually reali</w:t>
      </w:r>
      <w:ins w:id="26" w:author="Brandon Sapp" w:date="2019-03-19T15:42:00Z">
        <w:r w:rsidR="007C6D87">
          <w:rPr>
            <w:rFonts w:ascii="Times" w:hAnsi="Times"/>
            <w:color w:val="000000" w:themeColor="text1"/>
          </w:rPr>
          <w:t>s</w:t>
        </w:r>
      </w:ins>
      <w:del w:id="27" w:author="Brandon Sapp" w:date="2019-03-19T15:42:00Z">
        <w:r w:rsidRPr="009A2B30" w:rsidDel="007C6D87">
          <w:rPr>
            <w:rFonts w:ascii="Times" w:hAnsi="Times"/>
            <w:color w:val="000000" w:themeColor="text1"/>
          </w:rPr>
          <w:delText>z</w:delText>
        </w:r>
      </w:del>
      <w:r w:rsidRPr="009A2B30">
        <w:rPr>
          <w:rFonts w:ascii="Times" w:hAnsi="Times"/>
          <w:color w:val="000000" w:themeColor="text1"/>
        </w:rPr>
        <w:t>ed by the front left door.</w:t>
      </w:r>
    </w:p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bookmarkStart w:id="28" w:name="note_"/>
      <w:r w:rsidRPr="009A2B30">
        <w:rPr>
          <w:rFonts w:ascii="Times" w:hAnsi="Times"/>
          <w:color w:val="000000" w:themeColor="text1"/>
        </w:rPr>
        <w:t xml:space="preserve">NOTE    The requirement may be resolved by </w:t>
      </w:r>
      <w:proofErr w:type="gramStart"/>
      <w:r w:rsidRPr="009A2B30">
        <w:rPr>
          <w:rFonts w:ascii="Times" w:hAnsi="Times"/>
          <w:color w:val="000000" w:themeColor="text1"/>
        </w:rPr>
        <w:t>one part</w:t>
      </w:r>
      <w:proofErr w:type="gramEnd"/>
      <w:r w:rsidRPr="009A2B30">
        <w:rPr>
          <w:rFonts w:ascii="Times" w:hAnsi="Times"/>
          <w:color w:val="000000" w:themeColor="text1"/>
        </w:rPr>
        <w:t xml:space="preserve"> occurrence or by several part occurrences.</w:t>
      </w:r>
    </w:p>
    <w:p w:rsidR="009A2B30" w:rsidRPr="009A2B30" w:rsidRDefault="009A2B30" w:rsidP="009A2B30">
      <w:pPr>
        <w:pStyle w:val="example"/>
        <w:rPr>
          <w:rFonts w:ascii="Times" w:hAnsi="Times"/>
          <w:color w:val="000000" w:themeColor="text1"/>
          <w:sz w:val="27"/>
          <w:szCs w:val="27"/>
        </w:rPr>
      </w:pPr>
      <w:bookmarkStart w:id="29" w:name="example_2"/>
      <w:r w:rsidRPr="009A2B30">
        <w:rPr>
          <w:rFonts w:ascii="Times" w:hAnsi="Times"/>
          <w:color w:val="000000" w:themeColor="text1"/>
        </w:rPr>
        <w:t>EXAMPLE 2</w:t>
      </w:r>
      <w:bookmarkEnd w:id="29"/>
      <w:r w:rsidRPr="009A2B30">
        <w:rPr>
          <w:rFonts w:ascii="Times" w:hAnsi="Times"/>
          <w:color w:val="000000" w:themeColor="text1"/>
        </w:rPr>
        <w:t>   Closure of a door in a house is usually reali</w:t>
      </w:r>
      <w:ins w:id="30" w:author="Brandon Sapp" w:date="2019-03-19T15:42:00Z">
        <w:r w:rsidR="007C6D87">
          <w:rPr>
            <w:rFonts w:ascii="Times" w:hAnsi="Times"/>
            <w:color w:val="000000" w:themeColor="text1"/>
          </w:rPr>
          <w:t>s</w:t>
        </w:r>
      </w:ins>
      <w:bookmarkStart w:id="31" w:name="_GoBack"/>
      <w:bookmarkEnd w:id="31"/>
      <w:del w:id="32" w:author="Brandon Sapp" w:date="2019-03-19T15:42:00Z">
        <w:r w:rsidRPr="009A2B30" w:rsidDel="007C6D87">
          <w:rPr>
            <w:rFonts w:ascii="Times" w:hAnsi="Times"/>
            <w:color w:val="000000" w:themeColor="text1"/>
          </w:rPr>
          <w:delText>z</w:delText>
        </w:r>
      </w:del>
      <w:r w:rsidRPr="009A2B30">
        <w:rPr>
          <w:rFonts w:ascii="Times" w:hAnsi="Times"/>
          <w:color w:val="000000" w:themeColor="text1"/>
        </w:rPr>
        <w:t>ed with a lock and a key.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Solution_element;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resolved_requirement : </w:t>
      </w:r>
      <w:hyperlink w:anchor="alternative_solution_arm.complex_produc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complex_product_select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element : </w:t>
      </w:r>
      <w:hyperlink r:id="rId58" w:anchor="product_occurrence_arm.product_occurrence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Product_occurrence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description : OPTIONAL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resolved_requirement: </w:t>
      </w:r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hyperlink r:id="rId59" w:anchor="functional_breakdown_arm.function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Functional_element_definition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 the </w:t>
      </w:r>
      <w:hyperlink r:id="rId60" w:anchor="physical_breakdown_arm.physic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Physical_element_definition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or the </w:t>
      </w:r>
      <w:hyperlink r:id="rId61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element: </w:t>
      </w:r>
      <w:r w:rsidRPr="009A2B30">
        <w:rPr>
          <w:rFonts w:ascii="Times" w:hAnsi="Times"/>
          <w:color w:val="000000" w:themeColor="text1"/>
          <w:sz w:val="27"/>
          <w:szCs w:val="27"/>
        </w:rPr>
        <w:t>the part occurrence that provide</w:t>
      </w:r>
      <w:ins w:id="33" w:author="Brandon Sapp" w:date="2019-03-19T15:32:00Z">
        <w:r w:rsidR="002A7D24">
          <w:rPr>
            <w:rFonts w:ascii="Times" w:hAnsi="Times"/>
            <w:color w:val="000000" w:themeColor="text1"/>
            <w:sz w:val="27"/>
            <w:szCs w:val="27"/>
          </w:rPr>
          <w:t>s</w:t>
        </w:r>
      </w:ins>
      <w:r w:rsidRPr="009A2B30">
        <w:rPr>
          <w:rFonts w:ascii="Times" w:hAnsi="Times"/>
          <w:color w:val="000000" w:themeColor="text1"/>
          <w:sz w:val="27"/>
          <w:szCs w:val="27"/>
        </w:rPr>
        <w:t xml:space="preserve"> a full or partial way to resolve the requirement.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bookmarkStart w:id="34" w:name="alternative_solution_arm.solution_elemen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description: </w:t>
      </w:r>
      <w:bookmarkEnd w:id="34"/>
      <w:r w:rsidRPr="009A2B30">
        <w:rPr>
          <w:rFonts w:ascii="Times" w:hAnsi="Times"/>
          <w:color w:val="000000" w:themeColor="text1"/>
          <w:sz w:val="27"/>
          <w:szCs w:val="27"/>
        </w:rPr>
        <w:t>a text that provides further information about the rationale to consider the element as an element of the solution. The value of this attribute need not be specified.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r w:rsidRPr="009A2B30">
        <w:rPr>
          <w:rFonts w:ascii="Times" w:hAnsi="Times"/>
          <w:color w:val="000000" w:themeColor="text1"/>
        </w:rPr>
        <w:t>4.3.5 Supplier_solution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A2968" id="Rectangle 4" o:spid="_x0000_s1026" alt="EXPRESS-G" href="file:///Users/brandonus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Mapping table">
                  <a:hlinkClick xmlns:a="http://schemas.openxmlformats.org/drawingml/2006/main" r:id="rId6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743AA" id="Rectangle 3" o:spid="_x0000_s1026" alt="Mapping table" href="file:///Users/brandonus/Desktop/english_review/5_mapping.htm#aeentitysupplier_sol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lastRenderedPageBreak/>
        <w:t>A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Supplier_solution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is a type of </w:t>
      </w:r>
      <w:hyperlink r:id="rId63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provided by a particular supplier.</w:t>
      </w:r>
    </w:p>
    <w:p w:rsidR="009A2B30" w:rsidRPr="009A2B30" w:rsidRDefault="009A2B30" w:rsidP="009A2B30">
      <w:pPr>
        <w:pStyle w:val="exampl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t>EXAMPLE    A </w:t>
      </w:r>
      <w:hyperlink r:id="rId64" w:anchor="physical_breakdown_arm.physical_element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Physical_element</w:t>
        </w:r>
      </w:hyperlink>
      <w:r w:rsidRPr="009A2B30">
        <w:rPr>
          <w:rFonts w:ascii="Times" w:hAnsi="Times"/>
          <w:color w:val="000000" w:themeColor="text1"/>
        </w:rPr>
        <w:t> 'handle' has a </w:t>
      </w:r>
      <w:hyperlink r:id="rId65" w:anchor="alternative_solution_arm.technical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Technical_solution</w:t>
        </w:r>
      </w:hyperlink>
      <w:r w:rsidRPr="009A2B30">
        <w:rPr>
          <w:rFonts w:ascii="Times" w:hAnsi="Times"/>
          <w:color w:val="000000" w:themeColor="text1"/>
        </w:rPr>
        <w:t xml:space="preserve"> 'H34215-VR17'. Three suppliers A, B, and C propose </w:t>
      </w:r>
      <w:ins w:id="35" w:author="Brandon Sapp" w:date="2019-03-19T15:33:00Z">
        <w:r w:rsidR="002A7D24">
          <w:rPr>
            <w:rFonts w:ascii="Times" w:hAnsi="Times"/>
            <w:color w:val="000000" w:themeColor="text1"/>
          </w:rPr>
          <w:t xml:space="preserve">to </w:t>
        </w:r>
      </w:ins>
      <w:r w:rsidRPr="009A2B30">
        <w:rPr>
          <w:rFonts w:ascii="Times" w:hAnsi="Times"/>
          <w:color w:val="000000" w:themeColor="text1"/>
        </w:rPr>
        <w:t>handle products that conform to that solution. A </w:t>
      </w:r>
      <w:r w:rsidRPr="009A2B30">
        <w:rPr>
          <w:rFonts w:ascii="Times" w:hAnsi="Times"/>
          <w:b/>
          <w:bCs/>
          <w:color w:val="000000" w:themeColor="text1"/>
        </w:rPr>
        <w:t>Supplier_solution</w:t>
      </w:r>
      <w:r w:rsidRPr="009A2B30">
        <w:rPr>
          <w:rFonts w:ascii="Times" w:hAnsi="Times"/>
          <w:color w:val="000000" w:themeColor="text1"/>
        </w:rPr>
        <w:t> can be instantiated to represent the solution proposed by each of these suppliers.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Supplier_solution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SUBTYPE OF (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supplier : </w:t>
      </w:r>
      <w:hyperlink r:id="rId66" w:anchor="person_organization_arm.organiza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Organization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probability_rate : OPTIONAL REAL;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DERIVE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actual_rate : REAL := NVL(probability_rate, 1.0);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WHERE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WR1: {0.0 &lt;= actual_rate &lt;= 1.0};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supplier: </w:t>
      </w:r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hyperlink r:id="rId67" w:anchor="person_organization_arm.organiza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Organization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 xml:space="preserve"> that acts as </w:t>
      </w:r>
      <w:ins w:id="36" w:author="Brandon Sapp" w:date="2019-03-19T15:33:00Z">
        <w:r w:rsidR="002A7D24">
          <w:rPr>
            <w:rFonts w:ascii="Times" w:hAnsi="Times"/>
            <w:color w:val="000000" w:themeColor="text1"/>
            <w:sz w:val="27"/>
            <w:szCs w:val="27"/>
          </w:rPr>
          <w:t xml:space="preserve">the </w:t>
        </w:r>
      </w:ins>
      <w:r w:rsidRPr="009A2B30">
        <w:rPr>
          <w:rFonts w:ascii="Times" w:hAnsi="Times"/>
          <w:color w:val="000000" w:themeColor="text1"/>
          <w:sz w:val="27"/>
          <w:szCs w:val="27"/>
        </w:rPr>
        <w:t>supplier of the solution.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probability_rate: </w:t>
      </w:r>
      <w:r w:rsidRPr="009A2B30">
        <w:rPr>
          <w:rFonts w:ascii="Times" w:hAnsi="Times"/>
          <w:color w:val="000000" w:themeColor="text1"/>
          <w:sz w:val="27"/>
          <w:szCs w:val="27"/>
        </w:rPr>
        <w:t>the share that is assigned to the supplier in the context of the base element.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probability_rate</w:t>
      </w:r>
      <w:r w:rsidRPr="009A2B30">
        <w:rPr>
          <w:rFonts w:ascii="Times" w:hAnsi="Times"/>
          <w:color w:val="000000" w:themeColor="text1"/>
          <w:sz w:val="27"/>
          <w:szCs w:val="27"/>
        </w:rPr>
        <w:t xml:space="preserve"> need not be specified for a </w:t>
      </w:r>
      <w:proofErr w:type="gramStart"/>
      <w:r w:rsidRPr="009A2B30">
        <w:rPr>
          <w:rFonts w:ascii="Times" w:hAnsi="Times"/>
          <w:color w:val="000000" w:themeColor="text1"/>
          <w:sz w:val="27"/>
          <w:szCs w:val="27"/>
        </w:rPr>
        <w:t>particular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Supplier</w:t>
      </w:r>
      <w:proofErr w:type="gramEnd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 In a case where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probability_rate</w:t>
      </w:r>
      <w:r w:rsidRPr="009A2B30">
        <w:rPr>
          <w:rFonts w:ascii="Times" w:hAnsi="Times"/>
          <w:color w:val="000000" w:themeColor="text1"/>
          <w:sz w:val="27"/>
          <w:szCs w:val="27"/>
        </w:rPr>
        <w:t xml:space="preserve"> is not </w:t>
      </w:r>
      <w:del w:id="37" w:author="Brandon Sapp" w:date="2019-03-19T15:07:00Z">
        <w:r w:rsidRPr="009A2B30" w:rsidDel="00BA2239">
          <w:rPr>
            <w:rFonts w:ascii="Times" w:hAnsi="Times"/>
            <w:color w:val="000000" w:themeColor="text1"/>
            <w:sz w:val="27"/>
            <w:szCs w:val="27"/>
          </w:rPr>
          <w:delText>specified,</w:delText>
        </w:r>
      </w:del>
      <w:ins w:id="38" w:author="Brandon Sapp" w:date="2019-03-19T15:07:00Z">
        <w:r w:rsidR="00BA2239" w:rsidRPr="009A2B30">
          <w:rPr>
            <w:rFonts w:ascii="Times" w:hAnsi="Times"/>
            <w:color w:val="000000" w:themeColor="text1"/>
            <w:sz w:val="27"/>
            <w:szCs w:val="27"/>
          </w:rPr>
          <w:t>specified;</w:t>
        </w:r>
      </w:ins>
      <w:r w:rsidRPr="009A2B30">
        <w:rPr>
          <w:rFonts w:ascii="Times" w:hAnsi="Times"/>
          <w:color w:val="000000" w:themeColor="text1"/>
          <w:sz w:val="27"/>
          <w:szCs w:val="27"/>
        </w:rPr>
        <w:t xml:space="preserve"> it shall be considered that the share granted to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Supplier_solution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is either not yet known or not provided by intent.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actual_rate: </w:t>
      </w:r>
      <w:r w:rsidRPr="009A2B30">
        <w:rPr>
          <w:rFonts w:ascii="Times" w:hAnsi="Times"/>
          <w:color w:val="000000" w:themeColor="text1"/>
          <w:sz w:val="27"/>
          <w:szCs w:val="27"/>
        </w:rPr>
        <w:t>equal to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probability_rate</w:t>
      </w:r>
      <w:r w:rsidRPr="009A2B30">
        <w:rPr>
          <w:rFonts w:ascii="Times" w:hAnsi="Times"/>
          <w:color w:val="000000" w:themeColor="text1"/>
          <w:sz w:val="27"/>
          <w:szCs w:val="27"/>
        </w:rPr>
        <w:t> or, by default, to 1.</w:t>
      </w:r>
    </w:p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t>NOTE </w:t>
      </w:r>
      <w:bookmarkEnd w:id="28"/>
      <w:r w:rsidRPr="009A2B30">
        <w:rPr>
          <w:rFonts w:ascii="Times" w:hAnsi="Times"/>
          <w:color w:val="000000" w:themeColor="text1"/>
        </w:rPr>
        <w:t>   This derived attribute is mainly specified to constraint the supplier share to be positive.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Formal propositions: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bookmarkStart w:id="39" w:name="alternative_solution_arm.supplier_soluti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WR1: </w:t>
      </w:r>
      <w:bookmarkEnd w:id="39"/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actual_rate</w:t>
      </w:r>
      <w:r w:rsidRPr="009A2B30">
        <w:rPr>
          <w:rFonts w:ascii="Times" w:hAnsi="Times"/>
          <w:color w:val="000000" w:themeColor="text1"/>
          <w:sz w:val="27"/>
          <w:szCs w:val="27"/>
        </w:rPr>
        <w:t> shall be a value between 0 and 1.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r w:rsidRPr="009A2B30">
        <w:rPr>
          <w:rFonts w:ascii="Times" w:hAnsi="Times"/>
          <w:color w:val="000000" w:themeColor="text1"/>
        </w:rPr>
        <w:t>4.3.6 Technical_solution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0389A" id="Rectangle 2" o:spid="_x0000_s1026" alt="EXPRESS-G" href="file:///Users/brandonus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Mapping table">
                  <a:hlinkClick xmlns:a="http://schemas.openxmlformats.org/drawingml/2006/main" r:id="rId6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7D4BF" id="Rectangle 1" o:spid="_x0000_s1026" alt="Mapping table" href="file:///Users/brandonus/Desktop/english_review/5_mapping.htm#aeentitytechnical_sol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Technical_solution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is a type of </w:t>
      </w:r>
      <w:hyperlink r:id="rId69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where the functional or organic requirements are fulfilled in a particular</w:t>
      </w:r>
      <w:ins w:id="40" w:author="Brandon Sapp" w:date="2019-03-19T15:34:00Z">
        <w:r w:rsidR="002A7D24">
          <w:rPr>
            <w:rFonts w:ascii="Times" w:hAnsi="Times"/>
            <w:color w:val="000000" w:themeColor="text1"/>
            <w:sz w:val="27"/>
            <w:szCs w:val="27"/>
          </w:rPr>
          <w:t>ly</w:t>
        </w:r>
      </w:ins>
      <w:r w:rsidRPr="009A2B30">
        <w:rPr>
          <w:rFonts w:ascii="Times" w:hAnsi="Times"/>
          <w:color w:val="000000" w:themeColor="text1"/>
          <w:sz w:val="27"/>
          <w:szCs w:val="27"/>
        </w:rPr>
        <w:t xml:space="preserve"> technical way.</w:t>
      </w:r>
    </w:p>
    <w:p w:rsidR="009A2B30" w:rsidRPr="009A2B30" w:rsidRDefault="009A2B30" w:rsidP="009A2B30">
      <w:pPr>
        <w:pStyle w:val="exampl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lastRenderedPageBreak/>
        <w:t>EXAMPLE </w:t>
      </w:r>
      <w:bookmarkEnd w:id="13"/>
      <w:r w:rsidRPr="009A2B30">
        <w:rPr>
          <w:rFonts w:ascii="Times" w:hAnsi="Times"/>
          <w:color w:val="000000" w:themeColor="text1"/>
        </w:rPr>
        <w:t>   'gilded handle', 'unpolished handle' are examples of </w:t>
      </w:r>
      <w:r w:rsidRPr="009A2B30">
        <w:rPr>
          <w:rFonts w:ascii="Times" w:hAnsi="Times"/>
          <w:b/>
          <w:bCs/>
          <w:color w:val="000000" w:themeColor="text1"/>
        </w:rPr>
        <w:t>Technical_solution</w:t>
      </w:r>
      <w:r w:rsidRPr="009A2B30">
        <w:rPr>
          <w:rFonts w:ascii="Times" w:hAnsi="Times"/>
          <w:color w:val="000000" w:themeColor="text1"/>
        </w:rPr>
        <w:t> for the </w:t>
      </w:r>
      <w:hyperlink r:id="rId70" w:anchor="physical_breakdown_arm.physical_element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Physical_element</w:t>
        </w:r>
      </w:hyperlink>
      <w:r w:rsidRPr="009A2B30">
        <w:rPr>
          <w:rFonts w:ascii="Times" w:hAnsi="Times"/>
          <w:color w:val="000000" w:themeColor="text1"/>
        </w:rPr>
        <w:t> 'handle'.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Technical_solution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SUBTYPE OF (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description :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bookmarkStart w:id="41" w:name="alternative_solution_arm.technical_solut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description: </w:t>
      </w:r>
      <w:bookmarkEnd w:id="41"/>
      <w:r w:rsidRPr="009A2B30">
        <w:rPr>
          <w:rFonts w:ascii="Times" w:hAnsi="Times"/>
          <w:color w:val="000000" w:themeColor="text1"/>
          <w:sz w:val="27"/>
          <w:szCs w:val="27"/>
        </w:rPr>
        <w:t>additional information about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Technical_solution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rFonts w:eastAsiaTheme="minorHAnsi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rFonts w:eastAsiaTheme="minorHAnsi"/>
          <w:color w:val="000000" w:themeColor="text1"/>
        </w:rPr>
        <w:t>END_SCHEMA;  -- Alternative_solution_arm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rFonts w:eastAsiaTheme="minorHAnsi"/>
          <w:color w:val="000000" w:themeColor="text1"/>
        </w:rPr>
        <w:t>(* </w:t>
      </w:r>
      <w:r w:rsidRPr="009A2B30">
        <w:rPr>
          <w:rFonts w:ascii="Times" w:hAnsi="Times"/>
          <w:color w:val="000000" w:themeColor="text1"/>
          <w:sz w:val="27"/>
          <w:szCs w:val="27"/>
        </w:rPr>
        <w:br/>
      </w:r>
      <w:r w:rsidRPr="009A2B30">
        <w:rPr>
          <w:rFonts w:ascii="Times" w:hAnsi="Times"/>
          <w:color w:val="000000" w:themeColor="text1"/>
          <w:sz w:val="27"/>
          <w:szCs w:val="27"/>
        </w:rPr>
        <w:br/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© ISO 2019 — All rights reserved</w:t>
      </w:r>
    </w:p>
    <w:p w:rsidR="00D00D69" w:rsidRPr="009A2B30" w:rsidRDefault="00D00D69" w:rsidP="009A2B30">
      <w:pPr>
        <w:rPr>
          <w:color w:val="000000" w:themeColor="text1"/>
        </w:rPr>
      </w:pPr>
    </w:p>
    <w:sectPr w:rsidR="00D00D69" w:rsidRPr="009A2B30" w:rsidSect="0014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C066D"/>
    <w:multiLevelType w:val="multilevel"/>
    <w:tmpl w:val="758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93804"/>
    <w:multiLevelType w:val="multilevel"/>
    <w:tmpl w:val="7B7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40FAE"/>
    <w:multiLevelType w:val="multilevel"/>
    <w:tmpl w:val="7DB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randon Sapp">
    <w15:presenceInfo w15:providerId="Windows Live" w15:userId="3dfe48391dcb1c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13"/>
    <w:rsid w:val="0007481A"/>
    <w:rsid w:val="000B41F7"/>
    <w:rsid w:val="00146941"/>
    <w:rsid w:val="002A7D24"/>
    <w:rsid w:val="007C6D87"/>
    <w:rsid w:val="009A2B30"/>
    <w:rsid w:val="00AB235B"/>
    <w:rsid w:val="00B36E7B"/>
    <w:rsid w:val="00BA2239"/>
    <w:rsid w:val="00C04213"/>
    <w:rsid w:val="00D00D69"/>
    <w:rsid w:val="00F7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EDFE4"/>
  <w15:chartTrackingRefBased/>
  <w15:docId w15:val="{46703D43-3E12-DB44-9F99-9125D162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C0421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421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oc">
    <w:name w:val="toc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C0421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te">
    <w:name w:val="note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04213"/>
    <w:rPr>
      <w:rFonts w:ascii="Courier New" w:eastAsia="Times New Roman" w:hAnsi="Courier New" w:cs="Courier New"/>
      <w:sz w:val="20"/>
      <w:szCs w:val="20"/>
    </w:rPr>
  </w:style>
  <w:style w:type="paragraph" w:customStyle="1" w:styleId="example">
    <w:name w:val="example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xpressdescription">
    <w:name w:val="expressdescription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0B41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B41F7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23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239"/>
    <w:rPr>
      <w:rFonts w:ascii="Times New Roman" w:hAnsi="Times New Roman" w:cs="Times New Roman"/>
      <w:sz w:val="18"/>
      <w:szCs w:val="18"/>
      <w:lang w:val="en-GB"/>
    </w:rPr>
  </w:style>
  <w:style w:type="paragraph" w:styleId="Revision">
    <w:name w:val="Revision"/>
    <w:hidden/>
    <w:uiPriority w:val="99"/>
    <w:semiHidden/>
    <w:rsid w:val="0007481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Users/../data/modules/product_as_individual/sys/4_info_reqs.htm" TargetMode="External"/><Relationship Id="rId21" Type="http://schemas.openxmlformats.org/officeDocument/2006/relationships/hyperlink" Target="file:///Users/../data/modules/physical_breakdown/sys/4_info_reqs.htm" TargetMode="External"/><Relationship Id="rId42" Type="http://schemas.openxmlformats.org/officeDocument/2006/relationships/hyperlink" Target="file:///Users/modules/alternative_solution/sys/4_info_reqs.htm" TargetMode="External"/><Relationship Id="rId47" Type="http://schemas.openxmlformats.org/officeDocument/2006/relationships/hyperlink" Target="file:///Users/modules/alternative_solution/sys/4_info_reqs.htm" TargetMode="External"/><Relationship Id="rId63" Type="http://schemas.openxmlformats.org/officeDocument/2006/relationships/hyperlink" Target="file:///Users/modules/alternative_solution/sys/4_info_reqs.htm" TargetMode="External"/><Relationship Id="rId68" Type="http://schemas.openxmlformats.org/officeDocument/2006/relationships/hyperlink" Target="file:///Users/brandonus/Desktop/english_review/5_mapping.htm#aeentitytechnical_solution" TargetMode="External"/><Relationship Id="rId2" Type="http://schemas.openxmlformats.org/officeDocument/2006/relationships/styles" Target="styles.xml"/><Relationship Id="rId16" Type="http://schemas.openxmlformats.org/officeDocument/2006/relationships/hyperlink" Target="file:///Users/brandonus/Desktop/armexpg2.htm" TargetMode="External"/><Relationship Id="rId29" Type="http://schemas.openxmlformats.org/officeDocument/2006/relationships/hyperlink" Target="file:///Users/../data/modules/product_as_individual/sys/4_info_reqs.htm" TargetMode="External"/><Relationship Id="rId11" Type="http://schemas.openxmlformats.org/officeDocument/2006/relationships/hyperlink" Target="file:///Users/../data/modules/product_as_individual/sys/4_info_reqs.htm" TargetMode="External"/><Relationship Id="rId24" Type="http://schemas.openxmlformats.org/officeDocument/2006/relationships/hyperlink" Target="file:///Users/../data/modules/part_view_definition/sys/4_info_reqs.htm" TargetMode="External"/><Relationship Id="rId32" Type="http://schemas.openxmlformats.org/officeDocument/2006/relationships/hyperlink" Target="file:///Users/brandonus/Desktop/english_review/5_mapping.htm#aeentityalternative_solution" TargetMode="External"/><Relationship Id="rId37" Type="http://schemas.openxmlformats.org/officeDocument/2006/relationships/hyperlink" Target="file:///Users/brandonus/Desktop/english_review/5_mapping.htm#aeentityalternative_solution_relationship" TargetMode="External"/><Relationship Id="rId40" Type="http://schemas.openxmlformats.org/officeDocument/2006/relationships/hyperlink" Target="file:///Users/modules/alternative_solution/sys/4_info_reqs.htm" TargetMode="External"/><Relationship Id="rId45" Type="http://schemas.openxmlformats.org/officeDocument/2006/relationships/hyperlink" Target="file:///Users/modules/alternative_solution/sys/4_info_reqs.htm" TargetMode="External"/><Relationship Id="rId53" Type="http://schemas.openxmlformats.org/officeDocument/2006/relationships/hyperlink" Target="file:///Users/modules/requirement_view_definition/sys/4_info_reqs.htm" TargetMode="External"/><Relationship Id="rId58" Type="http://schemas.openxmlformats.org/officeDocument/2006/relationships/hyperlink" Target="file:///Users/../data/modules/product_occurrence/sys/4_info_reqs.htm" TargetMode="External"/><Relationship Id="rId66" Type="http://schemas.openxmlformats.org/officeDocument/2006/relationships/hyperlink" Target="file:///Users/../data/modules/person_organization/sys/4_info_reqs.htm" TargetMode="External"/><Relationship Id="rId5" Type="http://schemas.openxmlformats.org/officeDocument/2006/relationships/hyperlink" Target="file:///Users/brandonus/Desktop/english_review/c_arm_expg.htm" TargetMode="External"/><Relationship Id="rId61" Type="http://schemas.openxmlformats.org/officeDocument/2006/relationships/hyperlink" Target="file:///Users/modules/alternative_solution/sys/4_info_reqs.htm" TargetMode="External"/><Relationship Id="rId19" Type="http://schemas.openxmlformats.org/officeDocument/2006/relationships/hyperlink" Target="file:///Users/../data/modules/functional_breakdown/sys/4_info_reqs.htm" TargetMode="External"/><Relationship Id="rId14" Type="http://schemas.openxmlformats.org/officeDocument/2006/relationships/hyperlink" Target="file:///Users/brandonus/Desktop/english_review/c_arm_expg.htm" TargetMode="External"/><Relationship Id="rId22" Type="http://schemas.openxmlformats.org/officeDocument/2006/relationships/hyperlink" Target="file:///Users/../data/modules/product_breakdown/sys/4_info_reqs.htm" TargetMode="External"/><Relationship Id="rId27" Type="http://schemas.openxmlformats.org/officeDocument/2006/relationships/hyperlink" Target="file:///Users/../data/modules/part_view_definition/sys/4_info_reqs.htm" TargetMode="External"/><Relationship Id="rId30" Type="http://schemas.openxmlformats.org/officeDocument/2006/relationships/hyperlink" Target="file:///Users/../data/modules/part_view_definition/sys/4_info_reqs.htm" TargetMode="External"/><Relationship Id="rId35" Type="http://schemas.openxmlformats.org/officeDocument/2006/relationships/hyperlink" Target="file:///Users/modules/alternative_solution/sys/4_info_reqs.htm" TargetMode="External"/><Relationship Id="rId43" Type="http://schemas.openxmlformats.org/officeDocument/2006/relationships/hyperlink" Target="file:///Users/modules/alternative_solution/sys/4_info_reqs.htm" TargetMode="External"/><Relationship Id="rId48" Type="http://schemas.openxmlformats.org/officeDocument/2006/relationships/hyperlink" Target="file:///Users/modules/alternative_solution/sys/4_info_reqs.htm" TargetMode="External"/><Relationship Id="rId56" Type="http://schemas.openxmlformats.org/officeDocument/2006/relationships/hyperlink" Target="file:///Users/modules/physical_breakdown/sys/4_info_reqs.htm" TargetMode="External"/><Relationship Id="rId64" Type="http://schemas.openxmlformats.org/officeDocument/2006/relationships/hyperlink" Target="file:///Users/modules/physical_breakdown/sys/4_info_reqs.htm" TargetMode="External"/><Relationship Id="rId69" Type="http://schemas.openxmlformats.org/officeDocument/2006/relationships/hyperlink" Target="file:///Users/modules/alternative_solution/sys/4_info_reqs.htm" TargetMode="External"/><Relationship Id="rId8" Type="http://schemas.openxmlformats.org/officeDocument/2006/relationships/hyperlink" Target="file:///Users/../data/modules/part_view_definition/sys/4_info_reqs.htm" TargetMode="External"/><Relationship Id="rId51" Type="http://schemas.openxmlformats.org/officeDocument/2006/relationships/hyperlink" Target="file:///Users/modules/product_as_individual/sys/4_info_reqs.htm" TargetMode="External"/><Relationship Id="rId72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hyperlink" Target="file:///Users/../data/modules/product_occurrence/sys/4_info_reqs.htm" TargetMode="External"/><Relationship Id="rId17" Type="http://schemas.openxmlformats.org/officeDocument/2006/relationships/hyperlink" Target="file:///Users/brandonus/alternative_solution/armexpg2.htm" TargetMode="External"/><Relationship Id="rId25" Type="http://schemas.openxmlformats.org/officeDocument/2006/relationships/hyperlink" Target="file:///Users/../data/modules/physical_breakdown/sys/4_info_reqs.htm" TargetMode="External"/><Relationship Id="rId33" Type="http://schemas.openxmlformats.org/officeDocument/2006/relationships/hyperlink" Target="file:///Users/modules/functional_breakdown/sys/4_info_reqs.htm" TargetMode="External"/><Relationship Id="rId38" Type="http://schemas.openxmlformats.org/officeDocument/2006/relationships/hyperlink" Target="file:///Users/modules/alternative_solution/sys/4_info_reqs.htm" TargetMode="External"/><Relationship Id="rId46" Type="http://schemas.openxmlformats.org/officeDocument/2006/relationships/hyperlink" Target="file:///Users/modules/alternative_solution/sys/4_info_reqs.htm" TargetMode="External"/><Relationship Id="rId59" Type="http://schemas.openxmlformats.org/officeDocument/2006/relationships/hyperlink" Target="file:///Users/modules/functional_breakdown/sys/4_info_reqs.htm" TargetMode="External"/><Relationship Id="rId67" Type="http://schemas.openxmlformats.org/officeDocument/2006/relationships/hyperlink" Target="file:///Users/modules/person_organization/sys/4_info_reqs.htm" TargetMode="External"/><Relationship Id="rId20" Type="http://schemas.openxmlformats.org/officeDocument/2006/relationships/hyperlink" Target="file:///Users/../data/modules/part_view_definition/sys/4_info_reqs.htm" TargetMode="External"/><Relationship Id="rId41" Type="http://schemas.openxmlformats.org/officeDocument/2006/relationships/hyperlink" Target="file:///Users/modules/alternative_solution/sys/4_info_reqs.htm" TargetMode="External"/><Relationship Id="rId54" Type="http://schemas.openxmlformats.org/officeDocument/2006/relationships/hyperlink" Target="file:///Users/brandonus/Desktop/english_review/5_mapping.htm#aeentitysolution_element" TargetMode="External"/><Relationship Id="rId62" Type="http://schemas.openxmlformats.org/officeDocument/2006/relationships/hyperlink" Target="file:///Users/brandonus/Desktop/english_review/5_mapping.htm#aeentitysupplier_solution" TargetMode="External"/><Relationship Id="rId70" Type="http://schemas.openxmlformats.org/officeDocument/2006/relationships/hyperlink" Target="file:///Users/modules/physical_breakdown/sys/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Users/brandonus/Desktop/english_review/5_mapping.htm" TargetMode="External"/><Relationship Id="rId15" Type="http://schemas.openxmlformats.org/officeDocument/2006/relationships/hyperlink" Target="file:///Users/brandonus/Desktop/armexpg1.htm" TargetMode="External"/><Relationship Id="rId23" Type="http://schemas.openxmlformats.org/officeDocument/2006/relationships/hyperlink" Target="file:///Users/../data/modules/functional_breakdown/sys/4_info_reqs.htm" TargetMode="External"/><Relationship Id="rId28" Type="http://schemas.openxmlformats.org/officeDocument/2006/relationships/hyperlink" Target="file:///Users/../data/modules/requirement_view_definition/sys/4_info_reqs.htm" TargetMode="External"/><Relationship Id="rId36" Type="http://schemas.openxmlformats.org/officeDocument/2006/relationships/hyperlink" Target="file:///Users/modules/alternative_solution/sys/4_info_reqs.htm" TargetMode="External"/><Relationship Id="rId49" Type="http://schemas.openxmlformats.org/officeDocument/2006/relationships/hyperlink" Target="file:///Users/brandonus/Desktop/english_review/5_mapping.htm#aeentityfinal_solution" TargetMode="External"/><Relationship Id="rId57" Type="http://schemas.openxmlformats.org/officeDocument/2006/relationships/hyperlink" Target="file:///Users/modules/alternative_solution/sys/4_info_reqs.htm" TargetMode="External"/><Relationship Id="rId10" Type="http://schemas.openxmlformats.org/officeDocument/2006/relationships/hyperlink" Target="file:///Users/../data/modules/physical_breakdown/sys/4_info_reqs.htm" TargetMode="External"/><Relationship Id="rId31" Type="http://schemas.openxmlformats.org/officeDocument/2006/relationships/hyperlink" Target="file:///Users/../data/modules/requirement_view_definition/sys/4_info_reqs.htm" TargetMode="External"/><Relationship Id="rId44" Type="http://schemas.openxmlformats.org/officeDocument/2006/relationships/hyperlink" Target="file:///Users/modules/product_breakdown/sys/4_info_reqs.htm" TargetMode="External"/><Relationship Id="rId52" Type="http://schemas.openxmlformats.org/officeDocument/2006/relationships/hyperlink" Target="file:///Users/modules/part_view_definition/sys/4_info_reqs.htm" TargetMode="External"/><Relationship Id="rId60" Type="http://schemas.openxmlformats.org/officeDocument/2006/relationships/hyperlink" Target="file:///Users/modules/physical_breakdown/sys/4_info_reqs.htm" TargetMode="External"/><Relationship Id="rId65" Type="http://schemas.openxmlformats.org/officeDocument/2006/relationships/hyperlink" Target="file:///Users/modules/alternative_solution/sys/4_info_reqs.htm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Users/../data/modules/person_organization_assignment/sys/4_info_reqs.htm" TargetMode="External"/><Relationship Id="rId13" Type="http://schemas.openxmlformats.org/officeDocument/2006/relationships/hyperlink" Target="file:///Users/../data/modules/requirement_view_definition/sys/4_info_reqs.htm" TargetMode="External"/><Relationship Id="rId18" Type="http://schemas.openxmlformats.org/officeDocument/2006/relationships/hyperlink" Target="file:///Users/../data/modules/product_breakdown/sys/4_info_reqs.htm" TargetMode="External"/><Relationship Id="rId39" Type="http://schemas.openxmlformats.org/officeDocument/2006/relationships/hyperlink" Target="file:///Users/modules/alternative_solution/sys/4_info_reqs.htm" TargetMode="External"/><Relationship Id="rId34" Type="http://schemas.openxmlformats.org/officeDocument/2006/relationships/hyperlink" Target="file:///Users/modules/physical_breakdown/sys/4_info_reqs.htm" TargetMode="External"/><Relationship Id="rId50" Type="http://schemas.openxmlformats.org/officeDocument/2006/relationships/hyperlink" Target="file:///Users/modules/alternative_solution/sys/4_info_reqs.htm" TargetMode="External"/><Relationship Id="rId55" Type="http://schemas.openxmlformats.org/officeDocument/2006/relationships/hyperlink" Target="file:///Users/modules/functional_breakdown/sys/4_info_reqs.htm" TargetMode="External"/><Relationship Id="rId7" Type="http://schemas.openxmlformats.org/officeDocument/2006/relationships/hyperlink" Target="file:///Users/../data/modules/functional_breakdown/sys/4_info_reqs.htm" TargetMode="External"/><Relationship Id="rId7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2744</Words>
  <Characters>15641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Sapp</dc:creator>
  <cp:keywords/>
  <dc:description/>
  <cp:lastModifiedBy>Brandon Sapp</cp:lastModifiedBy>
  <cp:revision>5</cp:revision>
  <dcterms:created xsi:type="dcterms:W3CDTF">2019-03-19T22:08:00Z</dcterms:created>
  <dcterms:modified xsi:type="dcterms:W3CDTF">2019-03-19T22:43:00Z</dcterms:modified>
</cp:coreProperties>
</file>