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  <w:gridCol w:w="2868"/>
      </w:tblGrid>
      <w:tr w:rsidR="0096769C" w:rsidRPr="0096769C" w:rsidTr="0096769C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96769C" w:rsidRPr="0096769C" w:rsidTr="0096769C">
        <w:trPr>
          <w:tblCellSpacing w:w="0" w:type="dxa"/>
        </w:trPr>
        <w:tc>
          <w:tcPr>
            <w:tcW w:w="0" w:type="auto"/>
            <w:vAlign w:val="center"/>
            <w:hideMark/>
          </w:tcPr>
          <w:p w:rsidR="0096769C" w:rsidRPr="0096769C" w:rsidRDefault="0096769C" w:rsidP="0096769C">
            <w:pPr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</w:pPr>
            <w:r w:rsidRPr="0096769C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</w:rPr>
              <w:t>Application module: AP209 multidisciplinary analysis and design</w:t>
            </w:r>
          </w:p>
        </w:tc>
        <w:tc>
          <w:tcPr>
            <w:tcW w:w="0" w:type="auto"/>
            <w:vAlign w:val="center"/>
            <w:hideMark/>
          </w:tcPr>
          <w:p w:rsidR="0096769C" w:rsidRPr="0096769C" w:rsidRDefault="0096769C" w:rsidP="0096769C">
            <w:pPr>
              <w:jc w:val="right"/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</w:pPr>
            <w:r w:rsidRPr="0096769C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</w:rPr>
              <w:t>ISO/TS 10303-409:2019(E) </w:t>
            </w:r>
            <w:r w:rsidRPr="0096769C">
              <w:rPr>
                <w:rFonts w:ascii="Times" w:eastAsia="Times New Roman" w:hAnsi="Times" w:cs="Times New Roman"/>
                <w:b/>
                <w:bCs/>
                <w:color w:val="000000"/>
                <w:sz w:val="27"/>
                <w:szCs w:val="27"/>
              </w:rPr>
              <w:br/>
              <w:t>© ISO</w:t>
            </w:r>
          </w:p>
        </w:tc>
      </w:tr>
    </w:tbl>
    <w:p w:rsidR="0096769C" w:rsidRPr="0096769C" w:rsidRDefault="0096769C" w:rsidP="0096769C">
      <w:pPr>
        <w:rPr>
          <w:rFonts w:ascii="Times New Roman" w:eastAsia="Times New Roman" w:hAnsi="Times New Roman" w:cs="Times New Roman"/>
          <w:vanish/>
        </w:rPr>
      </w:pPr>
    </w:p>
    <w:tbl>
      <w:tblPr>
        <w:tblW w:w="5000" w:type="pct"/>
        <w:tblCellSpacing w:w="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2758"/>
        <w:gridCol w:w="2943"/>
      </w:tblGrid>
      <w:tr w:rsidR="0096769C" w:rsidRPr="0096769C" w:rsidTr="0096769C">
        <w:trPr>
          <w:tblCellSpacing w:w="1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6769C" w:rsidRPr="0096769C" w:rsidRDefault="0096769C" w:rsidP="0096769C">
            <w:pPr>
              <w:spacing w:before="100" w:beforeAutospacing="1" w:after="100" w:afterAutospacing="1"/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</w:pPr>
            <w:hyperlink r:id="rId5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Cover page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6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Table of contents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7" w:anchor="copyright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Copyright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8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Foreword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9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Introduction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10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1 Scope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11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2 Normative references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12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3 Terms, definitions and abbreviated terms 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  <w:t>    </w:t>
            </w:r>
            <w:hyperlink r:id="rId13" w:anchor="termsdefns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3.1 Terms and definitions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  <w:t>    </w:t>
            </w:r>
            <w:hyperlink r:id="rId14" w:anchor="abbrv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3.2 Abbreviated terms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6769C" w:rsidRPr="0096769C" w:rsidRDefault="0096769C" w:rsidP="0096769C">
            <w:pPr>
              <w:spacing w:before="100" w:beforeAutospacing="1" w:after="100" w:afterAutospacing="1"/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</w:pPr>
            <w:hyperlink r:id="rId15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4 Information requirements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r w:rsidRPr="0096769C">
              <w:rPr>
                <w:rFonts w:ascii="Times" w:eastAsia="Times New Roman" w:hAnsi="Times" w:cs="Times New Roman"/>
                <w:color w:val="000000"/>
              </w:rPr>
              <w:t>   </w:t>
            </w:r>
            <w:hyperlink r:id="rId16" w:anchor="interfaces" w:history="1">
              <w:r w:rsidRPr="0096769C">
                <w:rPr>
                  <w:rFonts w:ascii="Times" w:eastAsia="Times New Roman" w:hAnsi="Times" w:cs="Times New Roman"/>
                  <w:color w:val="0000FF"/>
                  <w:u w:val="single"/>
                </w:rPr>
                <w:t>4.1 Required AM ARMs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</w:rPr>
              <w:br/>
            </w:r>
            <w:hyperlink r:id="rId17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5 Module interpreted model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r w:rsidRPr="0096769C">
              <w:rPr>
                <w:rFonts w:ascii="Times" w:eastAsia="Times New Roman" w:hAnsi="Times" w:cs="Times New Roman"/>
                <w:color w:val="000000"/>
              </w:rPr>
              <w:t>   </w:t>
            </w:r>
            <w:hyperlink r:id="rId18" w:anchor="mapping" w:history="1">
              <w:r w:rsidRPr="0096769C">
                <w:rPr>
                  <w:rFonts w:ascii="Times" w:eastAsia="Times New Roman" w:hAnsi="Times" w:cs="Times New Roman"/>
                  <w:color w:val="0000FF"/>
                  <w:u w:val="single"/>
                </w:rPr>
                <w:t>5.1 Mapping specification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</w:rPr>
              <w:br/>
              <w:t>   </w:t>
            </w:r>
            <w:hyperlink r:id="rId19" w:anchor="mim_express" w:history="1">
              <w:r w:rsidRPr="0096769C">
                <w:rPr>
                  <w:rFonts w:ascii="Times" w:eastAsia="Times New Roman" w:hAnsi="Times" w:cs="Times New Roman"/>
                  <w:color w:val="0000FF"/>
                  <w:u w:val="single"/>
                </w:rPr>
                <w:t>5.2 MIM EXPRESS short listing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</w:rPr>
              <w:br/>
              <w:t>     </w:t>
            </w:r>
            <w:hyperlink r:id="rId20" w:anchor="types" w:history="1">
              <w:r w:rsidRPr="0096769C">
                <w:rPr>
                  <w:rFonts w:ascii="Times" w:eastAsia="Times New Roman" w:hAnsi="Times" w:cs="Times New Roman"/>
                  <w:color w:val="0000FF"/>
                  <w:u w:val="single"/>
                </w:rPr>
                <w:t>5.2.1 MIM type definitions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</w:rPr>
              <w:br/>
              <w:t>     </w:t>
            </w:r>
            <w:hyperlink r:id="rId21" w:anchor="rules" w:history="1">
              <w:r w:rsidRPr="0096769C">
                <w:rPr>
                  <w:rFonts w:ascii="Times" w:eastAsia="Times New Roman" w:hAnsi="Times" w:cs="Times New Roman"/>
                  <w:color w:val="0000FF"/>
                  <w:u w:val="single"/>
                </w:rPr>
                <w:t>5.2.2 MIM rule definition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96769C" w:rsidRPr="0096769C" w:rsidRDefault="0096769C" w:rsidP="0096769C">
            <w:pPr>
              <w:spacing w:before="100" w:beforeAutospacing="1" w:after="100" w:afterAutospacing="1"/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</w:pPr>
            <w:hyperlink r:id="rId22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A MIM short names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23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B Information object registration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24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C ARM EXPRESS-G 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t>  </w:t>
            </w:r>
            <w:r w:rsidRPr="0096769C">
              <w:rPr>
                <w:rFonts w:ascii="Times" w:eastAsia="Times New Roman" w:hAnsi="Times" w:cs="Times New Roman"/>
                <w:noProof/>
                <w:color w:val="0000FF"/>
                <w:sz w:val="27"/>
                <w:szCs w:val="27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11" name="Rectangle 111" descr="EXPRESS-G">
                        <a:hlinkClick xmlns:a="http://schemas.openxmlformats.org/drawingml/2006/main" r:id="rId25" tgtFrame="&quot;_self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458A2B" id="Rectangle 111" o:spid="_x0000_s1026" alt="EXPRESS-G" href="file:///Users/brandonus/Desktop/armexpg1.htm" target="&quot;_self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&#13;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26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D MIM EXPRESS-G 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t>  </w:t>
            </w:r>
            <w:r w:rsidRPr="0096769C">
              <w:rPr>
                <w:rFonts w:ascii="Times" w:eastAsia="Times New Roman" w:hAnsi="Times" w:cs="Times New Roman"/>
                <w:noProof/>
                <w:color w:val="0000FF"/>
                <w:sz w:val="27"/>
                <w:szCs w:val="27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10" name="Rectangle 110" descr="EXPRESS-G">
                        <a:hlinkClick xmlns:a="http://schemas.openxmlformats.org/drawingml/2006/main" r:id="rId27" tgtFrame="&quot;_self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E7F5E24" id="Rectangle 110" o:spid="_x0000_s1026" alt="EXPRESS-G" href="file:///Users/brandonus/Desktop/mimexpg1.htm" target="&quot;_self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&#13;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28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E Computer interpretable listings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29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F Change history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30" w:anchor="bibliography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Bibliography</w:t>
              </w:r>
            </w:hyperlink>
            <w:r w:rsidRPr="0096769C">
              <w:rPr>
                <w:rFonts w:ascii="Times" w:eastAsia="Times New Roman" w:hAnsi="Times" w:cs="Times New Roman"/>
                <w:color w:val="000000"/>
                <w:sz w:val="27"/>
                <w:szCs w:val="27"/>
              </w:rPr>
              <w:br/>
            </w:r>
            <w:hyperlink r:id="rId31" w:history="1">
              <w:r w:rsidRPr="0096769C">
                <w:rPr>
                  <w:rFonts w:ascii="Times" w:eastAsia="Times New Roman" w:hAnsi="Times" w:cs="Times New Roman"/>
                  <w:color w:val="0000FF"/>
                  <w:sz w:val="27"/>
                  <w:szCs w:val="27"/>
                  <w:u w:val="single"/>
                </w:rPr>
                <w:t>Index</w:t>
              </w:r>
            </w:hyperlink>
          </w:p>
        </w:tc>
      </w:tr>
    </w:tbl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bookmarkStart w:id="0" w:name="mim_express"/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t>5.2 MIM EXPRESS short listing</w:t>
      </w:r>
      <w:bookmarkEnd w:id="0"/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 xml:space="preserve">This clause specifies the EXPRESS schema derived </w:t>
      </w:r>
      <w:bookmarkStart w:id="1" w:name="_GoBack"/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from</w:t>
      </w:r>
      <w:bookmarkEnd w:id="1"/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 xml:space="preserve"> the mapping table. It uses elements from the common resources or from other application modules and defines the EXPRESS constructs that are specific to this part of ISO 10303.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This clause constitutes the Module Interpreted Module (MIM) of the application module.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This clause also specifies the modifications that apply to the constructs imported from the common resources.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 following restrictions apply to the use, in this schema, of constructs defined in common resources or in application modules:</w:t>
      </w:r>
    </w:p>
    <w:p w:rsidR="0096769C" w:rsidRPr="0096769C" w:rsidRDefault="0096769C" w:rsidP="0096769C">
      <w:pPr>
        <w:numPr>
          <w:ilvl w:val="0"/>
          <w:numId w:val="5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use of a supertype entity does not make applicable any of its speciali</w:t>
      </w:r>
      <w:ins w:id="2" w:author="Brandon Sapp" w:date="2019-03-19T14:40:00Z">
        <w:r w:rsidR="00E2046A">
          <w:rPr>
            <w:rFonts w:ascii="Times" w:eastAsia="Times New Roman" w:hAnsi="Times" w:cs="Times New Roman"/>
            <w:color w:val="000000"/>
            <w:sz w:val="27"/>
            <w:szCs w:val="27"/>
          </w:rPr>
          <w:t>s</w:t>
        </w:r>
      </w:ins>
      <w:del w:id="3" w:author="Brandon Sapp" w:date="2019-03-19T14:40:00Z">
        <w:r w:rsidRPr="0096769C" w:rsidDel="00E2046A">
          <w:rPr>
            <w:rFonts w:ascii="Times" w:eastAsia="Times New Roman" w:hAnsi="Times" w:cs="Times New Roman"/>
            <w:color w:val="000000"/>
            <w:sz w:val="27"/>
            <w:szCs w:val="27"/>
          </w:rPr>
          <w:delText>z</w:delText>
        </w:r>
      </w:del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ations</w:t>
      </w:r>
      <w:del w:id="4" w:author="Brandon Sapp" w:date="2019-03-19T14:41:00Z">
        <w:r w:rsidRPr="0096769C" w:rsidDel="00E2046A">
          <w:rPr>
            <w:rFonts w:ascii="Times" w:eastAsia="Times New Roman" w:hAnsi="Times" w:cs="Times New Roman"/>
            <w:color w:val="000000"/>
            <w:sz w:val="27"/>
            <w:szCs w:val="27"/>
          </w:rPr>
          <w:delText>,</w:delText>
        </w:r>
      </w:del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 xml:space="preserve"> unless the speciali</w:t>
      </w:r>
      <w:ins w:id="5" w:author="Brandon Sapp" w:date="2019-03-19T14:40:00Z">
        <w:r w:rsidR="00E2046A">
          <w:rPr>
            <w:rFonts w:ascii="Times" w:eastAsia="Times New Roman" w:hAnsi="Times" w:cs="Times New Roman"/>
            <w:color w:val="000000"/>
            <w:sz w:val="27"/>
            <w:szCs w:val="27"/>
          </w:rPr>
          <w:t>s</w:t>
        </w:r>
      </w:ins>
      <w:del w:id="6" w:author="Brandon Sapp" w:date="2019-03-19T14:40:00Z">
        <w:r w:rsidRPr="0096769C" w:rsidDel="00E2046A">
          <w:rPr>
            <w:rFonts w:ascii="Times" w:eastAsia="Times New Roman" w:hAnsi="Times" w:cs="Times New Roman"/>
            <w:color w:val="000000"/>
            <w:sz w:val="27"/>
            <w:szCs w:val="27"/>
          </w:rPr>
          <w:delText>z</w:delText>
        </w:r>
      </w:del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ation is also imported in the MIM schema;</w:t>
      </w:r>
    </w:p>
    <w:p w:rsidR="0096769C" w:rsidRPr="0096769C" w:rsidRDefault="0096769C" w:rsidP="0096769C">
      <w:pPr>
        <w:numPr>
          <w:ilvl w:val="0"/>
          <w:numId w:val="5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use of a SELECT type does not make applicable any of its listed types unless the listed type is also imported in the MIM schema.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Short names of entities defined in this schema are described in Annex A. Unambiguous identification of this schema is defined in Annex B.</w:t>
      </w:r>
    </w:p>
    <w:p w:rsidR="0096769C" w:rsidRPr="0096769C" w:rsidRDefault="0096769C" w:rsidP="0096769C">
      <w:pPr>
        <w:rPr>
          <w:rFonts w:ascii="Times New Roman" w:eastAsia="Times New Roman" w:hAnsi="Times New Roman" w:cs="Times New Roman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lastRenderedPageBreak/>
        <w:t>EXPRESS specification: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bookmarkStart w:id="7" w:name="ap209_multidisciplinary_analysis_and_des"/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SCHEMA Ap209_multidisciplinary_analysis_and_design_mim;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bookmarkStart w:id="8" w:name="interfaces"/>
      <w:bookmarkEnd w:id="8"/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2" w:anchor="analysis_assignment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Analysis_assignment_mim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10303-1474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3" w:anchor="analysis_characterized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Analysis_characterized_mim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10303-1475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4" w:anchor="analysis_identification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Analysis_identification_mim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10303-1476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5" w:anchor="analysi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10303-1372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6" w:anchor="analysis_product_relationship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Analysis_product_relationships_mim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10303-1373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7" w:anchor="analysis_representation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Analysis_representation_mim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10303-1785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8" w:anchor="analysis_shape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Analysis_shape_mim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10303-1374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39" w:anchor="ap242_managed_model_based_3d_engineering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Ap242_managed_model_based_3d_engineering_mim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10303-442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0" w:anchor="cfd_equation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Cfd_equations_mim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10303-1376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1" w:anchor="cfd_model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Cfd_model_mim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10303-1377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2" w:anchor="cfd_result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Cfd_results_mim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10303-1378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3" w:anchor="cfd_specified_general_property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Cfd_specified_general_property_mim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10303-1379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4" w:anchor="fea_definition_relationship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Fea_definition_relationships_mim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10303-1380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5" w:anchor="fea_material_aspect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Fea_material_aspects_mim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10303-1769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6" w:anchor="finite_element_analysi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Finite_element_analysis_mim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10303-1381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7" w:anchor="finite_element_shape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Finite_element_shape_mim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10303-1382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8" w:anchor="finite_element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Finite_elements_mim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10303-1383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49" w:anchor="iso13584_generic_expressions_schema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iso13584_generic_expressions_schema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 13584-20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0" w:anchor="iso13584_expressions_schema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iso13584_expressions_schema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 13584-20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1" w:anchor="mathematical_context_schema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mathematical_context_schema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    --  ISO 10303-51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(</w:t>
      </w:r>
      <w:hyperlink r:id="rId52" w:anchor="mathematical_context_schema.defined_maths_space_contex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defined_maths_space_context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</w:t>
      </w:r>
      <w:hyperlink r:id="rId53" w:anchor="mathematical_context_schema.representation_context_defined_maths_space_contex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representation_context_defined_maths_space_context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 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4" w:anchor="mathematical_functions_schema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mathematical_functions_schema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 10303-50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5" w:anchor="mesh_connectivity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Mesh_connectivity_mim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10303-1384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USE FROM </w:t>
      </w:r>
      <w:hyperlink r:id="rId56" w:anchor="mesh_function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Mesh_function_mim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10303-1385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7" w:anchor="mesh_topology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Mesh_topology_mim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10303-1386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8" w:anchor="part_view_definition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Part_view_definition_mim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10303-1023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USE FROM </w:t>
      </w:r>
      <w:hyperlink r:id="rId59" w:anchor="product_analysis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Product_analysis_mim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;    --  ISO/TS 10303-1387</w:t>
      </w:r>
    </w:p>
    <w:p w:rsidR="0096769C" w:rsidRPr="0096769C" w:rsidRDefault="0096769C" w:rsidP="0096769C">
      <w:pPr>
        <w:spacing w:before="100" w:beforeAutospacing="1" w:after="270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REFERENCE FROM </w:t>
      </w:r>
      <w:hyperlink r:id="rId60" w:anchor="ap242_managed_model_based_3d_engineering_mi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Ap242_managed_model_based_3d_engineering_mim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    --  ISO/TS 10303-442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(</w:t>
      </w:r>
      <w:hyperlink r:id="rId61" w:anchor="ap242_managed_model_based_3d_engineering_mim.deprecated_interfaced_data_types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deprecated_interfaced_data_types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</w:t>
      </w:r>
      <w:hyperlink r:id="rId62" w:anchor="ap242_managed_model_based_3d_engineering_mim.deprecated_constructed_data_types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deprecated_constructed_data_types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</w:t>
      </w:r>
      <w:hyperlink r:id="rId63" w:anchor="ap242_managed_model_based_3d_engineering_mim.deprecated_entity_data_types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deprecated_entity_data_types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1950"/>
      </w:tblGrid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Analysis_assignment_mim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10303-1474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Analysis_characterized_mim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10303-1475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Analysis_identification_mim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10303-1476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10303-1372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Analysis_product_relationships_mim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10303-1373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Analysis_representation_mim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10303-1785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Analysis_shape_mim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10303-1374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Ap242_managed_model_based_3d_engineering_mim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10303-442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Cfd_equations_mim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10303-1376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Cfd_model_mim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10303-1377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Cfd_results_mim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10303-1378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Cfd_specified_general_property_mim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10303-1379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Fea_definition_relationships_mim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10303-1380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Fea_material_aspects_mim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10303-1769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Finite_element_analysis_mim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10303-1381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Finite_element_shape_mim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10303-1382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Finite_elements_mim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10303-1383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iso13584_generic_expressions_schema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 13584-20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iso13584_expressions_schema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 13584-20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mathematical_context_schema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 10303-51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mathematical_functions_schema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 10303-50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Mesh_connectivity_mim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10303-1384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Mesh_function_mim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10303-1385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Mesh_topology_mim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10303-1386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Part_view_definition_mim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10303-1023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Product_analysis_mim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10303-1387</w:t>
            </w:r>
          </w:p>
        </w:tc>
      </w:tr>
      <w:tr w:rsidR="0096769C" w:rsidRPr="0096769C" w:rsidTr="0096769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Ap242_managed_model_based_3d_engineering_mim</w:t>
            </w:r>
          </w:p>
        </w:tc>
        <w:tc>
          <w:tcPr>
            <w:tcW w:w="1905" w:type="dxa"/>
            <w:vAlign w:val="center"/>
            <w:hideMark/>
          </w:tcPr>
          <w:p w:rsidR="0096769C" w:rsidRPr="0096769C" w:rsidRDefault="0096769C" w:rsidP="0096769C">
            <w:pPr>
              <w:rPr>
                <w:rFonts w:ascii="Times New Roman" w:eastAsia="Times New Roman" w:hAnsi="Times New Roman" w:cs="Times New Roman"/>
              </w:rPr>
            </w:pPr>
            <w:r w:rsidRPr="0096769C">
              <w:rPr>
                <w:rFonts w:ascii="Times New Roman" w:eastAsia="Times New Roman" w:hAnsi="Times New Roman" w:cs="Times New Roman"/>
                <w:sz w:val="20"/>
                <w:szCs w:val="20"/>
              </w:rPr>
              <w:t>ISO/TS 10303-442</w:t>
            </w:r>
          </w:p>
        </w:tc>
      </w:tr>
    </w:tbl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</w:rPr>
        <w:t>NOTE 2   See Annex </w:t>
      </w:r>
      <w:hyperlink r:id="rId64" w:history="1">
        <w:r w:rsidRPr="0096769C">
          <w:rPr>
            <w:rFonts w:ascii="Times" w:eastAsia="Times New Roman" w:hAnsi="Times" w:cs="Times New Roman"/>
            <w:color w:val="0000FF"/>
            <w:u w:val="single"/>
          </w:rPr>
          <w:t>D</w:t>
        </w:r>
      </w:hyperlink>
      <w:r w:rsidRPr="0096769C">
        <w:rPr>
          <w:rFonts w:ascii="Times" w:eastAsia="Times New Roman" w:hAnsi="Times" w:cs="Times New Roman"/>
          <w:color w:val="000000"/>
        </w:rPr>
        <w:t>, Figures </w:t>
      </w:r>
      <w:hyperlink r:id="rId65" w:history="1">
        <w:r w:rsidRPr="0096769C">
          <w:rPr>
            <w:rFonts w:ascii="Times" w:eastAsia="Times New Roman" w:hAnsi="Times" w:cs="Times New Roman"/>
            <w:color w:val="0000FF"/>
            <w:u w:val="single"/>
          </w:rPr>
          <w:t>D.1</w:t>
        </w:r>
      </w:hyperlink>
      <w:r w:rsidRPr="0096769C">
        <w:rPr>
          <w:rFonts w:ascii="Times" w:eastAsia="Times New Roman" w:hAnsi="Times" w:cs="Times New Roman"/>
          <w:color w:val="000000"/>
        </w:rPr>
        <w:t>, </w:t>
      </w:r>
      <w:hyperlink r:id="rId66" w:history="1">
        <w:r w:rsidRPr="0096769C">
          <w:rPr>
            <w:rFonts w:ascii="Times" w:eastAsia="Times New Roman" w:hAnsi="Times" w:cs="Times New Roman"/>
            <w:color w:val="0000FF"/>
            <w:u w:val="single"/>
          </w:rPr>
          <w:t>D.2</w:t>
        </w:r>
      </w:hyperlink>
      <w:r w:rsidRPr="0096769C">
        <w:rPr>
          <w:rFonts w:ascii="Times" w:eastAsia="Times New Roman" w:hAnsi="Times" w:cs="Times New Roman"/>
          <w:color w:val="000000"/>
        </w:rPr>
        <w:t>and </w:t>
      </w:r>
      <w:hyperlink r:id="rId67" w:history="1">
        <w:r w:rsidRPr="0096769C">
          <w:rPr>
            <w:rFonts w:ascii="Times" w:eastAsia="Times New Roman" w:hAnsi="Times" w:cs="Times New Roman"/>
            <w:color w:val="0000FF"/>
            <w:u w:val="single"/>
          </w:rPr>
          <w:t>D.3</w:t>
        </w:r>
      </w:hyperlink>
      <w:r w:rsidRPr="0096769C">
        <w:rPr>
          <w:rFonts w:ascii="Times" w:eastAsia="Times New Roman" w:hAnsi="Times" w:cs="Times New Roman"/>
          <w:color w:val="000000"/>
        </w:rPr>
        <w:t> for a graphical representation of this schema.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bookmarkStart w:id="9" w:name="types"/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lastRenderedPageBreak/>
        <w:t>5.2.1 MIM type definitions</w:t>
      </w:r>
      <w:bookmarkEnd w:id="9"/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This subclause specifies the MIM types for this application module. The MIM types and definitions are specified below.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t>5.2.1.1 ap209e2_analysed_item   </w:t>
      </w:r>
      <w:r w:rsidRPr="0096769C">
        <w:rPr>
          <w:rFonts w:ascii="Times" w:eastAsia="Times New Roman" w:hAnsi="Times" w:cs="Times New Roman"/>
          <w:b/>
          <w:bCs/>
          <w:noProof/>
          <w:color w:val="0000FF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9" name="Rectangle 109" descr="EXPRESS-G">
                  <a:hlinkClick xmlns:a="http://schemas.openxmlformats.org/drawingml/2006/main" r:id="rId6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8630B" id="Rectangle 109" o:spid="_x0000_s1026" alt="EXPRESS-G" href="file:///Users/brandonus/ap209_multidisciplinary_analysis_and_design/mimexpg2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 </w:t>
      </w: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ap209e2_analysed_item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 is an extension of the </w:t>
      </w:r>
      <w:hyperlink r:id="rId69" w:anchor="analysis_assignment_mim.analysed_item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analysed_item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type. It adds the data types </w:t>
      </w:r>
      <w:hyperlink r:id="rId70" w:anchor="product_definition_schema.product_defini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product_definition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71" w:anchor="structural_response_representation_schema.fea_mode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fea_model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 and </w:t>
      </w:r>
      <w:hyperlink r:id="rId72" w:anchor="product_analysis_schema.temporal_spatial_domai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temporal_spatial_domain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to the list of alternate data types.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</w:rPr>
        <w:t>NOTE  The list of entity data types may be extended in application modules that use the constructs of this module.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t>EXPRESS specification: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TYPE ap209e2_analysed_item = EXTENSIBLE GENERIC_ENTITY SELECT BASED_ON </w:t>
      </w:r>
      <w:hyperlink r:id="rId73" w:anchor="analysis_assignment_mim.analysed_ite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analysed_item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 WITH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(</w:t>
      </w:r>
      <w:hyperlink r:id="rId74" w:anchor="product_definition_schema.product_defini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product_definition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75" w:anchor="structural_response_representation_schema.fea_mode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fea_model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76" w:anchor="product_analysis_schema.temporal_spatial_domai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temporal_spatial_domain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END_TYPE;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t>5.2.1.2 ap209e2_analysis_approval_item   </w:t>
      </w:r>
      <w:r w:rsidRPr="0096769C">
        <w:rPr>
          <w:rFonts w:ascii="Times" w:eastAsia="Times New Roman" w:hAnsi="Times" w:cs="Times New Roman"/>
          <w:b/>
          <w:bCs/>
          <w:noProof/>
          <w:color w:val="0000FF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8" name="Rectangle 108" descr="EXPRESS-G">
                  <a:hlinkClick xmlns:a="http://schemas.openxmlformats.org/drawingml/2006/main" r:id="rId6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7C822" id="Rectangle 108" o:spid="_x0000_s1026" alt="EXPRESS-G" href="file:///Users/brandonus/ap209_multidisciplinary_analysis_and_design/mimexpg2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 </w:t>
      </w: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ap209e2_analysis_approval_item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 is an extension of the </w:t>
      </w:r>
      <w:hyperlink r:id="rId77" w:anchor="approval_mim.approval_item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approval_item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type. It adds the data types </w:t>
      </w:r>
      <w:hyperlink r:id="rId78" w:anchor="finite_element_analysis_control_and_result_schema.contro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control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79" w:anchor="structural_response_representation_schema.fea_mode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fea_model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80" w:anchor="finite_element_analysis_control_and_result_schema.resul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result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 and </w:t>
      </w:r>
      <w:hyperlink r:id="rId81" w:anchor="product_analysis_schema.temporal_spatial_domai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temporal_spatial_domain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to the list of alternate data types.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</w:rPr>
        <w:t>NOTE  The list of entity data types may be extended in application modules that use the constructs of this module.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t>EXPRESS specification: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TYPE ap209e2_analysis_approval_item = EXTENSIBLE GENERIC_ENTITY SELECT BASED_ON </w:t>
      </w:r>
      <w:hyperlink r:id="rId82" w:anchor="approval_mim.approval_ite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approval_item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 WITH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(</w:t>
      </w:r>
      <w:hyperlink r:id="rId83" w:anchor="finite_element_analysis_control_and_result_schema.contro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control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84" w:anchor="structural_response_representation_schema.fea_mode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fea_model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85" w:anchor="finite_element_analysis_control_and_result_schema.resul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result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86" w:anchor="product_analysis_schema.temporal_spatial_domai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temporal_spatial_domain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END_TYPE;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lastRenderedPageBreak/>
        <w:t>5.2.1.3 ap209e2_analysis_identification_item   </w:t>
      </w:r>
      <w:r w:rsidRPr="0096769C">
        <w:rPr>
          <w:rFonts w:ascii="Times" w:eastAsia="Times New Roman" w:hAnsi="Times" w:cs="Times New Roman"/>
          <w:b/>
          <w:bCs/>
          <w:noProof/>
          <w:color w:val="0000FF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7" name="Rectangle 107" descr="EXPRESS-G">
                  <a:hlinkClick xmlns:a="http://schemas.openxmlformats.org/drawingml/2006/main" r:id="rId68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5F3D01" id="Rectangle 107" o:spid="_x0000_s1026" alt="EXPRESS-G" href="file:///Users/brandonus/ap209_multidisciplinary_analysis_and_design/mimexpg2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 </w:t>
      </w: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ap209e2_analysis_identification_item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 is an extension of the </w:t>
      </w:r>
      <w:hyperlink r:id="rId87" w:anchor="identification_assignment_mim.identification_item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identification_item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type. It adds the data type </w:t>
      </w:r>
      <w:hyperlink r:id="rId88" w:anchor="product_definition_schema.product_definition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product_definition_relationship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to the list of alternate data types.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</w:rPr>
        <w:t>NOTE  The list of entity data types may be extended in application modules that use the constructs of this module.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t>EXPRESS specification: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TYPE ap209e2_analysis_identification_item = EXTENSIBLE GENERIC_ENTITY SELECT BASED_ON </w:t>
      </w:r>
      <w:hyperlink r:id="rId89" w:anchor="identification_assignment_mim.identification_ite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identification_item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 WITH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(</w:t>
      </w:r>
      <w:hyperlink r:id="rId90" w:anchor="product_definition_schema.product_definition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product_definition_relationship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END_TYPE;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t>5.2.1.4 ap209e2_groupable_item   </w:t>
      </w:r>
      <w:r w:rsidRPr="0096769C">
        <w:rPr>
          <w:rFonts w:ascii="Times" w:eastAsia="Times New Roman" w:hAnsi="Times" w:cs="Times New Roman"/>
          <w:b/>
          <w:bCs/>
          <w:noProof/>
          <w:color w:val="0000FF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6" name="Rectangle 106" descr="EXPRESS-G">
                  <a:hlinkClick xmlns:a="http://schemas.openxmlformats.org/drawingml/2006/main" r:id="rId9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3F67A" id="Rectangle 106" o:spid="_x0000_s1026" alt="EXPRESS-G" href="file:///Users/brandonus/ap209_multidisciplinary_analysis_and_design/mimexpg3.ht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 </w:t>
      </w: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ap209e2_groupable_item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 is an extension of the </w:t>
      </w:r>
      <w:hyperlink r:id="rId92" w:anchor="group_mim.groupable_item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groupable_item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type. It adds the data types </w:t>
      </w:r>
      <w:hyperlink r:id="rId93" w:anchor="person_organization_schema.address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address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94" w:anchor="approval_mim.applied_approval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applied_approval_assignment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95" w:anchor="classification_assignment_mim.applied_classification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applied_classification_assignment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96" w:anchor="document_assignment_mim.applied_document_referenc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applied_document_reference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97" w:anchor="external_item_identification_assignment_mim.applied_external_identification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applied_external_identification_assignment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98" w:anchor="group_mim.applied_group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applied_group_assignment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99" w:anchor="person_organization_assignment_mim.applied_organization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applied_organization_assignment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0" w:anchor="person_organization_assignment_mim.applied_person_and_organization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applied_person_and_organization_assignment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1" w:anchor="security_classification_mim.applied_security_classification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applied_security_classification_assignment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2" w:anchor="approval_schema.approva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approval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3" w:anchor="approval_schema.approval_person_organiza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approval_person_organization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4" w:anchor="approval_schema.approval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approval_relationship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5" w:anchor="approval_schema.approval_status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approval_status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6" w:anchor="product_structure_schema.assembly_component_usag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assembly_component_usage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7" w:anchor="date_time_schema.calendar_dat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calendar_date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8" w:anchor="classification_schema.class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class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09" w:anchor="finite_element_analysis_control_and_result_schema.contro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control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0" w:anchor="date_time_schema.coordinated_universal_time_offse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coordinated_universal_time_offset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1" w:anchor="date_time_schema.date_and_tim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date_and_time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2" w:anchor="management_resources_schema.date_and_time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date_and_time_assignment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3" w:anchor="management_resources_schema.date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date_assignment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4" w:anchor="measure_schema.derived_uni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derived_unit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5" w:anchor="measure_schema.derived_unit_ele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derived_unit_element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6" w:anchor="file_identification_mim.document_fil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document_file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7" w:anchor="document_schema.document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document_relationship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8" w:anchor="external_reference_schema.external_sourc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external_source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19" w:anchor="structural_response_representation_schema.fea_mode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fea_model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0" w:anchor="product_property_definition_schema.general_property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general_property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1" w:anchor="product_property_definition_schema.general_property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general_property_relationship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2" w:anchor="date_time_schema.local_tim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local_time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3" w:anchor="qualified_measure_schema.measure_qualifica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measure_qualification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4" w:anchor="measure_schema.measure_with_uni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measure_with_unit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5" w:anchor="multi_linguism_mim.multi_language_attribute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multi_language_attribute_assignment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6" w:anchor="measure_schema.named_uni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named_unit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7" w:anchor="analysis_schema.numerical_model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numerical_model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8" w:anchor="person_organization_schema.organiza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organization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29" w:anchor="person_organization_schema.organization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organization_relationship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0" w:anchor="person_organization_schema.pers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person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1" w:anchor="person_organization_schema.person_and_organiza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person_and_organization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2" w:anchor="qualified_measure_schema.precision_qualifier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precision_qualifier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3" w:anchor="product_definition_schema.produc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4" w:anchor="application_context_schema.product_definition_contex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product_definition_context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5" w:anchor="product_definition_schema.product_definition_formation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product_definition_formation_relationship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6" w:anchor="product_breakdown_mim.product_definition_group_assignmen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product_definition_group_assignment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7" w:anchor="product_definition_schema.product_definition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product_definition_relationship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8" w:anchor="product_definition_schema.product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product_relationship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39" w:anchor="product_property_definition_schema.property_defini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property_definition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0" w:anchor="representation_schema.representation_contex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representation_context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1" w:anchor="representation_schema.representation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representation_relationship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2" w:anchor="finite_element_analysis_control_and_result_schema.resul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result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3" w:anchor="security_classification_schema.security_classifica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security_classification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4" w:anchor="finite_element_analysis_control_and_result_schema.stat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state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5" w:anchor="finite_element_analysis_control_and_result_schema.state_defini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state_definition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6" w:anchor="finite_element_analysis_control_and_result_schema.state_relationship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state_relationship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 </w:t>
      </w:r>
      <w:hyperlink r:id="rId147" w:anchor="qualified_measure_schema.type_qualifier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type_qualifier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, and </w:t>
      </w:r>
      <w:hyperlink r:id="rId148" w:anchor="qualified_measure_schema.uncertainty_qualifier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uncertainty_qualifier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to the list of alternate data types.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</w:rPr>
        <w:t>NOTE  The list of entity data types may be extended in application modules that use the constructs of this module.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lastRenderedPageBreak/>
        <w:t>EXPRESS specification: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TYPE ap209e2_groupable_item = EXTENSIBLE GENERIC_ENTITY SELECT BASED_ON </w:t>
      </w:r>
      <w:hyperlink r:id="rId149" w:anchor="group_mim.groupable_item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groupable_item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 WITH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(</w:t>
      </w:r>
      <w:hyperlink r:id="rId150" w:anchor="person_organization_schema.address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address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1" w:anchor="approval_mim.applied_approval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applied_approval_assignment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2" w:anchor="classification_assignment_mim.applied_classification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applied_classification_assignment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3" w:anchor="document_assignment_mim.applied_document_referenc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applied_document_reference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4" w:anchor="external_item_identification_assignment_mim.applied_external_identification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applied_external_identification_assignment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5" w:anchor="group_mim.applied_group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applied_group_assignment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6" w:anchor="person_organization_assignment_mim.applied_organization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applied_organization_assignment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7" w:anchor="person_organization_assignment_mim.applied_person_and_organization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applied_person_and_organization_assignment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8" w:anchor="security_classification_mim.applied_security_classification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applied_security_classification_assignment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59" w:anchor="approval_schema.approva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approval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0" w:anchor="approval_schema.approval_person_organiza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approval_person_organization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1" w:anchor="approval_schema.approval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approval_relationship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2" w:anchor="approval_schema.approval_status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approval_status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3" w:anchor="product_structure_schema.assembly_component_usag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assembly_component_usage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4" w:anchor="date_time_schema.calendar_dat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calendar_date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5" w:anchor="classification_schema.class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class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6" w:anchor="finite_element_analysis_control_and_result_schema.contro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control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7" w:anchor="date_time_schema.coordinated_universal_time_offse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coordinated_universal_time_offset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8" w:anchor="date_time_schema.date_and_tim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date_and_time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69" w:anchor="management_resources_schema.date_and_time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date_and_time_assignment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0" w:anchor="management_resources_schema.date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date_assignment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1" w:anchor="measure_schema.derived_uni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derived_unit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2" w:anchor="measure_schema.derived_unit_ele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derived_unit_element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3" w:anchor="file_identification_mim.document_fil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document_file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4" w:anchor="document_schema.document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document_relationship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5" w:anchor="external_reference_schema.external_sourc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external_source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6" w:anchor="structural_response_representation_schema.fea_mode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fea_model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7" w:anchor="product_property_definition_schema.general_property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general_property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8" w:anchor="product_property_definition_schema.general_property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general_property_relationship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79" w:anchor="date_time_schema.local_tim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local_time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0" w:anchor="qualified_measure_schema.measure_qualifica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measure_qualification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1" w:anchor="measure_schema.measure_with_uni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measure_with_unit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2" w:anchor="multi_linguism_mim.multi_language_attribute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multi_language_attribute_assignment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3" w:anchor="measure_schema.named_uni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named_unit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4" w:anchor="analysis_schema.numerical_model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numerical_model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5" w:anchor="person_organization_schema.organiza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organization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6" w:anchor="person_organization_schema.organization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organization_relationship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7" w:anchor="person_organization_schema.pers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person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8" w:anchor="person_organization_schema.person_and_organiza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person_and_organization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89" w:anchor="qualified_measure_schema.precision_qualifier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precision_qualifier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0" w:anchor="product_definition_schema.produc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1" w:anchor="application_context_schema.product_definition_contex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product_definition_context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2" w:anchor="product_definition_schema.product_definition_formation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product_definition_formation_relationship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3" w:anchor="product_breakdown_mim.product_definition_group_assignmen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product_definition_group_assignment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4" w:anchor="product_definition_schema.product_definition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product_definition_relationship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5" w:anchor="product_definition_schema.product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product_relationship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6" w:anchor="product_property_definition_schema.property_defini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property_definition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7" w:anchor="representation_schema.representation_contex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representation_context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8" w:anchor="representation_schema.representation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representation_relationship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199" w:anchor="finite_element_analysis_control_and_result_schema.resul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result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200" w:anchor="security_classification_schema.security_classifica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security_classification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    </w:t>
      </w:r>
      <w:hyperlink r:id="rId201" w:anchor="finite_element_analysis_control_and_result_schema.state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state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202" w:anchor="finite_element_analysis_control_and_result_schema.state_definition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state_definition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203" w:anchor="finite_element_analysis_control_and_result_schema.state_relationship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state_relationship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204" w:anchor="qualified_measure_schema.type_qualifier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type_qualifier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,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  </w:t>
      </w:r>
      <w:hyperlink r:id="rId205" w:anchor="qualified_measure_schema.uncertainty_qualifier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uncertainty_qualifier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END_TYPE;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bookmarkStart w:id="10" w:name="rules"/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t>5.2.2 MIM rule definition</w:t>
      </w:r>
      <w:bookmarkEnd w:id="10"/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This subclause specifies the MIM rule for this module. The MIM rule and definition is specified below.</w:t>
      </w:r>
    </w:p>
    <w:p w:rsidR="0096769C" w:rsidRPr="0096769C" w:rsidRDefault="0096769C" w:rsidP="0096769C">
      <w:pPr>
        <w:spacing w:before="100" w:beforeAutospacing="1" w:after="100" w:afterAutospacing="1"/>
        <w:outlineLvl w:val="1"/>
        <w:rPr>
          <w:rFonts w:ascii="Times" w:eastAsia="Times New Roman" w:hAnsi="Times" w:cs="Times New Roman"/>
          <w:b/>
          <w:bCs/>
          <w:color w:val="000000"/>
          <w:sz w:val="36"/>
          <w:szCs w:val="36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36"/>
          <w:szCs w:val="36"/>
        </w:rPr>
        <w:t>5.2.2.1 ap209_application_protocol_definition_required</w:t>
      </w:r>
    </w:p>
    <w:p w:rsidR="0096769C" w:rsidRPr="0096769C" w:rsidRDefault="0096769C" w:rsidP="0096769C">
      <w:pPr>
        <w:rPr>
          <w:rFonts w:ascii="Times New Roman" w:eastAsia="Times New Roman" w:hAnsi="Times New Roman" w:cs="Times New Roman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 </w:t>
      </w: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ap209_application_protocol_definition_required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rule ensures that at least one </w:t>
      </w:r>
      <w:hyperlink r:id="rId206" w:anchor="application_context_schema.application_protocol_defini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application_protocol_definition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is specified for the application protocol with this schema name.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t>EXPRESS specification:</w:t>
      </w:r>
    </w:p>
    <w:p w:rsidR="0096769C" w:rsidRPr="0096769C" w:rsidRDefault="0096769C" w:rsidP="0096769C">
      <w:pPr>
        <w:rPr>
          <w:rFonts w:ascii="Times New Roman" w:eastAsia="Times New Roman" w:hAnsi="Times New Roman" w:cs="Times New Roman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RULE ap209_application_protocol_definition_required FOR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</w:t>
      </w:r>
      <w:hyperlink r:id="rId207" w:anchor="application_context_schema.application_context" w:history="1">
        <w:r w:rsidRPr="0096769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application_context</w:t>
        </w:r>
      </w:hyperlink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WHERE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  WR1: SIZEOF( QUERY( ac &lt;* application_context | (SIZEOF (QUERY (apd &lt;* USEDIN(ac,'APPLICATION_CONTEXT_SCHEMA.APPLICATION_PROTOCOL_DEFINITION.APPLICATION') | (apd.application_interpreted_model_schema_name = 'ap209_multidisciplinary_analysis_and_design') )) &gt; 0) )) &gt; 0;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END_RULE; 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t>Argument definitions: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application_context : 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the set of all instances of </w:t>
      </w:r>
      <w:hyperlink r:id="rId208" w:anchor="application_context_schema.application_context" w:history="1">
        <w:r w:rsidRPr="0096769C">
          <w:rPr>
            <w:rFonts w:ascii="Times" w:eastAsia="Times New Roman" w:hAnsi="Times" w:cs="Times New Roman"/>
            <w:color w:val="0000FF"/>
            <w:sz w:val="27"/>
            <w:szCs w:val="27"/>
            <w:u w:val="single"/>
          </w:rPr>
          <w:t>application_context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.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  <w:u w:val="single"/>
        </w:rPr>
        <w:t>Formal propositions:</w:t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WR1: </w:t>
      </w:r>
      <w:bookmarkEnd w:id="7"/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At least one instance of </w:t>
      </w:r>
      <w:hyperlink r:id="rId209" w:anchor="application_context_schema.application_contex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application_context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 xml:space="preserve"> shall be </w:t>
      </w:r>
      <w:del w:id="11" w:author="Brandon Sapp" w:date="2019-03-19T14:25:00Z">
        <w:r w:rsidRPr="0096769C" w:rsidDel="001F5A8F">
          <w:rPr>
            <w:rFonts w:ascii="Times" w:eastAsia="Times New Roman" w:hAnsi="Times" w:cs="Times New Roman"/>
            <w:color w:val="000000"/>
            <w:sz w:val="27"/>
            <w:szCs w:val="27"/>
          </w:rPr>
          <w:delText>refered</w:delText>
        </w:r>
      </w:del>
      <w:ins w:id="12" w:author="Brandon Sapp" w:date="2019-03-19T14:25:00Z">
        <w:r w:rsidR="001F5A8F" w:rsidRPr="0096769C">
          <w:rPr>
            <w:rFonts w:ascii="Times" w:eastAsia="Times New Roman" w:hAnsi="Times" w:cs="Times New Roman"/>
            <w:color w:val="000000"/>
            <w:sz w:val="27"/>
            <w:szCs w:val="27"/>
          </w:rPr>
          <w:t>referred</w:t>
        </w:r>
      </w:ins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 xml:space="preserve"> by one instance of </w:t>
      </w:r>
      <w:hyperlink r:id="rId210" w:anchor="application_context_schema.application_protocol_defini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application_protocol_definition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which contains the instance of</w:t>
      </w:r>
      <w:ins w:id="13" w:author="Brandon Sapp" w:date="2019-03-19T14:25:00Z">
        <w:r w:rsidR="001F5A8F">
          <w:rPr>
            <w:rFonts w:ascii="Times" w:eastAsia="Times New Roman" w:hAnsi="Times" w:cs="Times New Roman"/>
            <w:color w:val="000000"/>
            <w:sz w:val="27"/>
            <w:szCs w:val="27"/>
          </w:rPr>
          <w:t xml:space="preserve"> </w:t>
        </w:r>
      </w:ins>
      <w:hyperlink r:id="rId211" w:anchor="application_context_schema.application_context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application_context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as its </w:t>
      </w:r>
      <w:hyperlink r:id="rId212" w:anchor="application_context_schema.application_protocol_definition.application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application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attribute and has a</w:t>
      </w:r>
      <w:ins w:id="14" w:author="Brandon Sapp" w:date="2019-03-19T14:29:00Z">
        <w:r w:rsidR="00E2046A">
          <w:rPr>
            <w:rFonts w:ascii="Times" w:eastAsia="Times New Roman" w:hAnsi="Times" w:cs="Times New Roman"/>
            <w:color w:val="000000"/>
            <w:sz w:val="27"/>
            <w:szCs w:val="27"/>
          </w:rPr>
          <w:t>n</w:t>
        </w:r>
      </w:ins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</w:t>
      </w:r>
      <w:hyperlink r:id="rId213" w:anchor="application_context_schema.application_protocol_definition.application_interpreted_model_schema_name" w:history="1">
        <w:r w:rsidRPr="0096769C">
          <w:rPr>
            <w:rFonts w:ascii="Times" w:eastAsia="Times New Roman" w:hAnsi="Times" w:cs="Times New Roman"/>
            <w:b/>
            <w:bCs/>
            <w:color w:val="0000FF"/>
            <w:sz w:val="27"/>
            <w:szCs w:val="27"/>
            <w:u w:val="single"/>
          </w:rPr>
          <w:t>application_interpreted_model_schema_name</w:t>
        </w:r>
      </w:hyperlink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 with this schema name.</w:t>
      </w:r>
    </w:p>
    <w:p w:rsidR="0096769C" w:rsidRPr="0096769C" w:rsidRDefault="0096769C" w:rsidP="0096769C">
      <w:pPr>
        <w:rPr>
          <w:rFonts w:ascii="Times New Roman" w:eastAsia="Times New Roman" w:hAnsi="Times New Roman" w:cs="Times New Roman"/>
        </w:rPr>
      </w:pP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*)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END_SCHEMA;  -- Ap209_multidisciplinary_analysis_and_design_mim</w:t>
      </w:r>
      <w:r w:rsidRPr="0096769C">
        <w:rPr>
          <w:rFonts w:ascii="Courier New" w:eastAsia="Times New Roman" w:hAnsi="Courier New" w:cs="Courier New"/>
          <w:color w:val="000000"/>
          <w:sz w:val="20"/>
          <w:szCs w:val="20"/>
        </w:rPr>
        <w:br/>
        <w:t>(* </w:t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br/>
      </w: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lastRenderedPageBreak/>
        <w:br/>
      </w:r>
    </w:p>
    <w:p w:rsidR="0096769C" w:rsidRPr="0096769C" w:rsidRDefault="0096769C" w:rsidP="0096769C">
      <w:p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  <w:r w:rsidRPr="0096769C">
        <w:rPr>
          <w:rFonts w:ascii="Times" w:eastAsia="Times New Roman" w:hAnsi="Times" w:cs="Times New Roman"/>
          <w:color w:val="000000"/>
          <w:sz w:val="27"/>
          <w:szCs w:val="27"/>
        </w:rPr>
        <w:t>© ISO 2019 — All rights reserved</w:t>
      </w:r>
    </w:p>
    <w:p w:rsidR="00D00D69" w:rsidRPr="0096769C" w:rsidRDefault="00D00D69" w:rsidP="0096769C"/>
    <w:sectPr w:rsidR="00D00D69" w:rsidRPr="0096769C" w:rsidSect="0014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AC066D"/>
    <w:multiLevelType w:val="multilevel"/>
    <w:tmpl w:val="758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F672A"/>
    <w:multiLevelType w:val="multilevel"/>
    <w:tmpl w:val="E75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4654B"/>
    <w:multiLevelType w:val="multilevel"/>
    <w:tmpl w:val="7BC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40FAE"/>
    <w:multiLevelType w:val="multilevel"/>
    <w:tmpl w:val="7DB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02D9A"/>
    <w:multiLevelType w:val="multilevel"/>
    <w:tmpl w:val="6D2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randon Sapp">
    <w15:presenceInfo w15:providerId="Windows Live" w15:userId="3dfe48391dcb1c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GB" w:vendorID="64" w:dllVersion="4096" w:nlCheck="1" w:checkStyle="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213"/>
    <w:rsid w:val="000B41F7"/>
    <w:rsid w:val="00146941"/>
    <w:rsid w:val="001F5A8F"/>
    <w:rsid w:val="003F2E8B"/>
    <w:rsid w:val="0053695B"/>
    <w:rsid w:val="0096769C"/>
    <w:rsid w:val="009A6E03"/>
    <w:rsid w:val="00B36E7B"/>
    <w:rsid w:val="00BE5C38"/>
    <w:rsid w:val="00C04213"/>
    <w:rsid w:val="00D00D69"/>
    <w:rsid w:val="00E2046A"/>
    <w:rsid w:val="00FE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26E0A"/>
  <w15:chartTrackingRefBased/>
  <w15:docId w15:val="{46703D43-3E12-DB44-9F99-9125D162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C042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421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oc">
    <w:name w:val="toc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C0421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te">
    <w:name w:val="not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04213"/>
    <w:rPr>
      <w:rFonts w:ascii="Courier New" w:eastAsia="Times New Roman" w:hAnsi="Courier New" w:cs="Courier New"/>
      <w:sz w:val="20"/>
      <w:szCs w:val="20"/>
    </w:rPr>
  </w:style>
  <w:style w:type="paragraph" w:customStyle="1" w:styleId="example">
    <w:name w:val="example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xpressdescription">
    <w:name w:val="expressdescription"/>
    <w:basedOn w:val="Normal"/>
    <w:rsid w:val="00C0421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0B41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B41F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E0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5A8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5A8F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7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8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7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9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Users/../data/resources/document_schema/document_schema.htm" TargetMode="External"/><Relationship Id="rId21" Type="http://schemas.openxmlformats.org/officeDocument/2006/relationships/hyperlink" Target="file:///Users/brandonus/Desktop/sys/5_mim.htm" TargetMode="External"/><Relationship Id="rId42" Type="http://schemas.openxmlformats.org/officeDocument/2006/relationships/hyperlink" Target="file:///Users/../data/modules/cfd_results/sys/5_mim.htm" TargetMode="External"/><Relationship Id="rId63" Type="http://schemas.openxmlformats.org/officeDocument/2006/relationships/hyperlink" Target="file:///Users/../data/modules/ap242_managed_model_based_3d_engineering/sys/5_mim.htm" TargetMode="External"/><Relationship Id="rId84" Type="http://schemas.openxmlformats.org/officeDocument/2006/relationships/hyperlink" Target="file:///Users/../data/resources/structural_response_representation_schema/structural_response_representation_schema.htm" TargetMode="External"/><Relationship Id="rId138" Type="http://schemas.openxmlformats.org/officeDocument/2006/relationships/hyperlink" Target="file:///Users/../data/resources/product_definition_schema/product_definition_schema.htm" TargetMode="External"/><Relationship Id="rId159" Type="http://schemas.openxmlformats.org/officeDocument/2006/relationships/hyperlink" Target="file:///Users/../data/resources/approval_schema/approval_schema.htm" TargetMode="External"/><Relationship Id="rId170" Type="http://schemas.openxmlformats.org/officeDocument/2006/relationships/hyperlink" Target="file:///Users/../data/resources/management_resources_schema/management_resources_schema.htm" TargetMode="External"/><Relationship Id="rId191" Type="http://schemas.openxmlformats.org/officeDocument/2006/relationships/hyperlink" Target="file:///Users/../data/resources/application_context_schema/application_context_schema.htm" TargetMode="External"/><Relationship Id="rId205" Type="http://schemas.openxmlformats.org/officeDocument/2006/relationships/hyperlink" Target="file:///Users/../data/resources/qualified_measure_schema/qualified_measure_schema.htm" TargetMode="External"/><Relationship Id="rId107" Type="http://schemas.openxmlformats.org/officeDocument/2006/relationships/hyperlink" Target="file:///Users/../data/resources/date_time_schema/date_time_schema.htm" TargetMode="External"/><Relationship Id="rId11" Type="http://schemas.openxmlformats.org/officeDocument/2006/relationships/hyperlink" Target="file:///Users/brandonus/Desktop/sys/2_refs.htm" TargetMode="External"/><Relationship Id="rId32" Type="http://schemas.openxmlformats.org/officeDocument/2006/relationships/hyperlink" Target="file:///Users/../data/modules/analysis_assignment/sys/5_mim.htm" TargetMode="External"/><Relationship Id="rId53" Type="http://schemas.openxmlformats.org/officeDocument/2006/relationships/hyperlink" Target="file:///Users/../data/resources/mathematical_context_schema/mathematical_context_schema.htm" TargetMode="External"/><Relationship Id="rId74" Type="http://schemas.openxmlformats.org/officeDocument/2006/relationships/hyperlink" Target="file:///Users/../data/resources/product_definition_schema/product_definition_schema.htm" TargetMode="External"/><Relationship Id="rId128" Type="http://schemas.openxmlformats.org/officeDocument/2006/relationships/hyperlink" Target="file:///Users/../data/resources/person_organization_schema/person_organization_schema.htm" TargetMode="External"/><Relationship Id="rId149" Type="http://schemas.openxmlformats.org/officeDocument/2006/relationships/hyperlink" Target="file:///Users/../data/modules/group/sys/5_mim.htm" TargetMode="External"/><Relationship Id="rId5" Type="http://schemas.openxmlformats.org/officeDocument/2006/relationships/hyperlink" Target="file:///Users/brandonus/Desktop/sys/cover.htm" TargetMode="External"/><Relationship Id="rId95" Type="http://schemas.openxmlformats.org/officeDocument/2006/relationships/hyperlink" Target="file:///Users/../data/modules/classification_assignment/sys/5_mim.htm" TargetMode="External"/><Relationship Id="rId160" Type="http://schemas.openxmlformats.org/officeDocument/2006/relationships/hyperlink" Target="file:///Users/../data/resources/approval_schema/approval_schema.htm" TargetMode="External"/><Relationship Id="rId181" Type="http://schemas.openxmlformats.org/officeDocument/2006/relationships/hyperlink" Target="file:///Users/../data/resources/measure_schema/measure_schema.htm" TargetMode="External"/><Relationship Id="rId216" Type="http://schemas.openxmlformats.org/officeDocument/2006/relationships/theme" Target="theme/theme1.xml"/><Relationship Id="rId22" Type="http://schemas.openxmlformats.org/officeDocument/2006/relationships/hyperlink" Target="file:///Users/brandonus/Desktop/sys/a_short_names.htm" TargetMode="External"/><Relationship Id="rId43" Type="http://schemas.openxmlformats.org/officeDocument/2006/relationships/hyperlink" Target="file:///Users/../data/modules/cfd_specified_general_property/sys/5_mim.htm" TargetMode="External"/><Relationship Id="rId64" Type="http://schemas.openxmlformats.org/officeDocument/2006/relationships/hyperlink" Target="file:///Users/brandonus/Desktop/english_review/d_mim_expg.htm" TargetMode="External"/><Relationship Id="rId118" Type="http://schemas.openxmlformats.org/officeDocument/2006/relationships/hyperlink" Target="file:///Users/../data/resources/external_reference_schema/external_reference_schema.htm" TargetMode="External"/><Relationship Id="rId139" Type="http://schemas.openxmlformats.org/officeDocument/2006/relationships/hyperlink" Target="file:///Users/../data/resources/product_property_definition_schema/product_property_definition_schema.htm" TargetMode="External"/><Relationship Id="rId85" Type="http://schemas.openxmlformats.org/officeDocument/2006/relationships/hyperlink" Target="file:///Users/../data/resources/finite_element_analysis_control_and_result_schema/finite_element_analysis_control_and_result_schema.htm" TargetMode="External"/><Relationship Id="rId150" Type="http://schemas.openxmlformats.org/officeDocument/2006/relationships/hyperlink" Target="file:///Users/../data/resources/person_organization_schema/person_organization_schema.htm" TargetMode="External"/><Relationship Id="rId171" Type="http://schemas.openxmlformats.org/officeDocument/2006/relationships/hyperlink" Target="file:///Users/../data/resources/measure_schema/measure_schema.htm" TargetMode="External"/><Relationship Id="rId192" Type="http://schemas.openxmlformats.org/officeDocument/2006/relationships/hyperlink" Target="file:///Users/../data/resources/product_definition_schema/product_definition_schema.htm" TargetMode="External"/><Relationship Id="rId206" Type="http://schemas.openxmlformats.org/officeDocument/2006/relationships/hyperlink" Target="file:///Users/resource_docs/fundamentals_of_product_description_and_support/sys/5_schema.htm" TargetMode="External"/><Relationship Id="rId12" Type="http://schemas.openxmlformats.org/officeDocument/2006/relationships/hyperlink" Target="file:///Users/brandonus/Desktop/sys/3_defs.htm" TargetMode="External"/><Relationship Id="rId33" Type="http://schemas.openxmlformats.org/officeDocument/2006/relationships/hyperlink" Target="file:///Users/../data/modules/analysis_characterized/sys/5_mim.htm" TargetMode="External"/><Relationship Id="rId108" Type="http://schemas.openxmlformats.org/officeDocument/2006/relationships/hyperlink" Target="file:///Users/../data/resources/classification_schema/classification_schema.htm" TargetMode="External"/><Relationship Id="rId129" Type="http://schemas.openxmlformats.org/officeDocument/2006/relationships/hyperlink" Target="file:///Users/../data/resources/person_organization_schema/person_organization_schema.htm" TargetMode="External"/><Relationship Id="rId54" Type="http://schemas.openxmlformats.org/officeDocument/2006/relationships/hyperlink" Target="file:///Users/../data/resources/mathematical_functions_schema/mathematical_functions_schema.htm" TargetMode="External"/><Relationship Id="rId75" Type="http://schemas.openxmlformats.org/officeDocument/2006/relationships/hyperlink" Target="file:///Users/../data/resources/structural_response_representation_schema/structural_response_representation_schema.htm" TargetMode="External"/><Relationship Id="rId96" Type="http://schemas.openxmlformats.org/officeDocument/2006/relationships/hyperlink" Target="file:///Users/../data/modules/document_assignment/sys/5_mim.htm" TargetMode="External"/><Relationship Id="rId140" Type="http://schemas.openxmlformats.org/officeDocument/2006/relationships/hyperlink" Target="file:///Users/../data/resources/representation_schema/representation_schema.htm" TargetMode="External"/><Relationship Id="rId161" Type="http://schemas.openxmlformats.org/officeDocument/2006/relationships/hyperlink" Target="file:///Users/../data/resources/approval_schema/approval_schema.htm" TargetMode="External"/><Relationship Id="rId182" Type="http://schemas.openxmlformats.org/officeDocument/2006/relationships/hyperlink" Target="file:///Users/../data/modules/multi_linguism/sys/5_mim.htm" TargetMode="External"/><Relationship Id="rId6" Type="http://schemas.openxmlformats.org/officeDocument/2006/relationships/hyperlink" Target="file:///Users/brandonus/Desktop/sys/contents.htm" TargetMode="External"/><Relationship Id="rId23" Type="http://schemas.openxmlformats.org/officeDocument/2006/relationships/hyperlink" Target="file:///Users/brandonus/Desktop/sys/b_obj_reg.htm" TargetMode="External"/><Relationship Id="rId119" Type="http://schemas.openxmlformats.org/officeDocument/2006/relationships/hyperlink" Target="file:///Users/../data/resources/structural_response_representation_schema/structural_response_representation_schema.htm" TargetMode="External"/><Relationship Id="rId44" Type="http://schemas.openxmlformats.org/officeDocument/2006/relationships/hyperlink" Target="file:///Users/../data/modules/fea_definition_relationships/sys/5_mim.htm" TargetMode="External"/><Relationship Id="rId65" Type="http://schemas.openxmlformats.org/officeDocument/2006/relationships/hyperlink" Target="file:///Users/brandonus/Desktop/mimexpg1.htm" TargetMode="External"/><Relationship Id="rId86" Type="http://schemas.openxmlformats.org/officeDocument/2006/relationships/hyperlink" Target="file:///Users/../data/resources/product_analysis_schema/product_analysis_schema.htm" TargetMode="External"/><Relationship Id="rId130" Type="http://schemas.openxmlformats.org/officeDocument/2006/relationships/hyperlink" Target="file:///Users/../data/resources/person_organization_schema/person_organization_schema.htm" TargetMode="External"/><Relationship Id="rId151" Type="http://schemas.openxmlformats.org/officeDocument/2006/relationships/hyperlink" Target="file:///Users/../data/modules/approval/sys/5_mim.htm" TargetMode="External"/><Relationship Id="rId172" Type="http://schemas.openxmlformats.org/officeDocument/2006/relationships/hyperlink" Target="file:///Users/../data/resources/measure_schema/measure_schema.htm" TargetMode="External"/><Relationship Id="rId193" Type="http://schemas.openxmlformats.org/officeDocument/2006/relationships/hyperlink" Target="file:///Users/../data/modules/product_breakdown/sys/5_mim.htm" TargetMode="External"/><Relationship Id="rId207" Type="http://schemas.openxmlformats.org/officeDocument/2006/relationships/hyperlink" Target="file:///Users/../data/resources/application_context_schema/application_context_schema.htm" TargetMode="External"/><Relationship Id="rId13" Type="http://schemas.openxmlformats.org/officeDocument/2006/relationships/hyperlink" Target="file:///Users/brandonus/Desktop/sys/3_defs.htm" TargetMode="External"/><Relationship Id="rId109" Type="http://schemas.openxmlformats.org/officeDocument/2006/relationships/hyperlink" Target="file:///Users/../data/resources/finite_element_analysis_control_and_result_schema/finite_element_analysis_control_and_result_schema.htm" TargetMode="External"/><Relationship Id="rId34" Type="http://schemas.openxmlformats.org/officeDocument/2006/relationships/hyperlink" Target="file:///Users/../data/modules/analysis_identification/sys/5_mim.htm" TargetMode="External"/><Relationship Id="rId55" Type="http://schemas.openxmlformats.org/officeDocument/2006/relationships/hyperlink" Target="file:///Users/../data/modules/mesh_connectivity/sys/5_mim.htm" TargetMode="External"/><Relationship Id="rId76" Type="http://schemas.openxmlformats.org/officeDocument/2006/relationships/hyperlink" Target="file:///Users/../data/resources/product_analysis_schema/product_analysis_schema.htm" TargetMode="External"/><Relationship Id="rId97" Type="http://schemas.openxmlformats.org/officeDocument/2006/relationships/hyperlink" Target="file:///Users/../data/modules/external_item_identification_assignment/sys/5_mim.htm" TargetMode="External"/><Relationship Id="rId120" Type="http://schemas.openxmlformats.org/officeDocument/2006/relationships/hyperlink" Target="file:///Users/../data/resources/product_property_definition_schema/product_property_definition_schema.htm" TargetMode="External"/><Relationship Id="rId141" Type="http://schemas.openxmlformats.org/officeDocument/2006/relationships/hyperlink" Target="file:///Users/../data/resources/representation_schema/representation_schema.htm" TargetMode="External"/><Relationship Id="rId7" Type="http://schemas.openxmlformats.org/officeDocument/2006/relationships/hyperlink" Target="file:///Users/brandonus/Desktop/sys/cover.htm" TargetMode="External"/><Relationship Id="rId162" Type="http://schemas.openxmlformats.org/officeDocument/2006/relationships/hyperlink" Target="file:///Users/../data/resources/approval_schema/approval_schema.htm" TargetMode="External"/><Relationship Id="rId183" Type="http://schemas.openxmlformats.org/officeDocument/2006/relationships/hyperlink" Target="file:///Users/../data/resources/measure_schema/measure_schema.htm" TargetMode="External"/><Relationship Id="rId24" Type="http://schemas.openxmlformats.org/officeDocument/2006/relationships/hyperlink" Target="file:///Users/brandonus/Desktop/sys/c_arm_expg.htm" TargetMode="External"/><Relationship Id="rId45" Type="http://schemas.openxmlformats.org/officeDocument/2006/relationships/hyperlink" Target="file:///Users/../data/modules/fea_material_aspects/sys/5_mim.htm" TargetMode="External"/><Relationship Id="rId66" Type="http://schemas.openxmlformats.org/officeDocument/2006/relationships/hyperlink" Target="file:///Users/brandonus/Desktop/mimexpg2.htm" TargetMode="External"/><Relationship Id="rId87" Type="http://schemas.openxmlformats.org/officeDocument/2006/relationships/hyperlink" Target="file:///Users/../data/modules/identification_assignment/sys/5_mim.htm" TargetMode="External"/><Relationship Id="rId110" Type="http://schemas.openxmlformats.org/officeDocument/2006/relationships/hyperlink" Target="file:///Users/../data/resources/date_time_schema/date_time_schema.htm" TargetMode="External"/><Relationship Id="rId131" Type="http://schemas.openxmlformats.org/officeDocument/2006/relationships/hyperlink" Target="file:///Users/../data/resources/person_organization_schema/person_organization_schema.htm" TargetMode="External"/><Relationship Id="rId152" Type="http://schemas.openxmlformats.org/officeDocument/2006/relationships/hyperlink" Target="file:///Users/../data/modules/classification_assignment/sys/5_mim.htm" TargetMode="External"/><Relationship Id="rId173" Type="http://schemas.openxmlformats.org/officeDocument/2006/relationships/hyperlink" Target="file:///Users/../data/modules/file_identification/sys/5_mim.htm" TargetMode="External"/><Relationship Id="rId194" Type="http://schemas.openxmlformats.org/officeDocument/2006/relationships/hyperlink" Target="file:///Users/../data/resources/product_definition_schema/product_definition_schema.htm" TargetMode="External"/><Relationship Id="rId208" Type="http://schemas.openxmlformats.org/officeDocument/2006/relationships/hyperlink" Target="file:///Users/../data/resources/application_context_schema/application_context_schema.htm" TargetMode="External"/><Relationship Id="rId19" Type="http://schemas.openxmlformats.org/officeDocument/2006/relationships/hyperlink" Target="file:///Users/brandonus/Desktop/sys/5_mim.htm" TargetMode="External"/><Relationship Id="rId14" Type="http://schemas.openxmlformats.org/officeDocument/2006/relationships/hyperlink" Target="file:///Users/brandonus/Desktop/sys/3_defs.htm" TargetMode="External"/><Relationship Id="rId30" Type="http://schemas.openxmlformats.org/officeDocument/2006/relationships/hyperlink" Target="file:///Users/brandonus/Desktop/sys/biblio.htm" TargetMode="External"/><Relationship Id="rId35" Type="http://schemas.openxmlformats.org/officeDocument/2006/relationships/hyperlink" Target="file:///Users/../data/modules/analysis/sys/5_mim.htm" TargetMode="External"/><Relationship Id="rId56" Type="http://schemas.openxmlformats.org/officeDocument/2006/relationships/hyperlink" Target="file:///Users/../data/modules/mesh_function/sys/5_mim.htm" TargetMode="External"/><Relationship Id="rId77" Type="http://schemas.openxmlformats.org/officeDocument/2006/relationships/hyperlink" Target="file:///Users/../data/modules/approval/sys/5_mim.htm" TargetMode="External"/><Relationship Id="rId100" Type="http://schemas.openxmlformats.org/officeDocument/2006/relationships/hyperlink" Target="file:///Users/../data/modules/person_organization_assignment/sys/5_mim.htm" TargetMode="External"/><Relationship Id="rId105" Type="http://schemas.openxmlformats.org/officeDocument/2006/relationships/hyperlink" Target="file:///Users/../data/resources/approval_schema/approval_schema.htm" TargetMode="External"/><Relationship Id="rId126" Type="http://schemas.openxmlformats.org/officeDocument/2006/relationships/hyperlink" Target="file:///Users/../data/resources/measure_schema/measure_schema.htm" TargetMode="External"/><Relationship Id="rId147" Type="http://schemas.openxmlformats.org/officeDocument/2006/relationships/hyperlink" Target="file:///Users/../data/resources/qualified_measure_schema/qualified_measure_schema.htm" TargetMode="External"/><Relationship Id="rId168" Type="http://schemas.openxmlformats.org/officeDocument/2006/relationships/hyperlink" Target="file:///Users/../data/resources/date_time_schema/date_time_schema.htm" TargetMode="External"/><Relationship Id="rId8" Type="http://schemas.openxmlformats.org/officeDocument/2006/relationships/hyperlink" Target="file:///Users/brandonus/Desktop/sys/foreword.htm" TargetMode="External"/><Relationship Id="rId51" Type="http://schemas.openxmlformats.org/officeDocument/2006/relationships/hyperlink" Target="file:///Users/../data/resources/mathematical_context_schema/mathematical_context_schema.htm" TargetMode="External"/><Relationship Id="rId72" Type="http://schemas.openxmlformats.org/officeDocument/2006/relationships/hyperlink" Target="file:///Users/../data/resources/product_analysis_schema/product_analysis_schema.htm" TargetMode="External"/><Relationship Id="rId93" Type="http://schemas.openxmlformats.org/officeDocument/2006/relationships/hyperlink" Target="file:///Users/../data/resources/person_organization_schema/person_organization_schema.htm" TargetMode="External"/><Relationship Id="rId98" Type="http://schemas.openxmlformats.org/officeDocument/2006/relationships/hyperlink" Target="file:///Users/../data/modules/group/sys/5_mim.htm" TargetMode="External"/><Relationship Id="rId121" Type="http://schemas.openxmlformats.org/officeDocument/2006/relationships/hyperlink" Target="file:///Users/../data/resources/product_property_definition_schema/product_property_definition_schema.htm" TargetMode="External"/><Relationship Id="rId142" Type="http://schemas.openxmlformats.org/officeDocument/2006/relationships/hyperlink" Target="file:///Users/../data/resources/finite_element_analysis_control_and_result_schema/finite_element_analysis_control_and_result_schema.htm" TargetMode="External"/><Relationship Id="rId163" Type="http://schemas.openxmlformats.org/officeDocument/2006/relationships/hyperlink" Target="file:///Users/../data/resources/product_structure_schema/product_structure_schema.htm" TargetMode="External"/><Relationship Id="rId184" Type="http://schemas.openxmlformats.org/officeDocument/2006/relationships/hyperlink" Target="file:///Users/../data/resources/analysis_schema/analysis_schema.htm" TargetMode="External"/><Relationship Id="rId189" Type="http://schemas.openxmlformats.org/officeDocument/2006/relationships/hyperlink" Target="file:///Users/../data/resources/qualified_measure_schema/qualified_measure_schema.htm" TargetMode="External"/><Relationship Id="rId3" Type="http://schemas.openxmlformats.org/officeDocument/2006/relationships/settings" Target="settings.xml"/><Relationship Id="rId214" Type="http://schemas.openxmlformats.org/officeDocument/2006/relationships/fontTable" Target="fontTable.xml"/><Relationship Id="rId25" Type="http://schemas.openxmlformats.org/officeDocument/2006/relationships/hyperlink" Target="file:////Users/brandonus/Desktop/armexpg1.htm" TargetMode="External"/><Relationship Id="rId46" Type="http://schemas.openxmlformats.org/officeDocument/2006/relationships/hyperlink" Target="file:///Users/../data/modules/finite_element_analysis/sys/5_mim.htm" TargetMode="External"/><Relationship Id="rId67" Type="http://schemas.openxmlformats.org/officeDocument/2006/relationships/hyperlink" Target="file:///Users/brandonus/Desktop/mimexpg3.htm" TargetMode="External"/><Relationship Id="rId116" Type="http://schemas.openxmlformats.org/officeDocument/2006/relationships/hyperlink" Target="file:///Users/../data/modules/file_identification/sys/5_mim.htm" TargetMode="External"/><Relationship Id="rId137" Type="http://schemas.openxmlformats.org/officeDocument/2006/relationships/hyperlink" Target="file:///Users/../data/resources/product_definition_schema/product_definition_schema.htm" TargetMode="External"/><Relationship Id="rId158" Type="http://schemas.openxmlformats.org/officeDocument/2006/relationships/hyperlink" Target="file:///Users/../data/modules/security_classification/sys/5_mim.htm" TargetMode="External"/><Relationship Id="rId20" Type="http://schemas.openxmlformats.org/officeDocument/2006/relationships/hyperlink" Target="file:///Users/brandonus/Desktop/sys/5_mim.htm" TargetMode="External"/><Relationship Id="rId41" Type="http://schemas.openxmlformats.org/officeDocument/2006/relationships/hyperlink" Target="file:///Users/../data/modules/cfd_model/sys/5_mim.htm" TargetMode="External"/><Relationship Id="rId62" Type="http://schemas.openxmlformats.org/officeDocument/2006/relationships/hyperlink" Target="file:///Users/../data/modules/ap242_managed_model_based_3d_engineering/sys/5_mim.htm" TargetMode="External"/><Relationship Id="rId83" Type="http://schemas.openxmlformats.org/officeDocument/2006/relationships/hyperlink" Target="file:///Users/../data/resources/finite_element_analysis_control_and_result_schema/finite_element_analysis_control_and_result_schema.htm" TargetMode="External"/><Relationship Id="rId88" Type="http://schemas.openxmlformats.org/officeDocument/2006/relationships/hyperlink" Target="file:///Users/../data/resources/product_definition_schema/product_definition_schema.htm" TargetMode="External"/><Relationship Id="rId111" Type="http://schemas.openxmlformats.org/officeDocument/2006/relationships/hyperlink" Target="file:///Users/../data/resources/date_time_schema/date_time_schema.htm" TargetMode="External"/><Relationship Id="rId132" Type="http://schemas.openxmlformats.org/officeDocument/2006/relationships/hyperlink" Target="file:///Users/../data/resources/qualified_measure_schema/qualified_measure_schema.htm" TargetMode="External"/><Relationship Id="rId153" Type="http://schemas.openxmlformats.org/officeDocument/2006/relationships/hyperlink" Target="file:///Users/../data/modules/document_assignment/sys/5_mim.htm" TargetMode="External"/><Relationship Id="rId174" Type="http://schemas.openxmlformats.org/officeDocument/2006/relationships/hyperlink" Target="file:///Users/../data/resources/document_schema/document_schema.htm" TargetMode="External"/><Relationship Id="rId179" Type="http://schemas.openxmlformats.org/officeDocument/2006/relationships/hyperlink" Target="file:///Users/../data/resources/date_time_schema/date_time_schema.htm" TargetMode="External"/><Relationship Id="rId195" Type="http://schemas.openxmlformats.org/officeDocument/2006/relationships/hyperlink" Target="file:///Users/../data/resources/product_definition_schema/product_definition_schema.htm" TargetMode="External"/><Relationship Id="rId209" Type="http://schemas.openxmlformats.org/officeDocument/2006/relationships/hyperlink" Target="file:///Users/resource_docs/fundamentals_of_product_description_and_support/sys/5_schema.htm" TargetMode="External"/><Relationship Id="rId190" Type="http://schemas.openxmlformats.org/officeDocument/2006/relationships/hyperlink" Target="file:///Users/../data/resources/product_definition_schema/product_definition_schema.htm" TargetMode="External"/><Relationship Id="rId204" Type="http://schemas.openxmlformats.org/officeDocument/2006/relationships/hyperlink" Target="file:///Users/../data/resources/qualified_measure_schema/qualified_measure_schema.htm" TargetMode="External"/><Relationship Id="rId15" Type="http://schemas.openxmlformats.org/officeDocument/2006/relationships/hyperlink" Target="file:///Users/brandonus/Desktop/sys/4_info_reqs.htm" TargetMode="External"/><Relationship Id="rId36" Type="http://schemas.openxmlformats.org/officeDocument/2006/relationships/hyperlink" Target="file:///Users/../data/modules/analysis_product_relationships/sys/5_mim.htm" TargetMode="External"/><Relationship Id="rId57" Type="http://schemas.openxmlformats.org/officeDocument/2006/relationships/hyperlink" Target="file:///Users/../data/modules/mesh_topology/sys/5_mim.htm" TargetMode="External"/><Relationship Id="rId106" Type="http://schemas.openxmlformats.org/officeDocument/2006/relationships/hyperlink" Target="file:///Users/../data/resources/product_structure_schema/product_structure_schema.htm" TargetMode="External"/><Relationship Id="rId127" Type="http://schemas.openxmlformats.org/officeDocument/2006/relationships/hyperlink" Target="file:///Users/../data/resources/analysis_schema/analysis_schema.htm" TargetMode="External"/><Relationship Id="rId10" Type="http://schemas.openxmlformats.org/officeDocument/2006/relationships/hyperlink" Target="file:///Users/brandonus/Desktop/sys/1_scope.htm" TargetMode="External"/><Relationship Id="rId31" Type="http://schemas.openxmlformats.org/officeDocument/2006/relationships/hyperlink" Target="file:///Users/brandonus/Desktop/sys/modindex.htm" TargetMode="External"/><Relationship Id="rId52" Type="http://schemas.openxmlformats.org/officeDocument/2006/relationships/hyperlink" Target="file:///Users/../data/resources/mathematical_context_schema/mathematical_context_schema.htm" TargetMode="External"/><Relationship Id="rId73" Type="http://schemas.openxmlformats.org/officeDocument/2006/relationships/hyperlink" Target="file:///Users/../data/modules/analysis_assignment/sys/5_mim.htm" TargetMode="External"/><Relationship Id="rId78" Type="http://schemas.openxmlformats.org/officeDocument/2006/relationships/hyperlink" Target="file:///Users/../data/resources/finite_element_analysis_control_and_result_schema/finite_element_analysis_control_and_result_schema.htm" TargetMode="External"/><Relationship Id="rId94" Type="http://schemas.openxmlformats.org/officeDocument/2006/relationships/hyperlink" Target="file:///Users/../data/modules/approval/sys/5_mim.htm" TargetMode="External"/><Relationship Id="rId99" Type="http://schemas.openxmlformats.org/officeDocument/2006/relationships/hyperlink" Target="file:///Users/../data/modules/person_organization_assignment/sys/5_mim.htm" TargetMode="External"/><Relationship Id="rId101" Type="http://schemas.openxmlformats.org/officeDocument/2006/relationships/hyperlink" Target="file:///Users/../data/modules/security_classification/sys/5_mim.htm" TargetMode="External"/><Relationship Id="rId122" Type="http://schemas.openxmlformats.org/officeDocument/2006/relationships/hyperlink" Target="file:///Users/../data/resources/date_time_schema/date_time_schema.htm" TargetMode="External"/><Relationship Id="rId143" Type="http://schemas.openxmlformats.org/officeDocument/2006/relationships/hyperlink" Target="file:///Users/../data/resources/security_classification_schema/security_classification_schema.htm" TargetMode="External"/><Relationship Id="rId148" Type="http://schemas.openxmlformats.org/officeDocument/2006/relationships/hyperlink" Target="file:///Users/../data/resources/qualified_measure_schema/qualified_measure_schema.htm" TargetMode="External"/><Relationship Id="rId164" Type="http://schemas.openxmlformats.org/officeDocument/2006/relationships/hyperlink" Target="file:///Users/../data/resources/date_time_schema/date_time_schema.htm" TargetMode="External"/><Relationship Id="rId169" Type="http://schemas.openxmlformats.org/officeDocument/2006/relationships/hyperlink" Target="file:///Users/../data/resources/management_resources_schema/management_resources_schema.htm" TargetMode="External"/><Relationship Id="rId185" Type="http://schemas.openxmlformats.org/officeDocument/2006/relationships/hyperlink" Target="file:///Users/../data/resources/person_organization_schema/person_organization_schema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brandonus/Desktop/sys/introduction.htm" TargetMode="External"/><Relationship Id="rId180" Type="http://schemas.openxmlformats.org/officeDocument/2006/relationships/hyperlink" Target="file:///Users/../data/resources/qualified_measure_schema/qualified_measure_schema.htm" TargetMode="External"/><Relationship Id="rId210" Type="http://schemas.openxmlformats.org/officeDocument/2006/relationships/hyperlink" Target="file:///Users/resource_docs/fundamentals_of_product_description_and_support/sys/5_schema.htm" TargetMode="External"/><Relationship Id="rId215" Type="http://schemas.microsoft.com/office/2011/relationships/people" Target="people.xml"/><Relationship Id="rId26" Type="http://schemas.openxmlformats.org/officeDocument/2006/relationships/hyperlink" Target="file:///Users/brandonus/Desktop/sys/d_mim_expg.htm" TargetMode="External"/><Relationship Id="rId47" Type="http://schemas.openxmlformats.org/officeDocument/2006/relationships/hyperlink" Target="file:///Users/../data/modules/finite_element_shape/sys/5_mim.htm" TargetMode="External"/><Relationship Id="rId68" Type="http://schemas.openxmlformats.org/officeDocument/2006/relationships/hyperlink" Target="file:////Users/brandonus/ap209_multidisciplinary_analysis_and_design/mimexpg2.htm" TargetMode="External"/><Relationship Id="rId89" Type="http://schemas.openxmlformats.org/officeDocument/2006/relationships/hyperlink" Target="file:///Users/../data/modules/identification_assignment/sys/5_mim.htm" TargetMode="External"/><Relationship Id="rId112" Type="http://schemas.openxmlformats.org/officeDocument/2006/relationships/hyperlink" Target="file:///Users/../data/resources/management_resources_schema/management_resources_schema.htm" TargetMode="External"/><Relationship Id="rId133" Type="http://schemas.openxmlformats.org/officeDocument/2006/relationships/hyperlink" Target="file:///Users/../data/resources/product_definition_schema/product_definition_schema.htm" TargetMode="External"/><Relationship Id="rId154" Type="http://schemas.openxmlformats.org/officeDocument/2006/relationships/hyperlink" Target="file:///Users/../data/modules/external_item_identification_assignment/sys/5_mim.htm" TargetMode="External"/><Relationship Id="rId175" Type="http://schemas.openxmlformats.org/officeDocument/2006/relationships/hyperlink" Target="file:///Users/../data/resources/external_reference_schema/external_reference_schema.htm" TargetMode="External"/><Relationship Id="rId196" Type="http://schemas.openxmlformats.org/officeDocument/2006/relationships/hyperlink" Target="file:///Users/../data/resources/product_property_definition_schema/product_property_definition_schema.htm" TargetMode="External"/><Relationship Id="rId200" Type="http://schemas.openxmlformats.org/officeDocument/2006/relationships/hyperlink" Target="file:///Users/../data/resources/security_classification_schema/security_classification_schema.htm" TargetMode="External"/><Relationship Id="rId16" Type="http://schemas.openxmlformats.org/officeDocument/2006/relationships/hyperlink" Target="file:///Users/brandonus/Desktop/sys/4_info_reqs.htm" TargetMode="External"/><Relationship Id="rId37" Type="http://schemas.openxmlformats.org/officeDocument/2006/relationships/hyperlink" Target="file:///Users/../data/modules/analysis_representation/sys/5_mim.htm" TargetMode="External"/><Relationship Id="rId58" Type="http://schemas.openxmlformats.org/officeDocument/2006/relationships/hyperlink" Target="file:///Users/../data/modules/part_view_definition/sys/5_mim.htm" TargetMode="External"/><Relationship Id="rId79" Type="http://schemas.openxmlformats.org/officeDocument/2006/relationships/hyperlink" Target="file:///Users/../data/resources/structural_response_representation_schema/structural_response_representation_schema.htm" TargetMode="External"/><Relationship Id="rId102" Type="http://schemas.openxmlformats.org/officeDocument/2006/relationships/hyperlink" Target="file:///Users/../data/resources/approval_schema/approval_schema.htm" TargetMode="External"/><Relationship Id="rId123" Type="http://schemas.openxmlformats.org/officeDocument/2006/relationships/hyperlink" Target="file:///Users/../data/resources/qualified_measure_schema/qualified_measure_schema.htm" TargetMode="External"/><Relationship Id="rId144" Type="http://schemas.openxmlformats.org/officeDocument/2006/relationships/hyperlink" Target="file:///Users/../data/resources/finite_element_analysis_control_and_result_schema/finite_element_analysis_control_and_result_schema.htm" TargetMode="External"/><Relationship Id="rId90" Type="http://schemas.openxmlformats.org/officeDocument/2006/relationships/hyperlink" Target="file:///Users/../data/resources/product_definition_schema/product_definition_schema.htm" TargetMode="External"/><Relationship Id="rId165" Type="http://schemas.openxmlformats.org/officeDocument/2006/relationships/hyperlink" Target="file:///Users/../data/resources/classification_schema/classification_schema.htm" TargetMode="External"/><Relationship Id="rId186" Type="http://schemas.openxmlformats.org/officeDocument/2006/relationships/hyperlink" Target="file:///Users/../data/resources/person_organization_schema/person_organization_schema.htm" TargetMode="External"/><Relationship Id="rId211" Type="http://schemas.openxmlformats.org/officeDocument/2006/relationships/hyperlink" Target="file:///Users/resource_docs/fundamentals_of_product_description_and_support/sys/5_schema.htm" TargetMode="External"/><Relationship Id="rId27" Type="http://schemas.openxmlformats.org/officeDocument/2006/relationships/hyperlink" Target="file:////Users/brandonus/Desktop/mimexpg1.htm" TargetMode="External"/><Relationship Id="rId48" Type="http://schemas.openxmlformats.org/officeDocument/2006/relationships/hyperlink" Target="file:///Users/../data/modules/finite_elements/sys/5_mim.htm" TargetMode="External"/><Relationship Id="rId69" Type="http://schemas.openxmlformats.org/officeDocument/2006/relationships/hyperlink" Target="file:///Users/../data/modules/analysis_assignment/sys/5_mim.htm" TargetMode="External"/><Relationship Id="rId113" Type="http://schemas.openxmlformats.org/officeDocument/2006/relationships/hyperlink" Target="file:///Users/../data/resources/management_resources_schema/management_resources_schema.htm" TargetMode="External"/><Relationship Id="rId134" Type="http://schemas.openxmlformats.org/officeDocument/2006/relationships/hyperlink" Target="file:///Users/../data/resources/application_context_schema/application_context_schema.htm" TargetMode="External"/><Relationship Id="rId80" Type="http://schemas.openxmlformats.org/officeDocument/2006/relationships/hyperlink" Target="file:///Users/../data/resources/finite_element_analysis_control_and_result_schema/finite_element_analysis_control_and_result_schema.htm" TargetMode="External"/><Relationship Id="rId155" Type="http://schemas.openxmlformats.org/officeDocument/2006/relationships/hyperlink" Target="file:///Users/../data/modules/group/sys/5_mim.htm" TargetMode="External"/><Relationship Id="rId176" Type="http://schemas.openxmlformats.org/officeDocument/2006/relationships/hyperlink" Target="file:///Users/../data/resources/structural_response_representation_schema/structural_response_representation_schema.htm" TargetMode="External"/><Relationship Id="rId197" Type="http://schemas.openxmlformats.org/officeDocument/2006/relationships/hyperlink" Target="file:///Users/../data/resources/representation_schema/representation_schema.htm" TargetMode="External"/><Relationship Id="rId201" Type="http://schemas.openxmlformats.org/officeDocument/2006/relationships/hyperlink" Target="file:///Users/../data/resources/finite_element_analysis_control_and_result_schema/finite_element_analysis_control_and_result_schema.htm" TargetMode="External"/><Relationship Id="rId17" Type="http://schemas.openxmlformats.org/officeDocument/2006/relationships/hyperlink" Target="file:///Users/brandonus/Desktop/sys/5_main.htm" TargetMode="External"/><Relationship Id="rId38" Type="http://schemas.openxmlformats.org/officeDocument/2006/relationships/hyperlink" Target="file:///Users/../data/modules/analysis_shape/sys/5_mim.htm" TargetMode="External"/><Relationship Id="rId59" Type="http://schemas.openxmlformats.org/officeDocument/2006/relationships/hyperlink" Target="file:///Users/../data/modules/product_analysis/sys/5_mim.htm" TargetMode="External"/><Relationship Id="rId103" Type="http://schemas.openxmlformats.org/officeDocument/2006/relationships/hyperlink" Target="file:///Users/../data/resources/approval_schema/approval_schema.htm" TargetMode="External"/><Relationship Id="rId124" Type="http://schemas.openxmlformats.org/officeDocument/2006/relationships/hyperlink" Target="file:///Users/../data/resources/measure_schema/measure_schema.htm" TargetMode="External"/><Relationship Id="rId70" Type="http://schemas.openxmlformats.org/officeDocument/2006/relationships/hyperlink" Target="file:///Users/../data/resources/product_definition_schema/product_definition_schema.htm" TargetMode="External"/><Relationship Id="rId91" Type="http://schemas.openxmlformats.org/officeDocument/2006/relationships/hyperlink" Target="file:////Users/brandonus/ap209_multidisciplinary_analysis_and_design/mimexpg3.htm" TargetMode="External"/><Relationship Id="rId145" Type="http://schemas.openxmlformats.org/officeDocument/2006/relationships/hyperlink" Target="file:///Users/../data/resources/finite_element_analysis_control_and_result_schema/finite_element_analysis_control_and_result_schema.htm" TargetMode="External"/><Relationship Id="rId166" Type="http://schemas.openxmlformats.org/officeDocument/2006/relationships/hyperlink" Target="file:///Users/../data/resources/finite_element_analysis_control_and_result_schema/finite_element_analysis_control_and_result_schema.htm" TargetMode="External"/><Relationship Id="rId187" Type="http://schemas.openxmlformats.org/officeDocument/2006/relationships/hyperlink" Target="file:///Users/../data/resources/person_organization_schema/person_organization_schema.htm" TargetMode="External"/><Relationship Id="rId1" Type="http://schemas.openxmlformats.org/officeDocument/2006/relationships/numbering" Target="numbering.xml"/><Relationship Id="rId212" Type="http://schemas.openxmlformats.org/officeDocument/2006/relationships/hyperlink" Target="file:///Users/resource_docs/fundamentals_of_product_description_and_support/sys/5_schema.htm" TargetMode="External"/><Relationship Id="rId28" Type="http://schemas.openxmlformats.org/officeDocument/2006/relationships/hyperlink" Target="file:///Users/brandonus/Desktop/sys/e_exp.htm" TargetMode="External"/><Relationship Id="rId49" Type="http://schemas.openxmlformats.org/officeDocument/2006/relationships/hyperlink" Target="file:///Users/../data/resources/iso13584_generic_expressions_schema/iso13584_generic_expressions_schema.htm" TargetMode="External"/><Relationship Id="rId114" Type="http://schemas.openxmlformats.org/officeDocument/2006/relationships/hyperlink" Target="file:///Users/../data/resources/measure_schema/measure_schema.htm" TargetMode="External"/><Relationship Id="rId60" Type="http://schemas.openxmlformats.org/officeDocument/2006/relationships/hyperlink" Target="file:///Users/../data/modules/ap242_managed_model_based_3d_engineering/sys/5_mim.htm" TargetMode="External"/><Relationship Id="rId81" Type="http://schemas.openxmlformats.org/officeDocument/2006/relationships/hyperlink" Target="file:///Users/../data/resources/product_analysis_schema/product_analysis_schema.htm" TargetMode="External"/><Relationship Id="rId135" Type="http://schemas.openxmlformats.org/officeDocument/2006/relationships/hyperlink" Target="file:///Users/../data/resources/product_definition_schema/product_definition_schema.htm" TargetMode="External"/><Relationship Id="rId156" Type="http://schemas.openxmlformats.org/officeDocument/2006/relationships/hyperlink" Target="file:///Users/../data/modules/person_organization_assignment/sys/5_mim.htm" TargetMode="External"/><Relationship Id="rId177" Type="http://schemas.openxmlformats.org/officeDocument/2006/relationships/hyperlink" Target="file:///Users/../data/resources/product_property_definition_schema/product_property_definition_schema.htm" TargetMode="External"/><Relationship Id="rId198" Type="http://schemas.openxmlformats.org/officeDocument/2006/relationships/hyperlink" Target="file:///Users/../data/resources/representation_schema/representation_schema.htm" TargetMode="External"/><Relationship Id="rId202" Type="http://schemas.openxmlformats.org/officeDocument/2006/relationships/hyperlink" Target="file:///Users/../data/resources/finite_element_analysis_control_and_result_schema/finite_element_analysis_control_and_result_schema.htm" TargetMode="External"/><Relationship Id="rId18" Type="http://schemas.openxmlformats.org/officeDocument/2006/relationships/hyperlink" Target="file:///Users/brandonus/Desktop/sys/5_mapping.htm" TargetMode="External"/><Relationship Id="rId39" Type="http://schemas.openxmlformats.org/officeDocument/2006/relationships/hyperlink" Target="file:///Users/../data/modules/ap242_managed_model_based_3d_engineering/sys/5_mim.htm" TargetMode="External"/><Relationship Id="rId50" Type="http://schemas.openxmlformats.org/officeDocument/2006/relationships/hyperlink" Target="file:///Users/../data/resources/iso13584_expressions_schema/iso13584_expressions_schema.htm" TargetMode="External"/><Relationship Id="rId104" Type="http://schemas.openxmlformats.org/officeDocument/2006/relationships/hyperlink" Target="file:///Users/../data/resources/approval_schema/approval_schema.htm" TargetMode="External"/><Relationship Id="rId125" Type="http://schemas.openxmlformats.org/officeDocument/2006/relationships/hyperlink" Target="file:///Users/../data/modules/multi_linguism/sys/5_mim.htm" TargetMode="External"/><Relationship Id="rId146" Type="http://schemas.openxmlformats.org/officeDocument/2006/relationships/hyperlink" Target="file:///Users/../data/resources/finite_element_analysis_control_and_result_schema/finite_element_analysis_control_and_result_schema.htm" TargetMode="External"/><Relationship Id="rId167" Type="http://schemas.openxmlformats.org/officeDocument/2006/relationships/hyperlink" Target="file:///Users/../data/resources/date_time_schema/date_time_schema.htm" TargetMode="External"/><Relationship Id="rId188" Type="http://schemas.openxmlformats.org/officeDocument/2006/relationships/hyperlink" Target="file:///Users/../data/resources/person_organization_schema/person_organization_schema.htm" TargetMode="External"/><Relationship Id="rId71" Type="http://schemas.openxmlformats.org/officeDocument/2006/relationships/hyperlink" Target="file:///Users/../data/resources/structural_response_representation_schema/structural_response_representation_schema.htm" TargetMode="External"/><Relationship Id="rId92" Type="http://schemas.openxmlformats.org/officeDocument/2006/relationships/hyperlink" Target="file:///Users/../data/modules/group/sys/5_mim.htm" TargetMode="External"/><Relationship Id="rId213" Type="http://schemas.openxmlformats.org/officeDocument/2006/relationships/hyperlink" Target="file:///Users/resource_docs/fundamentals_of_product_description_and_support/sys/5_schema.htm" TargetMode="External"/><Relationship Id="rId2" Type="http://schemas.openxmlformats.org/officeDocument/2006/relationships/styles" Target="styles.xml"/><Relationship Id="rId29" Type="http://schemas.openxmlformats.org/officeDocument/2006/relationships/hyperlink" Target="file:///Users/brandonus/Desktop/sys/g_change.htm" TargetMode="External"/><Relationship Id="rId40" Type="http://schemas.openxmlformats.org/officeDocument/2006/relationships/hyperlink" Target="file:///Users/../data/modules/cfd_equations/sys/5_mim.htm" TargetMode="External"/><Relationship Id="rId115" Type="http://schemas.openxmlformats.org/officeDocument/2006/relationships/hyperlink" Target="file:///Users/../data/resources/measure_schema/measure_schema.htm" TargetMode="External"/><Relationship Id="rId136" Type="http://schemas.openxmlformats.org/officeDocument/2006/relationships/hyperlink" Target="file:///Users/../data/modules/product_breakdown/sys/5_mim.htm" TargetMode="External"/><Relationship Id="rId157" Type="http://schemas.openxmlformats.org/officeDocument/2006/relationships/hyperlink" Target="file:///Users/../data/modules/person_organization_assignment/sys/5_mim.htm" TargetMode="External"/><Relationship Id="rId178" Type="http://schemas.openxmlformats.org/officeDocument/2006/relationships/hyperlink" Target="file:///Users/../data/resources/product_property_definition_schema/product_property_definition_schema.htm" TargetMode="External"/><Relationship Id="rId61" Type="http://schemas.openxmlformats.org/officeDocument/2006/relationships/hyperlink" Target="file:///Users/../data/modules/ap242_managed_model_based_3d_engineering/sys/5_mim.htm" TargetMode="External"/><Relationship Id="rId82" Type="http://schemas.openxmlformats.org/officeDocument/2006/relationships/hyperlink" Target="file:///Users/../data/modules/approval/sys/5_mim.htm" TargetMode="External"/><Relationship Id="rId199" Type="http://schemas.openxmlformats.org/officeDocument/2006/relationships/hyperlink" Target="file:///Users/../data/resources/finite_element_analysis_control_and_result_schema/finite_element_analysis_control_and_result_schema.htm" TargetMode="External"/><Relationship Id="rId203" Type="http://schemas.openxmlformats.org/officeDocument/2006/relationships/hyperlink" Target="file:///Users/../data/resources/finite_element_analysis_control_and_result_schema/finite_element_analysis_control_and_result_schema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5884</Words>
  <Characters>33540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Sapp</dc:creator>
  <cp:keywords/>
  <dc:description/>
  <cp:lastModifiedBy>Brandon Sapp</cp:lastModifiedBy>
  <cp:revision>4</cp:revision>
  <dcterms:created xsi:type="dcterms:W3CDTF">2019-03-19T21:27:00Z</dcterms:created>
  <dcterms:modified xsi:type="dcterms:W3CDTF">2019-03-19T21:42:00Z</dcterms:modified>
</cp:coreProperties>
</file>