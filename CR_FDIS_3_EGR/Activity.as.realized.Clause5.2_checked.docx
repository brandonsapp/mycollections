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2C652C" w14:textId="77777777" w:rsidR="00F708AD" w:rsidRPr="00F708AD" w:rsidRDefault="00F708AD" w:rsidP="00F708AD">
      <w:pPr>
        <w:pStyle w:val="Heading2"/>
        <w:rPr>
          <w:rFonts w:ascii="Times" w:hAnsi="Times"/>
          <w:color w:val="000000" w:themeColor="text1"/>
        </w:rPr>
      </w:pPr>
      <w:bookmarkStart w:id="0" w:name="mim_express"/>
      <w:r w:rsidRPr="00F708AD">
        <w:rPr>
          <w:rFonts w:ascii="Times" w:hAnsi="Times"/>
          <w:color w:val="000000" w:themeColor="text1"/>
        </w:rPr>
        <w:t>5.2 MIM EXPRESS short listing</w:t>
      </w:r>
      <w:bookmarkEnd w:id="0"/>
    </w:p>
    <w:p w14:paraId="19322D3E" w14:textId="77777777" w:rsidR="00F708AD" w:rsidRPr="00F708AD" w:rsidRDefault="00F708AD" w:rsidP="00F708AD">
      <w:pPr>
        <w:pStyle w:val="NormalWeb"/>
        <w:rPr>
          <w:rFonts w:ascii="Times" w:hAnsi="Times"/>
          <w:color w:val="000000" w:themeColor="text1"/>
          <w:sz w:val="27"/>
          <w:szCs w:val="27"/>
        </w:rPr>
      </w:pPr>
      <w:r w:rsidRPr="00F708AD">
        <w:rPr>
          <w:rFonts w:ascii="Times" w:hAnsi="Times"/>
          <w:color w:val="000000" w:themeColor="text1"/>
          <w:sz w:val="27"/>
          <w:szCs w:val="27"/>
        </w:rPr>
        <w:t>This clause specifies the EXPRESS schema derived from the mapping table. It uses elements from the common resources or from other application modules and defines the EXPRESS constructs that are specific to this part of ISO 10303.</w:t>
      </w:r>
    </w:p>
    <w:p w14:paraId="34FE5859" w14:textId="77777777" w:rsidR="00F708AD" w:rsidRPr="00F708AD" w:rsidRDefault="00F708AD" w:rsidP="00F708AD">
      <w:pPr>
        <w:pStyle w:val="NormalWeb"/>
        <w:rPr>
          <w:rFonts w:ascii="Times" w:hAnsi="Times"/>
          <w:color w:val="000000" w:themeColor="text1"/>
          <w:sz w:val="27"/>
          <w:szCs w:val="27"/>
        </w:rPr>
      </w:pPr>
      <w:r w:rsidRPr="00F708AD">
        <w:rPr>
          <w:rFonts w:ascii="Times" w:hAnsi="Times"/>
          <w:color w:val="000000" w:themeColor="text1"/>
          <w:sz w:val="27"/>
          <w:szCs w:val="27"/>
        </w:rPr>
        <w:t>This clause constitutes the Module Interpreted Module (MIM) of the application module.</w:t>
      </w:r>
    </w:p>
    <w:p w14:paraId="1C902A59" w14:textId="77777777" w:rsidR="00F708AD" w:rsidRPr="00F708AD" w:rsidRDefault="00F708AD" w:rsidP="00F708AD">
      <w:pPr>
        <w:pStyle w:val="NormalWeb"/>
        <w:rPr>
          <w:rFonts w:ascii="Times" w:hAnsi="Times"/>
          <w:color w:val="000000" w:themeColor="text1"/>
          <w:sz w:val="27"/>
          <w:szCs w:val="27"/>
        </w:rPr>
      </w:pPr>
      <w:r w:rsidRPr="00F708AD">
        <w:rPr>
          <w:rFonts w:ascii="Times" w:hAnsi="Times"/>
          <w:color w:val="000000" w:themeColor="text1"/>
          <w:sz w:val="27"/>
          <w:szCs w:val="27"/>
        </w:rPr>
        <w:t>This clause also specifies the modifications that apply to the constructs imported from the common resources.</w:t>
      </w:r>
    </w:p>
    <w:p w14:paraId="61B54DE7" w14:textId="77777777" w:rsidR="00F708AD" w:rsidRPr="00F708AD" w:rsidRDefault="00F708AD" w:rsidP="00F708AD">
      <w:pPr>
        <w:pStyle w:val="NormalWeb"/>
        <w:rPr>
          <w:rFonts w:ascii="Times" w:hAnsi="Times"/>
          <w:color w:val="000000" w:themeColor="text1"/>
          <w:sz w:val="27"/>
          <w:szCs w:val="27"/>
        </w:rPr>
      </w:pPr>
      <w:r w:rsidRPr="00F708AD">
        <w:rPr>
          <w:rFonts w:ascii="Times" w:hAnsi="Times"/>
          <w:color w:val="000000" w:themeColor="text1"/>
          <w:sz w:val="27"/>
          <w:szCs w:val="27"/>
        </w:rPr>
        <w:t>The following restrictions apply to the use, in this schema, of constructs defined in common resources or in application modules:</w:t>
      </w:r>
    </w:p>
    <w:p w14:paraId="037A9241" w14:textId="29022A96" w:rsidR="00F708AD" w:rsidRPr="00F708AD" w:rsidRDefault="00F708AD" w:rsidP="00F708AD">
      <w:pPr>
        <w:numPr>
          <w:ilvl w:val="0"/>
          <w:numId w:val="2"/>
        </w:numPr>
        <w:spacing w:before="100" w:beforeAutospacing="1" w:after="100" w:afterAutospacing="1"/>
        <w:rPr>
          <w:rFonts w:ascii="Times" w:hAnsi="Times"/>
          <w:color w:val="000000" w:themeColor="text1"/>
          <w:sz w:val="27"/>
          <w:szCs w:val="27"/>
        </w:rPr>
      </w:pPr>
      <w:r w:rsidRPr="00F708AD">
        <w:rPr>
          <w:rFonts w:ascii="Times" w:hAnsi="Times"/>
          <w:color w:val="000000" w:themeColor="text1"/>
          <w:sz w:val="27"/>
          <w:szCs w:val="27"/>
        </w:rPr>
        <w:t>use of a supertype entity does not make applicable any of its speciali</w:t>
      </w:r>
      <w:ins w:id="1" w:author="Brandon Sapp" w:date="2019-03-19T15:00:00Z">
        <w:r w:rsidR="00D26766">
          <w:rPr>
            <w:rFonts w:ascii="Times" w:hAnsi="Times"/>
            <w:color w:val="000000" w:themeColor="text1"/>
            <w:sz w:val="27"/>
            <w:szCs w:val="27"/>
          </w:rPr>
          <w:t>s</w:t>
        </w:r>
      </w:ins>
      <w:del w:id="2" w:author="Brandon Sapp" w:date="2019-03-19T15:00:00Z">
        <w:r w:rsidRPr="00F708AD" w:rsidDel="00D26766">
          <w:rPr>
            <w:rFonts w:ascii="Times" w:hAnsi="Times"/>
            <w:color w:val="000000" w:themeColor="text1"/>
            <w:sz w:val="27"/>
            <w:szCs w:val="27"/>
          </w:rPr>
          <w:delText>z</w:delText>
        </w:r>
      </w:del>
      <w:r w:rsidRPr="00F708AD">
        <w:rPr>
          <w:rFonts w:ascii="Times" w:hAnsi="Times"/>
          <w:color w:val="000000" w:themeColor="text1"/>
          <w:sz w:val="27"/>
          <w:szCs w:val="27"/>
        </w:rPr>
        <w:t>ations</w:t>
      </w:r>
      <w:del w:id="3" w:author="Brandon Sapp" w:date="2019-03-19T15:00:00Z">
        <w:r w:rsidRPr="00F708AD" w:rsidDel="00D26766">
          <w:rPr>
            <w:rFonts w:ascii="Times" w:hAnsi="Times"/>
            <w:color w:val="000000" w:themeColor="text1"/>
            <w:sz w:val="27"/>
            <w:szCs w:val="27"/>
          </w:rPr>
          <w:delText>,</w:delText>
        </w:r>
      </w:del>
      <w:r w:rsidRPr="00F708AD">
        <w:rPr>
          <w:rFonts w:ascii="Times" w:hAnsi="Times"/>
          <w:color w:val="000000" w:themeColor="text1"/>
          <w:sz w:val="27"/>
          <w:szCs w:val="27"/>
        </w:rPr>
        <w:t xml:space="preserve"> unless the speciali</w:t>
      </w:r>
      <w:ins w:id="4" w:author="Brandon Sapp" w:date="2019-03-19T15:00:00Z">
        <w:r w:rsidR="00D26766">
          <w:rPr>
            <w:rFonts w:ascii="Times" w:hAnsi="Times"/>
            <w:color w:val="000000" w:themeColor="text1"/>
            <w:sz w:val="27"/>
            <w:szCs w:val="27"/>
          </w:rPr>
          <w:t>s</w:t>
        </w:r>
      </w:ins>
      <w:del w:id="5" w:author="Brandon Sapp" w:date="2019-03-19T15:00:00Z">
        <w:r w:rsidRPr="00F708AD" w:rsidDel="00D26766">
          <w:rPr>
            <w:rFonts w:ascii="Times" w:hAnsi="Times"/>
            <w:color w:val="000000" w:themeColor="text1"/>
            <w:sz w:val="27"/>
            <w:szCs w:val="27"/>
          </w:rPr>
          <w:delText>z</w:delText>
        </w:r>
      </w:del>
      <w:r w:rsidRPr="00F708AD">
        <w:rPr>
          <w:rFonts w:ascii="Times" w:hAnsi="Times"/>
          <w:color w:val="000000" w:themeColor="text1"/>
          <w:sz w:val="27"/>
          <w:szCs w:val="27"/>
        </w:rPr>
        <w:t>ation is also imported in the MIM schema;</w:t>
      </w:r>
    </w:p>
    <w:p w14:paraId="10497A58" w14:textId="77777777" w:rsidR="00F708AD" w:rsidRPr="00F708AD" w:rsidRDefault="00F708AD" w:rsidP="00F708AD">
      <w:pPr>
        <w:numPr>
          <w:ilvl w:val="0"/>
          <w:numId w:val="2"/>
        </w:numPr>
        <w:spacing w:before="100" w:beforeAutospacing="1" w:after="100" w:afterAutospacing="1"/>
        <w:rPr>
          <w:rFonts w:ascii="Times" w:hAnsi="Times"/>
          <w:color w:val="000000" w:themeColor="text1"/>
          <w:sz w:val="27"/>
          <w:szCs w:val="27"/>
        </w:rPr>
      </w:pPr>
      <w:r w:rsidRPr="00F708AD">
        <w:rPr>
          <w:rFonts w:ascii="Times" w:hAnsi="Times"/>
          <w:color w:val="000000" w:themeColor="text1"/>
          <w:sz w:val="27"/>
          <w:szCs w:val="27"/>
        </w:rPr>
        <w:t>use of a SELECT type does not make applicable any of its listed types unless the listed type is also imported in the MIM schema.</w:t>
      </w:r>
    </w:p>
    <w:p w14:paraId="6DE73451" w14:textId="77777777" w:rsidR="00F708AD" w:rsidRPr="00F708AD" w:rsidRDefault="00F708AD" w:rsidP="00F708AD">
      <w:pPr>
        <w:pStyle w:val="NormalWeb"/>
        <w:rPr>
          <w:rFonts w:ascii="Times" w:hAnsi="Times"/>
          <w:color w:val="000000" w:themeColor="text1"/>
          <w:sz w:val="27"/>
          <w:szCs w:val="27"/>
        </w:rPr>
      </w:pPr>
      <w:r w:rsidRPr="00F708AD">
        <w:rPr>
          <w:rFonts w:ascii="Times" w:hAnsi="Times"/>
          <w:color w:val="000000" w:themeColor="text1"/>
          <w:sz w:val="27"/>
          <w:szCs w:val="27"/>
        </w:rPr>
        <w:t>Short names of entities defined in this schema are described in Annex A. Unambiguous identification of this schema is defined in Annex B.</w:t>
      </w:r>
    </w:p>
    <w:p w14:paraId="59CF0A06" w14:textId="77777777" w:rsidR="00F708AD" w:rsidRPr="00F708AD" w:rsidRDefault="00F708AD" w:rsidP="00F708AD">
      <w:pPr>
        <w:rPr>
          <w:rFonts w:ascii="Times New Roman" w:hAnsi="Times New Roman"/>
          <w:color w:val="000000" w:themeColor="text1"/>
        </w:rPr>
      </w:pPr>
      <w:r w:rsidRPr="00F708AD">
        <w:rPr>
          <w:rFonts w:ascii="Times" w:hAnsi="Times"/>
          <w:color w:val="000000" w:themeColor="text1"/>
          <w:sz w:val="27"/>
          <w:szCs w:val="27"/>
          <w:u w:val="single"/>
        </w:rPr>
        <w:t>EXPRESS specification: </w:t>
      </w:r>
      <w:r w:rsidRPr="00F708AD">
        <w:rPr>
          <w:rFonts w:ascii="Courier New" w:hAnsi="Courier New" w:cs="Courier New"/>
          <w:color w:val="000000" w:themeColor="text1"/>
          <w:sz w:val="20"/>
          <w:szCs w:val="20"/>
        </w:rPr>
        <w:br/>
      </w:r>
      <w:r w:rsidRPr="00F708AD">
        <w:rPr>
          <w:rFonts w:ascii="Courier New" w:hAnsi="Courier New" w:cs="Courier New"/>
          <w:color w:val="000000" w:themeColor="text1"/>
          <w:sz w:val="20"/>
          <w:szCs w:val="20"/>
        </w:rPr>
        <w:br/>
      </w:r>
      <w:r w:rsidRPr="00F708AD">
        <w:rPr>
          <w:rStyle w:val="HTMLCode"/>
          <w:rFonts w:eastAsiaTheme="minorHAnsi"/>
          <w:color w:val="000000" w:themeColor="text1"/>
        </w:rPr>
        <w:t>*)</w:t>
      </w:r>
      <w:r w:rsidRPr="00F708AD">
        <w:rPr>
          <w:rFonts w:ascii="Courier New" w:hAnsi="Courier New" w:cs="Courier New"/>
          <w:color w:val="000000" w:themeColor="text1"/>
          <w:sz w:val="20"/>
          <w:szCs w:val="20"/>
        </w:rPr>
        <w:br/>
      </w:r>
      <w:bookmarkStart w:id="6" w:name="activity_as_realized_mim"/>
      <w:r w:rsidRPr="00F708AD">
        <w:rPr>
          <w:rStyle w:val="HTMLCode"/>
          <w:rFonts w:eastAsiaTheme="minorHAnsi"/>
          <w:color w:val="000000" w:themeColor="text1"/>
        </w:rPr>
        <w:t>SCHEMA Activity_as_realized_mim;</w:t>
      </w:r>
      <w:bookmarkEnd w:id="6"/>
    </w:p>
    <w:p w14:paraId="76C07918" w14:textId="02D1E765" w:rsidR="00F708AD" w:rsidRPr="00F708AD" w:rsidRDefault="00F708AD" w:rsidP="00F708AD">
      <w:pPr>
        <w:pStyle w:val="NormalWeb"/>
        <w:spacing w:after="270" w:afterAutospacing="0"/>
        <w:rPr>
          <w:rFonts w:ascii="Times" w:hAnsi="Times"/>
          <w:color w:val="000000" w:themeColor="text1"/>
          <w:sz w:val="27"/>
          <w:szCs w:val="27"/>
        </w:rPr>
      </w:pPr>
      <w:bookmarkStart w:id="7" w:name="interfaces"/>
      <w:bookmarkEnd w:id="7"/>
      <w:r w:rsidRPr="00F708AD">
        <w:rPr>
          <w:rStyle w:val="HTMLCode"/>
          <w:color w:val="000000" w:themeColor="text1"/>
        </w:rPr>
        <w:t>USE FROM </w:t>
      </w:r>
      <w:hyperlink r:id="rId5" w:anchor="action_schema" w:history="1">
        <w:r w:rsidRPr="00F708AD">
          <w:rPr>
            <w:rStyle w:val="Hyperlink"/>
            <w:rFonts w:ascii="Courier New" w:hAnsi="Courier New" w:cs="Courier New"/>
            <w:color w:val="000000" w:themeColor="text1"/>
            <w:sz w:val="20"/>
            <w:szCs w:val="20"/>
          </w:rPr>
          <w:t>action_schema</w:t>
        </w:r>
      </w:hyperlink>
      <w:r w:rsidRPr="00F708AD">
        <w:rPr>
          <w:rStyle w:val="HTMLCode"/>
          <w:color w:val="000000" w:themeColor="text1"/>
        </w:rPr>
        <w:t>    --  ISO 10303-41</w:t>
      </w:r>
      <w:r w:rsidRPr="00F708AD">
        <w:rPr>
          <w:rFonts w:ascii="Courier New" w:hAnsi="Courier New" w:cs="Courier New"/>
          <w:color w:val="000000" w:themeColor="text1"/>
          <w:sz w:val="20"/>
          <w:szCs w:val="20"/>
        </w:rPr>
        <w:br/>
      </w:r>
      <w:r w:rsidRPr="00F708AD">
        <w:rPr>
          <w:rStyle w:val="HTMLCode"/>
          <w:color w:val="000000" w:themeColor="text1"/>
        </w:rPr>
        <w:t>  (</w:t>
      </w:r>
      <w:hyperlink r:id="rId6" w:anchor="action_schema.action_relationship" w:history="1">
        <w:r w:rsidRPr="00F708AD">
          <w:rPr>
            <w:rStyle w:val="Hyperlink"/>
            <w:rFonts w:ascii="Courier New" w:hAnsi="Courier New" w:cs="Courier New"/>
            <w:color w:val="000000" w:themeColor="text1"/>
            <w:sz w:val="20"/>
            <w:szCs w:val="20"/>
          </w:rPr>
          <w:t>action_relationship</w:t>
        </w:r>
      </w:hyperlink>
      <w:r w:rsidRPr="00F708AD">
        <w:rPr>
          <w:rStyle w:val="HTMLCode"/>
          <w:color w:val="000000" w:themeColor="text1"/>
        </w:rPr>
        <w:t>, </w:t>
      </w:r>
      <w:r w:rsidRPr="00F708AD">
        <w:rPr>
          <w:rFonts w:ascii="Courier New" w:hAnsi="Courier New" w:cs="Courier New"/>
          <w:color w:val="000000" w:themeColor="text1"/>
          <w:sz w:val="20"/>
          <w:szCs w:val="20"/>
        </w:rPr>
        <w:br/>
      </w:r>
      <w:r w:rsidRPr="00F708AD">
        <w:rPr>
          <w:rStyle w:val="HTMLCode"/>
          <w:color w:val="000000" w:themeColor="text1"/>
        </w:rPr>
        <w:t>   </w:t>
      </w:r>
      <w:hyperlink r:id="rId7" w:anchor="action_schema.executed_action" w:history="1">
        <w:r w:rsidRPr="00F708AD">
          <w:rPr>
            <w:rStyle w:val="Hyperlink"/>
            <w:rFonts w:ascii="Courier New" w:hAnsi="Courier New" w:cs="Courier New"/>
            <w:color w:val="000000" w:themeColor="text1"/>
            <w:sz w:val="20"/>
            <w:szCs w:val="20"/>
          </w:rPr>
          <w:t>executed_action</w:t>
        </w:r>
      </w:hyperlink>
      <w:r w:rsidRPr="00F708AD">
        <w:rPr>
          <w:rStyle w:val="HTMLCode"/>
          <w:color w:val="000000" w:themeColor="text1"/>
        </w:rPr>
        <w:t>); </w:t>
      </w:r>
    </w:p>
    <w:p w14:paraId="50F283A8" w14:textId="1DFD3AC6" w:rsidR="00F708AD" w:rsidRPr="00F708AD" w:rsidRDefault="00F708AD" w:rsidP="00F708AD">
      <w:pPr>
        <w:pStyle w:val="NormalWeb"/>
        <w:spacing w:after="270" w:afterAutospacing="0"/>
        <w:rPr>
          <w:rFonts w:ascii="Times" w:hAnsi="Times"/>
          <w:color w:val="000000" w:themeColor="text1"/>
          <w:sz w:val="27"/>
          <w:szCs w:val="27"/>
        </w:rPr>
      </w:pPr>
      <w:r w:rsidRPr="00F708AD">
        <w:rPr>
          <w:rStyle w:val="HTMLCode"/>
          <w:color w:val="000000" w:themeColor="text1"/>
        </w:rPr>
        <w:t>USE FROM </w:t>
      </w:r>
      <w:hyperlink r:id="rId8" w:anchor="activity_mim" w:history="1">
        <w:r w:rsidRPr="00F708AD">
          <w:rPr>
            <w:rStyle w:val="Hyperlink"/>
            <w:rFonts w:ascii="Courier New" w:hAnsi="Courier New" w:cs="Courier New"/>
            <w:color w:val="000000" w:themeColor="text1"/>
            <w:sz w:val="20"/>
            <w:szCs w:val="20"/>
          </w:rPr>
          <w:t>Activity_mim</w:t>
        </w:r>
      </w:hyperlink>
      <w:r w:rsidRPr="00F708AD">
        <w:rPr>
          <w:rStyle w:val="HTMLCode"/>
          <w:color w:val="000000" w:themeColor="text1"/>
        </w:rPr>
        <w:t>;    --  ISO/TS 10303-1047</w:t>
      </w:r>
      <w:r w:rsidRPr="00F708AD">
        <w:rPr>
          <w:rFonts w:ascii="Courier New" w:hAnsi="Courier New" w:cs="Courier New"/>
          <w:color w:val="000000" w:themeColor="text1"/>
          <w:sz w:val="20"/>
          <w:szCs w:val="20"/>
        </w:rPr>
        <w:br/>
      </w:r>
      <w:r w:rsidRPr="00F708AD">
        <w:rPr>
          <w:rStyle w:val="HTMLCode"/>
          <w:color w:val="000000" w:themeColor="text1"/>
        </w:rPr>
        <w:t>(*</w:t>
      </w:r>
    </w:p>
    <w:p w14:paraId="02B19A47" w14:textId="77777777" w:rsidR="00F708AD" w:rsidRPr="00F708AD" w:rsidRDefault="00F708AD" w:rsidP="00F708AD">
      <w:pPr>
        <w:pStyle w:val="note"/>
        <w:rPr>
          <w:rFonts w:ascii="Times" w:hAnsi="Times"/>
          <w:color w:val="000000" w:themeColor="text1"/>
          <w:sz w:val="27"/>
          <w:szCs w:val="27"/>
        </w:rPr>
      </w:pPr>
      <w:r w:rsidRPr="00F708AD">
        <w:rPr>
          <w:rFonts w:ascii="Times" w:hAnsi="Times"/>
          <w:color w:val="000000" w:themeColor="text1"/>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F708AD" w:rsidRPr="00F708AD" w14:paraId="1B79963A" w14:textId="77777777" w:rsidTr="00F708AD">
        <w:trPr>
          <w:tblCellSpacing w:w="15" w:type="dxa"/>
        </w:trPr>
        <w:tc>
          <w:tcPr>
            <w:tcW w:w="3990" w:type="dxa"/>
            <w:vAlign w:val="center"/>
            <w:hideMark/>
          </w:tcPr>
          <w:p w14:paraId="72784BE3" w14:textId="77777777" w:rsidR="00F708AD" w:rsidRPr="00F708AD" w:rsidRDefault="00F708AD">
            <w:pPr>
              <w:rPr>
                <w:rFonts w:ascii="Times New Roman" w:hAnsi="Times New Roman"/>
                <w:color w:val="000000" w:themeColor="text1"/>
              </w:rPr>
            </w:pPr>
            <w:r w:rsidRPr="00F708AD">
              <w:rPr>
                <w:b/>
                <w:bCs/>
                <w:color w:val="000000" w:themeColor="text1"/>
                <w:sz w:val="20"/>
                <w:szCs w:val="20"/>
              </w:rPr>
              <w:t>action_schema</w:t>
            </w:r>
          </w:p>
        </w:tc>
        <w:tc>
          <w:tcPr>
            <w:tcW w:w="1905" w:type="dxa"/>
            <w:vAlign w:val="center"/>
            <w:hideMark/>
          </w:tcPr>
          <w:p w14:paraId="0C044938" w14:textId="77777777" w:rsidR="00F708AD" w:rsidRPr="00F708AD" w:rsidRDefault="00F708AD">
            <w:pPr>
              <w:rPr>
                <w:color w:val="000000" w:themeColor="text1"/>
              </w:rPr>
            </w:pPr>
            <w:r w:rsidRPr="00F708AD">
              <w:rPr>
                <w:color w:val="000000" w:themeColor="text1"/>
                <w:sz w:val="20"/>
                <w:szCs w:val="20"/>
              </w:rPr>
              <w:t>ISO 10303-41</w:t>
            </w:r>
          </w:p>
        </w:tc>
      </w:tr>
      <w:tr w:rsidR="00F708AD" w:rsidRPr="00F708AD" w14:paraId="58EBC9DB" w14:textId="77777777" w:rsidTr="00F708AD">
        <w:trPr>
          <w:tblCellSpacing w:w="15" w:type="dxa"/>
        </w:trPr>
        <w:tc>
          <w:tcPr>
            <w:tcW w:w="3990" w:type="dxa"/>
            <w:vAlign w:val="center"/>
            <w:hideMark/>
          </w:tcPr>
          <w:p w14:paraId="22850158" w14:textId="77777777" w:rsidR="00F708AD" w:rsidRPr="00F708AD" w:rsidRDefault="00F708AD">
            <w:pPr>
              <w:rPr>
                <w:color w:val="000000" w:themeColor="text1"/>
              </w:rPr>
            </w:pPr>
            <w:r w:rsidRPr="00F708AD">
              <w:rPr>
                <w:b/>
                <w:bCs/>
                <w:color w:val="000000" w:themeColor="text1"/>
                <w:sz w:val="20"/>
                <w:szCs w:val="20"/>
              </w:rPr>
              <w:t>Activity_mim</w:t>
            </w:r>
          </w:p>
        </w:tc>
        <w:tc>
          <w:tcPr>
            <w:tcW w:w="1905" w:type="dxa"/>
            <w:vAlign w:val="center"/>
            <w:hideMark/>
          </w:tcPr>
          <w:p w14:paraId="63915160" w14:textId="77777777" w:rsidR="00F708AD" w:rsidRPr="00F708AD" w:rsidRDefault="00F708AD">
            <w:pPr>
              <w:rPr>
                <w:color w:val="000000" w:themeColor="text1"/>
              </w:rPr>
            </w:pPr>
            <w:r w:rsidRPr="00F708AD">
              <w:rPr>
                <w:color w:val="000000" w:themeColor="text1"/>
                <w:sz w:val="20"/>
                <w:szCs w:val="20"/>
              </w:rPr>
              <w:t>ISO/TS 10303-1047</w:t>
            </w:r>
          </w:p>
        </w:tc>
      </w:tr>
    </w:tbl>
    <w:p w14:paraId="68ABCBAB" w14:textId="3AC5C208" w:rsidR="00F708AD" w:rsidRPr="00F708AD" w:rsidRDefault="00F708AD" w:rsidP="00F708AD">
      <w:pPr>
        <w:pStyle w:val="note"/>
        <w:rPr>
          <w:rFonts w:ascii="Times" w:hAnsi="Times"/>
          <w:color w:val="000000" w:themeColor="text1"/>
          <w:sz w:val="27"/>
          <w:szCs w:val="27"/>
        </w:rPr>
      </w:pPr>
      <w:r w:rsidRPr="00F708AD">
        <w:rPr>
          <w:rFonts w:ascii="Times" w:hAnsi="Times"/>
          <w:color w:val="000000" w:themeColor="text1"/>
        </w:rPr>
        <w:t>NOTE 2   See Annex </w:t>
      </w:r>
      <w:hyperlink r:id="rId9" w:history="1">
        <w:r w:rsidRPr="00F708AD">
          <w:rPr>
            <w:rStyle w:val="Hyperlink"/>
            <w:rFonts w:ascii="Times" w:hAnsi="Times"/>
            <w:color w:val="000000" w:themeColor="text1"/>
          </w:rPr>
          <w:t>D</w:t>
        </w:r>
      </w:hyperlink>
      <w:r w:rsidRPr="00F708AD">
        <w:rPr>
          <w:rFonts w:ascii="Times" w:hAnsi="Times"/>
          <w:color w:val="000000" w:themeColor="text1"/>
        </w:rPr>
        <w:t>, Figures </w:t>
      </w:r>
      <w:hyperlink r:id="rId10" w:history="1">
        <w:r w:rsidRPr="00F708AD">
          <w:rPr>
            <w:rStyle w:val="Hyperlink"/>
            <w:rFonts w:ascii="Times" w:hAnsi="Times"/>
            <w:color w:val="000000" w:themeColor="text1"/>
          </w:rPr>
          <w:t>D.1</w:t>
        </w:r>
      </w:hyperlink>
      <w:r w:rsidRPr="00F708AD">
        <w:rPr>
          <w:rFonts w:ascii="Times" w:hAnsi="Times"/>
          <w:color w:val="000000" w:themeColor="text1"/>
        </w:rPr>
        <w:t>and </w:t>
      </w:r>
      <w:hyperlink r:id="rId11" w:history="1">
        <w:r w:rsidRPr="00F708AD">
          <w:rPr>
            <w:rStyle w:val="Hyperlink"/>
            <w:rFonts w:ascii="Times" w:hAnsi="Times"/>
            <w:color w:val="000000" w:themeColor="text1"/>
          </w:rPr>
          <w:t>D.2</w:t>
        </w:r>
      </w:hyperlink>
      <w:r w:rsidRPr="00F708AD">
        <w:rPr>
          <w:rFonts w:ascii="Times" w:hAnsi="Times"/>
          <w:color w:val="000000" w:themeColor="text1"/>
        </w:rPr>
        <w:t> for a graphical representation of this schema.</w:t>
      </w:r>
    </w:p>
    <w:p w14:paraId="21B15BA7" w14:textId="77777777" w:rsidR="00F708AD" w:rsidRPr="00F708AD" w:rsidRDefault="00F708AD" w:rsidP="00F708AD">
      <w:pPr>
        <w:pStyle w:val="Heading2"/>
        <w:rPr>
          <w:rFonts w:ascii="Times" w:hAnsi="Times"/>
          <w:color w:val="000000" w:themeColor="text1"/>
        </w:rPr>
      </w:pPr>
      <w:bookmarkStart w:id="8" w:name="entities"/>
      <w:r w:rsidRPr="00F708AD">
        <w:rPr>
          <w:rFonts w:ascii="Times" w:hAnsi="Times"/>
          <w:color w:val="000000" w:themeColor="text1"/>
        </w:rPr>
        <w:t>5.2.1 MIM entity definitions</w:t>
      </w:r>
      <w:bookmarkEnd w:id="8"/>
    </w:p>
    <w:p w14:paraId="2C15EB2A" w14:textId="77777777" w:rsidR="00F708AD" w:rsidRPr="00F708AD" w:rsidRDefault="00F708AD" w:rsidP="00F708AD">
      <w:pPr>
        <w:pStyle w:val="NormalWeb"/>
        <w:rPr>
          <w:rFonts w:ascii="Times" w:hAnsi="Times"/>
          <w:color w:val="000000" w:themeColor="text1"/>
          <w:sz w:val="27"/>
          <w:szCs w:val="27"/>
        </w:rPr>
      </w:pPr>
      <w:r w:rsidRPr="00F708AD">
        <w:rPr>
          <w:rFonts w:ascii="Times" w:hAnsi="Times"/>
          <w:color w:val="000000" w:themeColor="text1"/>
          <w:sz w:val="27"/>
          <w:szCs w:val="27"/>
        </w:rPr>
        <w:lastRenderedPageBreak/>
        <w:t>This subclause specifies the MIM entities for this module. The MIM entities and definitions are specified below.</w:t>
      </w:r>
    </w:p>
    <w:p w14:paraId="5FEB6766" w14:textId="2AE4B52A" w:rsidR="00F708AD" w:rsidRPr="00F708AD" w:rsidRDefault="00F708AD" w:rsidP="00F708AD">
      <w:pPr>
        <w:pStyle w:val="Heading2"/>
        <w:rPr>
          <w:rFonts w:ascii="Times" w:hAnsi="Times"/>
          <w:color w:val="000000" w:themeColor="text1"/>
        </w:rPr>
      </w:pPr>
      <w:bookmarkStart w:id="9" w:name="activity_as_realized_mim.action_actual"/>
      <w:r w:rsidRPr="00F708AD">
        <w:rPr>
          <w:rFonts w:ascii="Times" w:hAnsi="Times"/>
          <w:color w:val="000000" w:themeColor="text1"/>
        </w:rPr>
        <w:t>5.2.1.1 action_actual</w:t>
      </w:r>
      <w:bookmarkEnd w:id="9"/>
      <w:r w:rsidRPr="00F708AD">
        <w:rPr>
          <w:rFonts w:ascii="Times" w:hAnsi="Times"/>
          <w:color w:val="000000" w:themeColor="text1"/>
        </w:rPr>
        <w:t>   </w:t>
      </w:r>
      <w:r w:rsidRPr="00F708AD">
        <w:rPr>
          <w:rFonts w:ascii="Times" w:hAnsi="Times"/>
          <w:noProof/>
          <w:color w:val="000000" w:themeColor="text1"/>
        </w:rPr>
        <mc:AlternateContent>
          <mc:Choice Requires="wps">
            <w:drawing>
              <wp:inline distT="0" distB="0" distL="0" distR="0" wp14:anchorId="71A3DFD7" wp14:editId="259F7C13">
                <wp:extent cx="304800" cy="304800"/>
                <wp:effectExtent l="0" t="0" r="0" b="0"/>
                <wp:docPr id="2" name="Rectangle 2" descr="EXPRESS-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62EE8D" id="Rectangle 2" o:spid="_x0000_s1026" alt="EXPRESS-G" href="file:///Users/brandonus/activity_as_realized/mimexpg2.ht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" o:button="t" filled="f" stroked="f">
                <v:fill o:detectmouseclick="t"/>
                <o:lock v:ext="edit" aspectratio="t"/>
                <w10:anchorlock/>
              </v:rect>
            </w:pict>
          </mc:Fallback>
        </mc:AlternateContent>
      </w:r>
    </w:p>
    <w:p w14:paraId="64EA9649" w14:textId="46707ECD" w:rsidR="00F708AD" w:rsidRPr="00F708AD" w:rsidRDefault="00F708AD" w:rsidP="00F708AD">
      <w:pPr>
        <w:rPr>
          <w:rFonts w:ascii="Times New Roman" w:hAnsi="Times New Roman"/>
          <w:color w:val="000000" w:themeColor="text1"/>
        </w:rPr>
      </w:pPr>
      <w:r w:rsidRPr="00F708AD">
        <w:rPr>
          <w:rFonts w:ascii="Times" w:hAnsi="Times"/>
          <w:color w:val="000000" w:themeColor="text1"/>
          <w:sz w:val="27"/>
          <w:szCs w:val="27"/>
        </w:rPr>
        <w:t>An </w:t>
      </w:r>
      <w:r w:rsidRPr="00F708AD">
        <w:rPr>
          <w:rFonts w:ascii="Times" w:hAnsi="Times"/>
          <w:b/>
          <w:bCs/>
          <w:color w:val="000000" w:themeColor="text1"/>
          <w:sz w:val="27"/>
          <w:szCs w:val="27"/>
        </w:rPr>
        <w:t>action_actual</w:t>
      </w:r>
      <w:r w:rsidRPr="00F708AD">
        <w:rPr>
          <w:rFonts w:ascii="Times" w:hAnsi="Times"/>
          <w:color w:val="000000" w:themeColor="text1"/>
          <w:sz w:val="27"/>
          <w:szCs w:val="27"/>
        </w:rPr>
        <w:t> is a type of </w:t>
      </w:r>
      <w:hyperlink r:id="rId13" w:anchor="action_schema.executed_action" w:history="1">
        <w:r w:rsidRPr="00F708AD">
          <w:rPr>
            <w:rStyle w:val="Hyperlink"/>
            <w:rFonts w:ascii="Times" w:hAnsi="Times"/>
            <w:b/>
            <w:bCs/>
            <w:color w:val="000000" w:themeColor="text1"/>
            <w:sz w:val="27"/>
            <w:szCs w:val="27"/>
          </w:rPr>
          <w:t>executed_action</w:t>
        </w:r>
      </w:hyperlink>
      <w:r w:rsidRPr="00F708AD">
        <w:rPr>
          <w:rFonts w:ascii="Times" w:hAnsi="Times"/>
          <w:color w:val="000000" w:themeColor="text1"/>
          <w:sz w:val="27"/>
          <w:szCs w:val="27"/>
        </w:rPr>
        <w:t xml:space="preserve">. It records the fact that an action is part of the historical </w:t>
      </w:r>
      <w:del w:id="10" w:author="Brandon Sapp" w:date="2019-03-19T14:59:00Z">
        <w:r w:rsidRPr="00F708AD" w:rsidDel="00D26766">
          <w:rPr>
            <w:rFonts w:ascii="Times" w:hAnsi="Times"/>
            <w:color w:val="000000" w:themeColor="text1"/>
            <w:sz w:val="27"/>
            <w:szCs w:val="27"/>
          </w:rPr>
          <w:delText>record, and</w:delText>
        </w:r>
      </w:del>
      <w:ins w:id="11" w:author="Brandon Sapp" w:date="2019-03-19T14:59:00Z">
        <w:r w:rsidR="00D26766" w:rsidRPr="00F708AD">
          <w:rPr>
            <w:rFonts w:ascii="Times" w:hAnsi="Times"/>
            <w:color w:val="000000" w:themeColor="text1"/>
            <w:sz w:val="27"/>
            <w:szCs w:val="27"/>
          </w:rPr>
          <w:t>record and</w:t>
        </w:r>
      </w:ins>
      <w:r w:rsidRPr="00F708AD">
        <w:rPr>
          <w:rFonts w:ascii="Times" w:hAnsi="Times"/>
          <w:color w:val="000000" w:themeColor="text1"/>
          <w:sz w:val="27"/>
          <w:szCs w:val="27"/>
        </w:rPr>
        <w:t xml:space="preserve"> has at least started.</w:t>
      </w:r>
    </w:p>
    <w:p w14:paraId="16944D62" w14:textId="77777777" w:rsidR="00F708AD" w:rsidRPr="00F708AD" w:rsidRDefault="00F708AD" w:rsidP="00F708AD">
      <w:pPr>
        <w:pStyle w:val="NormalWeb"/>
        <w:rPr>
          <w:rFonts w:ascii="Times" w:hAnsi="Times"/>
          <w:color w:val="000000" w:themeColor="text1"/>
          <w:sz w:val="27"/>
          <w:szCs w:val="27"/>
        </w:rPr>
      </w:pPr>
      <w:r w:rsidRPr="00F708AD">
        <w:rPr>
          <w:rFonts w:ascii="Times" w:hAnsi="Times"/>
          <w:color w:val="000000" w:themeColor="text1"/>
          <w:sz w:val="27"/>
          <w:szCs w:val="27"/>
          <w:u w:val="single"/>
        </w:rPr>
        <w:t>EXPRESS specification:</w:t>
      </w:r>
    </w:p>
    <w:p w14:paraId="52695A6E" w14:textId="6FD9C076" w:rsidR="00F708AD" w:rsidRPr="00F708AD" w:rsidRDefault="00F708AD" w:rsidP="00F708AD">
      <w:pPr>
        <w:pStyle w:val="NormalWeb"/>
        <w:rPr>
          <w:rFonts w:ascii="Times" w:hAnsi="Times"/>
          <w:color w:val="000000" w:themeColor="text1"/>
          <w:sz w:val="27"/>
          <w:szCs w:val="27"/>
        </w:rPr>
      </w:pPr>
      <w:r w:rsidRPr="00F708AD">
        <w:rPr>
          <w:rStyle w:val="HTMLCode"/>
          <w:color w:val="000000" w:themeColor="text1"/>
        </w:rPr>
        <w:t>*)</w:t>
      </w:r>
      <w:r w:rsidRPr="00F708AD">
        <w:rPr>
          <w:rFonts w:ascii="Courier New" w:hAnsi="Courier New" w:cs="Courier New"/>
          <w:color w:val="000000" w:themeColor="text1"/>
          <w:sz w:val="20"/>
          <w:szCs w:val="20"/>
        </w:rPr>
        <w:br/>
      </w:r>
      <w:r w:rsidRPr="00F708AD">
        <w:rPr>
          <w:rStyle w:val="HTMLCode"/>
          <w:color w:val="000000" w:themeColor="text1"/>
        </w:rPr>
        <w:t>ENTITY action_actual</w:t>
      </w:r>
      <w:r w:rsidRPr="00F708AD">
        <w:rPr>
          <w:rFonts w:ascii="Courier New" w:hAnsi="Courier New" w:cs="Courier New"/>
          <w:color w:val="000000" w:themeColor="text1"/>
          <w:sz w:val="20"/>
          <w:szCs w:val="20"/>
        </w:rPr>
        <w:br/>
      </w:r>
      <w:r w:rsidRPr="00F708AD">
        <w:rPr>
          <w:rStyle w:val="HTMLCode"/>
          <w:color w:val="000000" w:themeColor="text1"/>
        </w:rPr>
        <w:t>  SUBTYPE OF (</w:t>
      </w:r>
      <w:hyperlink r:id="rId14" w:anchor="action_schema.executed_action" w:history="1">
        <w:r w:rsidRPr="00F708AD">
          <w:rPr>
            <w:rStyle w:val="Hyperlink"/>
            <w:rFonts w:ascii="Courier New" w:hAnsi="Courier New" w:cs="Courier New"/>
            <w:color w:val="000000" w:themeColor="text1"/>
            <w:sz w:val="20"/>
            <w:szCs w:val="20"/>
          </w:rPr>
          <w:t>executed_action</w:t>
        </w:r>
      </w:hyperlink>
      <w:r w:rsidRPr="00F708AD">
        <w:rPr>
          <w:rStyle w:val="HTMLCode"/>
          <w:color w:val="000000" w:themeColor="text1"/>
        </w:rPr>
        <w:t>);</w:t>
      </w:r>
      <w:r w:rsidRPr="00F708AD">
        <w:rPr>
          <w:rFonts w:ascii="Courier New" w:hAnsi="Courier New" w:cs="Courier New"/>
          <w:color w:val="000000" w:themeColor="text1"/>
          <w:sz w:val="20"/>
          <w:szCs w:val="20"/>
        </w:rPr>
        <w:br/>
      </w:r>
      <w:r w:rsidRPr="00F708AD">
        <w:rPr>
          <w:rStyle w:val="HTMLCode"/>
          <w:color w:val="000000" w:themeColor="text1"/>
        </w:rPr>
        <w:t>END_ENTITY;</w:t>
      </w:r>
      <w:r w:rsidRPr="00F708AD">
        <w:rPr>
          <w:rFonts w:ascii="Courier New" w:hAnsi="Courier New" w:cs="Courier New"/>
          <w:color w:val="000000" w:themeColor="text1"/>
          <w:sz w:val="20"/>
          <w:szCs w:val="20"/>
        </w:rPr>
        <w:br/>
      </w:r>
      <w:r w:rsidRPr="00F708AD">
        <w:rPr>
          <w:rStyle w:val="HTMLCode"/>
          <w:color w:val="000000" w:themeColor="text1"/>
        </w:rPr>
        <w:t>(*</w:t>
      </w:r>
    </w:p>
    <w:p w14:paraId="2EBEFFC9" w14:textId="7E1CE6BB" w:rsidR="00F708AD" w:rsidRPr="00F708AD" w:rsidRDefault="00F708AD" w:rsidP="00F708AD">
      <w:pPr>
        <w:pStyle w:val="Heading2"/>
        <w:rPr>
          <w:rFonts w:ascii="Times" w:hAnsi="Times"/>
          <w:color w:val="000000" w:themeColor="text1"/>
        </w:rPr>
      </w:pPr>
      <w:bookmarkStart w:id="12" w:name="activity_as_realized_mim.action_happenin"/>
      <w:r w:rsidRPr="00F708AD">
        <w:rPr>
          <w:rFonts w:ascii="Times" w:hAnsi="Times"/>
          <w:color w:val="000000" w:themeColor="text1"/>
        </w:rPr>
        <w:t>5.2.1.2 action_happening</w:t>
      </w:r>
      <w:bookmarkEnd w:id="12"/>
      <w:r w:rsidRPr="00F708AD">
        <w:rPr>
          <w:rFonts w:ascii="Times" w:hAnsi="Times"/>
          <w:color w:val="000000" w:themeColor="text1"/>
        </w:rPr>
        <w:t>   </w:t>
      </w:r>
      <w:r w:rsidRPr="00F708AD">
        <w:rPr>
          <w:rFonts w:ascii="Times" w:hAnsi="Times"/>
          <w:noProof/>
          <w:color w:val="000000" w:themeColor="text1"/>
        </w:rPr>
        <mc:AlternateContent>
          <mc:Choice Requires="wps">
            <w:drawing>
              <wp:inline distT="0" distB="0" distL="0" distR="0" wp14:anchorId="36CF20DC" wp14:editId="7267AD81">
                <wp:extent cx="304800" cy="304800"/>
                <wp:effectExtent l="0" t="0" r="0" b="0"/>
                <wp:docPr id="1" name="Rectangle 1" descr="EXPRESS-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309D90" id="Rectangle 1" o:spid="_x0000_s1026" alt="EXPRESS-G" href="file:///Users/brandonus/activity_as_realized/mimexpg2.ht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" o:button="t" filled="f" stroked="f">
                <v:fill o:detectmouseclick="t"/>
                <o:lock v:ext="edit" aspectratio="t"/>
                <w10:anchorlock/>
              </v:rect>
            </w:pict>
          </mc:Fallback>
        </mc:AlternateContent>
      </w:r>
    </w:p>
    <w:p w14:paraId="706782FB" w14:textId="73636CF5" w:rsidR="00F708AD" w:rsidRPr="00F708AD" w:rsidRDefault="00F708AD" w:rsidP="00F708AD">
      <w:pPr>
        <w:rPr>
          <w:rFonts w:ascii="Times New Roman" w:hAnsi="Times New Roman"/>
          <w:color w:val="000000" w:themeColor="text1"/>
        </w:rPr>
      </w:pPr>
      <w:r w:rsidRPr="00F708AD">
        <w:rPr>
          <w:rFonts w:ascii="Times" w:hAnsi="Times"/>
          <w:color w:val="000000" w:themeColor="text1"/>
          <w:sz w:val="27"/>
          <w:szCs w:val="27"/>
        </w:rPr>
        <w:t>An </w:t>
      </w:r>
      <w:r w:rsidRPr="00F708AD">
        <w:rPr>
          <w:rFonts w:ascii="Times" w:hAnsi="Times"/>
          <w:b/>
          <w:bCs/>
          <w:color w:val="000000" w:themeColor="text1"/>
          <w:sz w:val="27"/>
          <w:szCs w:val="27"/>
        </w:rPr>
        <w:t>action_happening</w:t>
      </w:r>
      <w:r w:rsidRPr="00F708AD">
        <w:rPr>
          <w:rFonts w:ascii="Times" w:hAnsi="Times"/>
          <w:color w:val="000000" w:themeColor="text1"/>
          <w:sz w:val="27"/>
          <w:szCs w:val="27"/>
        </w:rPr>
        <w:t> is a type of </w:t>
      </w:r>
      <w:hyperlink r:id="rId15" w:anchor="action_schema.action_relationship" w:history="1">
        <w:r w:rsidRPr="00F708AD">
          <w:rPr>
            <w:rStyle w:val="Hyperlink"/>
            <w:rFonts w:ascii="Times" w:hAnsi="Times"/>
            <w:b/>
            <w:bCs/>
            <w:color w:val="000000" w:themeColor="text1"/>
            <w:sz w:val="27"/>
            <w:szCs w:val="27"/>
          </w:rPr>
          <w:t>action_relationship</w:t>
        </w:r>
      </w:hyperlink>
      <w:r w:rsidRPr="00F708AD">
        <w:rPr>
          <w:rFonts w:ascii="Times" w:hAnsi="Times"/>
          <w:color w:val="000000" w:themeColor="text1"/>
          <w:sz w:val="27"/>
          <w:szCs w:val="27"/>
        </w:rPr>
        <w:t>. It relates the </w:t>
      </w:r>
      <w:hyperlink r:id="rId16" w:anchor="activity_as_realized_mim.action_actual" w:history="1">
        <w:r w:rsidRPr="00F708AD">
          <w:rPr>
            <w:rStyle w:val="Hyperlink"/>
            <w:rFonts w:ascii="Times" w:hAnsi="Times"/>
            <w:b/>
            <w:bCs/>
            <w:color w:val="000000" w:themeColor="text1"/>
            <w:sz w:val="27"/>
            <w:szCs w:val="27"/>
          </w:rPr>
          <w:t>action_actual</w:t>
        </w:r>
      </w:hyperlink>
      <w:r w:rsidRPr="00F708AD">
        <w:rPr>
          <w:rFonts w:ascii="Times" w:hAnsi="Times"/>
          <w:color w:val="000000" w:themeColor="text1"/>
          <w:sz w:val="27"/>
          <w:szCs w:val="27"/>
        </w:rPr>
        <w:t> to the </w:t>
      </w:r>
      <w:hyperlink r:id="rId17" w:anchor="action_schema.action" w:history="1">
        <w:r w:rsidRPr="00F708AD">
          <w:rPr>
            <w:rStyle w:val="Hyperlink"/>
            <w:rFonts w:ascii="Times" w:hAnsi="Times"/>
            <w:b/>
            <w:bCs/>
            <w:color w:val="000000" w:themeColor="text1"/>
            <w:sz w:val="27"/>
            <w:szCs w:val="27"/>
          </w:rPr>
          <w:t>action</w:t>
        </w:r>
      </w:hyperlink>
      <w:r w:rsidRPr="00F708AD">
        <w:rPr>
          <w:rFonts w:ascii="Times" w:hAnsi="Times"/>
          <w:color w:val="000000" w:themeColor="text1"/>
          <w:sz w:val="27"/>
          <w:szCs w:val="27"/>
        </w:rPr>
        <w:t> of which it is the historical record.</w:t>
      </w:r>
    </w:p>
    <w:p w14:paraId="4E18C388" w14:textId="77777777" w:rsidR="00F708AD" w:rsidRPr="00F708AD" w:rsidRDefault="00F708AD" w:rsidP="00F708AD">
      <w:pPr>
        <w:pStyle w:val="NormalWeb"/>
        <w:rPr>
          <w:rFonts w:ascii="Times" w:hAnsi="Times"/>
          <w:color w:val="000000" w:themeColor="text1"/>
          <w:sz w:val="27"/>
          <w:szCs w:val="27"/>
        </w:rPr>
      </w:pPr>
      <w:r w:rsidRPr="00F708AD">
        <w:rPr>
          <w:rFonts w:ascii="Times" w:hAnsi="Times"/>
          <w:color w:val="000000" w:themeColor="text1"/>
          <w:sz w:val="27"/>
          <w:szCs w:val="27"/>
          <w:u w:val="single"/>
        </w:rPr>
        <w:t>EXPRESS specification:</w:t>
      </w:r>
    </w:p>
    <w:p w14:paraId="2712050F" w14:textId="61ECA495" w:rsidR="00F708AD" w:rsidRPr="00F708AD" w:rsidRDefault="00F708AD" w:rsidP="00F708AD">
      <w:pPr>
        <w:pStyle w:val="NormalWeb"/>
        <w:rPr>
          <w:rFonts w:ascii="Times" w:hAnsi="Times"/>
          <w:color w:val="000000" w:themeColor="text1"/>
          <w:sz w:val="27"/>
          <w:szCs w:val="27"/>
        </w:rPr>
      </w:pPr>
      <w:r w:rsidRPr="00F708AD">
        <w:rPr>
          <w:rStyle w:val="HTMLCode"/>
          <w:color w:val="000000" w:themeColor="text1"/>
        </w:rPr>
        <w:t>*)</w:t>
      </w:r>
      <w:r w:rsidRPr="00F708AD">
        <w:rPr>
          <w:rFonts w:ascii="Courier New" w:hAnsi="Courier New" w:cs="Courier New"/>
          <w:color w:val="000000" w:themeColor="text1"/>
          <w:sz w:val="20"/>
          <w:szCs w:val="20"/>
        </w:rPr>
        <w:br/>
      </w:r>
      <w:r w:rsidRPr="00F708AD">
        <w:rPr>
          <w:rStyle w:val="HTMLCode"/>
          <w:color w:val="000000" w:themeColor="text1"/>
        </w:rPr>
        <w:t>ENTITY action_happening</w:t>
      </w:r>
      <w:r w:rsidRPr="00F708AD">
        <w:rPr>
          <w:rFonts w:ascii="Courier New" w:hAnsi="Courier New" w:cs="Courier New"/>
          <w:color w:val="000000" w:themeColor="text1"/>
          <w:sz w:val="20"/>
          <w:szCs w:val="20"/>
        </w:rPr>
        <w:br/>
      </w:r>
      <w:r w:rsidRPr="00F708AD">
        <w:rPr>
          <w:rStyle w:val="HTMLCode"/>
          <w:color w:val="000000" w:themeColor="text1"/>
        </w:rPr>
        <w:t>  SUBTYPE OF (</w:t>
      </w:r>
      <w:bookmarkStart w:id="13" w:name="_GoBack"/>
      <w:r w:rsidRPr="00F708AD">
        <w:rPr>
          <w:rStyle w:val="HTMLCode"/>
          <w:color w:val="000000" w:themeColor="text1"/>
        </w:rPr>
        <w:fldChar w:fldCharType="begin"/>
      </w:r>
      <w:r w:rsidR="00D26766">
        <w:rPr>
          <w:rStyle w:val="HTMLCode"/>
          <w:color w:val="000000" w:themeColor="text1"/>
        </w:rPr>
        <w:instrText>HYPERLINK "file:///Users/../data/resources/action_schema/action_schema.htm" \l "action_schema.action_relationship"</w:instrText>
      </w:r>
      <w:r w:rsidR="00D26766" w:rsidRPr="00F708AD">
        <w:rPr>
          <w:rStyle w:val="HTMLCode"/>
          <w:color w:val="000000" w:themeColor="text1"/>
        </w:rPr>
      </w:r>
      <w:r w:rsidRPr="00F708AD">
        <w:rPr>
          <w:rStyle w:val="HTMLCode"/>
          <w:color w:val="000000" w:themeColor="text1"/>
        </w:rPr>
        <w:fldChar w:fldCharType="separate"/>
      </w:r>
      <w:r w:rsidRPr="00F708AD">
        <w:rPr>
          <w:rStyle w:val="Hyperlink"/>
          <w:rFonts w:ascii="Courier New" w:hAnsi="Courier New" w:cs="Courier New"/>
          <w:color w:val="000000" w:themeColor="text1"/>
          <w:sz w:val="20"/>
          <w:szCs w:val="20"/>
        </w:rPr>
        <w:t>action_relationship</w:t>
      </w:r>
      <w:r w:rsidRPr="00F708AD">
        <w:rPr>
          <w:rStyle w:val="HTMLCode"/>
          <w:color w:val="000000" w:themeColor="text1"/>
        </w:rPr>
        <w:fldChar w:fldCharType="end"/>
      </w:r>
      <w:bookmarkEnd w:id="13"/>
      <w:r w:rsidRPr="00F708AD">
        <w:rPr>
          <w:rStyle w:val="HTMLCode"/>
          <w:color w:val="000000" w:themeColor="text1"/>
        </w:rPr>
        <w:t>);</w:t>
      </w:r>
      <w:r w:rsidRPr="00F708AD">
        <w:rPr>
          <w:rFonts w:ascii="Courier New" w:hAnsi="Courier New" w:cs="Courier New"/>
          <w:color w:val="000000" w:themeColor="text1"/>
          <w:sz w:val="20"/>
          <w:szCs w:val="20"/>
        </w:rPr>
        <w:br/>
      </w:r>
      <w:r w:rsidRPr="00F708AD">
        <w:rPr>
          <w:rStyle w:val="HTMLCode"/>
          <w:color w:val="000000" w:themeColor="text1"/>
        </w:rPr>
        <w:t>END_ENTITY;</w:t>
      </w:r>
      <w:r w:rsidRPr="00F708AD">
        <w:rPr>
          <w:rFonts w:ascii="Courier New" w:hAnsi="Courier New" w:cs="Courier New"/>
          <w:color w:val="000000" w:themeColor="text1"/>
          <w:sz w:val="20"/>
          <w:szCs w:val="20"/>
        </w:rPr>
        <w:br/>
      </w:r>
      <w:r w:rsidRPr="00F708AD">
        <w:rPr>
          <w:rStyle w:val="HTMLCode"/>
          <w:color w:val="000000" w:themeColor="text1"/>
        </w:rPr>
        <w:t>(*</w:t>
      </w:r>
    </w:p>
    <w:p w14:paraId="7958E351" w14:textId="77777777" w:rsidR="00F708AD" w:rsidRPr="00F708AD" w:rsidRDefault="00F708AD" w:rsidP="00F708AD">
      <w:pPr>
        <w:rPr>
          <w:rFonts w:ascii="Times New Roman" w:hAnsi="Times New Roman"/>
          <w:color w:val="000000" w:themeColor="text1"/>
        </w:rPr>
      </w:pPr>
      <w:r w:rsidRPr="00F708AD">
        <w:rPr>
          <w:rFonts w:ascii="Courier New" w:hAnsi="Courier New" w:cs="Courier New"/>
          <w:color w:val="000000" w:themeColor="text1"/>
          <w:sz w:val="20"/>
          <w:szCs w:val="20"/>
        </w:rPr>
        <w:br/>
      </w:r>
      <w:r w:rsidRPr="00F708AD">
        <w:rPr>
          <w:rFonts w:ascii="Courier New" w:hAnsi="Courier New" w:cs="Courier New"/>
          <w:color w:val="000000" w:themeColor="text1"/>
          <w:sz w:val="20"/>
          <w:szCs w:val="20"/>
        </w:rPr>
        <w:br/>
      </w:r>
      <w:r w:rsidRPr="00F708AD">
        <w:rPr>
          <w:rStyle w:val="HTMLCode"/>
          <w:rFonts w:eastAsiaTheme="minorHAnsi"/>
          <w:color w:val="000000" w:themeColor="text1"/>
        </w:rPr>
        <w:t>*)</w:t>
      </w:r>
      <w:r w:rsidRPr="00F708AD">
        <w:rPr>
          <w:rFonts w:ascii="Courier New" w:hAnsi="Courier New" w:cs="Courier New"/>
          <w:color w:val="000000" w:themeColor="text1"/>
          <w:sz w:val="20"/>
          <w:szCs w:val="20"/>
        </w:rPr>
        <w:br/>
      </w:r>
      <w:r w:rsidRPr="00F708AD">
        <w:rPr>
          <w:rStyle w:val="HTMLCode"/>
          <w:rFonts w:eastAsiaTheme="minorHAnsi"/>
          <w:color w:val="000000" w:themeColor="text1"/>
        </w:rPr>
        <w:t>END_SCHEMA;  -- Activity_as_realized_mim</w:t>
      </w:r>
      <w:r w:rsidRPr="00F708AD">
        <w:rPr>
          <w:rFonts w:ascii="Courier New" w:hAnsi="Courier New" w:cs="Courier New"/>
          <w:color w:val="000000" w:themeColor="text1"/>
          <w:sz w:val="20"/>
          <w:szCs w:val="20"/>
        </w:rPr>
        <w:br/>
      </w:r>
      <w:r w:rsidRPr="00F708AD">
        <w:rPr>
          <w:rStyle w:val="HTMLCode"/>
          <w:rFonts w:eastAsiaTheme="minorHAnsi"/>
          <w:color w:val="000000" w:themeColor="text1"/>
        </w:rPr>
        <w:t>(* </w:t>
      </w:r>
      <w:r w:rsidRPr="00F708AD">
        <w:rPr>
          <w:rFonts w:ascii="Times" w:hAnsi="Times"/>
          <w:color w:val="000000" w:themeColor="text1"/>
          <w:sz w:val="27"/>
          <w:szCs w:val="27"/>
        </w:rPr>
        <w:br/>
      </w:r>
      <w:r w:rsidRPr="00F708AD">
        <w:rPr>
          <w:rFonts w:ascii="Times" w:hAnsi="Times"/>
          <w:color w:val="000000" w:themeColor="text1"/>
          <w:sz w:val="27"/>
          <w:szCs w:val="27"/>
        </w:rPr>
        <w:br/>
      </w:r>
    </w:p>
    <w:p w14:paraId="62159695" w14:textId="77777777" w:rsidR="00F708AD" w:rsidRPr="00F708AD" w:rsidRDefault="00F708AD" w:rsidP="00F708AD">
      <w:pPr>
        <w:pStyle w:val="NormalWeb"/>
        <w:rPr>
          <w:rFonts w:ascii="Times" w:hAnsi="Times"/>
          <w:color w:val="000000" w:themeColor="text1"/>
          <w:sz w:val="27"/>
          <w:szCs w:val="27"/>
        </w:rPr>
      </w:pPr>
      <w:r w:rsidRPr="00F708AD">
        <w:rPr>
          <w:rFonts w:ascii="Times" w:hAnsi="Times"/>
          <w:color w:val="000000" w:themeColor="text1"/>
          <w:sz w:val="27"/>
          <w:szCs w:val="27"/>
        </w:rPr>
        <w:t>© ISO 2019 — All rights reserved</w:t>
      </w:r>
    </w:p>
    <w:p w14:paraId="2ECBB830" w14:textId="77777777" w:rsidR="00D00D69" w:rsidRPr="00F708AD" w:rsidRDefault="00D00D69" w:rsidP="00F708AD">
      <w:pPr>
        <w:rPr>
          <w:color w:val="000000" w:themeColor="text1"/>
        </w:rPr>
      </w:pPr>
    </w:p>
    <w:sectPr w:rsidR="00D00D69" w:rsidRPr="00F708AD" w:rsidSect="00146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3530E"/>
    <w:multiLevelType w:val="multilevel"/>
    <w:tmpl w:val="EA30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C40FAE"/>
    <w:multiLevelType w:val="multilevel"/>
    <w:tmpl w:val="7DB4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randon Sapp">
    <w15:presenceInfo w15:providerId="Windows Live" w15:userId="3dfe48391dcb1c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213"/>
    <w:rsid w:val="00146941"/>
    <w:rsid w:val="00B36E7B"/>
    <w:rsid w:val="00BE0F00"/>
    <w:rsid w:val="00C04213"/>
    <w:rsid w:val="00D00D69"/>
    <w:rsid w:val="00D26766"/>
    <w:rsid w:val="00F70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F40119"/>
  <w15:chartTrackingRefBased/>
  <w15:docId w15:val="{46703D43-3E12-DB44-9F99-9125D1621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2">
    <w:name w:val="heading 2"/>
    <w:basedOn w:val="Normal"/>
    <w:link w:val="Heading2Char"/>
    <w:uiPriority w:val="9"/>
    <w:qFormat/>
    <w:rsid w:val="00C04213"/>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4213"/>
    <w:rPr>
      <w:rFonts w:ascii="Times New Roman" w:eastAsia="Times New Roman" w:hAnsi="Times New Roman" w:cs="Times New Roman"/>
      <w:b/>
      <w:bCs/>
      <w:sz w:val="36"/>
      <w:szCs w:val="36"/>
    </w:rPr>
  </w:style>
  <w:style w:type="paragraph" w:customStyle="1" w:styleId="toc">
    <w:name w:val="toc"/>
    <w:basedOn w:val="Normal"/>
    <w:rsid w:val="00C04213"/>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C04213"/>
    <w:rPr>
      <w:color w:val="0000FF"/>
      <w:u w:val="single"/>
    </w:rPr>
  </w:style>
  <w:style w:type="paragraph" w:styleId="NormalWeb">
    <w:name w:val="Normal (Web)"/>
    <w:basedOn w:val="Normal"/>
    <w:uiPriority w:val="99"/>
    <w:semiHidden/>
    <w:unhideWhenUsed/>
    <w:rsid w:val="00C04213"/>
    <w:pPr>
      <w:spacing w:before="100" w:beforeAutospacing="1" w:after="100" w:afterAutospacing="1"/>
    </w:pPr>
    <w:rPr>
      <w:rFonts w:ascii="Times New Roman" w:eastAsia="Times New Roman" w:hAnsi="Times New Roman" w:cs="Times New Roman"/>
    </w:rPr>
  </w:style>
  <w:style w:type="paragraph" w:customStyle="1" w:styleId="note">
    <w:name w:val="note"/>
    <w:basedOn w:val="Normal"/>
    <w:rsid w:val="00C04213"/>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C04213"/>
    <w:rPr>
      <w:rFonts w:ascii="Courier New" w:eastAsia="Times New Roman" w:hAnsi="Courier New" w:cs="Courier New"/>
      <w:sz w:val="20"/>
      <w:szCs w:val="20"/>
    </w:rPr>
  </w:style>
  <w:style w:type="paragraph" w:customStyle="1" w:styleId="example">
    <w:name w:val="example"/>
    <w:basedOn w:val="Normal"/>
    <w:rsid w:val="00C04213"/>
    <w:pPr>
      <w:spacing w:before="100" w:beforeAutospacing="1" w:after="100" w:afterAutospacing="1"/>
    </w:pPr>
    <w:rPr>
      <w:rFonts w:ascii="Times New Roman" w:eastAsia="Times New Roman" w:hAnsi="Times New Roman" w:cs="Times New Roman"/>
    </w:rPr>
  </w:style>
  <w:style w:type="paragraph" w:customStyle="1" w:styleId="expressdescription">
    <w:name w:val="expressdescription"/>
    <w:basedOn w:val="Normal"/>
    <w:rsid w:val="00C04213"/>
    <w:pPr>
      <w:spacing w:before="100" w:beforeAutospacing="1" w:after="100" w:afterAutospacing="1"/>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D2676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26766"/>
    <w:rPr>
      <w:rFonts w:ascii="Times New Roman" w:hAnsi="Times New Roman" w:cs="Times New Roman"/>
      <w:sz w:val="18"/>
      <w:szCs w:val="18"/>
      <w:lang w:val="en-GB"/>
    </w:rPr>
  </w:style>
  <w:style w:type="paragraph" w:styleId="Revision">
    <w:name w:val="Revision"/>
    <w:hidden/>
    <w:uiPriority w:val="99"/>
    <w:semiHidden/>
    <w:rsid w:val="00BE0F00"/>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8036951">
      <w:bodyDiv w:val="1"/>
      <w:marLeft w:val="0"/>
      <w:marRight w:val="0"/>
      <w:marTop w:val="0"/>
      <w:marBottom w:val="0"/>
      <w:divBdr>
        <w:top w:val="none" w:sz="0" w:space="0" w:color="auto"/>
        <w:left w:val="none" w:sz="0" w:space="0" w:color="auto"/>
        <w:bottom w:val="none" w:sz="0" w:space="0" w:color="auto"/>
        <w:right w:val="none" w:sz="0" w:space="0" w:color="auto"/>
      </w:divBdr>
      <w:divsChild>
        <w:div w:id="253511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522028">
      <w:bodyDiv w:val="1"/>
      <w:marLeft w:val="0"/>
      <w:marRight w:val="0"/>
      <w:marTop w:val="0"/>
      <w:marBottom w:val="0"/>
      <w:divBdr>
        <w:top w:val="none" w:sz="0" w:space="0" w:color="auto"/>
        <w:left w:val="none" w:sz="0" w:space="0" w:color="auto"/>
        <w:bottom w:val="none" w:sz="0" w:space="0" w:color="auto"/>
        <w:right w:val="none" w:sz="0" w:space="0" w:color="auto"/>
      </w:divBdr>
      <w:divsChild>
        <w:div w:id="1369986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993541">
      <w:bodyDiv w:val="1"/>
      <w:marLeft w:val="0"/>
      <w:marRight w:val="0"/>
      <w:marTop w:val="0"/>
      <w:marBottom w:val="0"/>
      <w:divBdr>
        <w:top w:val="none" w:sz="0" w:space="0" w:color="auto"/>
        <w:left w:val="none" w:sz="0" w:space="0" w:color="auto"/>
        <w:bottom w:val="none" w:sz="0" w:space="0" w:color="auto"/>
        <w:right w:val="none" w:sz="0" w:space="0" w:color="auto"/>
      </w:divBdr>
      <w:divsChild>
        <w:div w:id="1360010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data/modules/activity/sys/5_mim.htm" TargetMode="External"/><Relationship Id="rId13" Type="http://schemas.openxmlformats.org/officeDocument/2006/relationships/hyperlink" Target="file:///Users/resource_docs/fundamentals_of_product_description_and_support/sys/4_schema.ht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Users/../data/resources/action_schema/action_schema.htm" TargetMode="External"/><Relationship Id="rId12" Type="http://schemas.openxmlformats.org/officeDocument/2006/relationships/hyperlink" Target="file:////Users/brandonus/activity_as_realized/mimexpg2.htm" TargetMode="External"/><Relationship Id="rId17" Type="http://schemas.openxmlformats.org/officeDocument/2006/relationships/hyperlink" Target="file:///Users/resource_docs/fundamentals_of_product_description_and_support/sys/4_schema.htm" TargetMode="External"/><Relationship Id="rId2" Type="http://schemas.openxmlformats.org/officeDocument/2006/relationships/styles" Target="styles.xml"/><Relationship Id="rId16" Type="http://schemas.openxmlformats.org/officeDocument/2006/relationships/hyperlink" Target="file:///Users/modules/activity_as_realized/sys/5_mim.ht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file:///Users/../data/resources/action_schema/action_schema.htm" TargetMode="External"/><Relationship Id="rId11" Type="http://schemas.openxmlformats.org/officeDocument/2006/relationships/hyperlink" Target="file:///Users/brandonus/Desktop/mimexpg2.htm" TargetMode="External"/><Relationship Id="rId5" Type="http://schemas.openxmlformats.org/officeDocument/2006/relationships/hyperlink" Target="file:///Users/../data/resources/action_schema/action_schema.htm" TargetMode="External"/><Relationship Id="rId15" Type="http://schemas.openxmlformats.org/officeDocument/2006/relationships/hyperlink" Target="file:///Users/resource_docs/fundamentals_of_product_description_and_support/sys/4_schema.htm" TargetMode="External"/><Relationship Id="rId10" Type="http://schemas.openxmlformats.org/officeDocument/2006/relationships/hyperlink" Target="file:///Users/brandonus/Desktop/mimexpg1.htm" TargetMode="External"/><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file:///Users/brandonus/Desktop/english_review/d_mim_expg.htm" TargetMode="External"/><Relationship Id="rId14" Type="http://schemas.openxmlformats.org/officeDocument/2006/relationships/hyperlink" Target="file:///Users/../data/resources/action_schema/action_schema.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535</Words>
  <Characters>3050</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Sapp</dc:creator>
  <cp:keywords/>
  <dc:description/>
  <cp:lastModifiedBy>Brandon Sapp</cp:lastModifiedBy>
  <cp:revision>3</cp:revision>
  <dcterms:created xsi:type="dcterms:W3CDTF">2019-03-19T22:01:00Z</dcterms:created>
  <dcterms:modified xsi:type="dcterms:W3CDTF">2019-03-19T22:02:00Z</dcterms:modified>
</cp:coreProperties>
</file>