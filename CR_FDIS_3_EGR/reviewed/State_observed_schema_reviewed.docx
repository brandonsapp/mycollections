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0591" w:rsidRDefault="00FB0591" w:rsidP="00FB0591">
      <w:pPr>
        <w:pStyle w:val="Heading2"/>
        <w:rPr>
          <w:color w:val="000000"/>
        </w:rPr>
      </w:pPr>
      <w:bookmarkStart w:id="0" w:name="schema$schema_no+3"/>
      <w:r>
        <w:rPr>
          <w:color w:val="000000"/>
        </w:rPr>
        <w:t>4 State type schema</w:t>
      </w:r>
      <w:bookmarkEnd w:id="0"/>
    </w:p>
    <w:p w:rsidR="00FB0591" w:rsidRDefault="00FB0591" w:rsidP="00FB0591">
      <w:pPr>
        <w:pStyle w:val="Heading2"/>
        <w:rPr>
          <w:color w:val="000000"/>
        </w:rPr>
      </w:pPr>
      <w:bookmarkStart w:id="1" w:name="gen"/>
      <w:r>
        <w:rPr>
          <w:color w:val="000000"/>
        </w:rPr>
        <w:t>4.1 General</w:t>
      </w:r>
      <w:bookmarkEnd w:id="1"/>
    </w:p>
    <w:p w:rsidR="00FB0591" w:rsidRDefault="00FB0591" w:rsidP="00FB0591">
      <w:r>
        <w:rPr>
          <w:color w:val="000000"/>
          <w:sz w:val="27"/>
          <w:szCs w:val="27"/>
        </w:rPr>
        <w:t>The </w:t>
      </w:r>
      <w:r>
        <w:rPr>
          <w:b/>
          <w:bCs/>
          <w:color w:val="000000"/>
          <w:sz w:val="27"/>
          <w:szCs w:val="27"/>
        </w:rPr>
        <w:t>state_type_schema</w:t>
      </w:r>
      <w:r>
        <w:rPr>
          <w:color w:val="000000"/>
          <w:sz w:val="27"/>
          <w:szCs w:val="27"/>
        </w:rPr>
        <w:t> represents the existence of possible states or types of state that an individual item may acquire. This clause defines the information requirements to which implementations shall conform using the EXPRESS language as defined in ISO 10303-11. The following EXPRESS declaration begins the </w:t>
      </w:r>
      <w:r>
        <w:rPr>
          <w:b/>
          <w:bCs/>
          <w:color w:val="000000"/>
          <w:sz w:val="27"/>
          <w:szCs w:val="27"/>
        </w:rPr>
        <w:t>state_type_schema</w:t>
      </w:r>
      <w:r>
        <w:rPr>
          <w:color w:val="000000"/>
          <w:sz w:val="27"/>
          <w:szCs w:val="27"/>
        </w:rPr>
        <w:t> and identifies the necessary external references.</w:t>
      </w:r>
    </w:p>
    <w:p w:rsidR="00FB0591" w:rsidRDefault="00FB0591" w:rsidP="00FB0591">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FB0591" w:rsidRDefault="00FB0591" w:rsidP="00FB0591">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2" w:name="state_type_schema"/>
      <w:r>
        <w:rPr>
          <w:rStyle w:val="HTMLCode"/>
          <w:rFonts w:eastAsiaTheme="minorHAnsi"/>
          <w:color w:val="000000"/>
        </w:rPr>
        <w:t>SCHEMA state_type_schema;</w:t>
      </w:r>
      <w:bookmarkStart w:id="3" w:name="interfaces"/>
      <w:bookmarkEnd w:id="2"/>
      <w:bookmarkEnd w:id="3"/>
    </w:p>
    <w:p w:rsidR="00FB0591" w:rsidRDefault="00FB0591" w:rsidP="00FB0591">
      <w:pPr>
        <w:pStyle w:val="NormalWeb"/>
        <w:spacing w:after="270" w:afterAutospacing="0"/>
        <w:rPr>
          <w:color w:val="000000"/>
          <w:sz w:val="27"/>
          <w:szCs w:val="27"/>
        </w:rPr>
      </w:pPr>
      <w:r>
        <w:rPr>
          <w:rStyle w:val="HTMLCode"/>
          <w:color w:val="000000"/>
        </w:rPr>
        <w:t>REFERENCE FROM </w:t>
      </w:r>
      <w:hyperlink r:id="rId5" w:anchor="support_resource_schema" w:history="1">
        <w:r>
          <w:rPr>
            <w:rStyle w:val="Hyperlink"/>
            <w:rFonts w:ascii="Courier New" w:hAnsi="Courier New" w:cs="Courier New"/>
            <w:sz w:val="20"/>
            <w:szCs w:val="20"/>
          </w:rPr>
          <w:t>support_resource_schema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6"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w:t>
      </w:r>
      <w:hyperlink r:id="rId7" w:anchor="support_resource_schema.text" w:history="1">
        <w:r>
          <w:rPr>
            <w:rStyle w:val="Hyperlink"/>
            <w:rFonts w:ascii="Courier New" w:hAnsi="Courier New" w:cs="Courier New"/>
            <w:sz w:val="20"/>
            <w:szCs w:val="20"/>
          </w:rPr>
          <w:t>text</w:t>
        </w:r>
      </w:hyperlink>
      <w:r>
        <w:rPr>
          <w:rStyle w:val="HTMLCode"/>
          <w:color w:val="000000"/>
        </w:rPr>
        <w:t>); </w:t>
      </w:r>
      <w:r>
        <w:rPr>
          <w:rFonts w:ascii="Courier New" w:hAnsi="Courier New" w:cs="Courier New"/>
          <w:color w:val="000000"/>
          <w:sz w:val="20"/>
          <w:szCs w:val="20"/>
        </w:rPr>
        <w:br/>
      </w:r>
      <w:r>
        <w:rPr>
          <w:rStyle w:val="HTMLCode"/>
          <w:color w:val="000000"/>
        </w:rPr>
        <w:t>(*</w:t>
      </w:r>
    </w:p>
    <w:p w:rsidR="00FB0591" w:rsidRDefault="00FB0591" w:rsidP="00FB0591">
      <w:pPr>
        <w:pStyle w:val="note"/>
        <w:rPr>
          <w:color w:val="000000"/>
          <w:sz w:val="27"/>
          <w:szCs w:val="27"/>
        </w:rPr>
      </w:pPr>
      <w:r>
        <w:rPr>
          <w:color w:val="000000"/>
        </w:rPr>
        <w:t>NOTE 1   The schemas referenced above are specified in the following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FB0591" w:rsidTr="00FB0591">
        <w:trPr>
          <w:tblCellSpacing w:w="15" w:type="dxa"/>
        </w:trPr>
        <w:tc>
          <w:tcPr>
            <w:tcW w:w="3990" w:type="dxa"/>
            <w:vAlign w:val="center"/>
            <w:hideMark/>
          </w:tcPr>
          <w:p w:rsidR="00FB0591" w:rsidRDefault="00FB0591">
            <w:pPr>
              <w:rPr>
                <w:sz w:val="24"/>
                <w:szCs w:val="24"/>
              </w:rPr>
            </w:pPr>
            <w:r>
              <w:rPr>
                <w:b/>
                <w:bCs/>
                <w:sz w:val="20"/>
                <w:szCs w:val="20"/>
              </w:rPr>
              <w:t>support_resource_schema</w:t>
            </w:r>
          </w:p>
        </w:tc>
        <w:tc>
          <w:tcPr>
            <w:tcW w:w="1905" w:type="dxa"/>
            <w:vAlign w:val="center"/>
            <w:hideMark/>
          </w:tcPr>
          <w:p w:rsidR="00FB0591" w:rsidRDefault="00FB0591">
            <w:r>
              <w:rPr>
                <w:sz w:val="20"/>
                <w:szCs w:val="20"/>
              </w:rPr>
              <w:t>ISO 10303-41</w:t>
            </w:r>
          </w:p>
        </w:tc>
      </w:tr>
    </w:tbl>
    <w:p w:rsidR="00FB0591" w:rsidRDefault="00FB0591" w:rsidP="00FB0591">
      <w:pPr>
        <w:pStyle w:val="note"/>
        <w:rPr>
          <w:color w:val="000000"/>
          <w:sz w:val="27"/>
          <w:szCs w:val="27"/>
        </w:rPr>
      </w:pPr>
      <w:r>
        <w:rPr>
          <w:color w:val="000000"/>
        </w:rPr>
        <w:t>NOTE 2   See Annex </w:t>
      </w:r>
      <w:hyperlink r:id="rId8" w:history="1">
        <w:r>
          <w:rPr>
            <w:rStyle w:val="Hyperlink"/>
          </w:rPr>
          <w:t>D</w:t>
        </w:r>
      </w:hyperlink>
      <w:r>
        <w:rPr>
          <w:color w:val="000000"/>
        </w:rPr>
        <w:t> for a graphical representation of this schema.</w:t>
      </w:r>
    </w:p>
    <w:p w:rsidR="00FB0591" w:rsidRDefault="00FB0591" w:rsidP="00FB0591">
      <w:pPr>
        <w:pStyle w:val="Heading2"/>
        <w:rPr>
          <w:color w:val="000000"/>
        </w:rPr>
      </w:pPr>
      <w:bookmarkStart w:id="4" w:name="funcon"/>
      <w:r>
        <w:rPr>
          <w:color w:val="000000"/>
        </w:rPr>
        <w:t>4.2 Fundamental concepts and assumptions</w:t>
      </w:r>
      <w:bookmarkEnd w:id="4"/>
    </w:p>
    <w:p w:rsidR="00FB0591" w:rsidRDefault="00FB0591" w:rsidP="00FB0591">
      <w:pPr>
        <w:pStyle w:val="NormalWeb"/>
        <w:rPr>
          <w:color w:val="000000"/>
          <w:sz w:val="27"/>
          <w:szCs w:val="27"/>
        </w:rPr>
      </w:pPr>
      <w:r>
        <w:rPr>
          <w:color w:val="000000"/>
          <w:sz w:val="27"/>
          <w:szCs w:val="27"/>
        </w:rPr>
        <w:t>A </w:t>
      </w:r>
      <w:hyperlink r:id="rId9" w:anchor="state_type_schema.state_type" w:history="1">
        <w:r>
          <w:rPr>
            <w:rStyle w:val="Hyperlink"/>
            <w:b/>
            <w:bCs/>
            <w:sz w:val="27"/>
            <w:szCs w:val="27"/>
          </w:rPr>
          <w:t>state_type</w:t>
        </w:r>
      </w:hyperlink>
      <w:r>
        <w:rPr>
          <w:color w:val="000000"/>
          <w:sz w:val="27"/>
          <w:szCs w:val="27"/>
        </w:rPr>
        <w:t xml:space="preserve"> identifies a set of </w:t>
      </w:r>
      <w:del w:id="5" w:author="Sapp (US), Brandon" w:date="2019-03-21T08:51:00Z">
        <w:r w:rsidDel="008B4EB3">
          <w:rPr>
            <w:color w:val="000000"/>
            <w:sz w:val="27"/>
            <w:szCs w:val="27"/>
          </w:rPr>
          <w:delText>recognisable</w:delText>
        </w:r>
      </w:del>
      <w:ins w:id="6" w:author="Sapp (US), Brandon" w:date="2019-03-21T08:51:00Z">
        <w:r w:rsidR="008B4EB3">
          <w:rPr>
            <w:color w:val="000000"/>
            <w:sz w:val="27"/>
            <w:szCs w:val="27"/>
          </w:rPr>
          <w:t>recognizable</w:t>
        </w:r>
      </w:ins>
      <w:r>
        <w:rPr>
          <w:color w:val="000000"/>
          <w:sz w:val="27"/>
          <w:szCs w:val="27"/>
        </w:rPr>
        <w:t xml:space="preserve"> characteristics that can be used to distinguish an observed state. These characteristics specify a mode of being. When these characteristics are present for an item, the item is said to be in that state, as represented using </w:t>
      </w:r>
      <w:hyperlink r:id="rId10" w:anchor="state_observed_schema.state_observed" w:history="1">
        <w:r>
          <w:rPr>
            <w:rStyle w:val="Hyperlink"/>
            <w:b/>
            <w:bCs/>
            <w:sz w:val="27"/>
            <w:szCs w:val="27"/>
          </w:rPr>
          <w:t>state_observed</w:t>
        </w:r>
      </w:hyperlink>
      <w:r>
        <w:rPr>
          <w:color w:val="000000"/>
          <w:sz w:val="27"/>
          <w:szCs w:val="27"/>
        </w:rPr>
        <w:t>.</w:t>
      </w:r>
    </w:p>
    <w:p w:rsidR="00FB0591" w:rsidRDefault="00FB0591" w:rsidP="00FB0591">
      <w:pPr>
        <w:pStyle w:val="note"/>
        <w:rPr>
          <w:color w:val="000000"/>
          <w:sz w:val="27"/>
          <w:szCs w:val="27"/>
        </w:rPr>
      </w:pPr>
      <w:bookmarkStart w:id="7" w:name="note_"/>
      <w:r>
        <w:rPr>
          <w:color w:val="000000"/>
        </w:rPr>
        <w:t>NOTE    An item may exhibit characteristics that match several </w:t>
      </w:r>
      <w:hyperlink r:id="rId11" w:anchor="state_type_schema.state_type" w:history="1">
        <w:r>
          <w:rPr>
            <w:rStyle w:val="Hyperlink"/>
            <w:b/>
            <w:bCs/>
          </w:rPr>
          <w:t>state_type</w:t>
        </w:r>
      </w:hyperlink>
      <w:bookmarkStart w:id="8" w:name="_GoBack"/>
      <w:bookmarkEnd w:id="8"/>
      <w:r>
        <w:rPr>
          <w:color w:val="000000"/>
        </w:rPr>
        <w:t>s for a period of time.</w:t>
      </w:r>
    </w:p>
    <w:p w:rsidR="00FB0591" w:rsidRDefault="00FB0591" w:rsidP="00FB0591">
      <w:pPr>
        <w:pStyle w:val="NormalWeb"/>
        <w:rPr>
          <w:color w:val="000000"/>
          <w:sz w:val="27"/>
          <w:szCs w:val="27"/>
        </w:rPr>
      </w:pPr>
      <w:r>
        <w:rPr>
          <w:color w:val="000000"/>
          <w:sz w:val="27"/>
          <w:szCs w:val="27"/>
        </w:rPr>
        <w:lastRenderedPageBreak/>
        <w:t>In this part of ISO 10303</w:t>
      </w:r>
      <w:ins w:id="9" w:author="Sapp (US), Brandon" w:date="2019-03-21T08:50:00Z">
        <w:r w:rsidR="008B4EB3">
          <w:rPr>
            <w:color w:val="000000"/>
            <w:sz w:val="27"/>
            <w:szCs w:val="27"/>
          </w:rPr>
          <w:t>,</w:t>
        </w:r>
      </w:ins>
      <w:r>
        <w:rPr>
          <w:color w:val="000000"/>
          <w:sz w:val="27"/>
          <w:szCs w:val="27"/>
        </w:rPr>
        <w:t xml:space="preserve"> such a state type is recorded as an instance of the </w:t>
      </w:r>
      <w:hyperlink r:id="rId12" w:anchor="state_type_schema.state_type" w:history="1">
        <w:r>
          <w:rPr>
            <w:rStyle w:val="Hyperlink"/>
            <w:b/>
            <w:bCs/>
            <w:sz w:val="27"/>
            <w:szCs w:val="27"/>
          </w:rPr>
          <w:t>state_type</w:t>
        </w:r>
      </w:hyperlink>
      <w:r>
        <w:rPr>
          <w:color w:val="000000"/>
          <w:sz w:val="27"/>
          <w:szCs w:val="27"/>
        </w:rPr>
        <w:t> entity.</w:t>
      </w:r>
    </w:p>
    <w:p w:rsidR="00FB0591" w:rsidRDefault="00FB0591" w:rsidP="00FB0591">
      <w:pPr>
        <w:pStyle w:val="NormalWeb"/>
        <w:rPr>
          <w:color w:val="000000"/>
          <w:sz w:val="27"/>
          <w:szCs w:val="27"/>
        </w:rPr>
      </w:pPr>
      <w:r>
        <w:rPr>
          <w:color w:val="000000"/>
          <w:sz w:val="27"/>
          <w:szCs w:val="27"/>
        </w:rPr>
        <w:t>State types may be specified that are composed of multiple sub-state types. A </w:t>
      </w:r>
      <w:hyperlink r:id="rId13" w:anchor="state_type_schema.state_type" w:history="1">
        <w:r>
          <w:rPr>
            <w:rStyle w:val="Hyperlink"/>
            <w:b/>
            <w:bCs/>
            <w:sz w:val="27"/>
            <w:szCs w:val="27"/>
          </w:rPr>
          <w:t>state_type</w:t>
        </w:r>
      </w:hyperlink>
      <w:r>
        <w:rPr>
          <w:color w:val="000000"/>
          <w:sz w:val="27"/>
          <w:szCs w:val="27"/>
        </w:rPr>
        <w:t> may be related to another </w:t>
      </w:r>
      <w:hyperlink r:id="rId14" w:anchor="state_type_schema.state_type" w:history="1">
        <w:r>
          <w:rPr>
            <w:rStyle w:val="Hyperlink"/>
            <w:b/>
            <w:bCs/>
            <w:sz w:val="27"/>
            <w:szCs w:val="27"/>
          </w:rPr>
          <w:t>state_type</w:t>
        </w:r>
      </w:hyperlink>
      <w:r>
        <w:rPr>
          <w:color w:val="000000"/>
          <w:sz w:val="27"/>
          <w:szCs w:val="27"/>
        </w:rPr>
        <w:t> by a cause and effect relationship, where one </w:t>
      </w:r>
      <w:hyperlink r:id="rId15" w:anchor="state_type_schema.state_type" w:history="1">
        <w:r>
          <w:rPr>
            <w:rStyle w:val="Hyperlink"/>
            <w:b/>
            <w:bCs/>
            <w:sz w:val="27"/>
            <w:szCs w:val="27"/>
          </w:rPr>
          <w:t>state_type</w:t>
        </w:r>
      </w:hyperlink>
      <w:r>
        <w:rPr>
          <w:color w:val="000000"/>
          <w:sz w:val="27"/>
          <w:szCs w:val="27"/>
        </w:rPr>
        <w:t> causes or results from another. State types may also be related as a sequence, through which one </w:t>
      </w:r>
      <w:hyperlink r:id="rId16" w:anchor="state_type_schema.state_type" w:history="1">
        <w:r>
          <w:rPr>
            <w:rStyle w:val="Hyperlink"/>
            <w:b/>
            <w:bCs/>
            <w:sz w:val="27"/>
            <w:szCs w:val="27"/>
          </w:rPr>
          <w:t>state_type</w:t>
        </w:r>
      </w:hyperlink>
      <w:r>
        <w:rPr>
          <w:color w:val="000000"/>
          <w:sz w:val="27"/>
          <w:szCs w:val="27"/>
        </w:rPr>
        <w:t> may transition into another </w:t>
      </w:r>
      <w:hyperlink r:id="rId17" w:anchor="state_type_schema.state_type" w:history="1">
        <w:r>
          <w:rPr>
            <w:rStyle w:val="Hyperlink"/>
            <w:b/>
            <w:bCs/>
            <w:sz w:val="27"/>
            <w:szCs w:val="27"/>
          </w:rPr>
          <w:t>state_type</w:t>
        </w:r>
      </w:hyperlink>
      <w:r>
        <w:rPr>
          <w:color w:val="000000"/>
          <w:sz w:val="27"/>
          <w:szCs w:val="27"/>
        </w:rPr>
        <w:t>. The nature of the relationship between two </w:t>
      </w:r>
      <w:hyperlink r:id="rId18" w:anchor="state_type_schema.state_type" w:history="1">
        <w:r>
          <w:rPr>
            <w:rStyle w:val="Hyperlink"/>
            <w:b/>
            <w:bCs/>
            <w:sz w:val="27"/>
            <w:szCs w:val="27"/>
          </w:rPr>
          <w:t>state_type</w:t>
        </w:r>
      </w:hyperlink>
      <w:r>
        <w:rPr>
          <w:color w:val="000000"/>
          <w:sz w:val="27"/>
          <w:szCs w:val="27"/>
        </w:rPr>
        <w:t>s is defined by the role and description attributes of the </w:t>
      </w:r>
      <w:hyperlink r:id="rId19" w:anchor="state_type_schema.state_type_relationship" w:history="1">
        <w:r>
          <w:rPr>
            <w:rStyle w:val="Hyperlink"/>
            <w:b/>
            <w:bCs/>
            <w:sz w:val="27"/>
            <w:szCs w:val="27"/>
          </w:rPr>
          <w:t>state_type_relationship</w:t>
        </w:r>
      </w:hyperlink>
      <w:r>
        <w:rPr>
          <w:color w:val="000000"/>
          <w:sz w:val="27"/>
          <w:szCs w:val="27"/>
        </w:rPr>
        <w:t> entity.</w:t>
      </w:r>
    </w:p>
    <w:p w:rsidR="00FB0591" w:rsidRDefault="00FB0591" w:rsidP="00FB0591">
      <w:pPr>
        <w:pStyle w:val="NormalWeb"/>
        <w:rPr>
          <w:color w:val="000000"/>
          <w:sz w:val="27"/>
          <w:szCs w:val="27"/>
        </w:rPr>
      </w:pPr>
      <w:r>
        <w:rPr>
          <w:color w:val="000000"/>
          <w:sz w:val="27"/>
          <w:szCs w:val="27"/>
        </w:rPr>
        <w:t>Data recording the predicted or observed existence of an item in a state are the subject of the </w:t>
      </w:r>
      <w:r>
        <w:rPr>
          <w:b/>
          <w:bCs/>
          <w:color w:val="000000"/>
          <w:sz w:val="27"/>
          <w:szCs w:val="27"/>
        </w:rPr>
        <w:t>state_observed_schema</w:t>
      </w:r>
      <w:r>
        <w:rPr>
          <w:color w:val="000000"/>
          <w:sz w:val="27"/>
          <w:szCs w:val="27"/>
        </w:rPr>
        <w:t>.</w:t>
      </w:r>
    </w:p>
    <w:p w:rsidR="00FB0591" w:rsidRDefault="00FB0591" w:rsidP="00FB0591">
      <w:pPr>
        <w:pStyle w:val="Heading2"/>
        <w:rPr>
          <w:color w:val="000000"/>
        </w:rPr>
      </w:pPr>
      <w:bookmarkStart w:id="10" w:name="entities"/>
      <w:r>
        <w:rPr>
          <w:color w:val="000000"/>
        </w:rPr>
        <w:t>4.3 state_type_schema entity definitions</w:t>
      </w:r>
      <w:bookmarkEnd w:id="10"/>
    </w:p>
    <w:p w:rsidR="00FB0591" w:rsidRDefault="00FB0591" w:rsidP="00FB0591">
      <w:pPr>
        <w:pStyle w:val="Heading2"/>
        <w:rPr>
          <w:color w:val="000000"/>
        </w:rPr>
      </w:pPr>
      <w:bookmarkStart w:id="11" w:name="state_type_schema.state_type"/>
      <w:r>
        <w:rPr>
          <w:color w:val="000000"/>
        </w:rPr>
        <w:t>4.3.1 state_type</w:t>
      </w:r>
      <w:bookmarkEnd w:id="11"/>
      <w:r>
        <w:rPr>
          <w:color w:val="000000"/>
        </w:rPr>
        <w: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FB0591" w:rsidRDefault="00FB0591" w:rsidP="00FB0591">
      <w:r>
        <w:rPr>
          <w:color w:val="000000"/>
          <w:sz w:val="27"/>
          <w:szCs w:val="27"/>
        </w:rPr>
        <w:t>A </w:t>
      </w:r>
      <w:r>
        <w:rPr>
          <w:b/>
          <w:bCs/>
          <w:color w:val="000000"/>
          <w:sz w:val="27"/>
          <w:szCs w:val="27"/>
        </w:rPr>
        <w:t>state_type</w:t>
      </w:r>
      <w:r>
        <w:rPr>
          <w:color w:val="000000"/>
          <w:sz w:val="27"/>
          <w:szCs w:val="27"/>
        </w:rPr>
        <w:t> is a mode of being. The existence of a mode of being for a period of time or an individual state is represented by </w:t>
      </w:r>
      <w:hyperlink r:id="rId22" w:anchor="state_observed_schema.state_observed" w:history="1">
        <w:r>
          <w:rPr>
            <w:rStyle w:val="Hyperlink"/>
            <w:b/>
            <w:bCs/>
            <w:sz w:val="27"/>
            <w:szCs w:val="27"/>
          </w:rPr>
          <w:t>state_observed</w:t>
        </w:r>
      </w:hyperlink>
      <w:r>
        <w:rPr>
          <w:color w:val="000000"/>
          <w:sz w:val="27"/>
          <w:szCs w:val="27"/>
        </w:rPr>
        <w:t> (see 5.3.3). An individual state's existence can be ascribed against </w:t>
      </w:r>
      <w:r>
        <w:rPr>
          <w:b/>
          <w:bCs/>
          <w:color w:val="000000"/>
          <w:sz w:val="27"/>
          <w:szCs w:val="27"/>
        </w:rPr>
        <w:t>state_type</w:t>
      </w:r>
      <w:r>
        <w:rPr>
          <w:color w:val="000000"/>
          <w:sz w:val="27"/>
          <w:szCs w:val="27"/>
        </w:rPr>
        <w:t> using </w:t>
      </w:r>
      <w:hyperlink r:id="rId23" w:anchor="state_observed_schema.ascribable_state" w:history="1">
        <w:r>
          <w:rPr>
            <w:rStyle w:val="Hyperlink"/>
            <w:b/>
            <w:bCs/>
            <w:sz w:val="27"/>
            <w:szCs w:val="27"/>
          </w:rPr>
          <w:t>ascribable_state</w:t>
        </w:r>
      </w:hyperlink>
      <w:r>
        <w:rPr>
          <w:color w:val="000000"/>
          <w:sz w:val="27"/>
          <w:szCs w:val="27"/>
        </w:rPr>
        <w:t> (see 5.3.1).</w:t>
      </w:r>
    </w:p>
    <w:p w:rsidR="00FB0591" w:rsidRDefault="00FB0591" w:rsidP="00FB0591">
      <w:pPr>
        <w:pStyle w:val="note"/>
        <w:rPr>
          <w:color w:val="000000"/>
          <w:sz w:val="27"/>
          <w:szCs w:val="27"/>
        </w:rPr>
      </w:pPr>
      <w:bookmarkStart w:id="12" w:name="note_1"/>
      <w:r>
        <w:rPr>
          <w:color w:val="000000"/>
        </w:rPr>
        <w:t>NOTE 1</w:t>
      </w:r>
      <w:bookmarkEnd w:id="12"/>
      <w:r>
        <w:rPr>
          <w:color w:val="000000"/>
        </w:rPr>
        <w:t>   Where applicable, the annotated EXPRESS schema that uses or specializes </w:t>
      </w:r>
      <w:r>
        <w:rPr>
          <w:b/>
          <w:bCs/>
          <w:color w:val="000000"/>
        </w:rPr>
        <w:t>state_type</w:t>
      </w:r>
      <w:r>
        <w:rPr>
          <w:color w:val="000000"/>
        </w:rPr>
        <w:t> may assign identification to it using the generic management resources that are contained in ISO 10303-41 Clause 8.</w:t>
      </w:r>
    </w:p>
    <w:p w:rsidR="00FB0591" w:rsidRDefault="00FB0591" w:rsidP="00FB0591">
      <w:pPr>
        <w:pStyle w:val="note"/>
        <w:rPr>
          <w:color w:val="000000"/>
          <w:sz w:val="27"/>
          <w:szCs w:val="27"/>
        </w:rPr>
      </w:pPr>
      <w:bookmarkStart w:id="13" w:name="note_2"/>
      <w:r>
        <w:rPr>
          <w:color w:val="000000"/>
        </w:rPr>
        <w:t>NOTE 2</w:t>
      </w:r>
      <w:bookmarkEnd w:id="13"/>
      <w:r>
        <w:rPr>
          <w:color w:val="000000"/>
        </w:rPr>
        <w:t>   The way in which management resources are used is also described in ISO 10303-41 F.3.</w:t>
      </w:r>
    </w:p>
    <w:p w:rsidR="00FB0591" w:rsidRDefault="00FB0591" w:rsidP="00FB0591">
      <w:pPr>
        <w:pStyle w:val="note"/>
        <w:rPr>
          <w:color w:val="000000"/>
          <w:sz w:val="27"/>
          <w:szCs w:val="27"/>
        </w:rPr>
      </w:pPr>
      <w:bookmarkStart w:id="14" w:name="note_3"/>
      <w:r>
        <w:rPr>
          <w:color w:val="000000"/>
        </w:rPr>
        <w:t>NOTE 3</w:t>
      </w:r>
      <w:bookmarkEnd w:id="14"/>
      <w:r>
        <w:rPr>
          <w:color w:val="000000"/>
        </w:rPr>
        <w:t>   The mode of being of an object may be defined from its intrinsic definitional and operational properties, and is identified in order to make it available for a process. One process may assign an object to a state, and this assignment is then used in another process, where the underlying property values, and which differences are meaningful, is not known or not important.</w:t>
      </w:r>
    </w:p>
    <w:p w:rsidR="00FB0591" w:rsidRDefault="00FB0591" w:rsidP="00FB0591">
      <w:pPr>
        <w:pStyle w:val="example"/>
        <w:rPr>
          <w:color w:val="000000"/>
          <w:sz w:val="27"/>
          <w:szCs w:val="27"/>
        </w:rPr>
      </w:pPr>
      <w:bookmarkStart w:id="15" w:name="example_1"/>
      <w:r>
        <w:rPr>
          <w:color w:val="000000"/>
        </w:rPr>
        <w:t>EXAMPLE 1</w:t>
      </w:r>
      <w:bookmarkEnd w:id="15"/>
      <w:r>
        <w:rPr>
          <w:color w:val="000000"/>
        </w:rPr>
        <w:t>   An inspection process measures the length of a crack</w:t>
      </w:r>
      <w:del w:id="16" w:author="Sapp (US), Brandon" w:date="2019-03-21T08:50:00Z">
        <w:r w:rsidDel="008B4EB3">
          <w:rPr>
            <w:color w:val="000000"/>
          </w:rPr>
          <w:delText>,</w:delText>
        </w:r>
      </w:del>
      <w:r>
        <w:rPr>
          <w:color w:val="000000"/>
        </w:rPr>
        <w:t xml:space="preserve"> and declares the part to be "defective". A second process replaces parts that are "defective".</w:t>
      </w:r>
    </w:p>
    <w:p w:rsidR="00FB0591" w:rsidRDefault="00FB0591" w:rsidP="00FB0591">
      <w:pPr>
        <w:pStyle w:val="example"/>
        <w:rPr>
          <w:color w:val="000000"/>
          <w:sz w:val="27"/>
          <w:szCs w:val="27"/>
        </w:rPr>
      </w:pPr>
      <w:bookmarkStart w:id="17" w:name="example_2"/>
      <w:r>
        <w:rPr>
          <w:color w:val="000000"/>
        </w:rPr>
        <w:t>EXAMPLE 2</w:t>
      </w:r>
      <w:bookmarkEnd w:id="17"/>
      <w:r>
        <w:rPr>
          <w:color w:val="000000"/>
        </w:rPr>
        <w:t>   A quality control process defines the allowable variance between an independent laboratory's test result of a product and the product's specification limit, and judges the quality of the product to be out of specification or "off-spec". A second process rejects products that are "off-spec".</w:t>
      </w:r>
    </w:p>
    <w:p w:rsidR="00FB0591" w:rsidRDefault="00FB0591" w:rsidP="00FB0591">
      <w:pPr>
        <w:pStyle w:val="NormalWeb"/>
        <w:rPr>
          <w:color w:val="000000"/>
          <w:sz w:val="27"/>
          <w:szCs w:val="27"/>
        </w:rPr>
      </w:pPr>
      <w:r>
        <w:rPr>
          <w:color w:val="000000"/>
          <w:sz w:val="27"/>
          <w:szCs w:val="27"/>
          <w:u w:val="single"/>
        </w:rPr>
        <w:t>EXPRESS specification:</w:t>
      </w:r>
    </w:p>
    <w:p w:rsidR="00FB0591" w:rsidRDefault="00FB0591" w:rsidP="00FB059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state_type;</w:t>
      </w:r>
      <w:r>
        <w:rPr>
          <w:rFonts w:ascii="Courier New" w:hAnsi="Courier New" w:cs="Courier New"/>
          <w:color w:val="000000"/>
          <w:sz w:val="20"/>
          <w:szCs w:val="20"/>
        </w:rPr>
        <w:br/>
      </w:r>
      <w:r>
        <w:rPr>
          <w:rStyle w:val="HTMLCode"/>
          <w:color w:val="000000"/>
        </w:rPr>
        <w:t>  name : </w:t>
      </w:r>
      <w:hyperlink r:id="rId24"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25"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FB0591" w:rsidRDefault="00FB0591" w:rsidP="00FB0591">
      <w:pPr>
        <w:pStyle w:val="NormalWeb"/>
        <w:rPr>
          <w:color w:val="000000"/>
          <w:sz w:val="27"/>
          <w:szCs w:val="27"/>
        </w:rPr>
      </w:pPr>
      <w:r>
        <w:rPr>
          <w:color w:val="000000"/>
          <w:sz w:val="27"/>
          <w:szCs w:val="27"/>
          <w:u w:val="single"/>
        </w:rPr>
        <w:t>Attribute definitions:</w:t>
      </w:r>
    </w:p>
    <w:p w:rsidR="00FB0591" w:rsidRDefault="00FB0591" w:rsidP="00FB0591">
      <w:pPr>
        <w:pStyle w:val="expressdescription"/>
        <w:rPr>
          <w:color w:val="000000"/>
          <w:sz w:val="27"/>
          <w:szCs w:val="27"/>
        </w:rPr>
      </w:pPr>
      <w:bookmarkStart w:id="18" w:name="state_type_schema.state_type.name"/>
      <w:r>
        <w:rPr>
          <w:b/>
          <w:bCs/>
          <w:color w:val="000000"/>
          <w:sz w:val="27"/>
          <w:szCs w:val="27"/>
        </w:rPr>
        <w:t>name: </w:t>
      </w:r>
      <w:bookmarkEnd w:id="18"/>
      <w:r>
        <w:rPr>
          <w:color w:val="000000"/>
          <w:sz w:val="27"/>
          <w:szCs w:val="27"/>
        </w:rPr>
        <w:t>the label by which the </w:t>
      </w:r>
      <w:r>
        <w:rPr>
          <w:b/>
          <w:bCs/>
          <w:color w:val="000000"/>
          <w:sz w:val="27"/>
          <w:szCs w:val="27"/>
        </w:rPr>
        <w:t>state_type</w:t>
      </w:r>
      <w:r>
        <w:rPr>
          <w:color w:val="000000"/>
          <w:sz w:val="27"/>
          <w:szCs w:val="27"/>
        </w:rPr>
        <w:t> is known.</w:t>
      </w:r>
    </w:p>
    <w:p w:rsidR="00FB0591" w:rsidRDefault="00FB0591" w:rsidP="00FB0591">
      <w:pPr>
        <w:pStyle w:val="expressdescription"/>
        <w:rPr>
          <w:color w:val="000000"/>
          <w:sz w:val="27"/>
          <w:szCs w:val="27"/>
        </w:rPr>
      </w:pPr>
      <w:bookmarkStart w:id="19" w:name="state_type_schema.state_type.description"/>
      <w:r>
        <w:rPr>
          <w:b/>
          <w:bCs/>
          <w:color w:val="000000"/>
          <w:sz w:val="27"/>
          <w:szCs w:val="27"/>
        </w:rPr>
        <w:t>description: </w:t>
      </w:r>
      <w:bookmarkEnd w:id="19"/>
      <w:r>
        <w:rPr>
          <w:color w:val="000000"/>
          <w:sz w:val="27"/>
          <w:szCs w:val="27"/>
        </w:rPr>
        <w:t>the text that characterizes the </w:t>
      </w:r>
      <w:r>
        <w:rPr>
          <w:b/>
          <w:bCs/>
          <w:color w:val="000000"/>
          <w:sz w:val="27"/>
          <w:szCs w:val="27"/>
        </w:rPr>
        <w:t>state_type</w:t>
      </w:r>
      <w:r>
        <w:rPr>
          <w:color w:val="000000"/>
          <w:sz w:val="27"/>
          <w:szCs w:val="27"/>
        </w:rPr>
        <w:t>. The value of the attribute need not be specified.</w:t>
      </w:r>
    </w:p>
    <w:p w:rsidR="00FB0591" w:rsidRDefault="00FB0591" w:rsidP="00FB0591">
      <w:pPr>
        <w:pStyle w:val="Heading2"/>
        <w:rPr>
          <w:color w:val="000000"/>
        </w:rPr>
      </w:pPr>
      <w:bookmarkStart w:id="20" w:name="state_type_schema.state_type_assignment"/>
      <w:r>
        <w:rPr>
          <w:color w:val="000000"/>
        </w:rPr>
        <w:t>4.3.2 state_type_assignment</w:t>
      </w:r>
      <w:bookmarkEnd w:id="20"/>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FB0591" w:rsidRDefault="00FB0591" w:rsidP="00FB0591">
      <w:r>
        <w:rPr>
          <w:color w:val="000000"/>
          <w:sz w:val="27"/>
          <w:szCs w:val="27"/>
        </w:rPr>
        <w:t>A </w:t>
      </w:r>
      <w:r>
        <w:rPr>
          <w:b/>
          <w:bCs/>
          <w:color w:val="000000"/>
          <w:sz w:val="27"/>
          <w:szCs w:val="27"/>
        </w:rPr>
        <w:t>state_type_assignment</w:t>
      </w:r>
      <w:r>
        <w:rPr>
          <w:color w:val="000000"/>
          <w:sz w:val="27"/>
          <w:szCs w:val="27"/>
        </w:rPr>
        <w:t> is an association of a </w:t>
      </w:r>
      <w:hyperlink r:id="rId26" w:anchor="state_type_schema.state_type" w:history="1">
        <w:r>
          <w:rPr>
            <w:rStyle w:val="Hyperlink"/>
            <w:b/>
            <w:bCs/>
            <w:sz w:val="27"/>
            <w:szCs w:val="27"/>
          </w:rPr>
          <w:t>state_type</w:t>
        </w:r>
      </w:hyperlink>
      <w:r>
        <w:rPr>
          <w:color w:val="000000"/>
          <w:sz w:val="27"/>
          <w:szCs w:val="27"/>
        </w:rPr>
        <w:t> with product or activity data.</w:t>
      </w:r>
    </w:p>
    <w:p w:rsidR="00FB0591" w:rsidRDefault="00FB0591" w:rsidP="00FB0591">
      <w:pPr>
        <w:pStyle w:val="NormalWeb"/>
        <w:rPr>
          <w:color w:val="000000"/>
          <w:sz w:val="27"/>
          <w:szCs w:val="27"/>
        </w:rPr>
      </w:pPr>
      <w:r>
        <w:rPr>
          <w:color w:val="000000"/>
          <w:sz w:val="27"/>
          <w:szCs w:val="27"/>
          <w:u w:val="single"/>
        </w:rPr>
        <w:t>EXPRESS specification:</w:t>
      </w:r>
    </w:p>
    <w:p w:rsidR="00FB0591" w:rsidRDefault="00FB0591" w:rsidP="00FB059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state_type_assignment</w:t>
      </w:r>
      <w:r>
        <w:rPr>
          <w:rFonts w:ascii="Courier New" w:hAnsi="Courier New" w:cs="Courier New"/>
          <w:color w:val="000000"/>
          <w:sz w:val="20"/>
          <w:szCs w:val="20"/>
        </w:rPr>
        <w:br/>
      </w:r>
      <w:r>
        <w:rPr>
          <w:rStyle w:val="HTMLCode"/>
          <w:color w:val="000000"/>
        </w:rPr>
        <w:t>  ABSTRACT SUPERTYPE ;</w:t>
      </w:r>
      <w:r>
        <w:rPr>
          <w:rFonts w:ascii="Courier New" w:hAnsi="Courier New" w:cs="Courier New"/>
          <w:color w:val="000000"/>
          <w:sz w:val="20"/>
          <w:szCs w:val="20"/>
        </w:rPr>
        <w:br/>
      </w:r>
      <w:r>
        <w:rPr>
          <w:rStyle w:val="HTMLCode"/>
          <w:color w:val="000000"/>
        </w:rPr>
        <w:t>  assigned_state_type : </w:t>
      </w:r>
      <w:hyperlink r:id="rId27" w:anchor="state_type_schema.state_type" w:history="1">
        <w:r>
          <w:rPr>
            <w:rStyle w:val="Hyperlink"/>
            <w:rFonts w:ascii="Courier New" w:hAnsi="Courier New" w:cs="Courier New"/>
            <w:sz w:val="20"/>
            <w:szCs w:val="20"/>
          </w:rPr>
          <w:t>state_type</w:t>
        </w:r>
      </w:hyperlink>
      <w:r>
        <w:rPr>
          <w:rStyle w:val="HTMLCode"/>
          <w:color w:val="000000"/>
        </w:rPr>
        <w:t>;</w:t>
      </w:r>
      <w:r>
        <w:rPr>
          <w:rFonts w:ascii="Courier New" w:hAnsi="Courier New" w:cs="Courier New"/>
          <w:color w:val="000000"/>
          <w:sz w:val="20"/>
          <w:szCs w:val="20"/>
        </w:rPr>
        <w:br/>
      </w:r>
      <w:r>
        <w:rPr>
          <w:rStyle w:val="HTMLCode"/>
          <w:color w:val="000000"/>
        </w:rPr>
        <w:t>  role : </w:t>
      </w:r>
      <w:hyperlink r:id="rId28" w:anchor="state_type_schema.state_type_role" w:history="1">
        <w:r>
          <w:rPr>
            <w:rStyle w:val="Hyperlink"/>
            <w:rFonts w:ascii="Courier New" w:hAnsi="Courier New" w:cs="Courier New"/>
            <w:sz w:val="20"/>
            <w:szCs w:val="20"/>
          </w:rPr>
          <w:t>state_type_role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FB0591" w:rsidRDefault="00FB0591" w:rsidP="00FB0591">
      <w:pPr>
        <w:pStyle w:val="NormalWeb"/>
        <w:rPr>
          <w:color w:val="000000"/>
          <w:sz w:val="27"/>
          <w:szCs w:val="27"/>
        </w:rPr>
      </w:pPr>
      <w:r>
        <w:rPr>
          <w:color w:val="000000"/>
          <w:sz w:val="27"/>
          <w:szCs w:val="27"/>
          <w:u w:val="single"/>
        </w:rPr>
        <w:t>Attribute definitions:</w:t>
      </w:r>
    </w:p>
    <w:p w:rsidR="00FB0591" w:rsidRDefault="00FB0591" w:rsidP="00FB0591">
      <w:pPr>
        <w:pStyle w:val="expressdescription"/>
        <w:rPr>
          <w:color w:val="000000"/>
          <w:sz w:val="27"/>
          <w:szCs w:val="27"/>
        </w:rPr>
      </w:pPr>
      <w:r>
        <w:rPr>
          <w:b/>
          <w:bCs/>
          <w:color w:val="000000"/>
          <w:sz w:val="27"/>
          <w:szCs w:val="27"/>
        </w:rPr>
        <w:t>assigned_state_type: </w:t>
      </w:r>
      <w:r>
        <w:rPr>
          <w:color w:val="000000"/>
          <w:sz w:val="27"/>
          <w:szCs w:val="27"/>
        </w:rPr>
        <w:t>the instance of the </w:t>
      </w:r>
      <w:hyperlink r:id="rId29" w:anchor="state_type_schema.state_type" w:history="1">
        <w:r>
          <w:rPr>
            <w:rStyle w:val="Hyperlink"/>
            <w:b/>
            <w:bCs/>
            <w:sz w:val="27"/>
            <w:szCs w:val="27"/>
          </w:rPr>
          <w:t>state_type</w:t>
        </w:r>
      </w:hyperlink>
      <w:r>
        <w:rPr>
          <w:color w:val="000000"/>
          <w:sz w:val="27"/>
          <w:szCs w:val="27"/>
        </w:rPr>
        <w:t> entity that is to be associated with product or activity data.</w:t>
      </w:r>
    </w:p>
    <w:p w:rsidR="00FB0591" w:rsidRDefault="00FB0591" w:rsidP="00FB0591">
      <w:pPr>
        <w:pStyle w:val="expressdescription"/>
        <w:rPr>
          <w:color w:val="000000"/>
          <w:sz w:val="27"/>
          <w:szCs w:val="27"/>
        </w:rPr>
      </w:pPr>
      <w:bookmarkStart w:id="21" w:name="state_type_schema.state_type_assignment."/>
      <w:r>
        <w:rPr>
          <w:b/>
          <w:bCs/>
          <w:color w:val="000000"/>
          <w:sz w:val="27"/>
          <w:szCs w:val="27"/>
        </w:rPr>
        <w:t>role: </w:t>
      </w:r>
      <w:bookmarkEnd w:id="21"/>
      <w:r>
        <w:rPr>
          <w:color w:val="000000"/>
          <w:sz w:val="27"/>
          <w:szCs w:val="27"/>
        </w:rPr>
        <w:t>the instance of </w:t>
      </w:r>
      <w:hyperlink r:id="rId30" w:anchor="state_type_schema.state_type_role" w:history="1">
        <w:r>
          <w:rPr>
            <w:rStyle w:val="Hyperlink"/>
            <w:b/>
            <w:bCs/>
            <w:sz w:val="27"/>
            <w:szCs w:val="27"/>
          </w:rPr>
          <w:t>state_type_role</w:t>
        </w:r>
      </w:hyperlink>
      <w:r>
        <w:rPr>
          <w:color w:val="000000"/>
          <w:sz w:val="27"/>
          <w:szCs w:val="27"/>
        </w:rPr>
        <w:t> that specifies the purpose of the association of the </w:t>
      </w:r>
      <w:r>
        <w:rPr>
          <w:b/>
          <w:bCs/>
          <w:color w:val="000000"/>
          <w:sz w:val="27"/>
          <w:szCs w:val="27"/>
        </w:rPr>
        <w:t>state_type_assignment</w:t>
      </w:r>
      <w:r>
        <w:rPr>
          <w:color w:val="000000"/>
          <w:sz w:val="27"/>
          <w:szCs w:val="27"/>
        </w:rPr>
        <w:t> with product or activity data.</w:t>
      </w:r>
    </w:p>
    <w:p w:rsidR="00FB0591" w:rsidRDefault="00FB0591" w:rsidP="00FB0591">
      <w:pPr>
        <w:pStyle w:val="Heading2"/>
        <w:rPr>
          <w:color w:val="000000"/>
        </w:rPr>
      </w:pPr>
      <w:r>
        <w:rPr>
          <w:color w:val="000000"/>
        </w:rPr>
        <w:t>4.3.3 state_type_relationship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FB0591" w:rsidRDefault="00FB0591" w:rsidP="00FB0591">
      <w:r>
        <w:rPr>
          <w:color w:val="000000"/>
          <w:sz w:val="27"/>
          <w:szCs w:val="27"/>
        </w:rPr>
        <w:t>A </w:t>
      </w:r>
      <w:r>
        <w:rPr>
          <w:b/>
          <w:bCs/>
          <w:color w:val="000000"/>
          <w:sz w:val="27"/>
          <w:szCs w:val="27"/>
        </w:rPr>
        <w:t>state_type_relationship</w:t>
      </w:r>
      <w:r>
        <w:rPr>
          <w:color w:val="000000"/>
          <w:sz w:val="27"/>
          <w:szCs w:val="27"/>
        </w:rPr>
        <w:t> is a relationship that relates instances of two sets of the entity </w:t>
      </w:r>
      <w:hyperlink r:id="rId31" w:anchor="state_type_schema.state_type" w:history="1">
        <w:r>
          <w:rPr>
            <w:rStyle w:val="Hyperlink"/>
            <w:b/>
            <w:bCs/>
            <w:sz w:val="27"/>
            <w:szCs w:val="27"/>
          </w:rPr>
          <w:t>state_type</w:t>
        </w:r>
      </w:hyperlink>
      <w:r>
        <w:rPr>
          <w:color w:val="000000"/>
          <w:sz w:val="27"/>
          <w:szCs w:val="27"/>
        </w:rPr>
        <w:t xml:space="preserve"> and provides </w:t>
      </w:r>
      <w:del w:id="22" w:author="Sapp (US), Brandon" w:date="2019-03-21T08:51:00Z">
        <w:r w:rsidDel="008B4EB3">
          <w:rPr>
            <w:color w:val="000000"/>
            <w:sz w:val="27"/>
            <w:szCs w:val="27"/>
          </w:rPr>
          <w:delText xml:space="preserve">an </w:delText>
        </w:r>
      </w:del>
      <w:r>
        <w:rPr>
          <w:color w:val="000000"/>
          <w:sz w:val="27"/>
          <w:szCs w:val="27"/>
        </w:rPr>
        <w:t>identification and description of their relationship.</w:t>
      </w:r>
    </w:p>
    <w:p w:rsidR="00FB0591" w:rsidRDefault="00FB0591" w:rsidP="00FB0591">
      <w:pPr>
        <w:pStyle w:val="note"/>
        <w:rPr>
          <w:color w:val="000000"/>
          <w:sz w:val="27"/>
          <w:szCs w:val="27"/>
        </w:rPr>
      </w:pPr>
      <w:r>
        <w:rPr>
          <w:color w:val="000000"/>
        </w:rPr>
        <w:t>NOTE    The role of </w:t>
      </w:r>
      <w:r>
        <w:rPr>
          <w:b/>
          <w:bCs/>
          <w:color w:val="000000"/>
        </w:rPr>
        <w:t>state_type_relationship</w:t>
      </w:r>
      <w:r>
        <w:rPr>
          <w:color w:val="000000"/>
        </w:rPr>
        <w:t> can be defined in the anno</w:t>
      </w:r>
      <w:ins w:id="23" w:author="Sapp (US), Brandon" w:date="2019-03-21T08:51:00Z">
        <w:r w:rsidR="008B4EB3">
          <w:rPr>
            <w:color w:val="000000"/>
          </w:rPr>
          <w:t>ta</w:t>
        </w:r>
      </w:ins>
      <w:r>
        <w:rPr>
          <w:color w:val="000000"/>
        </w:rPr>
        <w:t>ted EXPRESS schemas that use or specialize this entity, or by default, in an agreement of common understanding between the partners sharing this information.</w:t>
      </w:r>
    </w:p>
    <w:p w:rsidR="00FB0591" w:rsidRDefault="00FB0591" w:rsidP="00FB0591">
      <w:pPr>
        <w:pStyle w:val="example"/>
        <w:rPr>
          <w:color w:val="000000"/>
          <w:sz w:val="27"/>
          <w:szCs w:val="27"/>
        </w:rPr>
      </w:pPr>
      <w:bookmarkStart w:id="24" w:name="example_"/>
      <w:r>
        <w:rPr>
          <w:color w:val="000000"/>
        </w:rPr>
        <w:lastRenderedPageBreak/>
        <w:t>EXAMPLE </w:t>
      </w:r>
      <w:bookmarkEnd w:id="24"/>
      <w:r>
        <w:rPr>
          <w:color w:val="000000"/>
        </w:rPr>
        <w:t>   When an automobile's fuel tank is "empty", the automobile is also "inoperative".</w:t>
      </w:r>
    </w:p>
    <w:p w:rsidR="00FB0591" w:rsidRDefault="00FB0591" w:rsidP="00FB0591">
      <w:pPr>
        <w:pStyle w:val="NormalWeb"/>
        <w:rPr>
          <w:color w:val="000000"/>
          <w:sz w:val="27"/>
          <w:szCs w:val="27"/>
        </w:rPr>
      </w:pPr>
      <w:r>
        <w:rPr>
          <w:color w:val="000000"/>
          <w:sz w:val="27"/>
          <w:szCs w:val="27"/>
          <w:u w:val="single"/>
        </w:rPr>
        <w:t>EXPRESS specification:</w:t>
      </w:r>
    </w:p>
    <w:p w:rsidR="00FB0591" w:rsidRDefault="00FB0591" w:rsidP="00FB059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state_type_relationship;</w:t>
      </w:r>
      <w:r>
        <w:rPr>
          <w:rFonts w:ascii="Courier New" w:hAnsi="Courier New" w:cs="Courier New"/>
          <w:color w:val="000000"/>
          <w:sz w:val="20"/>
          <w:szCs w:val="20"/>
        </w:rPr>
        <w:br/>
      </w:r>
      <w:r>
        <w:rPr>
          <w:rStyle w:val="HTMLCode"/>
          <w:color w:val="000000"/>
        </w:rPr>
        <w:t>  name : </w:t>
      </w:r>
      <w:hyperlink r:id="rId32"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33"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relating_state_type : SET[1:?] OF </w:t>
      </w:r>
      <w:hyperlink r:id="rId34" w:anchor="state_type_schema.state_type" w:history="1">
        <w:r>
          <w:rPr>
            <w:rStyle w:val="Hyperlink"/>
            <w:rFonts w:ascii="Courier New" w:hAnsi="Courier New" w:cs="Courier New"/>
            <w:sz w:val="20"/>
            <w:szCs w:val="20"/>
          </w:rPr>
          <w:t>state_type</w:t>
        </w:r>
      </w:hyperlink>
      <w:r>
        <w:rPr>
          <w:rStyle w:val="HTMLCode"/>
          <w:color w:val="000000"/>
        </w:rPr>
        <w:t>;</w:t>
      </w:r>
      <w:r>
        <w:rPr>
          <w:rFonts w:ascii="Courier New" w:hAnsi="Courier New" w:cs="Courier New"/>
          <w:color w:val="000000"/>
          <w:sz w:val="20"/>
          <w:szCs w:val="20"/>
        </w:rPr>
        <w:br/>
      </w:r>
      <w:r>
        <w:rPr>
          <w:rStyle w:val="HTMLCode"/>
          <w:color w:val="000000"/>
        </w:rPr>
        <w:t>  related_state_type : SET[1:?] OF </w:t>
      </w:r>
      <w:hyperlink r:id="rId35" w:anchor="state_type_schema.state_type" w:history="1">
        <w:r>
          <w:rPr>
            <w:rStyle w:val="Hyperlink"/>
            <w:rFonts w:ascii="Courier New" w:hAnsi="Courier New" w:cs="Courier New"/>
            <w:sz w:val="20"/>
            <w:szCs w:val="20"/>
          </w:rPr>
          <w:t>state_type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FB0591" w:rsidRDefault="00FB0591" w:rsidP="00FB0591">
      <w:pPr>
        <w:pStyle w:val="NormalWeb"/>
        <w:rPr>
          <w:color w:val="000000"/>
          <w:sz w:val="27"/>
          <w:szCs w:val="27"/>
        </w:rPr>
      </w:pPr>
      <w:r>
        <w:rPr>
          <w:color w:val="000000"/>
          <w:sz w:val="27"/>
          <w:szCs w:val="27"/>
          <w:u w:val="single"/>
        </w:rPr>
        <w:t>Attribute definitions:</w:t>
      </w:r>
    </w:p>
    <w:p w:rsidR="00FB0591" w:rsidRDefault="00FB0591" w:rsidP="00FB0591">
      <w:pPr>
        <w:pStyle w:val="expressdescription"/>
        <w:rPr>
          <w:color w:val="000000"/>
          <w:sz w:val="27"/>
          <w:szCs w:val="27"/>
        </w:rPr>
      </w:pPr>
      <w:r>
        <w:rPr>
          <w:b/>
          <w:bCs/>
          <w:color w:val="000000"/>
          <w:sz w:val="27"/>
          <w:szCs w:val="27"/>
        </w:rPr>
        <w:t>name: </w:t>
      </w:r>
      <w:r>
        <w:rPr>
          <w:color w:val="000000"/>
          <w:sz w:val="27"/>
          <w:szCs w:val="27"/>
        </w:rPr>
        <w:t>the label by which the </w:t>
      </w:r>
      <w:r>
        <w:rPr>
          <w:b/>
          <w:bCs/>
          <w:color w:val="000000"/>
          <w:sz w:val="27"/>
          <w:szCs w:val="27"/>
        </w:rPr>
        <w:t>state_type_relationship</w:t>
      </w:r>
      <w:r>
        <w:rPr>
          <w:color w:val="000000"/>
          <w:sz w:val="27"/>
          <w:szCs w:val="27"/>
        </w:rPr>
        <w:t> is known.</w:t>
      </w:r>
    </w:p>
    <w:p w:rsidR="00FB0591" w:rsidRDefault="00FB0591" w:rsidP="00FB0591">
      <w:pPr>
        <w:pStyle w:val="expressdescription"/>
        <w:rPr>
          <w:color w:val="000000"/>
          <w:sz w:val="27"/>
          <w:szCs w:val="27"/>
        </w:rPr>
      </w:pPr>
      <w:r>
        <w:rPr>
          <w:b/>
          <w:bCs/>
          <w:color w:val="000000"/>
          <w:sz w:val="27"/>
          <w:szCs w:val="27"/>
        </w:rPr>
        <w:t>description: </w:t>
      </w:r>
      <w:r>
        <w:rPr>
          <w:color w:val="000000"/>
          <w:sz w:val="27"/>
          <w:szCs w:val="27"/>
        </w:rPr>
        <w:t>the text that characterizes the </w:t>
      </w:r>
      <w:r>
        <w:rPr>
          <w:b/>
          <w:bCs/>
          <w:color w:val="000000"/>
          <w:sz w:val="27"/>
          <w:szCs w:val="27"/>
        </w:rPr>
        <w:t>state_type_relationship</w:t>
      </w:r>
      <w:r>
        <w:rPr>
          <w:color w:val="000000"/>
          <w:sz w:val="27"/>
          <w:szCs w:val="27"/>
        </w:rPr>
        <w:t>. The value of the attribute need not be specified.</w:t>
      </w:r>
    </w:p>
    <w:p w:rsidR="00FB0591" w:rsidRDefault="00FB0591" w:rsidP="00FB0591">
      <w:pPr>
        <w:pStyle w:val="expressdescription"/>
        <w:rPr>
          <w:color w:val="000000"/>
          <w:sz w:val="27"/>
          <w:szCs w:val="27"/>
        </w:rPr>
      </w:pPr>
      <w:r>
        <w:rPr>
          <w:b/>
          <w:bCs/>
          <w:color w:val="000000"/>
          <w:sz w:val="27"/>
          <w:szCs w:val="27"/>
        </w:rPr>
        <w:t>relating_state_type: </w:t>
      </w:r>
      <w:r>
        <w:rPr>
          <w:color w:val="000000"/>
          <w:sz w:val="27"/>
          <w:szCs w:val="27"/>
        </w:rPr>
        <w:t>one of the sets of instances of </w:t>
      </w:r>
      <w:r>
        <w:rPr>
          <w:b/>
          <w:bCs/>
          <w:color w:val="000000"/>
          <w:sz w:val="27"/>
          <w:szCs w:val="27"/>
        </w:rPr>
        <w:t>state_type_relationship</w:t>
      </w:r>
      <w:r>
        <w:rPr>
          <w:color w:val="000000"/>
          <w:sz w:val="27"/>
          <w:szCs w:val="27"/>
        </w:rPr>
        <w:t> that is a part of the relationship.</w:t>
      </w:r>
    </w:p>
    <w:p w:rsidR="00FB0591" w:rsidRDefault="00FB0591" w:rsidP="00FB0591">
      <w:pPr>
        <w:pStyle w:val="expressdescription"/>
        <w:rPr>
          <w:color w:val="000000"/>
          <w:sz w:val="27"/>
          <w:szCs w:val="27"/>
        </w:rPr>
      </w:pPr>
      <w:bookmarkStart w:id="25" w:name="state_type_schema.state_type_relationshi"/>
      <w:r>
        <w:rPr>
          <w:b/>
          <w:bCs/>
          <w:color w:val="000000"/>
          <w:sz w:val="27"/>
          <w:szCs w:val="27"/>
        </w:rPr>
        <w:t>related_state_type: </w:t>
      </w:r>
      <w:bookmarkEnd w:id="25"/>
      <w:r>
        <w:rPr>
          <w:color w:val="000000"/>
          <w:sz w:val="27"/>
          <w:szCs w:val="27"/>
        </w:rPr>
        <w:t>the other set of instances of </w:t>
      </w:r>
      <w:r>
        <w:rPr>
          <w:b/>
          <w:bCs/>
          <w:color w:val="000000"/>
          <w:sz w:val="27"/>
          <w:szCs w:val="27"/>
        </w:rPr>
        <w:t>state_type_relationship</w:t>
      </w:r>
      <w:r>
        <w:rPr>
          <w:color w:val="000000"/>
          <w:sz w:val="27"/>
          <w:szCs w:val="27"/>
        </w:rPr>
        <w:t> that is a part of the relationship. If one element of the relationship is dependent upon the other, this attribute shall be the dependent one.</w:t>
      </w:r>
    </w:p>
    <w:p w:rsidR="00FB0591" w:rsidRDefault="00FB0591" w:rsidP="00FB0591">
      <w:pPr>
        <w:pStyle w:val="note"/>
        <w:rPr>
          <w:color w:val="000000"/>
          <w:sz w:val="27"/>
          <w:szCs w:val="27"/>
        </w:rPr>
      </w:pPr>
      <w:r>
        <w:rPr>
          <w:color w:val="000000"/>
        </w:rPr>
        <w:t>NOTE </w:t>
      </w:r>
      <w:bookmarkEnd w:id="7"/>
      <w:r>
        <w:rPr>
          <w:color w:val="000000"/>
        </w:rPr>
        <w:t>   The values related to this attribute can be specified in an annotated EXPRESS schema that uses or specializes this entity, or in an agreement of common understanding between the partners sharing this information.</w:t>
      </w:r>
    </w:p>
    <w:p w:rsidR="00FB0591" w:rsidRDefault="00FB0591" w:rsidP="00FB0591">
      <w:pPr>
        <w:pStyle w:val="Heading2"/>
        <w:rPr>
          <w:color w:val="000000"/>
        </w:rPr>
      </w:pPr>
      <w:bookmarkStart w:id="26" w:name="state_type_schema.state_type_role"/>
      <w:r>
        <w:rPr>
          <w:color w:val="000000"/>
        </w:rPr>
        <w:t>4.3.4 state_type_role</w:t>
      </w:r>
      <w:bookmarkEnd w:id="26"/>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FB0591" w:rsidRDefault="00FB0591" w:rsidP="00FB0591">
      <w:r>
        <w:rPr>
          <w:color w:val="000000"/>
          <w:sz w:val="27"/>
          <w:szCs w:val="27"/>
        </w:rPr>
        <w:t>A </w:t>
      </w:r>
      <w:r>
        <w:rPr>
          <w:b/>
          <w:bCs/>
          <w:color w:val="000000"/>
          <w:sz w:val="27"/>
          <w:szCs w:val="27"/>
        </w:rPr>
        <w:t>state_type_role</w:t>
      </w:r>
      <w:r>
        <w:rPr>
          <w:color w:val="000000"/>
          <w:sz w:val="27"/>
          <w:szCs w:val="27"/>
        </w:rPr>
        <w:t> is a definition that defines a role for a </w:t>
      </w:r>
      <w:hyperlink r:id="rId36" w:anchor="state_type_schema.state_type_assignment" w:history="1">
        <w:r>
          <w:rPr>
            <w:rStyle w:val="Hyperlink"/>
            <w:b/>
            <w:bCs/>
            <w:sz w:val="27"/>
            <w:szCs w:val="27"/>
          </w:rPr>
          <w:t>state_type_assignment</w:t>
        </w:r>
      </w:hyperlink>
      <w:r>
        <w:rPr>
          <w:color w:val="000000"/>
          <w:sz w:val="27"/>
          <w:szCs w:val="27"/>
        </w:rPr>
        <w:t> and a description of that role.</w:t>
      </w:r>
    </w:p>
    <w:p w:rsidR="00FB0591" w:rsidRDefault="00FB0591" w:rsidP="00FB0591">
      <w:pPr>
        <w:pStyle w:val="NormalWeb"/>
        <w:rPr>
          <w:color w:val="000000"/>
          <w:sz w:val="27"/>
          <w:szCs w:val="27"/>
        </w:rPr>
      </w:pPr>
      <w:r>
        <w:rPr>
          <w:color w:val="000000"/>
          <w:sz w:val="27"/>
          <w:szCs w:val="27"/>
          <w:u w:val="single"/>
        </w:rPr>
        <w:t>EXPRESS specification:</w:t>
      </w:r>
    </w:p>
    <w:p w:rsidR="00FB0591" w:rsidRDefault="00FB0591" w:rsidP="00FB059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state_type_role;</w:t>
      </w:r>
      <w:r>
        <w:rPr>
          <w:rFonts w:ascii="Courier New" w:hAnsi="Courier New" w:cs="Courier New"/>
          <w:color w:val="000000"/>
          <w:sz w:val="20"/>
          <w:szCs w:val="20"/>
        </w:rPr>
        <w:br/>
      </w:r>
      <w:r>
        <w:rPr>
          <w:rStyle w:val="HTMLCode"/>
          <w:color w:val="000000"/>
        </w:rPr>
        <w:t>  name : </w:t>
      </w:r>
      <w:hyperlink r:id="rId37"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38"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FB0591" w:rsidRDefault="00FB0591" w:rsidP="00FB0591">
      <w:pPr>
        <w:pStyle w:val="NormalWeb"/>
        <w:rPr>
          <w:color w:val="000000"/>
          <w:sz w:val="27"/>
          <w:szCs w:val="27"/>
        </w:rPr>
      </w:pPr>
      <w:r>
        <w:rPr>
          <w:color w:val="000000"/>
          <w:sz w:val="27"/>
          <w:szCs w:val="27"/>
          <w:u w:val="single"/>
        </w:rPr>
        <w:lastRenderedPageBreak/>
        <w:t>Attribute definitions:</w:t>
      </w:r>
    </w:p>
    <w:p w:rsidR="00FB0591" w:rsidRDefault="00FB0591" w:rsidP="00FB0591">
      <w:pPr>
        <w:pStyle w:val="expressdescription"/>
        <w:rPr>
          <w:color w:val="000000"/>
          <w:sz w:val="27"/>
          <w:szCs w:val="27"/>
        </w:rPr>
      </w:pPr>
      <w:bookmarkStart w:id="27" w:name="state_type_schema.state_type_role.name"/>
      <w:r>
        <w:rPr>
          <w:b/>
          <w:bCs/>
          <w:color w:val="000000"/>
          <w:sz w:val="27"/>
          <w:szCs w:val="27"/>
        </w:rPr>
        <w:t>name: </w:t>
      </w:r>
      <w:bookmarkEnd w:id="27"/>
      <w:r>
        <w:rPr>
          <w:color w:val="000000"/>
          <w:sz w:val="27"/>
          <w:szCs w:val="27"/>
        </w:rPr>
        <w:t>the label by which the </w:t>
      </w:r>
      <w:r>
        <w:rPr>
          <w:b/>
          <w:bCs/>
          <w:color w:val="000000"/>
          <w:sz w:val="27"/>
          <w:szCs w:val="27"/>
        </w:rPr>
        <w:t>state_type_role</w:t>
      </w:r>
      <w:r>
        <w:rPr>
          <w:color w:val="000000"/>
          <w:sz w:val="27"/>
          <w:szCs w:val="27"/>
        </w:rPr>
        <w:t> is known.</w:t>
      </w:r>
    </w:p>
    <w:p w:rsidR="00FB0591" w:rsidRDefault="00FB0591" w:rsidP="00FB0591">
      <w:pPr>
        <w:pStyle w:val="expressdescription"/>
        <w:rPr>
          <w:color w:val="000000"/>
          <w:sz w:val="27"/>
          <w:szCs w:val="27"/>
        </w:rPr>
      </w:pPr>
      <w:bookmarkStart w:id="28" w:name="state_type_schema.state_type_role.descri"/>
      <w:r>
        <w:rPr>
          <w:b/>
          <w:bCs/>
          <w:color w:val="000000"/>
          <w:sz w:val="27"/>
          <w:szCs w:val="27"/>
        </w:rPr>
        <w:t>description: </w:t>
      </w:r>
      <w:bookmarkEnd w:id="28"/>
      <w:r>
        <w:rPr>
          <w:color w:val="000000"/>
          <w:sz w:val="27"/>
          <w:szCs w:val="27"/>
        </w:rPr>
        <w:t>the text that characterizes the </w:t>
      </w:r>
      <w:r>
        <w:rPr>
          <w:b/>
          <w:bCs/>
          <w:color w:val="000000"/>
          <w:sz w:val="27"/>
          <w:szCs w:val="27"/>
        </w:rPr>
        <w:t>state_type_role</w:t>
      </w:r>
      <w:r>
        <w:rPr>
          <w:color w:val="000000"/>
          <w:sz w:val="27"/>
          <w:szCs w:val="27"/>
        </w:rPr>
        <w:t>. The value of the attribute need not be specified.</w:t>
      </w:r>
    </w:p>
    <w:p w:rsidR="00FB0591" w:rsidRDefault="00FB0591" w:rsidP="00FB0591">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state_type_schema</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FB0591" w:rsidRDefault="00FB0591" w:rsidP="00FB0591">
      <w:pPr>
        <w:pStyle w:val="NormalWeb"/>
        <w:rPr>
          <w:color w:val="000000"/>
          <w:sz w:val="27"/>
          <w:szCs w:val="27"/>
        </w:rPr>
      </w:pPr>
      <w:r>
        <w:rPr>
          <w:color w:val="000000"/>
          <w:sz w:val="27"/>
          <w:szCs w:val="27"/>
        </w:rPr>
        <w:t>© ISO 2019 — All rights reserved</w:t>
      </w:r>
    </w:p>
    <w:p w:rsidR="004B0747" w:rsidRPr="00FB0591" w:rsidRDefault="004B0747" w:rsidP="00FB0591"/>
    <w:sectPr w:rsidR="004B0747" w:rsidRPr="00FB0591" w:rsidSect="00FB0591">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1047C2"/>
    <w:rsid w:val="0016543A"/>
    <w:rsid w:val="00196BF5"/>
    <w:rsid w:val="0025162F"/>
    <w:rsid w:val="004A0CED"/>
    <w:rsid w:val="004B0747"/>
    <w:rsid w:val="006F162E"/>
    <w:rsid w:val="007D5C51"/>
    <w:rsid w:val="008134E3"/>
    <w:rsid w:val="008461C1"/>
    <w:rsid w:val="00867951"/>
    <w:rsid w:val="008A6D26"/>
    <w:rsid w:val="008B4EB3"/>
    <w:rsid w:val="008C47A7"/>
    <w:rsid w:val="00903347"/>
    <w:rsid w:val="009C618B"/>
    <w:rsid w:val="00A36C79"/>
    <w:rsid w:val="00AF260F"/>
    <w:rsid w:val="00B14CC8"/>
    <w:rsid w:val="00B853D3"/>
    <w:rsid w:val="00C163C3"/>
    <w:rsid w:val="00DE3BB2"/>
    <w:rsid w:val="00F60844"/>
    <w:rsid w:val="00F64006"/>
    <w:rsid w:val="00FB0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FA4B"/>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4E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EB3"/>
    <w:rPr>
      <w:rFonts w:ascii="Segoe UI" w:hAnsi="Segoe UI" w:cs="Segoe UI"/>
      <w:sz w:val="18"/>
      <w:szCs w:val="18"/>
    </w:rPr>
  </w:style>
  <w:style w:type="paragraph" w:styleId="Revision">
    <w:name w:val="Revision"/>
    <w:hidden/>
    <w:uiPriority w:val="99"/>
    <w:semiHidden/>
    <w:rsid w:val="008B4E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561989">
      <w:bodyDiv w:val="1"/>
      <w:marLeft w:val="0"/>
      <w:marRight w:val="0"/>
      <w:marTop w:val="0"/>
      <w:marBottom w:val="0"/>
      <w:divBdr>
        <w:top w:val="none" w:sz="0" w:space="0" w:color="auto"/>
        <w:left w:val="none" w:sz="0" w:space="0" w:color="auto"/>
        <w:bottom w:val="none" w:sz="0" w:space="0" w:color="auto"/>
        <w:right w:val="none" w:sz="0" w:space="0" w:color="auto"/>
      </w:divBdr>
      <w:divsChild>
        <w:div w:id="139002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iso10303_56\data\resource_docs\state\sys\d_expg.htm" TargetMode="External"/><Relationship Id="rId13" Type="http://schemas.openxmlformats.org/officeDocument/2006/relationships/hyperlink" Target="file:///C:\Users\bus4005\Downloads\CR_FDIS_3_20190311_draft\CR_FDIS_3\iso10303_56\data\resource_docs\state\sys\4_schema.htm" TargetMode="External"/><Relationship Id="rId18" Type="http://schemas.openxmlformats.org/officeDocument/2006/relationships/hyperlink" Target="file:///C:\Users\bus4005\Downloads\CR_FDIS_3_20190311_draft\CR_FDIS_3\iso10303_56\data\resource_docs\state\sys\4_schema.htm" TargetMode="External"/><Relationship Id="rId26" Type="http://schemas.openxmlformats.org/officeDocument/2006/relationships/hyperlink" Target="file:///C:\Users\bus4005\Downloads\CR_FDIS_3_20190311_draft\CR_FDIS_3\iso10303_56\data\resource_docs\state\sys\4_schema.htm"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gif"/><Relationship Id="rId34" Type="http://schemas.openxmlformats.org/officeDocument/2006/relationships/hyperlink" Target="file:///C:\Users\bus4005\Downloads\CR_FDIS_3_20190311_draft\CR_FDIS_3\iso10303_56\data\resource_docs\state\sys\4_schema.htm" TargetMode="External"/><Relationship Id="rId7" Type="http://schemas.openxmlformats.org/officeDocument/2006/relationships/hyperlink" Target="file:///C:\Users\bus4005\Downloads\CR_FDIS_3_20190311_draft\CR_FDIS_3\iso10303_56\data\resources\support_resource_schema\support_resource_schema.htm" TargetMode="External"/><Relationship Id="rId12" Type="http://schemas.openxmlformats.org/officeDocument/2006/relationships/hyperlink" Target="file:///C:\Users\bus4005\Downloads\CR_FDIS_3_20190311_draft\CR_FDIS_3\iso10303_56\data\resource_docs\state\sys\4_schema.htm" TargetMode="External"/><Relationship Id="rId17" Type="http://schemas.openxmlformats.org/officeDocument/2006/relationships/hyperlink" Target="file:///C:\Users\bus4005\Downloads\CR_FDIS_3_20190311_draft\CR_FDIS_3\iso10303_56\data\resource_docs\state\sys\4_schema.htm" TargetMode="External"/><Relationship Id="rId25" Type="http://schemas.openxmlformats.org/officeDocument/2006/relationships/hyperlink" Target="file:///C:\Users\bus4005\Downloads\CR_FDIS_3_20190311_draft\CR_FDIS_3\iso10303_56\data\resources\support_resource_schema\support_resource_schema.htm" TargetMode="External"/><Relationship Id="rId33" Type="http://schemas.openxmlformats.org/officeDocument/2006/relationships/hyperlink" Target="file:///C:\Users\bus4005\Downloads\CR_FDIS_3_20190311_draft\CR_FDIS_3\iso10303_56\data\resources\support_resource_schema\support_resource_schema.htm" TargetMode="External"/><Relationship Id="rId38" Type="http://schemas.openxmlformats.org/officeDocument/2006/relationships/hyperlink" Target="file:///C:\Users\bus4005\Downloads\CR_FDIS_3_20190311_draft\CR_FDIS_3\iso10303_56\data\resources\support_resource_schema\support_resource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iso10303_56\data\resource_docs\state\sys\4_schema.htm" TargetMode="External"/><Relationship Id="rId20" Type="http://schemas.openxmlformats.org/officeDocument/2006/relationships/hyperlink" Target="file:///C:\Users\bus4005\Downloads\CR_FDIS_3_20190311_draft\CR_FDIS_3\iso10303_56\data\resources\state_type_schema\state_type_schemaexpg2.htm" TargetMode="External"/><Relationship Id="rId29" Type="http://schemas.openxmlformats.org/officeDocument/2006/relationships/hyperlink" Target="file:///C:\Users\bus4005\Downloads\CR_FDIS_3_20190311_draft\CR_FDIS_3\iso10303_56\data\resource_docs\state\sys\4_schema.ht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bus4005\Downloads\CR_FDIS_3_20190311_draft\CR_FDIS_3\iso10303_56\data\resources\support_resource_schema\support_resource_schema.htm" TargetMode="External"/><Relationship Id="rId11" Type="http://schemas.openxmlformats.org/officeDocument/2006/relationships/hyperlink" Target="file:///C:\Users\bus4005\Downloads\CR_FDIS_3_20190311_draft\CR_FDIS_3\iso10303_56\data\resource_docs\state\sys\4_schema.htm" TargetMode="External"/><Relationship Id="rId24" Type="http://schemas.openxmlformats.org/officeDocument/2006/relationships/hyperlink" Target="file:///C:\Users\bus4005\Downloads\CR_FDIS_3_20190311_draft\CR_FDIS_3\iso10303_56\data\resources\support_resource_schema\support_resource_schema.htm" TargetMode="External"/><Relationship Id="rId32" Type="http://schemas.openxmlformats.org/officeDocument/2006/relationships/hyperlink" Target="file:///C:\Users\bus4005\Downloads\CR_FDIS_3_20190311_draft\CR_FDIS_3\iso10303_56\data\resources\support_resource_schema\support_resource_schema.htm" TargetMode="External"/><Relationship Id="rId37" Type="http://schemas.openxmlformats.org/officeDocument/2006/relationships/hyperlink" Target="file:///C:\Users\bus4005\Downloads\CR_FDIS_3_20190311_draft\CR_FDIS_3\iso10303_56\data\resources\support_resource_schema\support_resource_schema.htm" TargetMode="External"/><Relationship Id="rId40" Type="http://schemas.microsoft.com/office/2011/relationships/people" Target="people.xml"/><Relationship Id="rId5" Type="http://schemas.openxmlformats.org/officeDocument/2006/relationships/hyperlink" Target="file:///C:\Users\bus4005\Downloads\CR_FDIS_3_20190311_draft\CR_FDIS_3\iso10303_56\data\resources\support_resource_schema\support_resource_schema.htm" TargetMode="External"/><Relationship Id="rId15" Type="http://schemas.openxmlformats.org/officeDocument/2006/relationships/hyperlink" Target="file:///C:\Users\bus4005\Downloads\CR_FDIS_3_20190311_draft\CR_FDIS_3\iso10303_56\data\resource_docs\state\sys\4_schema.htm" TargetMode="External"/><Relationship Id="rId23" Type="http://schemas.openxmlformats.org/officeDocument/2006/relationships/hyperlink" Target="file:///C:\Users\bus4005\Downloads\CR_FDIS_3_20190311_draft\CR_FDIS_3\iso10303_56\data\resource_docs\state\sys\5_schema.htm" TargetMode="External"/><Relationship Id="rId28" Type="http://schemas.openxmlformats.org/officeDocument/2006/relationships/hyperlink" Target="file:///C:\Users\bus4005\Downloads\CR_FDIS_3_20190311_draft\CR_FDIS_3\iso10303_56\data\resource_docs\state\sys\4_schema.htm" TargetMode="External"/><Relationship Id="rId36" Type="http://schemas.openxmlformats.org/officeDocument/2006/relationships/hyperlink" Target="file:///C:\Users\bus4005\Downloads\CR_FDIS_3_20190311_draft\CR_FDIS_3\iso10303_56\data\resource_docs\state\sys\4_schema.htm" TargetMode="External"/><Relationship Id="rId10" Type="http://schemas.openxmlformats.org/officeDocument/2006/relationships/hyperlink" Target="file:///C:\Users\bus4005\Downloads\CR_FDIS_3_20190311_draft\CR_FDIS_3\iso10303_56\data\resource_docs\state\sys\5_schema.htm" TargetMode="External"/><Relationship Id="rId19" Type="http://schemas.openxmlformats.org/officeDocument/2006/relationships/hyperlink" Target="file:///C:\Users\bus4005\Downloads\CR_FDIS_3_20190311_draft\CR_FDIS_3\iso10303_56\data\resource_docs\state\sys\4_schema.htm" TargetMode="External"/><Relationship Id="rId31" Type="http://schemas.openxmlformats.org/officeDocument/2006/relationships/hyperlink" Target="file:///C:\Users\bus4005\Downloads\CR_FDIS_3_20190311_draft\CR_FDIS_3\iso10303_56\data\resource_docs\state\sys\4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56\data\resource_docs\state\sys\4_schema.htm" TargetMode="External"/><Relationship Id="rId14" Type="http://schemas.openxmlformats.org/officeDocument/2006/relationships/hyperlink" Target="file:///C:\Users\bus4005\Downloads\CR_FDIS_3_20190311_draft\CR_FDIS_3\iso10303_56\data\resource_docs\state\sys\4_schema.htm" TargetMode="External"/><Relationship Id="rId22" Type="http://schemas.openxmlformats.org/officeDocument/2006/relationships/hyperlink" Target="file:///C:\Users\bus4005\Downloads\CR_FDIS_3_20190311_draft\CR_FDIS_3\iso10303_56\data\resource_docs\state\sys\5_schema.htm" TargetMode="External"/><Relationship Id="rId27" Type="http://schemas.openxmlformats.org/officeDocument/2006/relationships/hyperlink" Target="file:///C:\Users\bus4005\Downloads\CR_FDIS_3_20190311_draft\CR_FDIS_3\iso10303_56\data\resource_docs\state\sys\4_schema.htm" TargetMode="External"/><Relationship Id="rId30" Type="http://schemas.openxmlformats.org/officeDocument/2006/relationships/hyperlink" Target="file:///C:\Users\bus4005\Downloads\CR_FDIS_3_20190311_draft\CR_FDIS_3\iso10303_56\data\resource_docs\state\sys\4_schema.htm" TargetMode="External"/><Relationship Id="rId35" Type="http://schemas.openxmlformats.org/officeDocument/2006/relationships/hyperlink" Target="file:///C:\Users\bus4005\Downloads\CR_FDIS_3_20190311_draft\CR_FDIS_3\iso10303_56\data\resource_docs\state\sys\4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2019-03-21T15:54:00Z</dcterms:created>
  <dcterms:modified xsi:type="dcterms:W3CDTF">2019-03-21T15:54:00Z</dcterms:modified>
</cp:coreProperties>
</file>