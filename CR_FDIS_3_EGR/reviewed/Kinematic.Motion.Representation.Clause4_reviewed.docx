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703F" w:rsidRDefault="00D1703F" w:rsidP="00D1703F">
      <w:pPr>
        <w:pStyle w:val="Heading2"/>
        <w:rPr>
          <w:color w:val="000000"/>
        </w:rPr>
      </w:pPr>
      <w:bookmarkStart w:id="0" w:name="interfaces"/>
      <w:r>
        <w:rPr>
          <w:color w:val="000000"/>
        </w:rPr>
        <w:t>4.1 Required AM ARMs</w:t>
      </w:r>
      <w:bookmarkEnd w:id="0"/>
    </w:p>
    <w:p w:rsidR="00D1703F" w:rsidRDefault="00D1703F" w:rsidP="00D1703F">
      <w:pPr>
        <w:pStyle w:val="NormalWeb"/>
        <w:rPr>
          <w:color w:val="000000"/>
          <w:sz w:val="27"/>
          <w:szCs w:val="27"/>
        </w:rPr>
      </w:pPr>
      <w:r>
        <w:rPr>
          <w:color w:val="000000"/>
          <w:sz w:val="27"/>
          <w:szCs w:val="27"/>
        </w:rPr>
        <w:t>The following EXPRESS interface statements specify the elements imported from the ARMs of other application modules.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spacing w:after="270" w:afterAutospacing="0"/>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USE FROM </w:t>
      </w:r>
      <w:hyperlink r:id="rId5" w:anchor="b_spline_geometry_arm" w:history="1">
        <w:r>
          <w:rPr>
            <w:rStyle w:val="Hyperlink"/>
            <w:rFonts w:ascii="Courier New" w:hAnsi="Courier New" w:cs="Courier New"/>
            <w:sz w:val="20"/>
            <w:szCs w:val="20"/>
          </w:rPr>
          <w:t>B_spline_geometry_arm</w:t>
        </w:r>
      </w:hyperlink>
      <w:r>
        <w:rPr>
          <w:rStyle w:val="HTMLCode"/>
          <w:color w:val="000000"/>
        </w:rPr>
        <w:t>;    --  ISO/TS 10303-1801</w:t>
      </w:r>
    </w:p>
    <w:p w:rsidR="00D1703F" w:rsidRDefault="00D1703F" w:rsidP="00D1703F">
      <w:pPr>
        <w:pStyle w:val="NormalWeb"/>
        <w:spacing w:after="270" w:afterAutospacing="0"/>
        <w:rPr>
          <w:color w:val="000000"/>
          <w:sz w:val="27"/>
          <w:szCs w:val="27"/>
        </w:rPr>
      </w:pPr>
      <w:r>
        <w:rPr>
          <w:rStyle w:val="HTMLCode"/>
          <w:color w:val="000000"/>
        </w:rPr>
        <w:t>USE FROM </w:t>
      </w:r>
      <w:hyperlink r:id="rId6" w:anchor="contextual_shape_positioning_arm" w:history="1">
        <w:r>
          <w:rPr>
            <w:rStyle w:val="Hyperlink"/>
            <w:rFonts w:ascii="Courier New" w:hAnsi="Courier New" w:cs="Courier New"/>
            <w:sz w:val="20"/>
            <w:szCs w:val="20"/>
          </w:rPr>
          <w:t>Contextual_shape_positioning_arm</w:t>
        </w:r>
      </w:hyperlink>
      <w:r>
        <w:rPr>
          <w:rStyle w:val="HTMLCode"/>
          <w:color w:val="000000"/>
        </w:rPr>
        <w:t>;    --  ISO/TS 10303-1027</w:t>
      </w:r>
    </w:p>
    <w:p w:rsidR="00D1703F" w:rsidRDefault="00D1703F" w:rsidP="00D1703F">
      <w:pPr>
        <w:pStyle w:val="NormalWeb"/>
        <w:spacing w:after="270" w:afterAutospacing="0"/>
        <w:rPr>
          <w:color w:val="000000"/>
          <w:sz w:val="27"/>
          <w:szCs w:val="27"/>
        </w:rPr>
      </w:pPr>
      <w:r>
        <w:rPr>
          <w:rStyle w:val="HTMLCode"/>
          <w:color w:val="000000"/>
        </w:rPr>
        <w:t>USE FROM </w:t>
      </w:r>
      <w:hyperlink r:id="rId7" w:anchor="kinematic_state_arm" w:history="1">
        <w:r>
          <w:rPr>
            <w:rStyle w:val="Hyperlink"/>
            <w:rFonts w:ascii="Courier New" w:hAnsi="Courier New" w:cs="Courier New"/>
            <w:sz w:val="20"/>
            <w:szCs w:val="20"/>
          </w:rPr>
          <w:t>Kinematic_state_arm</w:t>
        </w:r>
      </w:hyperlink>
      <w:r>
        <w:rPr>
          <w:rStyle w:val="HTMLCode"/>
          <w:color w:val="000000"/>
        </w:rPr>
        <w:t>;    --  ISO/TS 10303-1798</w:t>
      </w:r>
    </w:p>
    <w:p w:rsidR="00D1703F" w:rsidRDefault="00D1703F" w:rsidP="00D1703F">
      <w:pPr>
        <w:pStyle w:val="NormalWeb"/>
        <w:spacing w:after="270" w:afterAutospacing="0"/>
        <w:rPr>
          <w:color w:val="000000"/>
          <w:sz w:val="27"/>
          <w:szCs w:val="27"/>
        </w:rPr>
      </w:pPr>
      <w:r>
        <w:rPr>
          <w:rStyle w:val="HTMLCode"/>
          <w:color w:val="000000"/>
        </w:rPr>
        <w:t>USE FROM </w:t>
      </w:r>
      <w:hyperlink r:id="rId8" w:anchor="parametric_representation_arm" w:history="1">
        <w:r>
          <w:rPr>
            <w:rStyle w:val="Hyperlink"/>
            <w:rFonts w:ascii="Courier New" w:hAnsi="Courier New" w:cs="Courier New"/>
            <w:sz w:val="20"/>
            <w:szCs w:val="20"/>
          </w:rPr>
          <w:t>Parametric_representation_arm</w:t>
        </w:r>
      </w:hyperlink>
      <w:r>
        <w:rPr>
          <w:rStyle w:val="HTMLCode"/>
          <w:color w:val="000000"/>
        </w:rPr>
        <w:t>;    --  ISO/TS 10303-1813</w:t>
      </w:r>
    </w:p>
    <w:p w:rsidR="00D1703F" w:rsidRDefault="00D1703F" w:rsidP="00D1703F">
      <w:pPr>
        <w:pStyle w:val="NormalWeb"/>
        <w:spacing w:after="270" w:afterAutospacing="0"/>
        <w:rPr>
          <w:color w:val="000000"/>
          <w:sz w:val="27"/>
          <w:szCs w:val="27"/>
        </w:rPr>
      </w:pPr>
      <w:r>
        <w:rPr>
          <w:rStyle w:val="HTMLCode"/>
          <w:color w:val="000000"/>
        </w:rPr>
        <w:t>USE FROM </w:t>
      </w:r>
      <w:hyperlink r:id="rId9" w:anchor="product_occurrence_arm" w:history="1">
        <w:r>
          <w:rPr>
            <w:rStyle w:val="Hyperlink"/>
            <w:rFonts w:ascii="Courier New" w:hAnsi="Courier New" w:cs="Courier New"/>
            <w:sz w:val="20"/>
            <w:szCs w:val="20"/>
          </w:rPr>
          <w:t>Product_occurrence_arm</w:t>
        </w:r>
      </w:hyperlink>
      <w:r>
        <w:rPr>
          <w:rStyle w:val="HTMLCode"/>
          <w:color w:val="000000"/>
        </w:rPr>
        <w:t>;    --  ISO/TS 10303-1063</w:t>
      </w:r>
    </w:p>
    <w:p w:rsidR="00D1703F" w:rsidRDefault="00D1703F" w:rsidP="00D1703F">
      <w:pPr>
        <w:pStyle w:val="NormalWeb"/>
        <w:spacing w:after="270" w:afterAutospacing="0"/>
        <w:rPr>
          <w:color w:val="000000"/>
          <w:sz w:val="27"/>
          <w:szCs w:val="27"/>
        </w:rPr>
      </w:pPr>
      <w:r>
        <w:rPr>
          <w:rStyle w:val="HTMLCode"/>
          <w:color w:val="000000"/>
        </w:rPr>
        <w:t>REFERENCE FROM </w:t>
      </w:r>
      <w:hyperlink r:id="rId10" w:anchor="foundation_representation_arm" w:history="1">
        <w:r>
          <w:rPr>
            <w:rStyle w:val="Hyperlink"/>
            <w:rFonts w:ascii="Courier New" w:hAnsi="Courier New" w:cs="Courier New"/>
            <w:sz w:val="20"/>
            <w:szCs w:val="20"/>
          </w:rPr>
          <w:t>Foundation_representation_arm</w:t>
        </w:r>
      </w:hyperlink>
      <w:r>
        <w:rPr>
          <w:rStyle w:val="HTMLCode"/>
          <w:color w:val="000000"/>
        </w:rPr>
        <w:t>    --  ISO/TS 10303-1006</w:t>
      </w:r>
      <w:r>
        <w:rPr>
          <w:rFonts w:ascii="Courier New" w:hAnsi="Courier New" w:cs="Courier New"/>
          <w:color w:val="000000"/>
          <w:sz w:val="20"/>
          <w:szCs w:val="20"/>
        </w:rPr>
        <w:br/>
      </w:r>
      <w:r>
        <w:rPr>
          <w:rStyle w:val="HTMLCode"/>
          <w:color w:val="000000"/>
        </w:rPr>
        <w:t>  (</w:t>
      </w:r>
      <w:hyperlink r:id="rId11" w:anchor="foundation_representation_arm.using_representations" w:history="1">
        <w:r>
          <w:rPr>
            <w:rStyle w:val="Hyperlink"/>
            <w:rFonts w:ascii="Courier New" w:hAnsi="Courier New" w:cs="Courier New"/>
            <w:sz w:val="20"/>
            <w:szCs w:val="20"/>
          </w:rPr>
          <w:t>using_representations</w:t>
        </w:r>
      </w:hyperlink>
      <w:r>
        <w:rPr>
          <w:rStyle w:val="HTMLCode"/>
          <w:color w:val="000000"/>
        </w:rPr>
        <w:t>); </w:t>
      </w:r>
      <w:r>
        <w:rPr>
          <w:rFonts w:ascii="Courier New" w:hAnsi="Courier New" w:cs="Courier New"/>
          <w:color w:val="000000"/>
          <w:sz w:val="20"/>
          <w:szCs w:val="20"/>
        </w:rPr>
        <w:br/>
      </w:r>
      <w:r>
        <w:rPr>
          <w:rStyle w:val="HTMLCode"/>
          <w:color w:val="000000"/>
        </w:rPr>
        <w:t>(*</w:t>
      </w:r>
    </w:p>
    <w:p w:rsidR="00D1703F" w:rsidRDefault="00D1703F" w:rsidP="00D1703F">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D1703F" w:rsidTr="00D1703F">
        <w:trPr>
          <w:tblCellSpacing w:w="15" w:type="dxa"/>
        </w:trPr>
        <w:tc>
          <w:tcPr>
            <w:tcW w:w="3990" w:type="dxa"/>
            <w:vAlign w:val="center"/>
            <w:hideMark/>
          </w:tcPr>
          <w:p w:rsidR="00D1703F" w:rsidRDefault="00D1703F">
            <w:pPr>
              <w:rPr>
                <w:sz w:val="24"/>
                <w:szCs w:val="24"/>
              </w:rPr>
            </w:pPr>
            <w:r>
              <w:rPr>
                <w:b/>
                <w:bCs/>
                <w:sz w:val="20"/>
                <w:szCs w:val="20"/>
              </w:rPr>
              <w:t>B_spline_geometry_arm</w:t>
            </w:r>
          </w:p>
        </w:tc>
        <w:tc>
          <w:tcPr>
            <w:tcW w:w="1905" w:type="dxa"/>
            <w:vAlign w:val="center"/>
            <w:hideMark/>
          </w:tcPr>
          <w:p w:rsidR="00D1703F" w:rsidRDefault="00D1703F">
            <w:r>
              <w:rPr>
                <w:sz w:val="20"/>
                <w:szCs w:val="20"/>
              </w:rPr>
              <w:t>ISO/TS 10303-1801</w:t>
            </w:r>
          </w:p>
        </w:tc>
      </w:tr>
      <w:tr w:rsidR="00D1703F" w:rsidTr="00D1703F">
        <w:trPr>
          <w:tblCellSpacing w:w="15" w:type="dxa"/>
        </w:trPr>
        <w:tc>
          <w:tcPr>
            <w:tcW w:w="3990" w:type="dxa"/>
            <w:vAlign w:val="center"/>
            <w:hideMark/>
          </w:tcPr>
          <w:p w:rsidR="00D1703F" w:rsidRDefault="00D1703F">
            <w:r>
              <w:rPr>
                <w:b/>
                <w:bCs/>
                <w:sz w:val="20"/>
                <w:szCs w:val="20"/>
              </w:rPr>
              <w:t>Contextual_shape_positioning_arm</w:t>
            </w:r>
          </w:p>
        </w:tc>
        <w:tc>
          <w:tcPr>
            <w:tcW w:w="1905" w:type="dxa"/>
            <w:vAlign w:val="center"/>
            <w:hideMark/>
          </w:tcPr>
          <w:p w:rsidR="00D1703F" w:rsidRDefault="00D1703F">
            <w:r>
              <w:rPr>
                <w:sz w:val="20"/>
                <w:szCs w:val="20"/>
              </w:rPr>
              <w:t>ISO/TS 10303-1027</w:t>
            </w:r>
          </w:p>
        </w:tc>
      </w:tr>
      <w:tr w:rsidR="00D1703F" w:rsidTr="00D1703F">
        <w:trPr>
          <w:tblCellSpacing w:w="15" w:type="dxa"/>
        </w:trPr>
        <w:tc>
          <w:tcPr>
            <w:tcW w:w="3990" w:type="dxa"/>
            <w:vAlign w:val="center"/>
            <w:hideMark/>
          </w:tcPr>
          <w:p w:rsidR="00D1703F" w:rsidRDefault="00D1703F">
            <w:r>
              <w:rPr>
                <w:b/>
                <w:bCs/>
                <w:sz w:val="20"/>
                <w:szCs w:val="20"/>
              </w:rPr>
              <w:t>Kinematic_state_arm</w:t>
            </w:r>
          </w:p>
        </w:tc>
        <w:tc>
          <w:tcPr>
            <w:tcW w:w="1905" w:type="dxa"/>
            <w:vAlign w:val="center"/>
            <w:hideMark/>
          </w:tcPr>
          <w:p w:rsidR="00D1703F" w:rsidRDefault="00D1703F">
            <w:r>
              <w:rPr>
                <w:sz w:val="20"/>
                <w:szCs w:val="20"/>
              </w:rPr>
              <w:t>ISO/TS 10303-1798</w:t>
            </w:r>
          </w:p>
        </w:tc>
      </w:tr>
      <w:tr w:rsidR="00D1703F" w:rsidTr="00D1703F">
        <w:trPr>
          <w:tblCellSpacing w:w="15" w:type="dxa"/>
        </w:trPr>
        <w:tc>
          <w:tcPr>
            <w:tcW w:w="3990" w:type="dxa"/>
            <w:vAlign w:val="center"/>
            <w:hideMark/>
          </w:tcPr>
          <w:p w:rsidR="00D1703F" w:rsidRDefault="00D1703F">
            <w:r>
              <w:rPr>
                <w:b/>
                <w:bCs/>
                <w:sz w:val="20"/>
                <w:szCs w:val="20"/>
              </w:rPr>
              <w:t>Parametric_representation_arm</w:t>
            </w:r>
          </w:p>
        </w:tc>
        <w:tc>
          <w:tcPr>
            <w:tcW w:w="1905" w:type="dxa"/>
            <w:vAlign w:val="center"/>
            <w:hideMark/>
          </w:tcPr>
          <w:p w:rsidR="00D1703F" w:rsidRDefault="00D1703F">
            <w:r>
              <w:rPr>
                <w:sz w:val="20"/>
                <w:szCs w:val="20"/>
              </w:rPr>
              <w:t>ISO/TS 10303-1813</w:t>
            </w:r>
          </w:p>
        </w:tc>
      </w:tr>
      <w:tr w:rsidR="00D1703F" w:rsidTr="00D1703F">
        <w:trPr>
          <w:tblCellSpacing w:w="15" w:type="dxa"/>
        </w:trPr>
        <w:tc>
          <w:tcPr>
            <w:tcW w:w="3990" w:type="dxa"/>
            <w:vAlign w:val="center"/>
            <w:hideMark/>
          </w:tcPr>
          <w:p w:rsidR="00D1703F" w:rsidRDefault="00D1703F">
            <w:r>
              <w:rPr>
                <w:b/>
                <w:bCs/>
                <w:sz w:val="20"/>
                <w:szCs w:val="20"/>
              </w:rPr>
              <w:t>Product_occurrence_arm</w:t>
            </w:r>
          </w:p>
        </w:tc>
        <w:tc>
          <w:tcPr>
            <w:tcW w:w="1905" w:type="dxa"/>
            <w:vAlign w:val="center"/>
            <w:hideMark/>
          </w:tcPr>
          <w:p w:rsidR="00D1703F" w:rsidRDefault="00D1703F">
            <w:r>
              <w:rPr>
                <w:sz w:val="20"/>
                <w:szCs w:val="20"/>
              </w:rPr>
              <w:t>ISO/TS 10303-1063</w:t>
            </w:r>
          </w:p>
        </w:tc>
      </w:tr>
      <w:tr w:rsidR="00D1703F" w:rsidTr="00D1703F">
        <w:trPr>
          <w:tblCellSpacing w:w="15" w:type="dxa"/>
        </w:trPr>
        <w:tc>
          <w:tcPr>
            <w:tcW w:w="3990" w:type="dxa"/>
            <w:vAlign w:val="center"/>
            <w:hideMark/>
          </w:tcPr>
          <w:p w:rsidR="00D1703F" w:rsidRDefault="00D1703F">
            <w:r>
              <w:rPr>
                <w:b/>
                <w:bCs/>
                <w:sz w:val="20"/>
                <w:szCs w:val="20"/>
              </w:rPr>
              <w:t>Foundation_representation_arm</w:t>
            </w:r>
          </w:p>
        </w:tc>
        <w:tc>
          <w:tcPr>
            <w:tcW w:w="1905" w:type="dxa"/>
            <w:vAlign w:val="center"/>
            <w:hideMark/>
          </w:tcPr>
          <w:p w:rsidR="00D1703F" w:rsidRDefault="00D1703F">
            <w:r>
              <w:rPr>
                <w:sz w:val="20"/>
                <w:szCs w:val="20"/>
              </w:rPr>
              <w:t>ISO/TS 10303-1006</w:t>
            </w:r>
          </w:p>
        </w:tc>
      </w:tr>
    </w:tbl>
    <w:p w:rsidR="00D1703F" w:rsidRDefault="00D1703F" w:rsidP="00D1703F">
      <w:pPr>
        <w:pStyle w:val="note"/>
        <w:rPr>
          <w:color w:val="000000"/>
          <w:sz w:val="27"/>
          <w:szCs w:val="27"/>
        </w:rPr>
      </w:pPr>
      <w:r>
        <w:rPr>
          <w:color w:val="000000"/>
        </w:rPr>
        <w:t>NOTE 2   See Annex </w:t>
      </w:r>
      <w:hyperlink r:id="rId12" w:history="1">
        <w:r>
          <w:rPr>
            <w:rStyle w:val="Hyperlink"/>
          </w:rPr>
          <w:t>C</w:t>
        </w:r>
      </w:hyperlink>
      <w:r>
        <w:rPr>
          <w:color w:val="000000"/>
        </w:rPr>
        <w:t>, Figures </w:t>
      </w:r>
      <w:hyperlink r:id="rId13" w:history="1">
        <w:r>
          <w:rPr>
            <w:rStyle w:val="Hyperlink"/>
          </w:rPr>
          <w:t>C.1</w:t>
        </w:r>
      </w:hyperlink>
      <w:r>
        <w:rPr>
          <w:color w:val="000000"/>
        </w:rPr>
        <w:t>, </w:t>
      </w:r>
      <w:hyperlink r:id="rId14" w:history="1">
        <w:r>
          <w:rPr>
            <w:rStyle w:val="Hyperlink"/>
          </w:rPr>
          <w:t>C.2</w:t>
        </w:r>
      </w:hyperlink>
      <w:r>
        <w:rPr>
          <w:color w:val="000000"/>
        </w:rPr>
        <w:t>and </w:t>
      </w:r>
      <w:hyperlink r:id="rId15" w:history="1">
        <w:r>
          <w:rPr>
            <w:rStyle w:val="Hyperlink"/>
          </w:rPr>
          <w:t>C.3</w:t>
        </w:r>
      </w:hyperlink>
      <w:r>
        <w:rPr>
          <w:color w:val="000000"/>
        </w:rPr>
        <w:t> for a graphical representation of this schema.</w:t>
      </w:r>
    </w:p>
    <w:p w:rsidR="00D1703F" w:rsidRDefault="00D1703F" w:rsidP="00D1703F">
      <w:pPr>
        <w:pStyle w:val="Heading2"/>
        <w:rPr>
          <w:color w:val="000000"/>
        </w:rPr>
      </w:pPr>
      <w:bookmarkStart w:id="1" w:name="types"/>
      <w:r>
        <w:rPr>
          <w:color w:val="000000"/>
        </w:rPr>
        <w:t>4.2 ARM type definitions</w:t>
      </w:r>
      <w:bookmarkEnd w:id="1"/>
    </w:p>
    <w:p w:rsidR="00D1703F" w:rsidRDefault="00D1703F" w:rsidP="00D1703F">
      <w:pPr>
        <w:pStyle w:val="NormalWeb"/>
        <w:rPr>
          <w:color w:val="000000"/>
          <w:sz w:val="27"/>
          <w:szCs w:val="27"/>
        </w:rPr>
      </w:pPr>
      <w:r>
        <w:rPr>
          <w:color w:val="000000"/>
          <w:sz w:val="27"/>
          <w:szCs w:val="27"/>
        </w:rPr>
        <w:lastRenderedPageBreak/>
        <w:t>This subclause specifies the ARM types for this application module. The ARM types and definitions are specified below.</w:t>
      </w:r>
    </w:p>
    <w:p w:rsidR="00D1703F" w:rsidRDefault="00D1703F" w:rsidP="00D1703F">
      <w:pPr>
        <w:pStyle w:val="Heading2"/>
        <w:rPr>
          <w:color w:val="000000"/>
        </w:rPr>
      </w:pPr>
      <w:r>
        <w:rPr>
          <w:color w:val="000000"/>
        </w:rPr>
        <w:t>4.2.1 interpolation_type   </w:t>
      </w:r>
      <w:r>
        <w:rPr>
          <w:noProof/>
          <w:color w:val="0000FF"/>
          <w:lang w:eastAsia="en-GB"/>
        </w:rPr>
        <w:drawing>
          <wp:inline distT="0" distB="0" distL="0" distR="0">
            <wp:extent cx="180975" cy="209550"/>
            <wp:effectExtent l="0" t="0" r="9525" b="0"/>
            <wp:docPr id="254" name="Picture 25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The </w:t>
      </w:r>
      <w:r>
        <w:rPr>
          <w:b/>
          <w:bCs/>
          <w:color w:val="000000"/>
          <w:sz w:val="27"/>
          <w:szCs w:val="27"/>
        </w:rPr>
        <w:t>interpolation_type</w:t>
      </w:r>
      <w:r>
        <w:rPr>
          <w:color w:val="000000"/>
          <w:sz w:val="27"/>
          <w:szCs w:val="27"/>
        </w:rPr>
        <w:t> describes the method of interpolation between two configuration definitions of a kinematic structure.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interpolation_type = ENUMERATION OF </w:t>
      </w:r>
      <w:r>
        <w:rPr>
          <w:rFonts w:ascii="Courier New" w:hAnsi="Courier New" w:cs="Courier New"/>
          <w:color w:val="000000"/>
          <w:sz w:val="20"/>
          <w:szCs w:val="20"/>
        </w:rPr>
        <w:br/>
      </w:r>
      <w:r>
        <w:rPr>
          <w:rStyle w:val="HTMLCode"/>
          <w:color w:val="000000"/>
        </w:rPr>
        <w:t>   (undefined_interpolation_type,</w:t>
      </w:r>
      <w:r>
        <w:rPr>
          <w:rFonts w:ascii="Courier New" w:hAnsi="Courier New" w:cs="Courier New"/>
          <w:color w:val="000000"/>
          <w:sz w:val="20"/>
          <w:szCs w:val="20"/>
        </w:rPr>
        <w:br/>
      </w:r>
      <w:r>
        <w:rPr>
          <w:rStyle w:val="HTMLCode"/>
          <w:color w:val="000000"/>
        </w:rPr>
        <w:t>    discontinuous_interpolation_type,</w:t>
      </w:r>
      <w:r>
        <w:rPr>
          <w:rFonts w:ascii="Courier New" w:hAnsi="Courier New" w:cs="Courier New"/>
          <w:color w:val="000000"/>
          <w:sz w:val="20"/>
          <w:szCs w:val="20"/>
        </w:rPr>
        <w:br/>
      </w:r>
      <w:r>
        <w:rPr>
          <w:rStyle w:val="HTMLCode"/>
          <w:color w:val="000000"/>
        </w:rPr>
        <w:t>    synchronous_interpolation_type,</w:t>
      </w:r>
      <w:r>
        <w:rPr>
          <w:rFonts w:ascii="Courier New" w:hAnsi="Courier New" w:cs="Courier New"/>
          <w:color w:val="000000"/>
          <w:sz w:val="20"/>
          <w:szCs w:val="20"/>
        </w:rPr>
        <w:br/>
      </w:r>
      <w:r>
        <w:rPr>
          <w:rStyle w:val="HTMLCode"/>
          <w:color w:val="000000"/>
        </w:rPr>
        <w:t>    linear_interpolation_type);</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Enumerated item definitions:</w:t>
      </w:r>
    </w:p>
    <w:p w:rsidR="00D1703F" w:rsidRDefault="00D1703F" w:rsidP="00D1703F">
      <w:pPr>
        <w:pStyle w:val="expressdescription"/>
        <w:rPr>
          <w:color w:val="000000"/>
          <w:sz w:val="27"/>
          <w:szCs w:val="27"/>
        </w:rPr>
      </w:pPr>
      <w:r>
        <w:rPr>
          <w:b/>
          <w:bCs/>
          <w:color w:val="000000"/>
          <w:sz w:val="27"/>
          <w:szCs w:val="27"/>
        </w:rPr>
        <w:t>undefined_interpolation_type: </w:t>
      </w:r>
      <w:r>
        <w:rPr>
          <w:color w:val="000000"/>
          <w:sz w:val="27"/>
          <w:szCs w:val="27"/>
        </w:rPr>
        <w:t>an interpolation in which all pair parameters shall match the set of pair parameter values defined in the next configuration definition.</w:t>
      </w:r>
    </w:p>
    <w:p w:rsidR="00D1703F" w:rsidRDefault="00D1703F" w:rsidP="00D1703F">
      <w:pPr>
        <w:pStyle w:val="expressdescription"/>
        <w:rPr>
          <w:color w:val="000000"/>
          <w:sz w:val="27"/>
          <w:szCs w:val="27"/>
        </w:rPr>
      </w:pPr>
      <w:r>
        <w:rPr>
          <w:b/>
          <w:bCs/>
          <w:color w:val="000000"/>
          <w:sz w:val="27"/>
          <w:szCs w:val="27"/>
        </w:rPr>
        <w:t>discontinuous_interpolation_type: </w:t>
      </w:r>
      <w:r>
        <w:rPr>
          <w:color w:val="000000"/>
          <w:sz w:val="27"/>
          <w:szCs w:val="27"/>
        </w:rPr>
        <w:t>the pair parameters are changing abruptly.</w:t>
      </w:r>
    </w:p>
    <w:p w:rsidR="00D1703F" w:rsidRDefault="00D1703F" w:rsidP="00D1703F">
      <w:pPr>
        <w:pStyle w:val="expressdescription"/>
        <w:rPr>
          <w:color w:val="000000"/>
          <w:sz w:val="27"/>
          <w:szCs w:val="27"/>
        </w:rPr>
      </w:pPr>
      <w:r>
        <w:rPr>
          <w:b/>
          <w:bCs/>
          <w:color w:val="000000"/>
          <w:sz w:val="27"/>
          <w:szCs w:val="27"/>
        </w:rPr>
        <w:t>synchronous_interpolation_type: </w:t>
      </w:r>
      <w:r>
        <w:rPr>
          <w:color w:val="000000"/>
          <w:sz w:val="27"/>
          <w:szCs w:val="27"/>
        </w:rPr>
        <w:t>an interpolation in which all pair parameters are interpolated such that the pair parameters pass from one value to the next one at the same rate. The rate may vary proportionally among the pairs.</w:t>
      </w:r>
    </w:p>
    <w:p w:rsidR="00D1703F" w:rsidRDefault="00D1703F" w:rsidP="00D1703F">
      <w:pPr>
        <w:pStyle w:val="expressdescription"/>
        <w:rPr>
          <w:color w:val="000000"/>
          <w:sz w:val="27"/>
          <w:szCs w:val="27"/>
        </w:rPr>
      </w:pPr>
      <w:r>
        <w:rPr>
          <w:b/>
          <w:bCs/>
          <w:color w:val="000000"/>
          <w:sz w:val="27"/>
          <w:szCs w:val="27"/>
        </w:rPr>
        <w:t>linear_interpolation_type: </w:t>
      </w:r>
      <w:r>
        <w:rPr>
          <w:color w:val="000000"/>
          <w:sz w:val="27"/>
          <w:szCs w:val="27"/>
        </w:rPr>
        <w:t>an interpolation in which all pair parameters are interpolated such that the pair parameters pass from one value to the next one at the same rate. The rate remains constant.</w:t>
      </w:r>
    </w:p>
    <w:p w:rsidR="00D1703F" w:rsidRDefault="00D1703F" w:rsidP="00D1703F">
      <w:pPr>
        <w:pStyle w:val="Heading2"/>
        <w:rPr>
          <w:color w:val="000000"/>
        </w:rPr>
      </w:pPr>
      <w:r>
        <w:rPr>
          <w:color w:val="000000"/>
        </w:rPr>
        <w:t>4.2.2 kmr_geometric_representation_select   </w:t>
      </w:r>
      <w:r>
        <w:rPr>
          <w:noProof/>
          <w:color w:val="0000FF"/>
          <w:lang w:eastAsia="en-GB"/>
        </w:rPr>
        <w:drawing>
          <wp:inline distT="0" distB="0" distL="0" distR="0">
            <wp:extent cx="180975" cy="209550"/>
            <wp:effectExtent l="0" t="0" r="9525" b="0"/>
            <wp:docPr id="253" name="Picture 253"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kmr_geometric_representation_select</w:t>
      </w:r>
      <w:r>
        <w:rPr>
          <w:color w:val="000000"/>
          <w:sz w:val="27"/>
          <w:szCs w:val="27"/>
        </w:rPr>
        <w:t> type is an extension of the </w:t>
      </w:r>
      <w:hyperlink r:id="rId17" w:anchor="geometric_model_relationship_arm.geometric_representation_select" w:history="1">
        <w:r>
          <w:rPr>
            <w:rStyle w:val="Hyperlink"/>
            <w:b/>
            <w:bCs/>
            <w:sz w:val="27"/>
            <w:szCs w:val="27"/>
          </w:rPr>
          <w:t>geometric_representation_select</w:t>
        </w:r>
      </w:hyperlink>
      <w:r>
        <w:rPr>
          <w:color w:val="000000"/>
          <w:sz w:val="27"/>
          <w:szCs w:val="27"/>
        </w:rPr>
        <w:t> type. It adds the data type</w:t>
      </w:r>
      <w:ins w:id="2" w:author="Sapp (US), Brandon" w:date="2019-03-20T15:00:00Z">
        <w:r w:rsidR="00A80F84">
          <w:rPr>
            <w:color w:val="000000"/>
            <w:sz w:val="27"/>
            <w:szCs w:val="27"/>
          </w:rPr>
          <w:t xml:space="preserve"> </w:t>
        </w:r>
      </w:ins>
      <w:hyperlink r:id="rId18" w:anchor="kinematic_motion_representation_arm.link_motion_representation_along_path" w:history="1">
        <w:r>
          <w:rPr>
            <w:rStyle w:val="Hyperlink"/>
            <w:b/>
            <w:bCs/>
            <w:sz w:val="27"/>
            <w:szCs w:val="27"/>
          </w:rPr>
          <w:t>Link_motion_representation_along_path</w:t>
        </w:r>
      </w:hyperlink>
      <w:r>
        <w:rPr>
          <w:color w:val="000000"/>
          <w:sz w:val="27"/>
          <w:szCs w:val="27"/>
        </w:rPr>
        <w:t> to the list of alternate data types.</w:t>
      </w:r>
    </w:p>
    <w:p w:rsidR="00D1703F" w:rsidRDefault="00D1703F" w:rsidP="00D1703F">
      <w:pPr>
        <w:pStyle w:val="note"/>
        <w:rPr>
          <w:color w:val="000000"/>
          <w:sz w:val="27"/>
          <w:szCs w:val="27"/>
        </w:rPr>
      </w:pPr>
      <w:r>
        <w:rPr>
          <w:color w:val="000000"/>
        </w:rPr>
        <w:t>NOTE  The list of entity data types may be extended in application modules that use the constructs of this module.</w:t>
      </w:r>
    </w:p>
    <w:p w:rsidR="00D1703F" w:rsidRDefault="00D1703F" w:rsidP="00D1703F">
      <w:pPr>
        <w:pStyle w:val="NormalWeb"/>
        <w:rPr>
          <w:color w:val="000000"/>
          <w:sz w:val="27"/>
          <w:szCs w:val="27"/>
        </w:rPr>
      </w:pPr>
      <w:r>
        <w:rPr>
          <w:color w:val="000000"/>
          <w:sz w:val="27"/>
          <w:szCs w:val="27"/>
          <w:u w:val="single"/>
        </w:rPr>
        <w:lastRenderedPageBreak/>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kmr_geometric_representation_select = EXTENSIBLE GENERIC_ENTITY SELECT BASED_ON </w:t>
      </w:r>
      <w:hyperlink r:id="rId19" w:anchor="geometric_model_relationship_arm.geometric_representation_select" w:history="1">
        <w:r>
          <w:rPr>
            <w:rStyle w:val="Hyperlink"/>
            <w:rFonts w:ascii="Courier New" w:hAnsi="Courier New" w:cs="Courier New"/>
            <w:sz w:val="20"/>
            <w:szCs w:val="20"/>
          </w:rPr>
          <w:t>geometric_representation_select</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0"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4.2.3 kmr_initial_application_domain_enumeration   </w:t>
      </w:r>
      <w:r>
        <w:rPr>
          <w:noProof/>
          <w:color w:val="0000FF"/>
          <w:lang w:eastAsia="en-GB"/>
        </w:rPr>
        <w:drawing>
          <wp:inline distT="0" distB="0" distL="0" distR="0">
            <wp:extent cx="180975" cy="209550"/>
            <wp:effectExtent l="0" t="0" r="9525" b="0"/>
            <wp:docPr id="252" name="Picture 25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The </w:t>
      </w:r>
      <w:r>
        <w:rPr>
          <w:b/>
          <w:bCs/>
          <w:color w:val="000000"/>
          <w:sz w:val="27"/>
          <w:szCs w:val="27"/>
        </w:rPr>
        <w:t>kmr_initial_application_domain_enumeration</w:t>
      </w:r>
      <w:r>
        <w:rPr>
          <w:color w:val="000000"/>
          <w:sz w:val="27"/>
          <w:szCs w:val="27"/>
        </w:rPr>
        <w:t> provides predefined identifiers for the initial application domains of </w:t>
      </w:r>
      <w:hyperlink r:id="rId21" w:anchor="product_view_definition_arm.product_view_definition" w:history="1">
        <w:r>
          <w:rPr>
            <w:rStyle w:val="Hyperlink"/>
            <w:b/>
            <w:bCs/>
            <w:sz w:val="27"/>
            <w:szCs w:val="27"/>
          </w:rPr>
          <w:t>Product_view_definition</w:t>
        </w:r>
      </w:hyperlink>
      <w:r>
        <w:rPr>
          <w:color w:val="000000"/>
          <w:sz w:val="27"/>
          <w:szCs w:val="27"/>
        </w:rPr>
        <w:t>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kmr_initial_application_domain_enumeration = ENUMERATION BASED_ON </w:t>
      </w:r>
      <w:hyperlink r:id="rId22" w:anchor="product_view_definition_arm.initial_application_domain_enumeration" w:history="1">
        <w:r>
          <w:rPr>
            <w:rStyle w:val="Hyperlink"/>
            <w:rFonts w:ascii="Courier New" w:hAnsi="Courier New" w:cs="Courier New"/>
            <w:sz w:val="20"/>
            <w:szCs w:val="20"/>
          </w:rPr>
          <w:t>initial_application_domain_enumeration</w:t>
        </w:r>
      </w:hyperlink>
      <w:r>
        <w:rPr>
          <w:rStyle w:val="HTMLCode"/>
          <w:color w:val="000000"/>
        </w:rPr>
        <w:t> WITH </w:t>
      </w:r>
      <w:r>
        <w:rPr>
          <w:rFonts w:ascii="Courier New" w:hAnsi="Courier New" w:cs="Courier New"/>
          <w:color w:val="000000"/>
          <w:sz w:val="20"/>
          <w:szCs w:val="20"/>
        </w:rPr>
        <w:br/>
      </w:r>
      <w:r>
        <w:rPr>
          <w:rStyle w:val="HTMLCode"/>
          <w:color w:val="000000"/>
        </w:rPr>
        <w:t>   (motion);</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Enumerated item definitions:</w:t>
      </w:r>
    </w:p>
    <w:p w:rsidR="00D1703F" w:rsidRDefault="00D1703F" w:rsidP="00D1703F">
      <w:pPr>
        <w:pStyle w:val="expressdescription"/>
        <w:rPr>
          <w:color w:val="000000"/>
          <w:sz w:val="27"/>
          <w:szCs w:val="27"/>
        </w:rPr>
      </w:pPr>
      <w:r>
        <w:rPr>
          <w:b/>
          <w:bCs/>
          <w:color w:val="000000"/>
          <w:sz w:val="27"/>
          <w:szCs w:val="27"/>
        </w:rPr>
        <w:t>motion: </w:t>
      </w:r>
      <w:r>
        <w:rPr>
          <w:color w:val="000000"/>
          <w:sz w:val="27"/>
          <w:szCs w:val="27"/>
        </w:rPr>
        <w:t>the application domain is motion.</w:t>
      </w:r>
    </w:p>
    <w:p w:rsidR="00D1703F" w:rsidRDefault="00D1703F" w:rsidP="00D1703F">
      <w:pPr>
        <w:pStyle w:val="Heading2"/>
        <w:rPr>
          <w:color w:val="000000"/>
        </w:rPr>
      </w:pPr>
      <w:r>
        <w:rPr>
          <w:color w:val="000000"/>
        </w:rPr>
        <w:t>4.2.4 link_or_shape_representation   </w:t>
      </w:r>
      <w:r>
        <w:rPr>
          <w:noProof/>
          <w:color w:val="0000FF"/>
          <w:lang w:eastAsia="en-GB"/>
        </w:rPr>
        <w:drawing>
          <wp:inline distT="0" distB="0" distL="0" distR="0">
            <wp:extent cx="180975" cy="209550"/>
            <wp:effectExtent l="0" t="0" r="9525" b="0"/>
            <wp:docPr id="251" name="Picture 251"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link_or_shape_representation</w:t>
      </w:r>
      <w:r>
        <w:rPr>
          <w:color w:val="000000"/>
          <w:sz w:val="27"/>
          <w:szCs w:val="27"/>
        </w:rPr>
        <w:t> type allows for the designation of the data types </w:t>
      </w:r>
      <w:hyperlink r:id="rId23" w:anchor="kinematic_structure_arm.kinematic_link_representation" w:history="1">
        <w:r>
          <w:rPr>
            <w:rStyle w:val="Hyperlink"/>
            <w:b/>
            <w:bCs/>
            <w:sz w:val="27"/>
            <w:szCs w:val="27"/>
          </w:rPr>
          <w:t>Kinematic_link_representation</w:t>
        </w:r>
      </w:hyperlink>
      <w:r>
        <w:rPr>
          <w:color w:val="000000"/>
          <w:sz w:val="27"/>
          <w:szCs w:val="27"/>
        </w:rPr>
        <w:t>, and </w:t>
      </w:r>
      <w:hyperlink r:id="rId24" w:anchor="elemental_geometric_shape_arm.geometric_model" w:history="1">
        <w:r>
          <w:rPr>
            <w:rStyle w:val="Hyperlink"/>
            <w:b/>
            <w:bCs/>
            <w:sz w:val="27"/>
            <w:szCs w:val="27"/>
          </w:rPr>
          <w:t>Geometric_model</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link_or_shape_representation = SELECT</w:t>
      </w:r>
      <w:r>
        <w:rPr>
          <w:rFonts w:ascii="Courier New" w:hAnsi="Courier New" w:cs="Courier New"/>
          <w:color w:val="000000"/>
          <w:sz w:val="20"/>
          <w:szCs w:val="20"/>
        </w:rPr>
        <w:br/>
      </w:r>
      <w:r>
        <w:rPr>
          <w:rStyle w:val="HTMLCode"/>
          <w:color w:val="000000"/>
        </w:rPr>
        <w:t>   (</w:t>
      </w:r>
      <w:hyperlink r:id="rId25" w:anchor="kinematic_structure_arm.kinematic_link_representation" w:history="1">
        <w:r>
          <w:rPr>
            <w:rStyle w:val="Hyperlink"/>
            <w:rFonts w:ascii="Courier New" w:hAnsi="Courier New" w:cs="Courier New"/>
            <w:sz w:val="20"/>
            <w:szCs w:val="20"/>
          </w:rPr>
          <w:t>Kinematic_link_representation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6"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bookmarkStart w:id="3" w:name="entities"/>
      <w:r>
        <w:rPr>
          <w:color w:val="000000"/>
        </w:rPr>
        <w:lastRenderedPageBreak/>
        <w:t>4.3 ARM entity definitions</w:t>
      </w:r>
      <w:bookmarkEnd w:id="3"/>
    </w:p>
    <w:p w:rsidR="00D1703F" w:rsidRDefault="00D1703F" w:rsidP="00D1703F">
      <w:pPr>
        <w:pStyle w:val="NormalWeb"/>
        <w:rPr>
          <w:color w:val="000000"/>
          <w:sz w:val="27"/>
          <w:szCs w:val="27"/>
        </w:rPr>
      </w:pPr>
      <w:r>
        <w:rPr>
          <w:color w:val="000000"/>
          <w:sz w:val="27"/>
          <w:szCs w:val="27"/>
        </w:rPr>
        <w:t>This subclause specifies the ARM entities for this module. Each ARM application entity is an atomic element that embodies a unique application concept and contains attributes specifying the data elements of the entity. The ARM entities and definitions are specified below.</w:t>
      </w:r>
    </w:p>
    <w:p w:rsidR="00D1703F" w:rsidRDefault="00D1703F" w:rsidP="00D1703F">
      <w:pPr>
        <w:pStyle w:val="Heading2"/>
        <w:rPr>
          <w:color w:val="000000"/>
        </w:rPr>
      </w:pPr>
      <w:r>
        <w:rPr>
          <w:color w:val="000000"/>
        </w:rPr>
        <w:t>4.3.1 Circular_path   </w:t>
      </w:r>
      <w:r>
        <w:rPr>
          <w:noProof/>
          <w:color w:val="0000FF"/>
          <w:lang w:eastAsia="en-GB"/>
        </w:rPr>
        <w:drawing>
          <wp:inline distT="0" distB="0" distL="0" distR="0">
            <wp:extent cx="180975" cy="209550"/>
            <wp:effectExtent l="0" t="0" r="9525" b="0"/>
            <wp:docPr id="250" name="Picture 25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9" name="Picture 249" descr="Mapping table">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pping table">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Circular_path</w:t>
      </w:r>
      <w:r>
        <w:rPr>
          <w:color w:val="000000"/>
          <w:sz w:val="27"/>
          <w:szCs w:val="27"/>
        </w:rPr>
        <w:t> is a type of </w:t>
      </w:r>
      <w:hyperlink r:id="rId29"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Circular_path</w:t>
      </w:r>
      <w:r>
        <w:rPr>
          <w:color w:val="000000"/>
          <w:sz w:val="27"/>
          <w:szCs w:val="27"/>
        </w:rPr>
        <w:t> describes a portion of a complete </w:t>
      </w:r>
      <w:hyperlink r:id="rId30" w:anchor="kinematic_motion_representation_arm.kinematic_path" w:history="1">
        <w:r>
          <w:rPr>
            <w:rStyle w:val="Hyperlink"/>
            <w:b/>
            <w:bCs/>
            <w:sz w:val="27"/>
            <w:szCs w:val="27"/>
          </w:rPr>
          <w:t>Kinematic_path</w:t>
        </w:r>
      </w:hyperlink>
      <w:r>
        <w:rPr>
          <w:color w:val="000000"/>
          <w:sz w:val="27"/>
          <w:szCs w:val="27"/>
        </w:rPr>
        <w:t> such that the interpolation rule gives a circle for the translational part of the motion of the origin of the frame of the </w:t>
      </w:r>
      <w:hyperlink r:id="rId31" w:anchor="kinematic_topology_arm.kinematic_link" w:history="1">
        <w:r>
          <w:rPr>
            <w:rStyle w:val="Hyperlink"/>
            <w:b/>
            <w:bCs/>
            <w:sz w:val="27"/>
            <w:szCs w:val="27"/>
          </w:rPr>
          <w:t>Kinematic_link</w:t>
        </w:r>
      </w:hyperlink>
      <w:r>
        <w:rPr>
          <w:color w:val="000000"/>
          <w:sz w:val="27"/>
          <w:szCs w:val="27"/>
        </w:rPr>
        <w:t>. The interpolation for the orientation is performed in synchronous fashion with the interpolation of translation.</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Circular_path</w:t>
      </w:r>
      <w:r>
        <w:rPr>
          <w:rFonts w:ascii="Courier New" w:hAnsi="Courier New" w:cs="Courier New"/>
          <w:color w:val="000000"/>
          <w:sz w:val="20"/>
          <w:szCs w:val="20"/>
        </w:rPr>
        <w:br/>
      </w:r>
      <w:r>
        <w:rPr>
          <w:rStyle w:val="HTMLCode"/>
          <w:color w:val="000000"/>
        </w:rPr>
        <w:t>  SUBTYPE OF (</w:t>
      </w:r>
      <w:hyperlink r:id="rId32"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via_point : </w:t>
      </w:r>
      <w:hyperlink r:id="rId33" w:anchor="elemental_geometric_shape_arm.cartesian_point" w:history="1">
        <w:r>
          <w:rPr>
            <w:rStyle w:val="Hyperlink"/>
            <w:rFonts w:ascii="Courier New" w:hAnsi="Courier New" w:cs="Courier New"/>
            <w:sz w:val="20"/>
            <w:szCs w:val="20"/>
          </w:rPr>
          <w:t>Cartesian_point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4" w:name="kinematic_motion_representation_arm.circ"/>
      <w:r>
        <w:rPr>
          <w:b/>
          <w:bCs/>
          <w:color w:val="000000"/>
          <w:sz w:val="27"/>
          <w:szCs w:val="27"/>
        </w:rPr>
        <w:t>via_point: </w:t>
      </w:r>
      <w:bookmarkEnd w:id="4"/>
      <w:r>
        <w:rPr>
          <w:color w:val="000000"/>
          <w:sz w:val="27"/>
          <w:szCs w:val="27"/>
        </w:rPr>
        <w:t>an intermediate point through which the </w:t>
      </w:r>
      <w:r>
        <w:rPr>
          <w:b/>
          <w:bCs/>
          <w:color w:val="000000"/>
          <w:sz w:val="27"/>
          <w:szCs w:val="27"/>
        </w:rPr>
        <w:t>Circular_path</w:t>
      </w:r>
      <w:r>
        <w:rPr>
          <w:color w:val="000000"/>
          <w:sz w:val="27"/>
          <w:szCs w:val="27"/>
        </w:rPr>
        <w:t> passes.</w:t>
      </w:r>
    </w:p>
    <w:p w:rsidR="00D1703F" w:rsidRDefault="00D1703F" w:rsidP="00D1703F">
      <w:pPr>
        <w:pStyle w:val="Heading2"/>
        <w:rPr>
          <w:color w:val="000000"/>
        </w:rPr>
      </w:pPr>
      <w:r>
        <w:rPr>
          <w:color w:val="000000"/>
        </w:rPr>
        <w:t>4.3.2 Curve_based_path   </w:t>
      </w:r>
      <w:r>
        <w:rPr>
          <w:noProof/>
          <w:color w:val="0000FF"/>
          <w:lang w:eastAsia="en-GB"/>
        </w:rPr>
        <w:drawing>
          <wp:inline distT="0" distB="0" distL="0" distR="0">
            <wp:extent cx="180975" cy="209550"/>
            <wp:effectExtent l="0" t="0" r="9525" b="0"/>
            <wp:docPr id="248" name="Picture 24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7" name="Picture 247" descr="Mapping table">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pping table">
                      <a:hlinkClick r:id="rId34"/>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w:t>
      </w:r>
      <w:r>
        <w:rPr>
          <w:color w:val="000000"/>
          <w:sz w:val="27"/>
          <w:szCs w:val="27"/>
        </w:rPr>
        <w:t> is a type of </w:t>
      </w:r>
      <w:hyperlink r:id="rId35"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Curve_based_path</w:t>
      </w:r>
      <w:r>
        <w:rPr>
          <w:color w:val="000000"/>
          <w:sz w:val="27"/>
          <w:szCs w:val="27"/>
        </w:rPr>
        <w:t> describes a portion of a complete </w:t>
      </w:r>
      <w:hyperlink r:id="rId36" w:anchor="kinematic_motion_representation_arm.kinematic_path" w:history="1">
        <w:r>
          <w:rPr>
            <w:rStyle w:val="Hyperlink"/>
            <w:b/>
            <w:bCs/>
            <w:sz w:val="27"/>
            <w:szCs w:val="27"/>
          </w:rPr>
          <w:t>Kinematic_path</w:t>
        </w:r>
      </w:hyperlink>
      <w:r>
        <w:rPr>
          <w:color w:val="000000"/>
          <w:sz w:val="27"/>
          <w:szCs w:val="27"/>
        </w:rPr>
        <w:t> such that the interpolation rule follows a curve for the translational part of the motion of the origin of the frame of the </w:t>
      </w:r>
      <w:hyperlink r:id="rId37" w:anchor="kinematic_topology_arm.kinematic_link" w:history="1">
        <w:r>
          <w:rPr>
            <w:rStyle w:val="Hyperlink"/>
            <w:b/>
            <w:bCs/>
            <w:sz w:val="27"/>
            <w:szCs w:val="27"/>
          </w:rPr>
          <w:t>Kinematic_link</w:t>
        </w:r>
      </w:hyperlink>
      <w:r>
        <w:rPr>
          <w:color w:val="000000"/>
          <w:sz w:val="27"/>
          <w:szCs w:val="27"/>
        </w:rPr>
        <w:t>. The interpolation for the orientation is performed in synchronous fashion with the interpolation of translation.</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w:t>
      </w:r>
      <w:r>
        <w:rPr>
          <w:rFonts w:ascii="Courier New" w:hAnsi="Courier New" w:cs="Courier New"/>
          <w:color w:val="000000"/>
          <w:sz w:val="20"/>
          <w:szCs w:val="20"/>
        </w:rPr>
        <w:br/>
      </w:r>
      <w:r>
        <w:rPr>
          <w:rStyle w:val="HTMLCode"/>
          <w:color w:val="000000"/>
        </w:rPr>
        <w:t>  SUBTYPE OF (</w:t>
      </w:r>
      <w:hyperlink r:id="rId38"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lastRenderedPageBreak/>
        <w:t>  path_curve : </w:t>
      </w:r>
      <w:hyperlink r:id="rId39" w:anchor="basic_geometry_arm.curve" w:history="1">
        <w:r>
          <w:rPr>
            <w:rStyle w:val="Hyperlink"/>
            <w:rFonts w:ascii="Courier New" w:hAnsi="Courier New" w:cs="Courier New"/>
            <w:sz w:val="20"/>
            <w:szCs w:val="20"/>
          </w:rPr>
          <w:t>Curve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path_curve: </w:t>
      </w:r>
      <w:r>
        <w:rPr>
          <w:color w:val="000000"/>
          <w:sz w:val="27"/>
          <w:szCs w:val="27"/>
        </w:rPr>
        <w:t>the curve which defines the translational interpolation between the </w:t>
      </w:r>
      <w:hyperlink r:id="rId40" w:anchor="kinematic_motion_representation_arm.path_node" w:history="1">
        <w:r>
          <w:rPr>
            <w:rStyle w:val="Hyperlink"/>
            <w:b/>
            <w:bCs/>
            <w:sz w:val="27"/>
            <w:szCs w:val="27"/>
          </w:rPr>
          <w:t>Path_nodes</w:t>
        </w:r>
      </w:hyperlink>
      <w:r>
        <w:rPr>
          <w:color w:val="000000"/>
          <w:sz w:val="27"/>
          <w:szCs w:val="27"/>
        </w:rPr>
        <w:t> that are connected by the </w:t>
      </w:r>
      <w:r>
        <w:rPr>
          <w:b/>
          <w:bCs/>
          <w:color w:val="000000"/>
          <w:sz w:val="27"/>
          <w:szCs w:val="27"/>
        </w:rPr>
        <w:t>Curve_based_path</w:t>
      </w:r>
      <w:r>
        <w:rPr>
          <w:color w:val="000000"/>
          <w:sz w:val="27"/>
          <w:szCs w:val="27"/>
        </w:rPr>
        <w:t>.</w:t>
      </w:r>
    </w:p>
    <w:p w:rsidR="00D1703F" w:rsidRDefault="00D1703F" w:rsidP="00D1703F">
      <w:pPr>
        <w:pStyle w:val="Heading2"/>
        <w:rPr>
          <w:color w:val="000000"/>
        </w:rPr>
      </w:pPr>
      <w:r>
        <w:rPr>
          <w:color w:val="000000"/>
        </w:rPr>
        <w:t>4.3.3 Curve_based_path_with_orientation   </w:t>
      </w:r>
      <w:r>
        <w:rPr>
          <w:noProof/>
          <w:color w:val="0000FF"/>
          <w:lang w:eastAsia="en-GB"/>
        </w:rPr>
        <w:drawing>
          <wp:inline distT="0" distB="0" distL="0" distR="0">
            <wp:extent cx="180975" cy="209550"/>
            <wp:effectExtent l="0" t="0" r="9525" b="0"/>
            <wp:docPr id="246" name="Picture 24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5" name="Picture 245" descr="Mapping table">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pping table">
                      <a:hlinkClick r:id="rId41"/>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Curve_based_path_with_orientation</w:t>
      </w:r>
      <w:r>
        <w:rPr>
          <w:color w:val="000000"/>
          <w:sz w:val="27"/>
          <w:szCs w:val="27"/>
        </w:rPr>
        <w:t> is a type of </w:t>
      </w:r>
      <w:hyperlink r:id="rId42" w:anchor="kinematic_motion_representation_arm.kinematic_path_segment" w:history="1">
        <w:r>
          <w:rPr>
            <w:rStyle w:val="Hyperlink"/>
            <w:b/>
            <w:bCs/>
            <w:sz w:val="27"/>
            <w:szCs w:val="27"/>
          </w:rPr>
          <w:t>Kinematic_path_segment</w:t>
        </w:r>
      </w:hyperlink>
      <w:r>
        <w:rPr>
          <w:color w:val="000000"/>
          <w:sz w:val="27"/>
          <w:szCs w:val="27"/>
        </w:rPr>
        <w:t> that controls both, the position and orientation of a link along curves. The origin of the link frame shall move along the </w:t>
      </w:r>
      <w:r>
        <w:rPr>
          <w:b/>
          <w:bCs/>
          <w:color w:val="000000"/>
          <w:sz w:val="27"/>
          <w:szCs w:val="27"/>
        </w:rPr>
        <w:t>position_curve</w:t>
      </w:r>
      <w:r>
        <w:rPr>
          <w:color w:val="000000"/>
          <w:sz w:val="27"/>
          <w:szCs w:val="27"/>
        </w:rPr>
        <w:t>. The </w:t>
      </w:r>
      <w:r>
        <w:rPr>
          <w:b/>
          <w:bCs/>
          <w:color w:val="000000"/>
          <w:sz w:val="27"/>
          <w:szCs w:val="27"/>
        </w:rPr>
        <w:t>orientation_curve</w:t>
      </w:r>
      <w:r>
        <w:rPr>
          <w:color w:val="000000"/>
          <w:sz w:val="27"/>
          <w:szCs w:val="27"/>
        </w:rPr>
        <w:t> in respect to the </w:t>
      </w:r>
      <w:r>
        <w:rPr>
          <w:b/>
          <w:bCs/>
          <w:color w:val="000000"/>
          <w:sz w:val="27"/>
          <w:szCs w:val="27"/>
        </w:rPr>
        <w:t>position_curve</w:t>
      </w:r>
      <w:r>
        <w:rPr>
          <w:color w:val="000000"/>
          <w:sz w:val="27"/>
          <w:szCs w:val="27"/>
        </w:rPr>
        <w:t> for the same parametrisation value specifies the z-direction of the link frame. The direction of the </w:t>
      </w:r>
      <w:r>
        <w:rPr>
          <w:b/>
          <w:bCs/>
          <w:color w:val="000000"/>
          <w:sz w:val="27"/>
          <w:szCs w:val="27"/>
        </w:rPr>
        <w:t>position_curve</w:t>
      </w:r>
      <w:r>
        <w:rPr>
          <w:color w:val="000000"/>
          <w:sz w:val="27"/>
          <w:szCs w:val="27"/>
        </w:rPr>
        <w:t> specifies the x-direction of the link frame. Both curves shall have the same parametrization and shall not touch or intersect each other.</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Curve_based_path_with_orientation</w:t>
      </w:r>
      <w:r>
        <w:rPr>
          <w:rFonts w:ascii="Courier New" w:hAnsi="Courier New" w:cs="Courier New"/>
          <w:color w:val="000000"/>
          <w:sz w:val="20"/>
          <w:szCs w:val="20"/>
        </w:rPr>
        <w:br/>
      </w:r>
      <w:r>
        <w:rPr>
          <w:rStyle w:val="HTMLCode"/>
          <w:color w:val="000000"/>
        </w:rPr>
        <w:t>  SUBTYPE OF (</w:t>
      </w:r>
      <w:hyperlink r:id="rId43"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t>  position_curve : </w:t>
      </w:r>
      <w:hyperlink r:id="rId44"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  orientation_curve : </w:t>
      </w:r>
      <w:hyperlink r:id="rId45"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TYPEOF(position_curve) = TYPEOF(orientation_curve);</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position_curve: </w:t>
      </w:r>
      <w:r>
        <w:rPr>
          <w:color w:val="000000"/>
          <w:sz w:val="27"/>
          <w:szCs w:val="27"/>
        </w:rPr>
        <w:t>specifies the curve along which the origin of the link frame is moved.</w:t>
      </w:r>
    </w:p>
    <w:p w:rsidR="00D1703F" w:rsidRDefault="00D1703F" w:rsidP="00D1703F">
      <w:pPr>
        <w:pStyle w:val="expressdescription"/>
        <w:rPr>
          <w:color w:val="000000"/>
          <w:sz w:val="27"/>
          <w:szCs w:val="27"/>
        </w:rPr>
      </w:pPr>
      <w:r>
        <w:rPr>
          <w:b/>
          <w:bCs/>
          <w:color w:val="000000"/>
          <w:sz w:val="27"/>
          <w:szCs w:val="27"/>
        </w:rPr>
        <w:t>orientation_curve: </w:t>
      </w:r>
      <w:r>
        <w:rPr>
          <w:color w:val="000000"/>
          <w:sz w:val="27"/>
          <w:szCs w:val="27"/>
        </w:rPr>
        <w:t>specifies the rotation of the link frame relative to the </w:t>
      </w:r>
      <w:r>
        <w:rPr>
          <w:b/>
          <w:bCs/>
          <w:color w:val="000000"/>
          <w:sz w:val="27"/>
          <w:szCs w:val="27"/>
        </w:rPr>
        <w:t>position_curve</w:t>
      </w:r>
      <w:r>
        <w:rPr>
          <w:color w:val="000000"/>
          <w:sz w:val="27"/>
          <w:szCs w:val="27"/>
        </w:rPr>
        <w:t> for the same parametrisation value.</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The </w:t>
      </w:r>
      <w:hyperlink r:id="rId46" w:anchor="basic_geometry_arm.bounded_curve" w:history="1">
        <w:r>
          <w:rPr>
            <w:rStyle w:val="Hyperlink"/>
            <w:b/>
            <w:bCs/>
            <w:sz w:val="27"/>
            <w:szCs w:val="27"/>
          </w:rPr>
          <w:t>Bounded_curve</w:t>
        </w:r>
      </w:hyperlink>
      <w:r>
        <w:rPr>
          <w:color w:val="000000"/>
          <w:sz w:val="27"/>
          <w:szCs w:val="27"/>
        </w:rPr>
        <w:t> referenced by </w:t>
      </w:r>
      <w:r>
        <w:rPr>
          <w:b/>
          <w:bCs/>
          <w:color w:val="000000"/>
          <w:sz w:val="27"/>
          <w:szCs w:val="27"/>
        </w:rPr>
        <w:t>position_curve</w:t>
      </w:r>
      <w:r>
        <w:rPr>
          <w:color w:val="000000"/>
          <w:sz w:val="27"/>
          <w:szCs w:val="27"/>
        </w:rPr>
        <w:t> shall match the </w:t>
      </w:r>
      <w:hyperlink r:id="rId47" w:anchor="basic_geometry_arm.bounded_curve" w:history="1">
        <w:r>
          <w:rPr>
            <w:rStyle w:val="Hyperlink"/>
            <w:b/>
            <w:bCs/>
            <w:sz w:val="27"/>
            <w:szCs w:val="27"/>
          </w:rPr>
          <w:t>Bounded_curve</w:t>
        </w:r>
      </w:hyperlink>
      <w:r>
        <w:rPr>
          <w:color w:val="000000"/>
          <w:sz w:val="27"/>
          <w:szCs w:val="27"/>
        </w:rPr>
        <w:t> referenced by </w:t>
      </w:r>
      <w:r>
        <w:rPr>
          <w:b/>
          <w:bCs/>
          <w:color w:val="000000"/>
          <w:sz w:val="27"/>
          <w:szCs w:val="27"/>
        </w:rPr>
        <w:t>orientation_curve</w:t>
      </w:r>
      <w:r>
        <w:rPr>
          <w:color w:val="000000"/>
          <w:sz w:val="27"/>
          <w:szCs w:val="27"/>
        </w:rPr>
        <w:t>.</w:t>
      </w:r>
    </w:p>
    <w:p w:rsidR="00D1703F" w:rsidRDefault="00D1703F" w:rsidP="00D1703F">
      <w:pPr>
        <w:pStyle w:val="Heading2"/>
        <w:rPr>
          <w:color w:val="000000"/>
        </w:rPr>
      </w:pPr>
      <w:r>
        <w:rPr>
          <w:color w:val="000000"/>
        </w:rPr>
        <w:lastRenderedPageBreak/>
        <w:t>4.3.4 Curve_based_path_with_orientation_and_parameters   </w:t>
      </w:r>
      <w:r>
        <w:rPr>
          <w:noProof/>
          <w:color w:val="0000FF"/>
          <w:lang w:eastAsia="en-GB"/>
        </w:rPr>
        <w:drawing>
          <wp:inline distT="0" distB="0" distL="0" distR="0">
            <wp:extent cx="180975" cy="209550"/>
            <wp:effectExtent l="0" t="0" r="9525" b="0"/>
            <wp:docPr id="244" name="Picture 24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3" name="Picture 243" descr="Mapping tabl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pping table">
                      <a:hlinkClick r:id="rId4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Curve_based_path_with_orientation_and_parameters</w:t>
      </w:r>
      <w:r>
        <w:rPr>
          <w:color w:val="000000"/>
          <w:sz w:val="27"/>
          <w:szCs w:val="27"/>
        </w:rPr>
        <w:t> is a type of </w:t>
      </w:r>
      <w:hyperlink r:id="rId49" w:anchor="kinematic_motion_representation_arm.curve_based_path_with_orientation" w:history="1">
        <w:r>
          <w:rPr>
            <w:rStyle w:val="Hyperlink"/>
            <w:b/>
            <w:bCs/>
            <w:sz w:val="27"/>
            <w:szCs w:val="27"/>
          </w:rPr>
          <w:t>Curve_based_path_with_orientation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Curve_based_path_with_orientation_and_parameters</w:t>
      </w:r>
      <w:r>
        <w:rPr>
          <w:rFonts w:ascii="Courier New" w:hAnsi="Courier New" w:cs="Courier New"/>
          <w:color w:val="000000"/>
          <w:sz w:val="20"/>
          <w:szCs w:val="20"/>
        </w:rPr>
        <w:br/>
      </w:r>
      <w:r>
        <w:rPr>
          <w:rStyle w:val="HTMLCode"/>
          <w:color w:val="000000"/>
        </w:rPr>
        <w:t>  SUBTYPE OF (</w:t>
      </w:r>
      <w:hyperlink r:id="rId50"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  parameters : </w:t>
      </w:r>
      <w:hyperlink r:id="rId51" w:anchor="kinematic_motion_representation_arm.path_parameter_representation" w:history="1">
        <w:r>
          <w:rPr>
            <w:rStyle w:val="Hyperlink"/>
            <w:rFonts w:ascii="Courier New" w:hAnsi="Courier New" w:cs="Courier New"/>
            <w:sz w:val="20"/>
            <w:szCs w:val="20"/>
          </w:rPr>
          <w:t>Path_parameter_representation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5" w:name="kinematic_motion_representation_arm.curv"/>
      <w:r>
        <w:rPr>
          <w:b/>
          <w:bCs/>
          <w:color w:val="000000"/>
          <w:sz w:val="27"/>
          <w:szCs w:val="27"/>
        </w:rPr>
        <w:t>parameters: </w:t>
      </w:r>
      <w:bookmarkEnd w:id="5"/>
      <w:r>
        <w:rPr>
          <w:color w:val="000000"/>
          <w:sz w:val="27"/>
          <w:szCs w:val="27"/>
        </w:rPr>
        <w:t>specifies the </w:t>
      </w:r>
      <w:hyperlink r:id="rId52" w:anchor="kinematic_motion_representation_arm.path_parameter_representation" w:history="1">
        <w:r>
          <w:rPr>
            <w:rStyle w:val="Hyperlink"/>
            <w:b/>
            <w:bCs/>
            <w:sz w:val="27"/>
            <w:szCs w:val="27"/>
          </w:rPr>
          <w:t>Path_parameter_representation</w:t>
        </w:r>
      </w:hyperlink>
      <w:r>
        <w:rPr>
          <w:color w:val="000000"/>
          <w:sz w:val="27"/>
          <w:szCs w:val="27"/>
        </w:rPr>
        <w:t> for the </w:t>
      </w:r>
      <w:r>
        <w:rPr>
          <w:b/>
          <w:bCs/>
          <w:color w:val="000000"/>
          <w:sz w:val="27"/>
          <w:szCs w:val="27"/>
        </w:rPr>
        <w:t>Curve_based_path_with_orientation_and_parameters</w:t>
      </w:r>
      <w:r>
        <w:rPr>
          <w:color w:val="000000"/>
          <w:sz w:val="27"/>
          <w:szCs w:val="27"/>
        </w:rPr>
        <w:t>.</w:t>
      </w:r>
    </w:p>
    <w:p w:rsidR="00D1703F" w:rsidRDefault="00D1703F" w:rsidP="00D1703F">
      <w:pPr>
        <w:pStyle w:val="Heading2"/>
        <w:rPr>
          <w:color w:val="000000"/>
        </w:rPr>
      </w:pPr>
      <w:r>
        <w:rPr>
          <w:color w:val="000000"/>
        </w:rPr>
        <w:t>4.3.5 Geometric_representation_context_with_parameter   </w:t>
      </w:r>
      <w:r>
        <w:rPr>
          <w:noProof/>
          <w:color w:val="0000FF"/>
          <w:lang w:eastAsia="en-GB"/>
        </w:rPr>
        <w:drawing>
          <wp:inline distT="0" distB="0" distL="0" distR="0">
            <wp:extent cx="180975" cy="209550"/>
            <wp:effectExtent l="0" t="0" r="9525" b="0"/>
            <wp:docPr id="242" name="Picture 24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41" name="Picture 241" descr="Mapping table">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pping table">
                      <a:hlinkClick r:id="rId53"/>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Geometric_representation_context_with_parameter</w:t>
      </w:r>
      <w:r>
        <w:rPr>
          <w:color w:val="000000"/>
          <w:sz w:val="27"/>
          <w:szCs w:val="27"/>
        </w:rPr>
        <w:t> is a type of </w:t>
      </w:r>
      <w:hyperlink r:id="rId54" w:anchor="elemental_geometric_shape_arm.geometric_coordinate_space" w:history="1">
        <w:r>
          <w:rPr>
            <w:rStyle w:val="Hyperlink"/>
            <w:b/>
            <w:bCs/>
            <w:sz w:val="27"/>
            <w:szCs w:val="27"/>
          </w:rPr>
          <w:t>Geometric_coordinate_space</w:t>
        </w:r>
      </w:hyperlink>
      <w:r>
        <w:rPr>
          <w:color w:val="000000"/>
          <w:sz w:val="27"/>
          <w:szCs w:val="27"/>
        </w:rPr>
        <w:t> with an additional parameter.</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Geometric_representation_context_with_parameter</w:t>
      </w:r>
      <w:r>
        <w:rPr>
          <w:rFonts w:ascii="Courier New" w:hAnsi="Courier New" w:cs="Courier New"/>
          <w:color w:val="000000"/>
          <w:sz w:val="20"/>
          <w:szCs w:val="20"/>
        </w:rPr>
        <w:br/>
      </w:r>
      <w:r>
        <w:rPr>
          <w:rStyle w:val="HTMLCode"/>
          <w:color w:val="000000"/>
        </w:rPr>
        <w:t>  SUBTYPE OF (</w:t>
      </w:r>
      <w:hyperlink r:id="rId55"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w:t>
      </w:r>
      <w:r>
        <w:rPr>
          <w:rFonts w:ascii="Courier New" w:hAnsi="Courier New" w:cs="Courier New"/>
          <w:color w:val="000000"/>
          <w:sz w:val="20"/>
          <w:szCs w:val="20"/>
        </w:rPr>
        <w:br/>
      </w:r>
      <w:r>
        <w:rPr>
          <w:rStyle w:val="HTMLCode"/>
          <w:color w:val="000000"/>
        </w:rPr>
        <w:t>  parameter_unit : OPTIONAL </w:t>
      </w:r>
      <w:hyperlink r:id="rId56" w:anchor="value_with_unit_arm.unit" w:history="1">
        <w:r>
          <w:rPr>
            <w:rStyle w:val="Hyperlink"/>
            <w:rFonts w:ascii="Courier New" w:hAnsi="Courier New" w:cs="Courier New"/>
            <w:sz w:val="20"/>
            <w:szCs w:val="20"/>
          </w:rPr>
          <w:t>Unit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6" w:name="kinematic_motion_representation_arm.geom"/>
      <w:r>
        <w:rPr>
          <w:b/>
          <w:bCs/>
          <w:color w:val="000000"/>
          <w:sz w:val="27"/>
          <w:szCs w:val="27"/>
        </w:rPr>
        <w:t>parameter_unit: </w:t>
      </w:r>
      <w:bookmarkEnd w:id="6"/>
      <w:r>
        <w:rPr>
          <w:color w:val="000000"/>
          <w:sz w:val="27"/>
          <w:szCs w:val="27"/>
        </w:rPr>
        <w:t>specifies an additional parameter for the </w:t>
      </w:r>
      <w:r>
        <w:rPr>
          <w:b/>
          <w:bCs/>
          <w:color w:val="000000"/>
          <w:sz w:val="27"/>
          <w:szCs w:val="27"/>
        </w:rPr>
        <w:t>Geometric_representation_context_with_parameter</w:t>
      </w:r>
      <w:r>
        <w:rPr>
          <w:color w:val="000000"/>
          <w:sz w:val="27"/>
          <w:szCs w:val="27"/>
        </w:rPr>
        <w:t>. The value of this attribute need not be specified.</w:t>
      </w:r>
    </w:p>
    <w:p w:rsidR="00D1703F" w:rsidRDefault="00D1703F" w:rsidP="00D1703F">
      <w:pPr>
        <w:pStyle w:val="Heading2"/>
        <w:rPr>
          <w:color w:val="000000"/>
        </w:rPr>
      </w:pPr>
      <w:r>
        <w:rPr>
          <w:color w:val="000000"/>
        </w:rPr>
        <w:t>4.3.6 Interpolated_configuration_representation   </w:t>
      </w:r>
      <w:r>
        <w:rPr>
          <w:noProof/>
          <w:color w:val="0000FF"/>
          <w:lang w:eastAsia="en-GB"/>
        </w:rPr>
        <w:drawing>
          <wp:inline distT="0" distB="0" distL="0" distR="0">
            <wp:extent cx="180975" cy="209550"/>
            <wp:effectExtent l="0" t="0" r="9525" b="0"/>
            <wp:docPr id="240" name="Picture 24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39" name="Picture 239" descr="Mapping table">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pping table">
                      <a:hlinkClick r:id="rId5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lastRenderedPageBreak/>
        <w:t>An </w:t>
      </w:r>
      <w:r>
        <w:rPr>
          <w:b/>
          <w:bCs/>
          <w:color w:val="000000"/>
          <w:sz w:val="27"/>
          <w:szCs w:val="27"/>
        </w:rPr>
        <w:t>Interpolated_configuration_representation</w:t>
      </w:r>
      <w:r>
        <w:rPr>
          <w:color w:val="000000"/>
          <w:sz w:val="27"/>
          <w:szCs w:val="27"/>
        </w:rPr>
        <w:t> is a type of </w:t>
      </w:r>
      <w:hyperlink r:id="rId58" w:anchor="foundation_representation_arm.representation" w:history="1">
        <w:r>
          <w:rPr>
            <w:rStyle w:val="Hyperlink"/>
            <w:b/>
            <w:bCs/>
            <w:sz w:val="27"/>
            <w:szCs w:val="27"/>
          </w:rPr>
          <w:t>Representation</w:t>
        </w:r>
      </w:hyperlink>
      <w:r>
        <w:rPr>
          <w:color w:val="000000"/>
          <w:sz w:val="27"/>
          <w:szCs w:val="27"/>
        </w:rPr>
        <w:t> that specifies a motion (forward analysis) of a </w:t>
      </w:r>
      <w:hyperlink r:id="rId59" w:anchor="kinematic_topology_arm.kinematic_topology_structure" w:history="1">
        <w:r>
          <w:rPr>
            <w:rStyle w:val="Hyperlink"/>
            <w:b/>
            <w:bCs/>
            <w:sz w:val="27"/>
            <w:szCs w:val="27"/>
          </w:rPr>
          <w:t>Kinematic_topology_structure</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Interpolated_configuration_representation</w:t>
      </w:r>
      <w:r>
        <w:rPr>
          <w:rFonts w:ascii="Courier New" w:hAnsi="Courier New" w:cs="Courier New"/>
          <w:color w:val="000000"/>
          <w:sz w:val="20"/>
          <w:szCs w:val="20"/>
        </w:rPr>
        <w:br/>
      </w:r>
      <w:r>
        <w:rPr>
          <w:rStyle w:val="HTMLCode"/>
          <w:color w:val="000000"/>
        </w:rPr>
        <w:t>  SUBTYPE OF (</w:t>
      </w:r>
      <w:hyperlink r:id="rId60"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1"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62"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63"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64" w:anchor="kinematic_motion_representation_arm.interpolated_configuration_sequence" w:history="1">
        <w:r>
          <w:rPr>
            <w:rStyle w:val="Hyperlink"/>
            <w:rFonts w:ascii="Courier New" w:hAnsi="Courier New" w:cs="Courier New"/>
            <w:sz w:val="20"/>
            <w:szCs w:val="20"/>
          </w:rPr>
          <w:t>Interpolated_configuration_sequence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an inherited attribute that shall be of type </w:t>
      </w:r>
      <w:hyperlink r:id="rId65"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whose members shall be of type </w:t>
      </w:r>
      <w:hyperlink r:id="rId66" w:anchor="kinematic_motion_representation_arm.interpolated_configuration_sequence" w:history="1">
        <w:r>
          <w:rPr>
            <w:rStyle w:val="Hyperlink"/>
            <w:b/>
            <w:bCs/>
            <w:sz w:val="27"/>
            <w:szCs w:val="27"/>
          </w:rPr>
          <w:t>Interpolated_configuration_sequence</w:t>
        </w:r>
      </w:hyperlink>
      <w:r>
        <w:rPr>
          <w:color w:val="000000"/>
          <w:sz w:val="27"/>
          <w:szCs w:val="27"/>
        </w:rPr>
        <w:t>.</w:t>
      </w:r>
    </w:p>
    <w:p w:rsidR="00D1703F" w:rsidRDefault="00D1703F" w:rsidP="00D1703F">
      <w:pPr>
        <w:pStyle w:val="Heading2"/>
        <w:rPr>
          <w:color w:val="000000"/>
        </w:rPr>
      </w:pPr>
      <w:r>
        <w:rPr>
          <w:color w:val="000000"/>
        </w:rPr>
        <w:t>4.3.7 Interpolated_configuration_segment   </w:t>
      </w:r>
      <w:r>
        <w:rPr>
          <w:noProof/>
          <w:color w:val="0000FF"/>
          <w:lang w:eastAsia="en-GB"/>
        </w:rPr>
        <w:drawing>
          <wp:inline distT="0" distB="0" distL="0" distR="0">
            <wp:extent cx="180975" cy="209550"/>
            <wp:effectExtent l="0" t="0" r="9525" b="0"/>
            <wp:docPr id="238" name="Picture 23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37" name="Picture 237" descr="Mapping table">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pping table">
                      <a:hlinkClick r:id="rId6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Interpolated_configuration_segment</w:t>
      </w:r>
      <w:r>
        <w:rPr>
          <w:color w:val="000000"/>
          <w:sz w:val="27"/>
          <w:szCs w:val="27"/>
        </w:rPr>
        <w:t> is a specification of a single segment of an </w:t>
      </w:r>
      <w:hyperlink r:id="rId68" w:anchor="kinematic_motion_representation_arm.interpolated_configuration_sequence" w:history="1">
        <w:r>
          <w:rPr>
            <w:rStyle w:val="Hyperlink"/>
            <w:b/>
            <w:bCs/>
            <w:sz w:val="27"/>
            <w:szCs w:val="27"/>
          </w:rPr>
          <w:t>Interpolated_configuration_sequence</w:t>
        </w:r>
      </w:hyperlink>
      <w:r>
        <w:rPr>
          <w:color w:val="000000"/>
          <w:sz w:val="27"/>
          <w:szCs w:val="27"/>
        </w:rPr>
        <w:t>. An </w:t>
      </w:r>
      <w:r>
        <w:rPr>
          <w:b/>
          <w:bCs/>
          <w:color w:val="000000"/>
          <w:sz w:val="27"/>
          <w:szCs w:val="27"/>
        </w:rPr>
        <w:t>Interpolated_configuration_segment</w:t>
      </w:r>
      <w:r>
        <w:rPr>
          <w:color w:val="000000"/>
          <w:sz w:val="27"/>
          <w:szCs w:val="27"/>
        </w:rPr>
        <w:t> is defined by a </w:t>
      </w:r>
      <w:hyperlink r:id="rId69" w:anchor="kinematic_state_arm.mechanism_state_representation" w:history="1">
        <w:r>
          <w:rPr>
            <w:rStyle w:val="Hyperlink"/>
            <w:b/>
            <w:bCs/>
            <w:sz w:val="27"/>
            <w:szCs w:val="27"/>
          </w:rPr>
          <w:t>Mechanism_state_representation</w:t>
        </w:r>
      </w:hyperlink>
      <w:r>
        <w:rPr>
          <w:color w:val="000000"/>
          <w:sz w:val="27"/>
          <w:szCs w:val="27"/>
        </w:rPr>
        <w:t> at a particular parameter value and the interpolation instruction to the next or first segment in the list.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Interpolated_configuration_segment;</w:t>
      </w:r>
      <w:r>
        <w:rPr>
          <w:rFonts w:ascii="Courier New" w:hAnsi="Courier New" w:cs="Courier New"/>
          <w:color w:val="000000"/>
          <w:sz w:val="20"/>
          <w:szCs w:val="20"/>
        </w:rPr>
        <w:br/>
      </w:r>
      <w:r>
        <w:rPr>
          <w:rStyle w:val="HTMLCode"/>
          <w:color w:val="000000"/>
        </w:rPr>
        <w:t>  state : </w:t>
      </w:r>
      <w:hyperlink r:id="rId70" w:anchor="kinematic_state_arm.mechanism_state_representation" w:history="1">
        <w:r>
          <w:rPr>
            <w:rStyle w:val="Hyperlink"/>
            <w:rFonts w:ascii="Courier New" w:hAnsi="Courier New" w:cs="Courier New"/>
            <w:sz w:val="20"/>
            <w:szCs w:val="20"/>
          </w:rPr>
          <w:t>Mechanism_state_representation</w:t>
        </w:r>
      </w:hyperlink>
      <w:r>
        <w:rPr>
          <w:rStyle w:val="HTMLCode"/>
          <w:color w:val="000000"/>
        </w:rPr>
        <w:t>;</w:t>
      </w:r>
      <w:r>
        <w:rPr>
          <w:rFonts w:ascii="Courier New" w:hAnsi="Courier New" w:cs="Courier New"/>
          <w:color w:val="000000"/>
          <w:sz w:val="20"/>
          <w:szCs w:val="20"/>
        </w:rPr>
        <w:br/>
      </w:r>
      <w:r>
        <w:rPr>
          <w:rStyle w:val="HTMLCode"/>
          <w:color w:val="000000"/>
        </w:rPr>
        <w:t>  t_parameter : </w:t>
      </w:r>
      <w:hyperlink r:id="rId71"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  interpolation : </w:t>
      </w:r>
      <w:hyperlink r:id="rId72" w:anchor="kinematic_motion_representation_arm.interpolation_type" w:history="1">
        <w:r>
          <w:rPr>
            <w:rStyle w:val="Hyperlink"/>
            <w:rFonts w:ascii="Courier New" w:hAnsi="Courier New" w:cs="Courier New"/>
            <w:sz w:val="20"/>
            <w:szCs w:val="20"/>
          </w:rPr>
          <w:t>interpolation_type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state: </w:t>
      </w:r>
      <w:r>
        <w:rPr>
          <w:color w:val="000000"/>
          <w:sz w:val="27"/>
          <w:szCs w:val="27"/>
        </w:rPr>
        <w:t>the </w:t>
      </w:r>
      <w:hyperlink r:id="rId73" w:anchor="kinematic_state_arm.mechanism_state_representation" w:history="1">
        <w:r>
          <w:rPr>
            <w:rStyle w:val="Hyperlink"/>
            <w:b/>
            <w:bCs/>
            <w:sz w:val="27"/>
            <w:szCs w:val="27"/>
          </w:rPr>
          <w:t>Mechanism_state_representation</w:t>
        </w:r>
      </w:hyperlink>
      <w:r>
        <w:rPr>
          <w:color w:val="000000"/>
          <w:sz w:val="27"/>
          <w:szCs w:val="27"/>
        </w:rPr>
        <w:t> the </w:t>
      </w:r>
      <w:r>
        <w:rPr>
          <w:b/>
          <w:bCs/>
          <w:color w:val="000000"/>
          <w:sz w:val="27"/>
          <w:szCs w:val="27"/>
        </w:rPr>
        <w:t>Interpolated_configuration_segment</w:t>
      </w:r>
      <w:r>
        <w:rPr>
          <w:color w:val="000000"/>
          <w:sz w:val="27"/>
          <w:szCs w:val="27"/>
        </w:rPr>
        <w:t> refers to.</w:t>
      </w:r>
    </w:p>
    <w:p w:rsidR="00D1703F" w:rsidRDefault="00D1703F" w:rsidP="00D1703F">
      <w:pPr>
        <w:pStyle w:val="expressdescription"/>
        <w:rPr>
          <w:color w:val="000000"/>
          <w:sz w:val="27"/>
          <w:szCs w:val="27"/>
        </w:rPr>
      </w:pPr>
      <w:r>
        <w:rPr>
          <w:b/>
          <w:bCs/>
          <w:color w:val="000000"/>
          <w:sz w:val="27"/>
          <w:szCs w:val="27"/>
        </w:rPr>
        <w:lastRenderedPageBreak/>
        <w:t>t_parameter: </w:t>
      </w:r>
      <w:r>
        <w:rPr>
          <w:color w:val="000000"/>
          <w:sz w:val="27"/>
          <w:szCs w:val="27"/>
        </w:rPr>
        <w:t>the parameter associated to the </w:t>
      </w:r>
      <w:r>
        <w:rPr>
          <w:b/>
          <w:bCs/>
          <w:color w:val="000000"/>
          <w:sz w:val="27"/>
          <w:szCs w:val="27"/>
        </w:rPr>
        <w:t>Interpolated_configuration_segment</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interpolation: </w:t>
      </w:r>
      <w:r>
        <w:rPr>
          <w:color w:val="000000"/>
          <w:sz w:val="27"/>
          <w:szCs w:val="27"/>
        </w:rPr>
        <w:t>the </w:t>
      </w:r>
      <w:hyperlink r:id="rId74" w:anchor="kinematic_motion_representation_arm.interpolation_type" w:history="1">
        <w:r>
          <w:rPr>
            <w:rStyle w:val="Hyperlink"/>
            <w:b/>
            <w:bCs/>
            <w:sz w:val="27"/>
            <w:szCs w:val="27"/>
          </w:rPr>
          <w:t>interpolation_type</w:t>
        </w:r>
      </w:hyperlink>
      <w:r>
        <w:rPr>
          <w:color w:val="000000"/>
          <w:sz w:val="27"/>
          <w:szCs w:val="27"/>
        </w:rPr>
        <w:t> for the </w:t>
      </w:r>
      <w:r>
        <w:rPr>
          <w:b/>
          <w:bCs/>
          <w:color w:val="000000"/>
          <w:sz w:val="27"/>
          <w:szCs w:val="27"/>
        </w:rPr>
        <w:t>Interpolated_configuration_segment</w:t>
      </w:r>
      <w:r>
        <w:rPr>
          <w:color w:val="000000"/>
          <w:sz w:val="27"/>
          <w:szCs w:val="27"/>
        </w:rPr>
        <w:t>.</w:t>
      </w:r>
    </w:p>
    <w:p w:rsidR="00D1703F" w:rsidRDefault="00D1703F" w:rsidP="00D1703F">
      <w:pPr>
        <w:pStyle w:val="Heading2"/>
        <w:rPr>
          <w:color w:val="000000"/>
        </w:rPr>
      </w:pPr>
      <w:r>
        <w:rPr>
          <w:color w:val="000000"/>
        </w:rPr>
        <w:t>4.3.8 Interpolated_configuration_sequence   </w:t>
      </w:r>
      <w:r>
        <w:rPr>
          <w:noProof/>
          <w:color w:val="0000FF"/>
          <w:lang w:eastAsia="en-GB"/>
        </w:rPr>
        <w:drawing>
          <wp:inline distT="0" distB="0" distL="0" distR="0">
            <wp:extent cx="180975" cy="209550"/>
            <wp:effectExtent l="0" t="0" r="9525" b="0"/>
            <wp:docPr id="236" name="Picture 23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35" name="Picture 235" descr="Mapping table">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pping table">
                      <a:hlinkClick r:id="rId7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Interpolated_configuration_sequence</w:t>
      </w:r>
      <w:r>
        <w:rPr>
          <w:color w:val="000000"/>
          <w:sz w:val="27"/>
          <w:szCs w:val="27"/>
        </w:rPr>
        <w:t> is a type of </w:t>
      </w:r>
      <w:hyperlink r:id="rId76" w:anchor="elemental_geometric_shape_arm.detailed_geometric_model_element" w:history="1">
        <w:r>
          <w:rPr>
            <w:rStyle w:val="Hyperlink"/>
            <w:b/>
            <w:bCs/>
            <w:sz w:val="27"/>
            <w:szCs w:val="27"/>
          </w:rPr>
          <w:t>Detailed_geometric_model_element</w:t>
        </w:r>
      </w:hyperlink>
      <w:r>
        <w:rPr>
          <w:color w:val="000000"/>
          <w:sz w:val="27"/>
          <w:szCs w:val="27"/>
        </w:rPr>
        <w:t> that represents a sequence of</w:t>
      </w:r>
      <w:ins w:id="7" w:author="Sapp (US), Brandon" w:date="2019-03-20T15:01:00Z">
        <w:r w:rsidR="00A80F84">
          <w:rPr>
            <w:color w:val="000000"/>
            <w:sz w:val="27"/>
            <w:szCs w:val="27"/>
          </w:rPr>
          <w:t xml:space="preserve"> </w:t>
        </w:r>
      </w:ins>
      <w:hyperlink r:id="rId77" w:anchor="kinematic_motion_representation_arm.interpolated_configuration_segment" w:history="1">
        <w:r>
          <w:rPr>
            <w:rStyle w:val="Hyperlink"/>
            <w:b/>
            <w:bCs/>
            <w:sz w:val="27"/>
            <w:szCs w:val="27"/>
          </w:rPr>
          <w:t>Interpolated_configuration_segment</w:t>
        </w:r>
      </w:hyperlink>
      <w:r>
        <w:rPr>
          <w:color w:val="000000"/>
          <w:sz w:val="27"/>
          <w:szCs w:val="27"/>
        </w:rPr>
        <w:t>s, each consisting of a </w:t>
      </w:r>
      <w:hyperlink r:id="rId78" w:anchor="kinematic_state_arm.mechanism_state_representation" w:history="1">
        <w:r>
          <w:rPr>
            <w:rStyle w:val="Hyperlink"/>
            <w:b/>
            <w:bCs/>
            <w:sz w:val="27"/>
            <w:szCs w:val="27"/>
          </w:rPr>
          <w:t>Mechanism_state_representation</w:t>
        </w:r>
      </w:hyperlink>
      <w:r>
        <w:rPr>
          <w:color w:val="000000"/>
          <w:sz w:val="27"/>
          <w:szCs w:val="27"/>
        </w:rPr>
        <w:t> at a particular parameter value and an interpolation type to the next segment in the sequence, or, in the case of the last segment in the sequence, to the first </w:t>
      </w:r>
      <w:hyperlink r:id="rId79" w:anchor="kinematic_motion_representation_arm.interpolated_configuration_segment" w:history="1">
        <w:r>
          <w:rPr>
            <w:rStyle w:val="Hyperlink"/>
            <w:b/>
            <w:bCs/>
            <w:sz w:val="27"/>
            <w:szCs w:val="27"/>
          </w:rPr>
          <w:t>Interpolated_configuration_segment</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Interpolated_configuration_sequence</w:t>
      </w:r>
      <w:r>
        <w:rPr>
          <w:rFonts w:ascii="Courier New" w:hAnsi="Courier New" w:cs="Courier New"/>
          <w:color w:val="000000"/>
          <w:sz w:val="20"/>
          <w:szCs w:val="20"/>
        </w:rPr>
        <w:br/>
      </w:r>
      <w:r>
        <w:rPr>
          <w:rStyle w:val="HTMLCode"/>
          <w:color w:val="000000"/>
        </w:rPr>
        <w:t>  SUBTYPE OF (</w:t>
      </w:r>
      <w:hyperlink r:id="rId80"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segments : LIST[2:?] OF </w:t>
      </w:r>
      <w:hyperlink r:id="rId81" w:anchor="kinematic_motion_representation_arm.interpolated_configuration_segment" w:history="1">
        <w:r>
          <w:rPr>
            <w:rStyle w:val="Hyperlink"/>
            <w:rFonts w:ascii="Courier New" w:hAnsi="Courier New" w:cs="Courier New"/>
            <w:sz w:val="20"/>
            <w:szCs w:val="20"/>
          </w:rPr>
          <w:t>Interpolated_configuration_segment</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n_segments : INTEGER := SIZEOF(segments);</w:t>
      </w:r>
      <w:r>
        <w:rPr>
          <w:rFonts w:ascii="Courier New" w:hAnsi="Courier New" w:cs="Courier New"/>
          <w:color w:val="000000"/>
          <w:sz w:val="20"/>
          <w:szCs w:val="20"/>
        </w:rPr>
        <w:br/>
      </w:r>
      <w:r>
        <w:rPr>
          <w:rStyle w:val="HTMLCode"/>
          <w:color w:val="000000"/>
        </w:rPr>
        <w:t>  closed_interpolation : LOGICAL := segments[n_segments].interpolation &lt;&gt; discontinuous_interpolation_type;</w:t>
      </w:r>
      <w:r>
        <w:rPr>
          <w:rFonts w:ascii="Courier New" w:hAnsi="Courier New" w:cs="Courier New"/>
          <w:color w:val="000000"/>
          <w:sz w:val="20"/>
          <w:szCs w:val="20"/>
        </w:rPr>
        <w:br/>
      </w:r>
      <w:r>
        <w:rPr>
          <w:rStyle w:val="HTMLCode"/>
          <w:color w:val="000000"/>
        </w:rPr>
        <w:t>  configured_mechanism : </w:t>
      </w:r>
      <w:hyperlink r:id="rId82" w:anchor="kinematic_structure_arm.mechanism_representation" w:history="1">
        <w:r>
          <w:rPr>
            <w:rStyle w:val="Hyperlink"/>
            <w:rFonts w:ascii="Courier New" w:hAnsi="Courier New" w:cs="Courier New"/>
            <w:sz w:val="20"/>
            <w:szCs w:val="20"/>
          </w:rPr>
          <w:t>Mechanism_representation</w:t>
        </w:r>
      </w:hyperlink>
      <w:r>
        <w:rPr>
          <w:rStyle w:val="HTMLCode"/>
          <w:color w:val="000000"/>
        </w:rPr>
        <w:t> := segments[1].state.represented_mechanism;</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 QUERY(ics &lt;* segments | ics.state.represented_mechanism :&lt;&gt;: configured_mechanism)) = 0;</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the list of </w:t>
      </w:r>
      <w:hyperlink r:id="rId83" w:anchor="kinematic_motion_representation_arm.interpolated_configuration_segment" w:history="1">
        <w:r>
          <w:rPr>
            <w:rStyle w:val="Hyperlink"/>
            <w:b/>
            <w:bCs/>
            <w:sz w:val="27"/>
            <w:szCs w:val="27"/>
          </w:rPr>
          <w:t>Interpolated_configuration_segments</w:t>
        </w:r>
      </w:hyperlink>
      <w:r>
        <w:rPr>
          <w:color w:val="000000"/>
          <w:sz w:val="27"/>
          <w:szCs w:val="27"/>
        </w:rPr>
        <w:t> for the </w:t>
      </w:r>
      <w:r>
        <w:rPr>
          <w:b/>
          <w:bCs/>
          <w:color w:val="000000"/>
          <w:sz w:val="27"/>
          <w:szCs w:val="27"/>
        </w:rPr>
        <w:t>Interpolated_configuration_sequence</w:t>
      </w:r>
      <w:r>
        <w:rPr>
          <w:color w:val="000000"/>
          <w:sz w:val="27"/>
          <w:szCs w:val="27"/>
        </w:rPr>
        <w:t>. There shall exist at least two</w:t>
      </w:r>
      <w:ins w:id="8" w:author="Sapp (US), Brandon" w:date="2019-03-20T15:01:00Z">
        <w:r w:rsidR="00A80F84">
          <w:rPr>
            <w:color w:val="000000"/>
            <w:sz w:val="27"/>
            <w:szCs w:val="27"/>
          </w:rPr>
          <w:t xml:space="preserve"> </w:t>
        </w:r>
      </w:ins>
      <w:hyperlink r:id="rId84" w:anchor="kinematic_motion_representation_arm.interpolated_configuration_segment" w:history="1">
        <w:r>
          <w:rPr>
            <w:rStyle w:val="Hyperlink"/>
            <w:b/>
            <w:bCs/>
            <w:sz w:val="27"/>
            <w:szCs w:val="27"/>
          </w:rPr>
          <w:t>Interpolated_configuration_segment</w:t>
        </w:r>
      </w:hyperlink>
      <w:r>
        <w:rPr>
          <w:color w:val="000000"/>
          <w:sz w:val="27"/>
          <w:szCs w:val="27"/>
        </w:rPr>
        <w:t> for the </w:t>
      </w:r>
      <w:r>
        <w:rPr>
          <w:b/>
          <w:bCs/>
          <w:color w:val="000000"/>
          <w:sz w:val="27"/>
          <w:szCs w:val="27"/>
        </w:rPr>
        <w:t>Interpolated_configuration_sequence</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n_segments: </w:t>
      </w:r>
      <w:r>
        <w:rPr>
          <w:color w:val="000000"/>
          <w:sz w:val="27"/>
          <w:szCs w:val="27"/>
        </w:rPr>
        <w:t>the number of </w:t>
      </w:r>
      <w:r>
        <w:rPr>
          <w:b/>
          <w:bCs/>
          <w:color w:val="000000"/>
          <w:sz w:val="27"/>
          <w:szCs w:val="27"/>
        </w:rPr>
        <w:t>segments</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closed_interpolation</w:t>
      </w:r>
      <w:del w:id="9" w:author="Sapp (US), Brandon" w:date="2019-03-20T14:57:00Z">
        <w:r w:rsidDel="00A80F84">
          <w:rPr>
            <w:b/>
            <w:bCs/>
            <w:color w:val="000000"/>
            <w:sz w:val="27"/>
            <w:szCs w:val="27"/>
          </w:rPr>
          <w:delText>: </w:delText>
        </w:r>
      </w:del>
      <w:ins w:id="10" w:author="Sapp (US), Brandon" w:date="2019-03-20T14:57:00Z">
        <w:r w:rsidR="00A80F84">
          <w:rPr>
            <w:b/>
            <w:bCs/>
            <w:color w:val="000000"/>
            <w:sz w:val="27"/>
            <w:szCs w:val="27"/>
          </w:rPr>
          <w:t>:</w:t>
        </w:r>
        <w:r w:rsidR="00A80F84">
          <w:rPr>
            <w:b/>
            <w:bCs/>
            <w:color w:val="000000"/>
            <w:sz w:val="27"/>
            <w:szCs w:val="27"/>
          </w:rPr>
          <w:t xml:space="preserve"> an </w:t>
        </w:r>
      </w:ins>
      <w:r>
        <w:rPr>
          <w:color w:val="000000"/>
          <w:sz w:val="27"/>
          <w:szCs w:val="27"/>
        </w:rPr>
        <w:t>indication of whether the interpolation shall continue with the first segment after the last one is reached, resulting in a cyclic movement.</w:t>
      </w:r>
    </w:p>
    <w:p w:rsidR="00D1703F" w:rsidRDefault="00D1703F" w:rsidP="00D1703F">
      <w:pPr>
        <w:pStyle w:val="expressdescription"/>
        <w:rPr>
          <w:color w:val="000000"/>
          <w:sz w:val="27"/>
          <w:szCs w:val="27"/>
        </w:rPr>
      </w:pPr>
      <w:r>
        <w:rPr>
          <w:b/>
          <w:bCs/>
          <w:color w:val="000000"/>
          <w:sz w:val="27"/>
          <w:szCs w:val="27"/>
        </w:rPr>
        <w:t>configured_mechanism: </w:t>
      </w:r>
      <w:r>
        <w:rPr>
          <w:color w:val="000000"/>
          <w:sz w:val="27"/>
          <w:szCs w:val="27"/>
        </w:rPr>
        <w:t>the </w:t>
      </w:r>
      <w:hyperlink r:id="rId85" w:anchor="kinematic_structure_arm.mechanism_representation" w:history="1">
        <w:r>
          <w:rPr>
            <w:rStyle w:val="Hyperlink"/>
            <w:b/>
            <w:bCs/>
            <w:sz w:val="27"/>
            <w:szCs w:val="27"/>
          </w:rPr>
          <w:t>Mechanism_representation</w:t>
        </w:r>
      </w:hyperlink>
      <w:r>
        <w:rPr>
          <w:color w:val="000000"/>
          <w:sz w:val="27"/>
          <w:szCs w:val="27"/>
        </w:rPr>
        <w:t> that is interpolated by this </w:t>
      </w:r>
      <w:r>
        <w:rPr>
          <w:b/>
          <w:bCs/>
          <w:color w:val="000000"/>
          <w:sz w:val="27"/>
          <w:szCs w:val="27"/>
        </w:rPr>
        <w:t>Interpolated_configuration_sequence</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lastRenderedPageBreak/>
        <w:t>Formal propositions:</w:t>
      </w:r>
    </w:p>
    <w:p w:rsidR="00D1703F" w:rsidRDefault="00D1703F" w:rsidP="00D1703F">
      <w:pPr>
        <w:pStyle w:val="expressdescription"/>
        <w:rPr>
          <w:color w:val="000000"/>
          <w:sz w:val="27"/>
          <w:szCs w:val="27"/>
        </w:rPr>
      </w:pPr>
      <w:bookmarkStart w:id="11" w:name="kinematic_motion_representation_arm.inte"/>
      <w:r>
        <w:rPr>
          <w:b/>
          <w:bCs/>
          <w:color w:val="000000"/>
          <w:sz w:val="27"/>
          <w:szCs w:val="27"/>
        </w:rPr>
        <w:t>WR1: </w:t>
      </w:r>
      <w:bookmarkEnd w:id="11"/>
      <w:r>
        <w:rPr>
          <w:color w:val="000000"/>
          <w:sz w:val="27"/>
          <w:szCs w:val="27"/>
        </w:rPr>
        <w:t>All segments of an </w:t>
      </w:r>
      <w:r>
        <w:rPr>
          <w:b/>
          <w:bCs/>
          <w:color w:val="000000"/>
          <w:sz w:val="27"/>
          <w:szCs w:val="27"/>
        </w:rPr>
        <w:t>Interpolated_configuration_sequence</w:t>
      </w:r>
      <w:r>
        <w:rPr>
          <w:color w:val="000000"/>
          <w:sz w:val="27"/>
          <w:szCs w:val="27"/>
        </w:rPr>
        <w:t> shall be based on the same </w:t>
      </w:r>
      <w:hyperlink r:id="rId86" w:anchor="kinematic_structure_arm.mechanism_representation" w:history="1">
        <w:r>
          <w:rPr>
            <w:rStyle w:val="Hyperlink"/>
            <w:b/>
            <w:bCs/>
            <w:sz w:val="27"/>
            <w:szCs w:val="27"/>
          </w:rPr>
          <w:t>Mechanism_representation</w:t>
        </w:r>
      </w:hyperlink>
      <w:r>
        <w:rPr>
          <w:color w:val="000000"/>
          <w:sz w:val="27"/>
          <w:szCs w:val="27"/>
        </w:rPr>
        <w:t>.</w:t>
      </w:r>
    </w:p>
    <w:p w:rsidR="00D1703F" w:rsidRDefault="00D1703F" w:rsidP="00D1703F">
      <w:pPr>
        <w:pStyle w:val="Heading2"/>
        <w:rPr>
          <w:color w:val="000000"/>
        </w:rPr>
      </w:pPr>
      <w:r>
        <w:rPr>
          <w:color w:val="000000"/>
        </w:rPr>
        <w:t>4.3.9 Item_link_motion_relationship   </w:t>
      </w:r>
      <w:r>
        <w:rPr>
          <w:noProof/>
          <w:color w:val="0000FF"/>
          <w:lang w:eastAsia="en-GB"/>
        </w:rPr>
        <w:drawing>
          <wp:inline distT="0" distB="0" distL="0" distR="0">
            <wp:extent cx="180975" cy="209550"/>
            <wp:effectExtent l="0" t="0" r="9525" b="0"/>
            <wp:docPr id="234" name="Picture 234"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33" name="Picture 233" descr="Mapping table">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pping table">
                      <a:hlinkClick r:id="rId8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An </w:t>
      </w:r>
      <w:r>
        <w:rPr>
          <w:b/>
          <w:bCs/>
          <w:color w:val="000000"/>
          <w:sz w:val="27"/>
          <w:szCs w:val="27"/>
        </w:rPr>
        <w:t>Item_link_motion_relationship</w:t>
      </w:r>
      <w:r>
        <w:rPr>
          <w:color w:val="000000"/>
          <w:sz w:val="27"/>
          <w:szCs w:val="27"/>
        </w:rPr>
        <w:t> is a type of </w:t>
      </w:r>
      <w:hyperlink r:id="rId88"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Item_link_motion_relationship</w:t>
      </w:r>
      <w:r>
        <w:rPr>
          <w:rFonts w:ascii="Courier New" w:hAnsi="Courier New" w:cs="Courier New"/>
          <w:color w:val="000000"/>
          <w:sz w:val="20"/>
          <w:szCs w:val="20"/>
        </w:rPr>
        <w:br/>
      </w:r>
      <w:r>
        <w:rPr>
          <w:rStyle w:val="HTMLCode"/>
          <w:color w:val="000000"/>
        </w:rPr>
        <w:t>  SUBTYPE OF (</w:t>
      </w:r>
      <w:hyperlink r:id="rId89" w:anchor="kinematic_motion_representation_arm.link_motion_relationship" w:history="1">
        <w:r>
          <w:rPr>
            <w:rStyle w:val="Hyperlink"/>
            <w:rFonts w:ascii="Courier New" w:hAnsi="Courier New" w:cs="Courier New"/>
            <w:sz w:val="20"/>
            <w:szCs w:val="20"/>
          </w:rPr>
          <w:t>Link_motion_relationship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90" w:anchor="foundation_representation_arm.representation_relationship" w:history="1">
        <w:r>
          <w:rPr>
            <w:rStyle w:val="Hyperlink"/>
            <w:rFonts w:ascii="Courier New" w:hAnsi="Courier New" w:cs="Courier New"/>
            <w:sz w:val="20"/>
            <w:szCs w:val="20"/>
          </w:rPr>
          <w:t>Representation_relationship</w:t>
        </w:r>
      </w:hyperlink>
      <w:r>
        <w:rPr>
          <w:rStyle w:val="HTMLCode"/>
          <w:color w:val="000000"/>
        </w:rPr>
        <w:t>.rep_1 : </w:t>
      </w:r>
      <w:hyperlink r:id="rId91" w:anchor="elemental_geometric_shape_arm.geometric_model" w:history="1">
        <w:r>
          <w:rPr>
            <w:rStyle w:val="Hyperlink"/>
            <w:rFonts w:ascii="Courier New" w:hAnsi="Courier New" w:cs="Courier New"/>
            <w:sz w:val="20"/>
            <w:szCs w:val="20"/>
          </w:rPr>
          <w:t>Geometric_model</w:t>
        </w:r>
      </w:hyperlink>
      <w:r>
        <w:rPr>
          <w:rStyle w:val="HTMLCode"/>
          <w:color w:val="000000"/>
        </w:rPr>
        <w:t>;</w:t>
      </w:r>
      <w:r>
        <w:rPr>
          <w:rFonts w:ascii="Courier New" w:hAnsi="Courier New" w:cs="Courier New"/>
          <w:color w:val="000000"/>
          <w:sz w:val="20"/>
          <w:szCs w:val="20"/>
        </w:rPr>
        <w:br/>
      </w:r>
      <w:r>
        <w:rPr>
          <w:rStyle w:val="HTMLCode"/>
          <w:color w:val="000000"/>
        </w:rPr>
        <w:t>  item : </w:t>
      </w:r>
      <w:hyperlink r:id="rId92"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rep_1: </w:t>
      </w:r>
      <w:r>
        <w:rPr>
          <w:color w:val="000000"/>
          <w:sz w:val="27"/>
          <w:szCs w:val="27"/>
        </w:rPr>
        <w:t>an inherited attribute shall be of type </w:t>
      </w:r>
      <w:hyperlink r:id="rId93" w:anchor="elemental_geometric_shape_arm.geometric_model" w:history="1">
        <w:r>
          <w:rPr>
            <w:rStyle w:val="Hyperlink"/>
            <w:b/>
            <w:bCs/>
            <w:sz w:val="27"/>
            <w:szCs w:val="27"/>
          </w:rPr>
          <w:t>Geometric_model</w:t>
        </w:r>
      </w:hyperlink>
      <w:r>
        <w:rPr>
          <w:color w:val="000000"/>
          <w:sz w:val="27"/>
          <w:szCs w:val="27"/>
        </w:rPr>
        <w:t> for the </w:t>
      </w:r>
      <w:r>
        <w:rPr>
          <w:b/>
          <w:bCs/>
          <w:color w:val="000000"/>
          <w:sz w:val="27"/>
          <w:szCs w:val="27"/>
        </w:rPr>
        <w:t>Item_link_motion_relationship</w:t>
      </w:r>
      <w:r>
        <w:rPr>
          <w:color w:val="000000"/>
          <w:sz w:val="27"/>
          <w:szCs w:val="27"/>
        </w:rPr>
        <w:t>.</w:t>
      </w:r>
    </w:p>
    <w:p w:rsidR="00D1703F" w:rsidRDefault="00D1703F" w:rsidP="00D1703F">
      <w:pPr>
        <w:pStyle w:val="expressdescription"/>
        <w:rPr>
          <w:color w:val="000000"/>
          <w:sz w:val="27"/>
          <w:szCs w:val="27"/>
        </w:rPr>
      </w:pPr>
      <w:bookmarkStart w:id="12" w:name="kinematic_motion_representation_arm.item"/>
      <w:r>
        <w:rPr>
          <w:b/>
          <w:bCs/>
          <w:color w:val="000000"/>
          <w:sz w:val="27"/>
          <w:szCs w:val="27"/>
        </w:rPr>
        <w:t>item: </w:t>
      </w:r>
      <w:bookmarkEnd w:id="12"/>
      <w:r>
        <w:rPr>
          <w:color w:val="000000"/>
          <w:sz w:val="27"/>
          <w:szCs w:val="27"/>
        </w:rPr>
        <w:t>specifies the role of the </w:t>
      </w:r>
      <w:hyperlink r:id="rId94" w:anchor="elemental_geometric_shape_arm.detailed_geometric_model_element" w:history="1">
        <w:r>
          <w:rPr>
            <w:rStyle w:val="Hyperlink"/>
            <w:b/>
            <w:bCs/>
            <w:sz w:val="27"/>
            <w:szCs w:val="27"/>
          </w:rPr>
          <w:t>Detailed_geometric_model_element</w:t>
        </w:r>
      </w:hyperlink>
      <w:r>
        <w:rPr>
          <w:color w:val="000000"/>
          <w:sz w:val="27"/>
          <w:szCs w:val="27"/>
        </w:rPr>
        <w:t> for the </w:t>
      </w:r>
      <w:r>
        <w:rPr>
          <w:b/>
          <w:bCs/>
          <w:color w:val="000000"/>
          <w:sz w:val="27"/>
          <w:szCs w:val="27"/>
        </w:rPr>
        <w:t>Item_link_motion_relationship</w:t>
      </w:r>
      <w:r>
        <w:rPr>
          <w:color w:val="000000"/>
          <w:sz w:val="27"/>
          <w:szCs w:val="27"/>
        </w:rPr>
        <w:t>.</w:t>
      </w:r>
    </w:p>
    <w:p w:rsidR="00D1703F" w:rsidRDefault="00D1703F" w:rsidP="00D1703F">
      <w:pPr>
        <w:pStyle w:val="Heading2"/>
        <w:rPr>
          <w:color w:val="000000"/>
        </w:rPr>
      </w:pPr>
      <w:r>
        <w:rPr>
          <w:color w:val="000000"/>
        </w:rPr>
        <w:t>4.3.10 Kinematic_path   </w:t>
      </w:r>
      <w:r>
        <w:rPr>
          <w:noProof/>
          <w:color w:val="0000FF"/>
          <w:lang w:eastAsia="en-GB"/>
        </w:rPr>
        <w:drawing>
          <wp:inline distT="0" distB="0" distL="0" distR="0">
            <wp:extent cx="180975" cy="209550"/>
            <wp:effectExtent l="0" t="0" r="9525" b="0"/>
            <wp:docPr id="232" name="Picture 23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1" name="Picture 31" descr="Mapping table">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Mapping table">
                      <a:hlinkClick r:id="rId9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w:t>
      </w:r>
      <w:r>
        <w:rPr>
          <w:color w:val="000000"/>
          <w:sz w:val="27"/>
          <w:szCs w:val="27"/>
        </w:rPr>
        <w:t> is a type of </w:t>
      </w:r>
      <w:hyperlink r:id="rId96" w:anchor="elemental_geometric_shape_arm.detailed_geometric_model_element" w:history="1">
        <w:r>
          <w:rPr>
            <w:rStyle w:val="Hyperlink"/>
            <w:b/>
            <w:bCs/>
            <w:sz w:val="27"/>
            <w:szCs w:val="27"/>
          </w:rPr>
          <w:t>Detailed_geometric_model_element</w:t>
        </w:r>
      </w:hyperlink>
      <w:r>
        <w:rPr>
          <w:color w:val="000000"/>
          <w:sz w:val="27"/>
          <w:szCs w:val="27"/>
        </w:rPr>
        <w:t>. A </w:t>
      </w:r>
      <w:r>
        <w:rPr>
          <w:b/>
          <w:bCs/>
          <w:color w:val="000000"/>
          <w:sz w:val="27"/>
          <w:szCs w:val="27"/>
        </w:rPr>
        <w:t>Kinematic_path</w:t>
      </w:r>
      <w:r>
        <w:rPr>
          <w:color w:val="000000"/>
          <w:sz w:val="27"/>
          <w:szCs w:val="27"/>
        </w:rPr>
        <w:t> describes a path or a segment of a path along which motion is to take place. Each </w:t>
      </w:r>
      <w:r>
        <w:rPr>
          <w:b/>
          <w:bCs/>
          <w:color w:val="000000"/>
          <w:sz w:val="27"/>
          <w:szCs w:val="27"/>
        </w:rPr>
        <w:t>Kinematic_path</w:t>
      </w:r>
      <w:r>
        <w:rPr>
          <w:color w:val="000000"/>
          <w:sz w:val="27"/>
          <w:szCs w:val="27"/>
        </w:rPr>
        <w:t> is either a </w:t>
      </w:r>
      <w:hyperlink r:id="rId97" w:anchor="kinematic_motion_representation_arm.kinematic_path_defined_by_nodes" w:history="1">
        <w:r>
          <w:rPr>
            <w:rStyle w:val="Hyperlink"/>
            <w:b/>
            <w:bCs/>
            <w:sz w:val="27"/>
            <w:szCs w:val="27"/>
          </w:rPr>
          <w:t>Kinematic_path_defined_by_nodes</w:t>
        </w:r>
      </w:hyperlink>
      <w:r>
        <w:rPr>
          <w:color w:val="000000"/>
          <w:sz w:val="27"/>
          <w:szCs w:val="27"/>
        </w:rPr>
        <w:t> or a </w:t>
      </w:r>
      <w:hyperlink r:id="rId98" w:anchor="kinematic_motion_representation_arm.kinematic_path_defined_by_curves" w:history="1">
        <w:r>
          <w:rPr>
            <w:rStyle w:val="Hyperlink"/>
            <w:b/>
            <w:bCs/>
            <w:sz w:val="27"/>
            <w:szCs w:val="27"/>
          </w:rPr>
          <w:t>Kinematic_path_defined_by_curves</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w:t>
      </w:r>
      <w:r>
        <w:rPr>
          <w:rFonts w:ascii="Courier New" w:hAnsi="Courier New" w:cs="Courier New"/>
          <w:color w:val="000000"/>
          <w:sz w:val="20"/>
          <w:szCs w:val="20"/>
        </w:rPr>
        <w:br/>
      </w:r>
      <w:r>
        <w:rPr>
          <w:rStyle w:val="HTMLCode"/>
          <w:color w:val="000000"/>
        </w:rPr>
        <w:t>  ABSTRACT SUPERTYPE OF (ONEOF (</w:t>
      </w:r>
      <w:hyperlink r:id="rId99" w:anchor="kinematic_motion_representation_arm.kinematic_path_defined_by_nodes" w:history="1">
        <w:r>
          <w:rPr>
            <w:rStyle w:val="Hyperlink"/>
            <w:rFonts w:ascii="Courier New" w:hAnsi="Courier New" w:cs="Courier New"/>
            <w:sz w:val="20"/>
            <w:szCs w:val="20"/>
          </w:rPr>
          <w:t>Kinematic_path_defined_by_nodes</w:t>
        </w:r>
      </w:hyperlink>
      <w:r>
        <w:rPr>
          <w:rStyle w:val="HTMLCode"/>
          <w:color w:val="000000"/>
        </w:rPr>
        <w:t>,</w:t>
      </w:r>
      <w:r>
        <w:rPr>
          <w:rFonts w:ascii="Courier New" w:hAnsi="Courier New" w:cs="Courier New"/>
          <w:color w:val="000000"/>
          <w:sz w:val="20"/>
          <w:szCs w:val="20"/>
        </w:rPr>
        <w:br/>
      </w:r>
      <w:r>
        <w:rPr>
          <w:rStyle w:val="HTMLCode"/>
          <w:color w:val="000000"/>
        </w:rPr>
        <w:t>                                </w:t>
      </w:r>
      <w:hyperlink r:id="rId100" w:anchor="kinematic_motion_representation_arm.kinematic_path_defined_by_curves" w:history="1">
        <w:r>
          <w:rPr>
            <w:rStyle w:val="Hyperlink"/>
            <w:rFonts w:ascii="Courier New" w:hAnsi="Courier New" w:cs="Courier New"/>
            <w:sz w:val="20"/>
            <w:szCs w:val="20"/>
          </w:rPr>
          <w:t>Kinematic_path_defined_by_curves</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01"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segments : LIST[1:?] OF </w:t>
      </w:r>
      <w:hyperlink r:id="rId102"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lastRenderedPageBreak/>
        <w:t>  t_start : </w:t>
      </w:r>
      <w:hyperlink r:id="rId103"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n_segments : INTEGER := SIZEOF(segments);</w:t>
      </w:r>
      <w:r>
        <w:rPr>
          <w:rFonts w:ascii="Courier New" w:hAnsi="Courier New" w:cs="Courier New"/>
          <w:color w:val="000000"/>
          <w:sz w:val="20"/>
          <w:szCs w:val="20"/>
        </w:rPr>
        <w:br/>
      </w:r>
      <w:r>
        <w:rPr>
          <w:rStyle w:val="HTMLCode"/>
          <w:color w:val="000000"/>
        </w:rPr>
        <w:t>  closed_path : LOGICAL := segments[n_segments].transition &lt;&gt; curve_transition_code.discontinuous;</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SIZEOF(QUERY(using_rep &lt;* using_representations(SELF)| NOT('KINEMATIC_MOTION_REPRESENTATION_ARM.GEOMETRIC_REPRESENTATION_CONTEXT_WITH_PARAMETER' IN TYPEOF(using_rep.context_of_items))))= 0;</w:t>
      </w:r>
      <w:r>
        <w:rPr>
          <w:rFonts w:ascii="Courier New" w:hAnsi="Courier New" w:cs="Courier New"/>
          <w:color w:val="000000"/>
          <w:sz w:val="20"/>
          <w:szCs w:val="20"/>
        </w:rPr>
        <w:br/>
      </w:r>
      <w:r>
        <w:rPr>
          <w:rStyle w:val="HTMLCode"/>
          <w:color w:val="000000"/>
        </w:rPr>
        <w:t>  WR2: ('KINEMATIC_MOTION_REPRESENTATION_ARM.CURVE_BASED_PATH_WITH_ORIENTATION' IN TYPEOF(segments[1])) OR (n_segments &gt;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the list of </w:t>
      </w:r>
      <w:hyperlink r:id="rId104" w:anchor="kinematic_motion_representation_arm.kinematic_path_segment" w:history="1">
        <w:r>
          <w:rPr>
            <w:rStyle w:val="Hyperlink"/>
            <w:b/>
            <w:bCs/>
            <w:sz w:val="27"/>
            <w:szCs w:val="27"/>
          </w:rPr>
          <w:t>Kinematic_path_segments</w:t>
        </w:r>
      </w:hyperlink>
      <w:r>
        <w:rPr>
          <w:color w:val="000000"/>
          <w:sz w:val="27"/>
          <w:szCs w:val="27"/>
        </w:rPr>
        <w:t> for the </w:t>
      </w:r>
      <w:r>
        <w:rPr>
          <w:b/>
          <w:bCs/>
          <w:color w:val="000000"/>
          <w:sz w:val="27"/>
          <w:szCs w:val="27"/>
        </w:rPr>
        <w:t>Kinematic_path</w:t>
      </w:r>
      <w:r>
        <w:rPr>
          <w:color w:val="000000"/>
          <w:sz w:val="27"/>
          <w:szCs w:val="27"/>
        </w:rPr>
        <w:t>. There shall exist at least one </w:t>
      </w:r>
      <w:hyperlink r:id="rId105" w:anchor="kinematic_motion_representation_arm.kinematic_path_segment" w:history="1">
        <w:r>
          <w:rPr>
            <w:rStyle w:val="Hyperlink"/>
            <w:b/>
            <w:bCs/>
            <w:sz w:val="27"/>
            <w:szCs w:val="27"/>
          </w:rPr>
          <w:t>Kinematic_path_segment</w:t>
        </w:r>
      </w:hyperlink>
      <w:r>
        <w:rPr>
          <w:color w:val="000000"/>
          <w:sz w:val="27"/>
          <w:szCs w:val="27"/>
        </w:rPr>
        <w:t> for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t_start: </w:t>
      </w:r>
      <w:r>
        <w:rPr>
          <w:color w:val="000000"/>
          <w:sz w:val="27"/>
          <w:szCs w:val="27"/>
        </w:rPr>
        <w:t>the parameter value at the start of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n_segments: </w:t>
      </w:r>
      <w:r>
        <w:rPr>
          <w:color w:val="000000"/>
          <w:sz w:val="27"/>
          <w:szCs w:val="27"/>
        </w:rPr>
        <w:t>a number of </w:t>
      </w:r>
      <w:r>
        <w:rPr>
          <w:b/>
          <w:bCs/>
          <w:color w:val="000000"/>
          <w:sz w:val="27"/>
          <w:szCs w:val="27"/>
        </w:rPr>
        <w:t>segments</w:t>
      </w:r>
      <w:r>
        <w:rPr>
          <w:color w:val="000000"/>
          <w:sz w:val="27"/>
          <w:szCs w:val="27"/>
        </w:rPr>
        <w:t> for the </w:t>
      </w:r>
      <w:r>
        <w:rPr>
          <w:b/>
          <w:bCs/>
          <w:color w:val="000000"/>
          <w:sz w:val="27"/>
          <w:szCs w:val="27"/>
        </w:rPr>
        <w:t>Kinematic_path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closed_path: </w:t>
      </w:r>
      <w:r>
        <w:rPr>
          <w:color w:val="000000"/>
          <w:sz w:val="27"/>
          <w:szCs w:val="27"/>
        </w:rPr>
        <w:t>if the </w:t>
      </w:r>
      <w:hyperlink r:id="rId106" w:anchor="basic_curve_arm.curve_transition_code" w:history="1">
        <w:r>
          <w:rPr>
            <w:rStyle w:val="Hyperlink"/>
            <w:b/>
            <w:bCs/>
            <w:sz w:val="27"/>
            <w:szCs w:val="27"/>
          </w:rPr>
          <w:t>curve_transition_code</w:t>
        </w:r>
      </w:hyperlink>
      <w:r>
        <w:rPr>
          <w:color w:val="000000"/>
          <w:sz w:val="27"/>
          <w:szCs w:val="27"/>
        </w:rPr>
        <w:t> of the last segment is not </w:t>
      </w:r>
      <w:hyperlink r:id="rId107" w:anchor="basic_curve_arm.curve_transition_code.discontinuous" w:history="1">
        <w:r>
          <w:rPr>
            <w:rStyle w:val="Hyperlink"/>
            <w:b/>
            <w:bCs/>
            <w:sz w:val="27"/>
            <w:szCs w:val="27"/>
          </w:rPr>
          <w:t>discontinuous</w:t>
        </w:r>
      </w:hyperlink>
      <w:r>
        <w:rPr>
          <w:color w:val="000000"/>
          <w:sz w:val="27"/>
          <w:szCs w:val="27"/>
        </w:rPr>
        <w:t>, then this defines a cyclic movement.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Kinematic_path</w:t>
      </w:r>
      <w:r>
        <w:rPr>
          <w:color w:val="000000"/>
          <w:sz w:val="27"/>
          <w:szCs w:val="27"/>
        </w:rPr>
        <w:t xml:space="preserve"> shall only be used with a </w:t>
      </w:r>
      <w:hyperlink r:id="rId108"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WR2: </w:t>
      </w:r>
      <w:r>
        <w:rPr>
          <w:color w:val="000000"/>
          <w:sz w:val="27"/>
          <w:szCs w:val="27"/>
        </w:rPr>
        <w:t>The first segment shall be of type </w:t>
      </w:r>
      <w:hyperlink r:id="rId109" w:anchor="kinematic_motion_representation_arm.curve_based_path_with_orientation" w:history="1">
        <w:r>
          <w:rPr>
            <w:rStyle w:val="Hyperlink"/>
            <w:b/>
            <w:bCs/>
            <w:sz w:val="27"/>
            <w:szCs w:val="27"/>
          </w:rPr>
          <w:t>Curve_based_path_with_orientation</w:t>
        </w:r>
      </w:hyperlink>
      <w:ins w:id="13" w:author="Sapp (US), Brandon" w:date="2019-03-20T14:58:00Z">
        <w:r w:rsidR="00A80F84">
          <w:rPr>
            <w:rStyle w:val="Hyperlink"/>
            <w:b/>
            <w:bCs/>
            <w:sz w:val="27"/>
            <w:szCs w:val="27"/>
          </w:rPr>
          <w:t>,</w:t>
        </w:r>
      </w:ins>
      <w:r>
        <w:rPr>
          <w:color w:val="000000"/>
          <w:sz w:val="27"/>
          <w:szCs w:val="27"/>
        </w:rPr>
        <w:t> or there shall be more than one segment.</w:t>
      </w:r>
    </w:p>
    <w:p w:rsidR="00D1703F" w:rsidRDefault="00D1703F" w:rsidP="00D1703F">
      <w:pPr>
        <w:pStyle w:val="Heading2"/>
        <w:rPr>
          <w:color w:val="000000"/>
        </w:rPr>
      </w:pPr>
      <w:r>
        <w:rPr>
          <w:color w:val="000000"/>
        </w:rPr>
        <w:t>4.3.11 Kinematic_path_defined_by_curves   </w:t>
      </w:r>
      <w:r>
        <w:rPr>
          <w:noProof/>
          <w:color w:val="0000FF"/>
          <w:lang w:eastAsia="en-GB"/>
        </w:rPr>
        <w:drawing>
          <wp:inline distT="0" distB="0" distL="0" distR="0">
            <wp:extent cx="180975" cy="209550"/>
            <wp:effectExtent l="0" t="0" r="9525" b="0"/>
            <wp:docPr id="30" name="Picture 3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9" name="Picture 29" descr="Mapping table">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pping table">
                      <a:hlinkClick r:id="rId110"/>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Kinematic_path_defined_by_curves</w:t>
      </w:r>
      <w:r>
        <w:rPr>
          <w:color w:val="000000"/>
          <w:sz w:val="27"/>
          <w:szCs w:val="27"/>
        </w:rPr>
        <w:t> is a type of </w:t>
      </w:r>
      <w:hyperlink r:id="rId111" w:anchor="kinematic_motion_representation_arm.kinematic_path" w:history="1">
        <w:r>
          <w:rPr>
            <w:rStyle w:val="Hyperlink"/>
            <w:b/>
            <w:bCs/>
            <w:sz w:val="27"/>
            <w:szCs w:val="27"/>
          </w:rPr>
          <w:t>Kinematic_path</w:t>
        </w:r>
      </w:hyperlink>
      <w:r>
        <w:rPr>
          <w:color w:val="000000"/>
          <w:sz w:val="27"/>
          <w:szCs w:val="27"/>
        </w:rPr>
        <w:t> whose segments are defined by </w:t>
      </w:r>
      <w:hyperlink r:id="rId112" w:anchor="kinematic_motion_representation_arm.curve_based_path_with_orientation" w:history="1">
        <w:r>
          <w:rPr>
            <w:rStyle w:val="Hyperlink"/>
            <w:b/>
            <w:bCs/>
            <w:sz w:val="27"/>
            <w:szCs w:val="27"/>
          </w:rPr>
          <w:t>Curve_based_path_with_orientation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Kinematic_path_defined_by_curves</w:t>
      </w:r>
      <w:r>
        <w:rPr>
          <w:rFonts w:ascii="Courier New" w:hAnsi="Courier New" w:cs="Courier New"/>
          <w:color w:val="000000"/>
          <w:sz w:val="20"/>
          <w:szCs w:val="20"/>
        </w:rPr>
        <w:br/>
      </w:r>
      <w:r>
        <w:rPr>
          <w:rStyle w:val="HTMLCode"/>
          <w:color w:val="000000"/>
        </w:rPr>
        <w:lastRenderedPageBreak/>
        <w:t>  SUBTYPE OF (</w:t>
      </w:r>
      <w:hyperlink r:id="rId113"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14" w:anchor="kinematic_motion_representation_arm.kinematic_path" w:history="1">
        <w:r>
          <w:rPr>
            <w:rStyle w:val="Hyperlink"/>
            <w:rFonts w:ascii="Courier New" w:hAnsi="Courier New" w:cs="Courier New"/>
            <w:sz w:val="20"/>
            <w:szCs w:val="20"/>
          </w:rPr>
          <w:t>Kinematic_path</w:t>
        </w:r>
      </w:hyperlink>
      <w:r>
        <w:rPr>
          <w:rStyle w:val="HTMLCode"/>
          <w:color w:val="000000"/>
        </w:rPr>
        <w:t>.segments : LIST[1:?] OF </w:t>
      </w:r>
      <w:hyperlink r:id="rId115"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an inherited attribute shall be of type </w:t>
      </w:r>
      <w:hyperlink r:id="rId116" w:anchor="kinematic_motion_representation_arm.curve_based_path_with_orientation" w:history="1">
        <w:r>
          <w:rPr>
            <w:rStyle w:val="Hyperlink"/>
            <w:b/>
            <w:bCs/>
            <w:sz w:val="27"/>
            <w:szCs w:val="27"/>
          </w:rPr>
          <w:t>Curve_based_path_with_orientation</w:t>
        </w:r>
      </w:hyperlink>
      <w:r>
        <w:rPr>
          <w:color w:val="000000"/>
          <w:sz w:val="27"/>
          <w:szCs w:val="27"/>
        </w:rPr>
        <w:t> for the </w:t>
      </w:r>
      <w:r>
        <w:rPr>
          <w:b/>
          <w:bCs/>
          <w:color w:val="000000"/>
          <w:sz w:val="27"/>
          <w:szCs w:val="27"/>
        </w:rPr>
        <w:t>Kinematic_path_defined_by_curves</w:t>
      </w:r>
      <w:r>
        <w:rPr>
          <w:color w:val="000000"/>
          <w:sz w:val="27"/>
          <w:szCs w:val="27"/>
        </w:rPr>
        <w:t>. There shall exist at least one </w:t>
      </w:r>
      <w:hyperlink r:id="rId117" w:anchor="kinematic_motion_representation_arm.curve_based_path_with_orientation" w:history="1">
        <w:r>
          <w:rPr>
            <w:rStyle w:val="Hyperlink"/>
            <w:b/>
            <w:bCs/>
            <w:sz w:val="27"/>
            <w:szCs w:val="27"/>
          </w:rPr>
          <w:t>Curve_based_path_with_orientation</w:t>
        </w:r>
      </w:hyperlink>
      <w:r>
        <w:rPr>
          <w:color w:val="000000"/>
          <w:sz w:val="27"/>
          <w:szCs w:val="27"/>
        </w:rPr>
        <w:t> for the </w:t>
      </w:r>
      <w:r>
        <w:rPr>
          <w:b/>
          <w:bCs/>
          <w:color w:val="000000"/>
          <w:sz w:val="27"/>
          <w:szCs w:val="27"/>
        </w:rPr>
        <w:t>Kinematic_path_defined_by_curves</w:t>
      </w:r>
      <w:r>
        <w:rPr>
          <w:color w:val="000000"/>
          <w:sz w:val="27"/>
          <w:szCs w:val="27"/>
        </w:rPr>
        <w:t>.</w:t>
      </w:r>
    </w:p>
    <w:p w:rsidR="00D1703F" w:rsidRDefault="00D1703F" w:rsidP="00D1703F">
      <w:pPr>
        <w:pStyle w:val="Heading2"/>
        <w:rPr>
          <w:color w:val="000000"/>
        </w:rPr>
      </w:pPr>
      <w:r>
        <w:rPr>
          <w:color w:val="000000"/>
        </w:rPr>
        <w:t>4.3.12 Kinematic_path_defined_by_nodes   </w:t>
      </w:r>
      <w:r>
        <w:rPr>
          <w:noProof/>
          <w:color w:val="0000FF"/>
          <w:lang w:eastAsia="en-GB"/>
        </w:rPr>
        <w:drawing>
          <wp:inline distT="0" distB="0" distL="0" distR="0">
            <wp:extent cx="180975" cy="209550"/>
            <wp:effectExtent l="0" t="0" r="9525" b="0"/>
            <wp:docPr id="28" name="Picture 28"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7" name="Picture 27" descr="Mapping table">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Mapping table">
                      <a:hlinkClick r:id="rId118"/>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Kinematic_path_defined_by_nodes</w:t>
      </w:r>
      <w:r>
        <w:rPr>
          <w:color w:val="000000"/>
          <w:sz w:val="27"/>
          <w:szCs w:val="27"/>
        </w:rPr>
        <w:t> is a type of </w:t>
      </w:r>
      <w:hyperlink r:id="rId119" w:anchor="kinematic_motion_representation_arm.kinematic_path" w:history="1">
        <w:r>
          <w:rPr>
            <w:rStyle w:val="Hyperlink"/>
            <w:b/>
            <w:bCs/>
            <w:sz w:val="27"/>
            <w:szCs w:val="27"/>
          </w:rPr>
          <w:t>Kinematic_path</w:t>
        </w:r>
      </w:hyperlink>
      <w:r>
        <w:rPr>
          <w:color w:val="000000"/>
          <w:sz w:val="27"/>
          <w:szCs w:val="27"/>
        </w:rPr>
        <w:t> whose segments are defined by Path_nodes.</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Kinematic_path_defined_by_nodes</w:t>
      </w:r>
      <w:r>
        <w:rPr>
          <w:rFonts w:ascii="Courier New" w:hAnsi="Courier New" w:cs="Courier New"/>
          <w:color w:val="000000"/>
          <w:sz w:val="20"/>
          <w:szCs w:val="20"/>
        </w:rPr>
        <w:br/>
      </w:r>
      <w:r>
        <w:rPr>
          <w:rStyle w:val="HTMLCode"/>
          <w:color w:val="000000"/>
        </w:rPr>
        <w:t>  SUBTYPE OF (</w:t>
      </w:r>
      <w:hyperlink r:id="rId120"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21" w:anchor="kinematic_motion_representation_arm.kinematic_path" w:history="1">
        <w:r>
          <w:rPr>
            <w:rStyle w:val="Hyperlink"/>
            <w:rFonts w:ascii="Courier New" w:hAnsi="Courier New" w:cs="Courier New"/>
            <w:sz w:val="20"/>
            <w:szCs w:val="20"/>
          </w:rPr>
          <w:t>Kinematic_path</w:t>
        </w:r>
      </w:hyperlink>
      <w:r>
        <w:rPr>
          <w:rStyle w:val="HTMLCode"/>
          <w:color w:val="000000"/>
        </w:rPr>
        <w:t>.segments : LIST[1:?] OF </w:t>
      </w:r>
      <w:hyperlink r:id="rId122"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placement_start : </w:t>
      </w:r>
      <w:hyperlink r:id="rId123"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segments: </w:t>
      </w:r>
      <w:r>
        <w:rPr>
          <w:color w:val="000000"/>
          <w:sz w:val="27"/>
          <w:szCs w:val="27"/>
        </w:rPr>
        <w:t>an inherited attribute shall be of type </w:t>
      </w:r>
      <w:hyperlink r:id="rId124" w:anchor="kinematic_motion_representation_arm.path_node" w:history="1">
        <w:r>
          <w:rPr>
            <w:rStyle w:val="Hyperlink"/>
            <w:b/>
            <w:bCs/>
            <w:sz w:val="27"/>
            <w:szCs w:val="27"/>
          </w:rPr>
          <w:t>Path_node</w:t>
        </w:r>
      </w:hyperlink>
      <w:r>
        <w:rPr>
          <w:color w:val="000000"/>
          <w:sz w:val="27"/>
          <w:szCs w:val="27"/>
        </w:rPr>
        <w:t> for the </w:t>
      </w:r>
      <w:r>
        <w:rPr>
          <w:b/>
          <w:bCs/>
          <w:color w:val="000000"/>
          <w:sz w:val="27"/>
          <w:szCs w:val="27"/>
        </w:rPr>
        <w:t>Kinematic_path_defined_by_nodes</w:t>
      </w:r>
      <w:r>
        <w:rPr>
          <w:color w:val="000000"/>
          <w:sz w:val="27"/>
          <w:szCs w:val="27"/>
        </w:rPr>
        <w:t>. There shall exist at least one </w:t>
      </w:r>
      <w:hyperlink r:id="rId125" w:anchor="kinematic_motion_representation_arm.path_node" w:history="1">
        <w:r>
          <w:rPr>
            <w:rStyle w:val="Hyperlink"/>
            <w:b/>
            <w:bCs/>
            <w:sz w:val="27"/>
            <w:szCs w:val="27"/>
          </w:rPr>
          <w:t>Path_node</w:t>
        </w:r>
      </w:hyperlink>
      <w:r>
        <w:rPr>
          <w:color w:val="000000"/>
          <w:sz w:val="27"/>
          <w:szCs w:val="27"/>
        </w:rPr>
        <w:t> for the </w:t>
      </w:r>
      <w:r>
        <w:rPr>
          <w:b/>
          <w:bCs/>
          <w:color w:val="000000"/>
          <w:sz w:val="27"/>
          <w:szCs w:val="27"/>
        </w:rPr>
        <w:t>Kinematic_path_defined_by_nodes</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placement_start: </w:t>
      </w:r>
      <w:r>
        <w:rPr>
          <w:color w:val="000000"/>
          <w:sz w:val="27"/>
          <w:szCs w:val="27"/>
        </w:rPr>
        <w:t>specifies the role of the </w:t>
      </w:r>
      <w:hyperlink r:id="rId126" w:anchor="elemental_geometric_shape_arm.axis_placement" w:history="1">
        <w:r>
          <w:rPr>
            <w:rStyle w:val="Hyperlink"/>
            <w:b/>
            <w:bCs/>
            <w:sz w:val="27"/>
            <w:szCs w:val="27"/>
          </w:rPr>
          <w:t>Axis_placement</w:t>
        </w:r>
      </w:hyperlink>
      <w:r>
        <w:rPr>
          <w:color w:val="000000"/>
          <w:sz w:val="27"/>
          <w:szCs w:val="27"/>
        </w:rPr>
        <w:t> for the </w:t>
      </w:r>
      <w:r>
        <w:rPr>
          <w:b/>
          <w:bCs/>
          <w:color w:val="000000"/>
          <w:sz w:val="27"/>
          <w:szCs w:val="27"/>
        </w:rPr>
        <w:t>Kinematic_path_defined_by_nodes</w:t>
      </w:r>
      <w:r>
        <w:rPr>
          <w:color w:val="000000"/>
          <w:sz w:val="27"/>
          <w:szCs w:val="27"/>
        </w:rPr>
        <w:t>.</w:t>
      </w:r>
    </w:p>
    <w:p w:rsidR="00D1703F" w:rsidRDefault="00D1703F" w:rsidP="00D1703F">
      <w:pPr>
        <w:pStyle w:val="Heading2"/>
        <w:rPr>
          <w:color w:val="000000"/>
        </w:rPr>
      </w:pPr>
      <w:r>
        <w:rPr>
          <w:color w:val="000000"/>
        </w:rPr>
        <w:t>4.3.13 Kinematic_path_segment   </w:t>
      </w:r>
      <w:r>
        <w:rPr>
          <w:noProof/>
          <w:color w:val="0000FF"/>
          <w:lang w:eastAsia="en-GB"/>
        </w:rPr>
        <w:drawing>
          <wp:inline distT="0" distB="0" distL="0" distR="0">
            <wp:extent cx="180975" cy="209550"/>
            <wp:effectExtent l="0" t="0" r="9525" b="0"/>
            <wp:docPr id="26" name="Picture 2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5" name="Picture 25" descr="Mapping table">
              <a:hlinkClick xmlns:a="http://schemas.openxmlformats.org/drawingml/2006/main" r:id="rId1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Mapping table">
                      <a:hlinkClick r:id="rId1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Kinematic_path_segment</w:t>
      </w:r>
      <w:r>
        <w:rPr>
          <w:color w:val="000000"/>
          <w:sz w:val="27"/>
          <w:szCs w:val="27"/>
        </w:rPr>
        <w:t> is either a </w:t>
      </w:r>
      <w:hyperlink r:id="rId128" w:anchor="kinematic_motion_representation_arm.path_node" w:history="1">
        <w:r>
          <w:rPr>
            <w:rStyle w:val="Hyperlink"/>
            <w:b/>
            <w:bCs/>
            <w:sz w:val="27"/>
            <w:szCs w:val="27"/>
          </w:rPr>
          <w:t>Path_node</w:t>
        </w:r>
      </w:hyperlink>
      <w:r>
        <w:rPr>
          <w:color w:val="000000"/>
          <w:sz w:val="27"/>
          <w:szCs w:val="27"/>
        </w:rPr>
        <w:t> or a </w:t>
      </w:r>
      <w:hyperlink r:id="rId129" w:anchor="kinematic_motion_representation_arm.curve_based_path_with_orientation" w:history="1">
        <w:r>
          <w:rPr>
            <w:rStyle w:val="Hyperlink"/>
            <w:b/>
            <w:bCs/>
            <w:sz w:val="27"/>
            <w:szCs w:val="27"/>
          </w:rPr>
          <w:t>Curve_based_path_with_orientation</w:t>
        </w:r>
      </w:hyperlink>
      <w:r>
        <w:rPr>
          <w:color w:val="000000"/>
          <w:sz w:val="27"/>
          <w:szCs w:val="27"/>
        </w:rPr>
        <w:t xml:space="preserve">, which defines one of </w:t>
      </w:r>
      <w:ins w:id="14" w:author="Sapp (US), Brandon" w:date="2019-03-20T14:58:00Z">
        <w:r w:rsidR="00A80F84">
          <w:rPr>
            <w:color w:val="000000"/>
            <w:sz w:val="27"/>
            <w:szCs w:val="27"/>
          </w:rPr>
          <w:t xml:space="preserve">the </w:t>
        </w:r>
      </w:ins>
      <w:r>
        <w:rPr>
          <w:color w:val="000000"/>
          <w:sz w:val="27"/>
          <w:szCs w:val="27"/>
        </w:rPr>
        <w:t>potentially several segments of a </w:t>
      </w:r>
      <w:hyperlink r:id="rId130" w:anchor="kinematic_motion_representation_arm.kinematic_path" w:history="1">
        <w:r>
          <w:rPr>
            <w:rStyle w:val="Hyperlink"/>
            <w:b/>
            <w:bCs/>
            <w:sz w:val="27"/>
            <w:szCs w:val="27"/>
          </w:rPr>
          <w:t>Kinematic_path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lastRenderedPageBreak/>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Kinematic_path_segment</w:t>
      </w:r>
      <w:r>
        <w:rPr>
          <w:rFonts w:ascii="Courier New" w:hAnsi="Courier New" w:cs="Courier New"/>
          <w:color w:val="000000"/>
          <w:sz w:val="20"/>
          <w:szCs w:val="20"/>
        </w:rPr>
        <w:br/>
      </w:r>
      <w:r>
        <w:rPr>
          <w:rStyle w:val="HTMLCode"/>
          <w:color w:val="000000"/>
        </w:rPr>
        <w:t>  ABSTRACT SUPERTYPE OF (ONEOF (</w:t>
      </w:r>
      <w:hyperlink r:id="rId131"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                                </w:t>
      </w:r>
      <w:hyperlink r:id="rId132" w:anchor="kinematic_motion_representation_arm.curve_based_path_with_orientation" w:history="1">
        <w:r>
          <w:rPr>
            <w:rStyle w:val="Hyperlink"/>
            <w:rFonts w:ascii="Courier New" w:hAnsi="Courier New" w:cs="Courier New"/>
            <w:sz w:val="20"/>
            <w:szCs w:val="20"/>
          </w:rPr>
          <w:t>Curve_based_path_with_orientation</w:t>
        </w:r>
      </w:hyperlink>
      <w:r>
        <w:rPr>
          <w:rStyle w:val="HTMLCode"/>
          <w:color w:val="000000"/>
        </w:rPr>
        <w:t>));</w:t>
      </w:r>
      <w:r>
        <w:rPr>
          <w:rFonts w:ascii="Courier New" w:hAnsi="Courier New" w:cs="Courier New"/>
          <w:color w:val="000000"/>
          <w:sz w:val="20"/>
          <w:szCs w:val="20"/>
        </w:rPr>
        <w:br/>
      </w:r>
      <w:r>
        <w:rPr>
          <w:rStyle w:val="HTMLCode"/>
          <w:color w:val="000000"/>
        </w:rPr>
        <w:t>  t_end : </w:t>
      </w:r>
      <w:hyperlink r:id="rId133" w:anchor="b_spline_geometry_arm.parameter_value" w:history="1">
        <w:r>
          <w:rPr>
            <w:rStyle w:val="Hyperlink"/>
            <w:rFonts w:ascii="Courier New" w:hAnsi="Courier New" w:cs="Courier New"/>
            <w:sz w:val="20"/>
            <w:szCs w:val="20"/>
          </w:rPr>
          <w:t>parameter_value</w:t>
        </w:r>
      </w:hyperlink>
      <w:r>
        <w:rPr>
          <w:rStyle w:val="HTMLCode"/>
          <w:color w:val="000000"/>
        </w:rPr>
        <w:t>;</w:t>
      </w:r>
      <w:r>
        <w:rPr>
          <w:rFonts w:ascii="Courier New" w:hAnsi="Courier New" w:cs="Courier New"/>
          <w:color w:val="000000"/>
          <w:sz w:val="20"/>
          <w:szCs w:val="20"/>
        </w:rPr>
        <w:br/>
      </w:r>
      <w:r>
        <w:rPr>
          <w:rStyle w:val="HTMLCode"/>
          <w:color w:val="000000"/>
        </w:rPr>
        <w:t>  transition : </w:t>
      </w:r>
      <w:hyperlink r:id="rId134" w:anchor="basic_curve_arm.curve_transition_code" w:history="1">
        <w:r>
          <w:rPr>
            <w:rStyle w:val="Hyperlink"/>
            <w:rFonts w:ascii="Courier New" w:hAnsi="Courier New" w:cs="Courier New"/>
            <w:sz w:val="20"/>
            <w:szCs w:val="20"/>
          </w:rPr>
          <w:t>curve_transition_code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t_end: </w:t>
      </w:r>
      <w:r>
        <w:rPr>
          <w:color w:val="000000"/>
          <w:sz w:val="27"/>
          <w:szCs w:val="27"/>
        </w:rPr>
        <w:t>the parameter value at the end of the </w:t>
      </w:r>
      <w:r>
        <w:rPr>
          <w:b/>
          <w:bCs/>
          <w:color w:val="000000"/>
          <w:sz w:val="27"/>
          <w:szCs w:val="27"/>
        </w:rPr>
        <w:t>Kinematic_path_segment</w:t>
      </w:r>
      <w:r>
        <w:rPr>
          <w:color w:val="000000"/>
          <w:sz w:val="27"/>
          <w:szCs w:val="27"/>
        </w:rPr>
        <w:t>.</w:t>
      </w:r>
    </w:p>
    <w:p w:rsidR="00D1703F" w:rsidRDefault="00D1703F" w:rsidP="00D1703F">
      <w:pPr>
        <w:pStyle w:val="expressdescription"/>
        <w:rPr>
          <w:color w:val="000000"/>
          <w:sz w:val="27"/>
          <w:szCs w:val="27"/>
        </w:rPr>
      </w:pPr>
      <w:bookmarkStart w:id="15" w:name="kinematic_motion_representation_arm.kine"/>
      <w:r>
        <w:rPr>
          <w:b/>
          <w:bCs/>
          <w:color w:val="000000"/>
          <w:sz w:val="27"/>
          <w:szCs w:val="27"/>
        </w:rPr>
        <w:t>transition: </w:t>
      </w:r>
      <w:bookmarkEnd w:id="15"/>
      <w:r>
        <w:rPr>
          <w:color w:val="000000"/>
          <w:sz w:val="27"/>
          <w:szCs w:val="27"/>
        </w:rPr>
        <w:t>the </w:t>
      </w:r>
      <w:hyperlink r:id="rId135" w:anchor="basic_curve_arm.curve_transition_code" w:history="1">
        <w:r>
          <w:rPr>
            <w:rStyle w:val="Hyperlink"/>
            <w:b/>
            <w:bCs/>
            <w:sz w:val="27"/>
            <w:szCs w:val="27"/>
          </w:rPr>
          <w:t>curve_transition_code</w:t>
        </w:r>
      </w:hyperlink>
      <w:r>
        <w:rPr>
          <w:color w:val="000000"/>
          <w:sz w:val="27"/>
          <w:szCs w:val="27"/>
        </w:rPr>
        <w:t xml:space="preserve"> that defines </w:t>
      </w:r>
      <w:del w:id="16" w:author="Sapp (US), Brandon" w:date="2019-03-20T14:58:00Z">
        <w:r w:rsidDel="00A80F84">
          <w:rPr>
            <w:color w:val="000000"/>
            <w:sz w:val="27"/>
            <w:szCs w:val="27"/>
          </w:rPr>
          <w:delText xml:space="preserve">on </w:delText>
        </w:r>
      </w:del>
      <w:r>
        <w:rPr>
          <w:color w:val="000000"/>
          <w:sz w:val="27"/>
          <w:szCs w:val="27"/>
        </w:rPr>
        <w:t>how to continue with the next following segment (if any).</w:t>
      </w:r>
    </w:p>
    <w:p w:rsidR="00D1703F" w:rsidRDefault="00D1703F" w:rsidP="00D1703F">
      <w:pPr>
        <w:pStyle w:val="Heading2"/>
        <w:rPr>
          <w:color w:val="000000"/>
        </w:rPr>
      </w:pPr>
      <w:r>
        <w:rPr>
          <w:color w:val="000000"/>
        </w:rPr>
        <w:t>4.3.14 Linear_path   </w:t>
      </w:r>
      <w:r>
        <w:rPr>
          <w:noProof/>
          <w:color w:val="0000FF"/>
          <w:lang w:eastAsia="en-GB"/>
        </w:rPr>
        <w:drawing>
          <wp:inline distT="0" distB="0" distL="0" distR="0">
            <wp:extent cx="180975" cy="209550"/>
            <wp:effectExtent l="0" t="0" r="9525" b="0"/>
            <wp:docPr id="24" name="Picture 2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3" name="Picture 23" descr="Mapping table">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pping table">
                      <a:hlinkClick r:id="rId136"/>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Linear_path</w:t>
      </w:r>
      <w:r>
        <w:rPr>
          <w:color w:val="000000"/>
          <w:sz w:val="27"/>
          <w:szCs w:val="27"/>
        </w:rPr>
        <w:t> is a type of </w:t>
      </w:r>
      <w:hyperlink r:id="rId137"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Linear_path</w:t>
      </w:r>
      <w:r>
        <w:rPr>
          <w:color w:val="000000"/>
          <w:sz w:val="27"/>
          <w:szCs w:val="27"/>
        </w:rPr>
        <w:t> is an arcwise connected bounded linear path element defined by the two transforms of the </w:t>
      </w:r>
      <w:hyperlink r:id="rId138" w:anchor="kinematic_motion_representation_arm.path_node" w:history="1">
        <w:r>
          <w:rPr>
            <w:rStyle w:val="Hyperlink"/>
            <w:b/>
            <w:bCs/>
            <w:sz w:val="27"/>
            <w:szCs w:val="27"/>
          </w:rPr>
          <w:t>Path_nodes</w:t>
        </w:r>
      </w:hyperlink>
      <w:r>
        <w:rPr>
          <w:color w:val="000000"/>
          <w:sz w:val="27"/>
          <w:szCs w:val="27"/>
        </w:rPr>
        <w:t> at the beginning and the end of the path element. The transforms between the values of the motion parameters given in these </w:t>
      </w:r>
      <w:hyperlink r:id="rId139" w:anchor="kinematic_motion_representation_arm.path_node" w:history="1">
        <w:r>
          <w:rPr>
            <w:rStyle w:val="Hyperlink"/>
            <w:b/>
            <w:bCs/>
            <w:sz w:val="27"/>
            <w:szCs w:val="27"/>
          </w:rPr>
          <w:t>Path_nodes</w:t>
        </w:r>
      </w:hyperlink>
      <w:r>
        <w:rPr>
          <w:color w:val="000000"/>
          <w:sz w:val="27"/>
          <w:szCs w:val="27"/>
        </w:rPr>
        <w:t xml:space="preserve"> are obtained by linear interpolation between the transforms specified in </w:t>
      </w:r>
      <w:ins w:id="17" w:author="Sapp (US), Brandon" w:date="2019-03-20T14:59:00Z">
        <w:r w:rsidR="00A80F84">
          <w:rPr>
            <w:color w:val="000000"/>
            <w:sz w:val="27"/>
            <w:szCs w:val="27"/>
          </w:rPr>
          <w:t xml:space="preserve">the </w:t>
        </w:r>
      </w:ins>
      <w:r>
        <w:rPr>
          <w:color w:val="000000"/>
          <w:sz w:val="27"/>
          <w:szCs w:val="27"/>
        </w:rPr>
        <w:t>node from and node to of the </w:t>
      </w:r>
      <w:r>
        <w:rPr>
          <w:b/>
          <w:bCs/>
          <w:color w:val="000000"/>
          <w:sz w:val="27"/>
          <w:szCs w:val="27"/>
        </w:rPr>
        <w:t>Linear_path</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Linear_path</w:t>
      </w:r>
      <w:r>
        <w:rPr>
          <w:rFonts w:ascii="Courier New" w:hAnsi="Courier New" w:cs="Courier New"/>
          <w:color w:val="000000"/>
          <w:sz w:val="20"/>
          <w:szCs w:val="20"/>
        </w:rPr>
        <w:br/>
      </w:r>
      <w:r>
        <w:rPr>
          <w:rStyle w:val="HTMLCode"/>
          <w:color w:val="000000"/>
        </w:rPr>
        <w:t>  SUBTYPE OF (</w:t>
      </w:r>
      <w:hyperlink r:id="rId140"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141"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.transition : </w:t>
      </w:r>
      <w:hyperlink r:id="rId142" w:anchor="basic_curve_arm.curve_transition_code" w:history="1">
        <w:r>
          <w:rPr>
            <w:rStyle w:val="Hyperlink"/>
            <w:rFonts w:ascii="Courier New" w:hAnsi="Courier New" w:cs="Courier New"/>
            <w:sz w:val="20"/>
            <w:szCs w:val="20"/>
          </w:rPr>
          <w:t>curve_transition_code</w:t>
        </w:r>
      </w:hyperlink>
      <w:r>
        <w:rPr>
          <w:rStyle w:val="HTMLCode"/>
          <w:color w:val="000000"/>
        </w:rPr>
        <w:t> := curve_transition_code.continuous;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18" w:name="kinematic_motion_representation_arm.line"/>
      <w:r>
        <w:rPr>
          <w:b/>
          <w:bCs/>
          <w:color w:val="000000"/>
          <w:sz w:val="27"/>
          <w:szCs w:val="27"/>
        </w:rPr>
        <w:t>transition: </w:t>
      </w:r>
      <w:bookmarkEnd w:id="18"/>
      <w:r>
        <w:rPr>
          <w:color w:val="000000"/>
          <w:sz w:val="27"/>
          <w:szCs w:val="27"/>
        </w:rPr>
        <w:t>an inherited attribute that shall be of type </w:t>
      </w:r>
      <w:hyperlink r:id="rId143" w:anchor="basic_curve_arm.curve_transition_code" w:history="1">
        <w:r>
          <w:rPr>
            <w:rStyle w:val="Hyperlink"/>
            <w:b/>
            <w:bCs/>
            <w:sz w:val="27"/>
            <w:szCs w:val="27"/>
          </w:rPr>
          <w:t>curve_transition_code</w:t>
        </w:r>
      </w:hyperlink>
      <w:r>
        <w:rPr>
          <w:color w:val="000000"/>
          <w:sz w:val="27"/>
          <w:szCs w:val="27"/>
        </w:rPr>
        <w:t> which value is </w:t>
      </w:r>
      <w:hyperlink r:id="rId144" w:anchor="basic_curve_arm.curve_transition_code.continuous" w:history="1">
        <w:r>
          <w:rPr>
            <w:rStyle w:val="Hyperlink"/>
            <w:b/>
            <w:bCs/>
            <w:sz w:val="27"/>
            <w:szCs w:val="27"/>
          </w:rPr>
          <w:t>continuous</w:t>
        </w:r>
      </w:hyperlink>
      <w:r>
        <w:rPr>
          <w:color w:val="000000"/>
          <w:sz w:val="27"/>
          <w:szCs w:val="27"/>
        </w:rPr>
        <w:t>.</w:t>
      </w:r>
    </w:p>
    <w:p w:rsidR="00D1703F" w:rsidRDefault="00D1703F" w:rsidP="00D1703F">
      <w:pPr>
        <w:pStyle w:val="Heading2"/>
        <w:rPr>
          <w:color w:val="000000"/>
        </w:rPr>
      </w:pPr>
      <w:r>
        <w:rPr>
          <w:color w:val="000000"/>
        </w:rPr>
        <w:lastRenderedPageBreak/>
        <w:t>4.3.15 Link_motion_relationship   </w:t>
      </w:r>
      <w:r>
        <w:rPr>
          <w:noProof/>
          <w:color w:val="0000FF"/>
          <w:lang w:eastAsia="en-GB"/>
        </w:rPr>
        <w:drawing>
          <wp:inline distT="0" distB="0" distL="0" distR="0">
            <wp:extent cx="180975" cy="209550"/>
            <wp:effectExtent l="0" t="0" r="9525" b="0"/>
            <wp:docPr id="22" name="Picture 2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21" name="Picture 21" descr="Mapping table">
              <a:hlinkClick xmlns:a="http://schemas.openxmlformats.org/drawingml/2006/main" r:id="rId1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pping table">
                      <a:hlinkClick r:id="rId14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Link_motion_relationship</w:t>
      </w:r>
      <w:r>
        <w:rPr>
          <w:color w:val="000000"/>
          <w:sz w:val="27"/>
          <w:szCs w:val="27"/>
        </w:rPr>
        <w:t> is a type of </w:t>
      </w:r>
      <w:hyperlink r:id="rId146" w:anchor="geometric_model_relationship_arm.definitional_representation_relationship" w:history="1">
        <w:r>
          <w:rPr>
            <w:rStyle w:val="Hyperlink"/>
            <w:b/>
            <w:bCs/>
            <w:sz w:val="27"/>
            <w:szCs w:val="27"/>
          </w:rPr>
          <w:t>Definitional_representation_relationship</w:t>
        </w:r>
      </w:hyperlink>
      <w:r>
        <w:rPr>
          <w:color w:val="000000"/>
          <w:sz w:val="27"/>
          <w:szCs w:val="27"/>
        </w:rPr>
        <w:t> and a type of </w:t>
      </w:r>
      <w:hyperlink r:id="rId147" w:anchor="contextual_shape_positioning_arm.geometric_model_relationship_with_transformation" w:history="1">
        <w:r>
          <w:rPr>
            <w:rStyle w:val="Hyperlink"/>
            <w:b/>
            <w:bCs/>
            <w:sz w:val="27"/>
            <w:szCs w:val="27"/>
          </w:rPr>
          <w:t>Geometric_model_relationship_with_transformation</w:t>
        </w:r>
      </w:hyperlink>
      <w:r>
        <w:rPr>
          <w:color w:val="000000"/>
          <w:sz w:val="27"/>
          <w:szCs w:val="27"/>
        </w:rPr>
        <w:t>. A </w:t>
      </w:r>
      <w:r>
        <w:rPr>
          <w:b/>
          <w:bCs/>
          <w:color w:val="000000"/>
          <w:sz w:val="27"/>
          <w:szCs w:val="27"/>
        </w:rPr>
        <w:t>Link_motion_relationship</w:t>
      </w:r>
      <w:r>
        <w:rPr>
          <w:color w:val="000000"/>
          <w:sz w:val="27"/>
          <w:szCs w:val="27"/>
        </w:rPr>
        <w:t> describes the relation of a </w:t>
      </w:r>
      <w:hyperlink r:id="rId148" w:anchor="kinematic_motion_representation_arm.link_motion_representation_along_path" w:history="1">
        <w:r>
          <w:rPr>
            <w:rStyle w:val="Hyperlink"/>
            <w:b/>
            <w:bCs/>
            <w:sz w:val="27"/>
            <w:szCs w:val="27"/>
          </w:rPr>
          <w:t>Link_motion_representation_along_path</w:t>
        </w:r>
      </w:hyperlink>
      <w:r>
        <w:rPr>
          <w:color w:val="000000"/>
          <w:sz w:val="27"/>
          <w:szCs w:val="27"/>
        </w:rPr>
        <w:t> with a frame on a </w:t>
      </w:r>
      <w:hyperlink r:id="rId149" w:anchor="kinematic_motion_representation_arm.link_motion_transformation" w:history="1">
        <w:r>
          <w:rPr>
            <w:rStyle w:val="Hyperlink"/>
            <w:b/>
            <w:bCs/>
            <w:sz w:val="27"/>
            <w:szCs w:val="27"/>
          </w:rPr>
          <w:t>Link_motion_transformation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Link_motion_relationship</w:t>
      </w:r>
      <w:r>
        <w:rPr>
          <w:rFonts w:ascii="Courier New" w:hAnsi="Courier New" w:cs="Courier New"/>
          <w:color w:val="000000"/>
          <w:sz w:val="20"/>
          <w:szCs w:val="20"/>
        </w:rPr>
        <w:br/>
      </w:r>
      <w:r>
        <w:rPr>
          <w:rStyle w:val="HTMLCode"/>
          <w:color w:val="000000"/>
        </w:rPr>
        <w:t>  SUBTYPE OF (</w:t>
      </w:r>
      <w:hyperlink r:id="rId150" w:anchor="geometric_model_relationship_arm.definitional_representation_relationship" w:history="1">
        <w:r>
          <w:rPr>
            <w:rStyle w:val="Hyperlink"/>
            <w:rFonts w:ascii="Courier New" w:hAnsi="Courier New" w:cs="Courier New"/>
            <w:sz w:val="20"/>
            <w:szCs w:val="20"/>
          </w:rPr>
          <w:t>Definitional_representation_relationship</w:t>
        </w:r>
      </w:hyperlink>
      <w:r>
        <w:rPr>
          <w:rStyle w:val="HTMLCode"/>
          <w:color w:val="000000"/>
        </w:rPr>
        <w:t>, </w:t>
      </w:r>
      <w:hyperlink r:id="rId151" w:anchor="contextual_shape_positioning_arm.geometric_model_relationship_with_transformation" w:history="1">
        <w:r>
          <w:rPr>
            <w:rStyle w:val="Hyperlink"/>
            <w:rFonts w:ascii="Courier New" w:hAnsi="Courier New" w:cs="Courier New"/>
            <w:sz w:val="20"/>
            <w:szCs w:val="20"/>
          </w:rPr>
          <w:t>Geometric_model_relationship_with_transformation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52" w:anchor="geometric_model_relationship_arm.geometric_model_relationship" w:history="1">
        <w:r>
          <w:rPr>
            <w:rStyle w:val="Hyperlink"/>
            <w:rFonts w:ascii="Courier New" w:hAnsi="Courier New" w:cs="Courier New"/>
            <w:sz w:val="20"/>
            <w:szCs w:val="20"/>
          </w:rPr>
          <w:t>Geometric_model_relationship</w:t>
        </w:r>
      </w:hyperlink>
      <w:r>
        <w:rPr>
          <w:rStyle w:val="HTMLCode"/>
          <w:color w:val="000000"/>
        </w:rPr>
        <w:t>.rep_1 : </w:t>
      </w:r>
      <w:hyperlink r:id="rId153" w:anchor="kinematic_motion_representation_arm.link_or_shape_representation" w:history="1">
        <w:r>
          <w:rPr>
            <w:rStyle w:val="Hyperlink"/>
            <w:rFonts w:ascii="Courier New" w:hAnsi="Courier New" w:cs="Courier New"/>
            <w:sz w:val="20"/>
            <w:szCs w:val="20"/>
          </w:rPr>
          <w:t>link_or_shape_representation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54" w:anchor="geometric_model_relationship_arm.geometric_model_relationship" w:history="1">
        <w:r>
          <w:rPr>
            <w:rStyle w:val="Hyperlink"/>
            <w:rFonts w:ascii="Courier New" w:hAnsi="Courier New" w:cs="Courier New"/>
            <w:sz w:val="20"/>
            <w:szCs w:val="20"/>
          </w:rPr>
          <w:t>Geometric_model_relationship</w:t>
        </w:r>
      </w:hyperlink>
      <w:r>
        <w:rPr>
          <w:rStyle w:val="HTMLCode"/>
          <w:color w:val="000000"/>
        </w:rPr>
        <w:t>.rep_2 : </w:t>
      </w:r>
      <w:hyperlink r:id="rId155"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  transformation_operator : </w:t>
      </w:r>
      <w:hyperlink r:id="rId156" w:anchor="kinematic_motion_representation_arm.link_motion_transformation" w:history="1">
        <w:r>
          <w:rPr>
            <w:rStyle w:val="Hyperlink"/>
            <w:rFonts w:ascii="Courier New" w:hAnsi="Courier New" w:cs="Courier New"/>
            <w:sz w:val="20"/>
            <w:szCs w:val="20"/>
          </w:rPr>
          <w:t>Link_motion_transformation</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transformation_operator.transform_item_1 IN rep_1.items;</w:t>
      </w:r>
      <w:r>
        <w:rPr>
          <w:rFonts w:ascii="Courier New" w:hAnsi="Courier New" w:cs="Courier New"/>
          <w:color w:val="000000"/>
          <w:sz w:val="20"/>
          <w:szCs w:val="20"/>
        </w:rPr>
        <w:br/>
      </w:r>
      <w:r>
        <w:rPr>
          <w:rStyle w:val="HTMLCode"/>
          <w:color w:val="000000"/>
        </w:rPr>
        <w:t>  WR2: transformation_operator.transform_item_2 IN rep_2.items;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rep_1: </w:t>
      </w:r>
      <w:r>
        <w:rPr>
          <w:color w:val="000000"/>
          <w:sz w:val="27"/>
          <w:szCs w:val="27"/>
        </w:rPr>
        <w:t>a </w:t>
      </w:r>
      <w:hyperlink r:id="rId157" w:anchor="kinematic_motion_representation_arm.link_or_shape_representation" w:history="1">
        <w:r>
          <w:rPr>
            <w:rStyle w:val="Hyperlink"/>
            <w:b/>
            <w:bCs/>
            <w:sz w:val="27"/>
            <w:szCs w:val="27"/>
          </w:rPr>
          <w:t>link_or_shape_representation</w:t>
        </w:r>
      </w:hyperlink>
      <w:r>
        <w:rPr>
          <w:color w:val="000000"/>
          <w:sz w:val="27"/>
          <w:szCs w:val="27"/>
        </w:rPr>
        <w:t> which specifies a motion.</w:t>
      </w:r>
    </w:p>
    <w:p w:rsidR="00D1703F" w:rsidRDefault="00D1703F" w:rsidP="00D1703F">
      <w:pPr>
        <w:pStyle w:val="expressdescription"/>
        <w:rPr>
          <w:color w:val="000000"/>
          <w:sz w:val="27"/>
          <w:szCs w:val="27"/>
        </w:rPr>
      </w:pPr>
      <w:r>
        <w:rPr>
          <w:b/>
          <w:bCs/>
          <w:color w:val="000000"/>
          <w:sz w:val="27"/>
          <w:szCs w:val="27"/>
        </w:rPr>
        <w:t>rep_2: </w:t>
      </w:r>
      <w:r>
        <w:rPr>
          <w:color w:val="000000"/>
          <w:sz w:val="27"/>
          <w:szCs w:val="27"/>
        </w:rPr>
        <w:t>a </w:t>
      </w:r>
      <w:hyperlink r:id="rId158" w:anchor="kinematic_motion_representation_arm.link_motion_representation_along_path" w:history="1">
        <w:r>
          <w:rPr>
            <w:rStyle w:val="Hyperlink"/>
            <w:b/>
            <w:bCs/>
            <w:sz w:val="27"/>
            <w:szCs w:val="27"/>
          </w:rPr>
          <w:t>Link_motion_representation_along_path</w:t>
        </w:r>
      </w:hyperlink>
      <w:r>
        <w:rPr>
          <w:color w:val="000000"/>
          <w:sz w:val="27"/>
          <w:szCs w:val="27"/>
        </w:rPr>
        <w:t> that is to be moved.</w:t>
      </w:r>
    </w:p>
    <w:p w:rsidR="00D1703F" w:rsidRDefault="00D1703F" w:rsidP="00D1703F">
      <w:pPr>
        <w:pStyle w:val="expressdescription"/>
        <w:rPr>
          <w:color w:val="000000"/>
          <w:sz w:val="27"/>
          <w:szCs w:val="27"/>
        </w:rPr>
      </w:pPr>
      <w:r>
        <w:rPr>
          <w:b/>
          <w:bCs/>
          <w:color w:val="000000"/>
          <w:sz w:val="27"/>
          <w:szCs w:val="27"/>
        </w:rPr>
        <w:t>transformation_operator: </w:t>
      </w:r>
      <w:r>
        <w:rPr>
          <w:color w:val="000000"/>
          <w:sz w:val="27"/>
          <w:szCs w:val="27"/>
        </w:rPr>
        <w:t>the </w:t>
      </w:r>
      <w:hyperlink r:id="rId159" w:anchor="kinematic_motion_representation_arm.link_motion_transformation" w:history="1">
        <w:r>
          <w:rPr>
            <w:rStyle w:val="Hyperlink"/>
            <w:b/>
            <w:bCs/>
            <w:sz w:val="27"/>
            <w:szCs w:val="27"/>
          </w:rPr>
          <w:t>Link_motion_transformation</w:t>
        </w:r>
      </w:hyperlink>
      <w:r>
        <w:rPr>
          <w:color w:val="000000"/>
          <w:sz w:val="27"/>
          <w:szCs w:val="27"/>
        </w:rPr>
        <w:t> that relates the </w:t>
      </w:r>
      <w:hyperlink r:id="rId160" w:anchor="foundation_representation_arm.representation.context_of_items" w:history="1">
        <w:r>
          <w:rPr>
            <w:rStyle w:val="Hyperlink"/>
            <w:b/>
            <w:bCs/>
            <w:sz w:val="27"/>
            <w:szCs w:val="27"/>
          </w:rPr>
          <w:t>context_of_items</w:t>
        </w:r>
      </w:hyperlink>
      <w:r>
        <w:rPr>
          <w:color w:val="000000"/>
          <w:sz w:val="27"/>
          <w:szCs w:val="27"/>
        </w:rPr>
        <w:t> of the related </w:t>
      </w:r>
      <w:hyperlink r:id="rId161" w:anchor="kinematic_motion_representation_arm.link_or_shape_representation" w:history="1">
        <w:r>
          <w:rPr>
            <w:rStyle w:val="Hyperlink"/>
            <w:b/>
            <w:bCs/>
            <w:sz w:val="27"/>
            <w:szCs w:val="27"/>
          </w:rPr>
          <w:t>link_or_shape_representation</w:t>
        </w:r>
      </w:hyperlink>
      <w:r>
        <w:rPr>
          <w:color w:val="000000"/>
          <w:sz w:val="27"/>
          <w:szCs w:val="27"/>
        </w:rPr>
        <w:t> and</w:t>
      </w:r>
      <w:hyperlink r:id="rId162" w:anchor="kinematic_motion_representation_arm.link_motion_representation_along_path" w:history="1">
        <w:r>
          <w:rPr>
            <w:rStyle w:val="Hyperlink"/>
            <w:b/>
            <w:bCs/>
            <w:sz w:val="27"/>
            <w:szCs w:val="27"/>
          </w:rPr>
          <w:t>Link_motion_representation_along_path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The first item of the </w:t>
      </w:r>
      <w:hyperlink r:id="rId163" w:anchor="kinematic_motion_representation_arm.link_motion_relationship.transformation_operator" w:history="1">
        <w:r>
          <w:rPr>
            <w:rStyle w:val="Hyperlink"/>
            <w:b/>
            <w:bCs/>
            <w:sz w:val="27"/>
            <w:szCs w:val="27"/>
          </w:rPr>
          <w:t>transformation_operator</w:t>
        </w:r>
      </w:hyperlink>
      <w:r>
        <w:rPr>
          <w:color w:val="000000"/>
          <w:sz w:val="27"/>
          <w:szCs w:val="27"/>
        </w:rPr>
        <w:t> shall be a member of the items of </w:t>
      </w:r>
      <w:hyperlink r:id="rId164" w:anchor="kinematic_motion_representation_arm.link_motion_relationship.rep_1" w:history="1">
        <w:r>
          <w:rPr>
            <w:rStyle w:val="Hyperlink"/>
            <w:b/>
            <w:bCs/>
            <w:sz w:val="27"/>
            <w:szCs w:val="27"/>
          </w:rPr>
          <w:t>rep_1</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WR2: </w:t>
      </w:r>
      <w:r>
        <w:rPr>
          <w:color w:val="000000"/>
          <w:sz w:val="27"/>
          <w:szCs w:val="27"/>
        </w:rPr>
        <w:t>The second item of the </w:t>
      </w:r>
      <w:hyperlink r:id="rId165" w:anchor="kinematic_motion_representation_arm.link_motion_relationship.transformation_operator" w:history="1">
        <w:r>
          <w:rPr>
            <w:rStyle w:val="Hyperlink"/>
            <w:b/>
            <w:bCs/>
            <w:sz w:val="27"/>
            <w:szCs w:val="27"/>
          </w:rPr>
          <w:t>transformation_operator</w:t>
        </w:r>
      </w:hyperlink>
      <w:r>
        <w:rPr>
          <w:color w:val="000000"/>
          <w:sz w:val="27"/>
          <w:szCs w:val="27"/>
        </w:rPr>
        <w:t> shall be a member of the items of </w:t>
      </w:r>
      <w:hyperlink r:id="rId166" w:anchor="kinematic_motion_representation_arm.link_motion_relationship.rep_2" w:history="1">
        <w:r>
          <w:rPr>
            <w:rStyle w:val="Hyperlink"/>
            <w:b/>
            <w:bCs/>
            <w:sz w:val="27"/>
            <w:szCs w:val="27"/>
          </w:rPr>
          <w:t>rep_2</w:t>
        </w:r>
      </w:hyperlink>
      <w:r>
        <w:rPr>
          <w:color w:val="000000"/>
          <w:sz w:val="27"/>
          <w:szCs w:val="27"/>
        </w:rPr>
        <w:t>.</w:t>
      </w:r>
    </w:p>
    <w:p w:rsidR="00D1703F" w:rsidRDefault="00D1703F" w:rsidP="00D1703F">
      <w:pPr>
        <w:pStyle w:val="Heading2"/>
        <w:rPr>
          <w:color w:val="000000"/>
        </w:rPr>
      </w:pPr>
      <w:r>
        <w:rPr>
          <w:color w:val="000000"/>
        </w:rPr>
        <w:t>4.3.16 Link_motion_representation_along_path   </w:t>
      </w:r>
      <w:r>
        <w:rPr>
          <w:noProof/>
          <w:color w:val="0000FF"/>
          <w:lang w:eastAsia="en-GB"/>
        </w:rPr>
        <w:drawing>
          <wp:inline distT="0" distB="0" distL="0" distR="0">
            <wp:extent cx="180975" cy="209550"/>
            <wp:effectExtent l="0" t="0" r="9525" b="0"/>
            <wp:docPr id="20" name="Picture 20"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9" name="Picture 19" descr="Mapping table">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pping table">
                      <a:hlinkClick r:id="rId16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lastRenderedPageBreak/>
        <w:t>A </w:t>
      </w:r>
      <w:r>
        <w:rPr>
          <w:b/>
          <w:bCs/>
          <w:color w:val="000000"/>
          <w:sz w:val="27"/>
          <w:szCs w:val="27"/>
        </w:rPr>
        <w:t>Link_motion_representation_along_path</w:t>
      </w:r>
      <w:r>
        <w:rPr>
          <w:color w:val="000000"/>
          <w:sz w:val="27"/>
          <w:szCs w:val="27"/>
        </w:rPr>
        <w:t> is a type of </w:t>
      </w:r>
      <w:hyperlink r:id="rId168" w:anchor="foundation_representation_arm.representation" w:history="1">
        <w:r>
          <w:rPr>
            <w:rStyle w:val="Hyperlink"/>
            <w:b/>
            <w:bCs/>
            <w:sz w:val="27"/>
            <w:szCs w:val="27"/>
          </w:rPr>
          <w:t>Representation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Link_motion_representation_along_path</w:t>
      </w:r>
      <w:r>
        <w:rPr>
          <w:rFonts w:ascii="Courier New" w:hAnsi="Courier New" w:cs="Courier New"/>
          <w:color w:val="000000"/>
          <w:sz w:val="20"/>
          <w:szCs w:val="20"/>
        </w:rPr>
        <w:br/>
      </w:r>
      <w:r>
        <w:rPr>
          <w:rStyle w:val="HTMLCode"/>
          <w:color w:val="000000"/>
        </w:rPr>
        <w:t>  SUBTYPE OF (</w:t>
      </w:r>
      <w:hyperlink r:id="rId169"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70"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171"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172"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173"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that shall be of type </w:t>
      </w:r>
      <w:hyperlink r:id="rId174" w:anchor="kinematic_motion_representation_arm.kinematic_path" w:history="1">
        <w:r>
          <w:rPr>
            <w:rStyle w:val="Hyperlink"/>
            <w:b/>
            <w:bCs/>
            <w:sz w:val="27"/>
            <w:szCs w:val="27"/>
          </w:rPr>
          <w:t>Kinematic_path</w:t>
        </w:r>
      </w:hyperlink>
      <w:r>
        <w:rPr>
          <w:color w:val="000000"/>
          <w:sz w:val="27"/>
          <w:szCs w:val="27"/>
        </w:rPr>
        <w:t>. There shall exist at least one </w:t>
      </w:r>
      <w:hyperlink r:id="rId175" w:anchor="kinematic_motion_representation_arm.kinematic_path" w:history="1">
        <w:r>
          <w:rPr>
            <w:rStyle w:val="Hyperlink"/>
            <w:b/>
            <w:bCs/>
            <w:sz w:val="27"/>
            <w:szCs w:val="27"/>
          </w:rPr>
          <w:t>Kinematic_path</w:t>
        </w:r>
      </w:hyperlink>
      <w:r>
        <w:rPr>
          <w:color w:val="000000"/>
          <w:sz w:val="27"/>
          <w:szCs w:val="27"/>
        </w:rPr>
        <w:t> for the </w:t>
      </w:r>
      <w:r>
        <w:rPr>
          <w:b/>
          <w:bCs/>
          <w:color w:val="000000"/>
          <w:sz w:val="27"/>
          <w:szCs w:val="27"/>
        </w:rPr>
        <w:t>Link_motion_representation_along_path</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a </w:t>
      </w:r>
      <w:hyperlink r:id="rId176" w:anchor="kinematic_motion_representation_arm.geometric_representation_context_with_parameter" w:history="1">
        <w:r>
          <w:rPr>
            <w:rStyle w:val="Hyperlink"/>
            <w:b/>
            <w:bCs/>
            <w:sz w:val="27"/>
            <w:szCs w:val="27"/>
          </w:rPr>
          <w:t>Geometric_representation_context_with_parameter</w:t>
        </w:r>
      </w:hyperlink>
      <w:r>
        <w:rPr>
          <w:color w:val="000000"/>
          <w:sz w:val="27"/>
          <w:szCs w:val="27"/>
        </w:rPr>
        <w:t> in which the items are related to form a representation of some concept.</w:t>
      </w:r>
    </w:p>
    <w:p w:rsidR="00D1703F" w:rsidRDefault="00D1703F" w:rsidP="00D1703F">
      <w:pPr>
        <w:pStyle w:val="Heading2"/>
        <w:rPr>
          <w:color w:val="000000"/>
        </w:rPr>
      </w:pPr>
      <w:r>
        <w:rPr>
          <w:color w:val="000000"/>
        </w:rPr>
        <w:t>4.3.17 Link_motion_transformation   </w:t>
      </w:r>
      <w:r>
        <w:rPr>
          <w:noProof/>
          <w:color w:val="0000FF"/>
          <w:lang w:eastAsia="en-GB"/>
        </w:rPr>
        <w:drawing>
          <wp:inline distT="0" distB="0" distL="0" distR="0">
            <wp:extent cx="180975" cy="209550"/>
            <wp:effectExtent l="0" t="0" r="9525" b="0"/>
            <wp:docPr id="18" name="Picture 1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7" name="Picture 17" descr="Mapping table">
              <a:hlinkClick xmlns:a="http://schemas.openxmlformats.org/drawingml/2006/main" r:id="rId1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pping table">
                      <a:hlinkClick r:id="rId17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Link_motion_transformation</w:t>
      </w:r>
      <w:r>
        <w:rPr>
          <w:color w:val="000000"/>
          <w:sz w:val="27"/>
          <w:szCs w:val="27"/>
        </w:rPr>
        <w:t> is a specification of the transformation, that transforms a </w:t>
      </w:r>
      <w:hyperlink r:id="rId178" w:anchor="kinematic_structure_arm.rigid_placement" w:history="1">
        <w:r>
          <w:rPr>
            <w:rStyle w:val="Hyperlink"/>
            <w:b/>
            <w:bCs/>
            <w:sz w:val="27"/>
            <w:szCs w:val="27"/>
          </w:rPr>
          <w:t>rigid_placement</w:t>
        </w:r>
      </w:hyperlink>
      <w:r>
        <w:rPr>
          <w:color w:val="000000"/>
          <w:sz w:val="27"/>
          <w:szCs w:val="27"/>
        </w:rPr>
        <w:t> of a </w:t>
      </w:r>
      <w:hyperlink r:id="rId179" w:anchor="kinematic_structure_arm.kinematic_link_representation" w:history="1">
        <w:r>
          <w:rPr>
            <w:rStyle w:val="Hyperlink"/>
            <w:b/>
            <w:bCs/>
            <w:sz w:val="27"/>
            <w:szCs w:val="27"/>
          </w:rPr>
          <w:t>Kinematic_link_representation</w:t>
        </w:r>
      </w:hyperlink>
      <w:r>
        <w:rPr>
          <w:color w:val="000000"/>
          <w:sz w:val="27"/>
          <w:szCs w:val="27"/>
        </w:rPr>
        <w:t> along a</w:t>
      </w:r>
      <w:ins w:id="19" w:author="Sapp (US), Brandon" w:date="2019-03-20T15:02:00Z">
        <w:r w:rsidR="00A80F84">
          <w:rPr>
            <w:color w:val="000000"/>
            <w:sz w:val="27"/>
            <w:szCs w:val="27"/>
          </w:rPr>
          <w:t xml:space="preserve"> </w:t>
        </w:r>
      </w:ins>
      <w:hyperlink r:id="rId180" w:anchor="kinematic_motion_representation_arm.kinematic_path" w:history="1">
        <w:r>
          <w:rPr>
            <w:rStyle w:val="Hyperlink"/>
            <w:b/>
            <w:bCs/>
            <w:sz w:val="27"/>
            <w:szCs w:val="27"/>
          </w:rPr>
          <w:t>Kinematic_path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Link_motion_transformation;</w:t>
      </w:r>
      <w:r>
        <w:rPr>
          <w:rFonts w:ascii="Courier New" w:hAnsi="Courier New" w:cs="Courier New"/>
          <w:color w:val="000000"/>
          <w:sz w:val="20"/>
          <w:szCs w:val="20"/>
        </w:rPr>
        <w:br/>
      </w:r>
      <w:r>
        <w:rPr>
          <w:rStyle w:val="HTMLCode"/>
          <w:color w:val="000000"/>
        </w:rPr>
        <w:t>  transform_item_1 : </w:t>
      </w:r>
      <w:hyperlink r:id="rId181" w:anchor="kinematic_structure_arm.rigid_placement" w:history="1">
        <w:r>
          <w:rPr>
            <w:rStyle w:val="Hyperlink"/>
            <w:rFonts w:ascii="Courier New" w:hAnsi="Courier New" w:cs="Courier New"/>
            <w:sz w:val="20"/>
            <w:szCs w:val="20"/>
          </w:rPr>
          <w:t>rigid_placement</w:t>
        </w:r>
      </w:hyperlink>
      <w:r>
        <w:rPr>
          <w:rStyle w:val="HTMLCode"/>
          <w:color w:val="000000"/>
        </w:rPr>
        <w:t>;</w:t>
      </w:r>
      <w:r>
        <w:rPr>
          <w:rFonts w:ascii="Courier New" w:hAnsi="Courier New" w:cs="Courier New"/>
          <w:color w:val="000000"/>
          <w:sz w:val="20"/>
          <w:szCs w:val="20"/>
        </w:rPr>
        <w:br/>
      </w:r>
      <w:r>
        <w:rPr>
          <w:rStyle w:val="HTMLCode"/>
          <w:color w:val="000000"/>
        </w:rPr>
        <w:t>  transform_item_2 : </w:t>
      </w:r>
      <w:hyperlink r:id="rId182"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transform_item_1: </w:t>
      </w:r>
      <w:r>
        <w:rPr>
          <w:color w:val="000000"/>
          <w:sz w:val="27"/>
          <w:szCs w:val="27"/>
        </w:rPr>
        <w:t>specifies the </w:t>
      </w:r>
      <w:hyperlink r:id="rId183" w:anchor="kinematic_structure_arm.rigid_placement" w:history="1">
        <w:r>
          <w:rPr>
            <w:rStyle w:val="Hyperlink"/>
            <w:b/>
            <w:bCs/>
            <w:sz w:val="27"/>
            <w:szCs w:val="27"/>
          </w:rPr>
          <w:t>rigid_placement</w:t>
        </w:r>
      </w:hyperlink>
      <w:r>
        <w:rPr>
          <w:color w:val="000000"/>
          <w:sz w:val="27"/>
          <w:szCs w:val="27"/>
        </w:rPr>
        <w:t> for the </w:t>
      </w:r>
      <w:r>
        <w:rPr>
          <w:b/>
          <w:bCs/>
          <w:color w:val="000000"/>
          <w:sz w:val="27"/>
          <w:szCs w:val="27"/>
        </w:rPr>
        <w:t>Link_motion_transformation</w:t>
      </w:r>
      <w:r>
        <w:rPr>
          <w:color w:val="000000"/>
          <w:sz w:val="27"/>
          <w:szCs w:val="27"/>
        </w:rPr>
        <w:t>.</w:t>
      </w:r>
    </w:p>
    <w:p w:rsidR="00D1703F" w:rsidRDefault="00D1703F" w:rsidP="00D1703F">
      <w:pPr>
        <w:pStyle w:val="expressdescription"/>
        <w:rPr>
          <w:color w:val="000000"/>
          <w:sz w:val="27"/>
          <w:szCs w:val="27"/>
        </w:rPr>
      </w:pPr>
      <w:bookmarkStart w:id="20" w:name="kinematic_motion_representation_arm.link"/>
      <w:r>
        <w:rPr>
          <w:b/>
          <w:bCs/>
          <w:color w:val="000000"/>
          <w:sz w:val="27"/>
          <w:szCs w:val="27"/>
        </w:rPr>
        <w:lastRenderedPageBreak/>
        <w:t>transform_item_2: </w:t>
      </w:r>
      <w:bookmarkEnd w:id="20"/>
      <w:r>
        <w:rPr>
          <w:color w:val="000000"/>
          <w:sz w:val="27"/>
          <w:szCs w:val="27"/>
        </w:rPr>
        <w:t>specifies the </w:t>
      </w:r>
      <w:hyperlink r:id="rId184" w:anchor="kinematic_motion_representation_arm.kinematic_path" w:history="1">
        <w:r>
          <w:rPr>
            <w:rStyle w:val="Hyperlink"/>
            <w:b/>
            <w:bCs/>
            <w:sz w:val="27"/>
            <w:szCs w:val="27"/>
          </w:rPr>
          <w:t>Kinematic_path</w:t>
        </w:r>
      </w:hyperlink>
      <w:r>
        <w:rPr>
          <w:color w:val="000000"/>
          <w:sz w:val="27"/>
          <w:szCs w:val="27"/>
        </w:rPr>
        <w:t> for the </w:t>
      </w:r>
      <w:r>
        <w:rPr>
          <w:b/>
          <w:bCs/>
          <w:color w:val="000000"/>
          <w:sz w:val="27"/>
          <w:szCs w:val="27"/>
        </w:rPr>
        <w:t>Link_motion_transformation</w:t>
      </w:r>
      <w:r>
        <w:rPr>
          <w:color w:val="000000"/>
          <w:sz w:val="27"/>
          <w:szCs w:val="27"/>
        </w:rPr>
        <w:t>.</w:t>
      </w:r>
    </w:p>
    <w:p w:rsidR="00D1703F" w:rsidRDefault="00D1703F" w:rsidP="00D1703F">
      <w:pPr>
        <w:pStyle w:val="Heading2"/>
        <w:rPr>
          <w:color w:val="000000"/>
        </w:rPr>
      </w:pPr>
      <w:r>
        <w:rPr>
          <w:color w:val="000000"/>
        </w:rPr>
        <w:t>4.3.18 Path_node   </w:t>
      </w:r>
      <w:r>
        <w:rPr>
          <w:noProof/>
          <w:color w:val="0000FF"/>
          <w:lang w:eastAsia="en-GB"/>
        </w:rPr>
        <w:drawing>
          <wp:inline distT="0" distB="0" distL="0" distR="0">
            <wp:extent cx="180975" cy="209550"/>
            <wp:effectExtent l="0" t="0" r="9525" b="0"/>
            <wp:docPr id="16" name="Picture 16"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5" name="Picture 15" descr="Mapping table">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pping table">
                      <a:hlinkClick r:id="rId18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Path_node</w:t>
      </w:r>
      <w:r>
        <w:rPr>
          <w:color w:val="000000"/>
          <w:sz w:val="27"/>
          <w:szCs w:val="27"/>
        </w:rPr>
        <w:t> is a type of </w:t>
      </w:r>
      <w:hyperlink r:id="rId186" w:anchor="kinematic_motion_representation_arm.kinematic_path_segment" w:history="1">
        <w:r>
          <w:rPr>
            <w:rStyle w:val="Hyperlink"/>
            <w:b/>
            <w:bCs/>
            <w:sz w:val="27"/>
            <w:szCs w:val="27"/>
          </w:rPr>
          <w:t>Kinematic_path_segment</w:t>
        </w:r>
      </w:hyperlink>
      <w:r>
        <w:rPr>
          <w:color w:val="000000"/>
          <w:sz w:val="27"/>
          <w:szCs w:val="27"/>
        </w:rPr>
        <w:t> that is a constituent of a path definition. It consists of a linear transformation and its associated motion parameter. Each </w:t>
      </w:r>
      <w:r>
        <w:rPr>
          <w:b/>
          <w:bCs/>
          <w:color w:val="000000"/>
          <w:sz w:val="27"/>
          <w:szCs w:val="27"/>
        </w:rPr>
        <w:t>Path_node</w:t>
      </w:r>
      <w:r>
        <w:rPr>
          <w:color w:val="000000"/>
          <w:sz w:val="27"/>
          <w:szCs w:val="27"/>
        </w:rPr>
        <w:t> is either a </w:t>
      </w:r>
      <w:hyperlink r:id="rId187" w:anchor="kinematic_motion_representation_arm.point_to_point_path" w:history="1">
        <w:r>
          <w:rPr>
            <w:rStyle w:val="Hyperlink"/>
            <w:b/>
            <w:bCs/>
            <w:sz w:val="27"/>
            <w:szCs w:val="27"/>
          </w:rPr>
          <w:t>Point_to_point_path</w:t>
        </w:r>
      </w:hyperlink>
      <w:r>
        <w:rPr>
          <w:color w:val="000000"/>
          <w:sz w:val="27"/>
          <w:szCs w:val="27"/>
        </w:rPr>
        <w:t>, a </w:t>
      </w:r>
      <w:hyperlink r:id="rId188" w:anchor="kinematic_motion_representation_arm.circular_path" w:history="1">
        <w:r>
          <w:rPr>
            <w:rStyle w:val="Hyperlink"/>
            <w:b/>
            <w:bCs/>
            <w:sz w:val="27"/>
            <w:szCs w:val="27"/>
          </w:rPr>
          <w:t>Circular_path</w:t>
        </w:r>
      </w:hyperlink>
      <w:r>
        <w:rPr>
          <w:color w:val="000000"/>
          <w:sz w:val="27"/>
          <w:szCs w:val="27"/>
        </w:rPr>
        <w:t>, a </w:t>
      </w:r>
      <w:hyperlink r:id="rId189" w:anchor="kinematic_motion_representation_arm.linear_path" w:history="1">
        <w:r>
          <w:rPr>
            <w:rStyle w:val="Hyperlink"/>
            <w:b/>
            <w:bCs/>
            <w:sz w:val="27"/>
            <w:szCs w:val="27"/>
          </w:rPr>
          <w:t>Linear_path</w:t>
        </w:r>
      </w:hyperlink>
      <w:r>
        <w:rPr>
          <w:color w:val="000000"/>
          <w:sz w:val="27"/>
          <w:szCs w:val="27"/>
        </w:rPr>
        <w:t>, or a </w:t>
      </w:r>
      <w:hyperlink r:id="rId190" w:anchor="kinematic_motion_representation_arm.curve_based_path" w:history="1">
        <w:r>
          <w:rPr>
            <w:rStyle w:val="Hyperlink"/>
            <w:b/>
            <w:bCs/>
            <w:sz w:val="27"/>
            <w:szCs w:val="27"/>
          </w:rPr>
          <w:t>Curve_based_path</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Path_node</w:t>
      </w:r>
      <w:r>
        <w:rPr>
          <w:rFonts w:ascii="Courier New" w:hAnsi="Courier New" w:cs="Courier New"/>
          <w:color w:val="000000"/>
          <w:sz w:val="20"/>
          <w:szCs w:val="20"/>
        </w:rPr>
        <w:br/>
      </w:r>
      <w:r>
        <w:rPr>
          <w:rStyle w:val="HTMLCode"/>
          <w:color w:val="000000"/>
        </w:rPr>
        <w:t>  ABSTRACT SUPERTYPE OF (ONEOF (</w:t>
      </w:r>
      <w:hyperlink r:id="rId191" w:anchor="kinematic_motion_representation_arm.point_to_point_path" w:history="1">
        <w:r>
          <w:rPr>
            <w:rStyle w:val="Hyperlink"/>
            <w:rFonts w:ascii="Courier New" w:hAnsi="Courier New" w:cs="Courier New"/>
            <w:sz w:val="20"/>
            <w:szCs w:val="20"/>
          </w:rPr>
          <w:t>Point_to_point_path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2" w:anchor="kinematic_motion_representation_arm.circular_path" w:history="1">
        <w:r>
          <w:rPr>
            <w:rStyle w:val="Hyperlink"/>
            <w:rFonts w:ascii="Courier New" w:hAnsi="Courier New" w:cs="Courier New"/>
            <w:sz w:val="20"/>
            <w:szCs w:val="20"/>
          </w:rPr>
          <w:t>Circular_path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3" w:anchor="kinematic_motion_representation_arm.linear_path" w:history="1">
        <w:r>
          <w:rPr>
            <w:rStyle w:val="Hyperlink"/>
            <w:rFonts w:ascii="Courier New" w:hAnsi="Courier New" w:cs="Courier New"/>
            <w:sz w:val="20"/>
            <w:szCs w:val="20"/>
          </w:rPr>
          <w:t>Linear_path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194" w:anchor="kinematic_motion_representation_arm.curve_based_path" w:history="1">
        <w:r>
          <w:rPr>
            <w:rStyle w:val="Hyperlink"/>
            <w:rFonts w:ascii="Courier New" w:hAnsi="Courier New" w:cs="Courier New"/>
            <w:sz w:val="20"/>
            <w:szCs w:val="20"/>
          </w:rPr>
          <w:t>Curve_based_path</w:t>
        </w:r>
      </w:hyperlink>
      <w:r>
        <w:rPr>
          <w:rStyle w:val="HTMLCode"/>
          <w:color w:val="000000"/>
        </w:rPr>
        <w:t>))</w:t>
      </w:r>
      <w:r>
        <w:rPr>
          <w:rFonts w:ascii="Courier New" w:hAnsi="Courier New" w:cs="Courier New"/>
          <w:color w:val="000000"/>
          <w:sz w:val="20"/>
          <w:szCs w:val="20"/>
        </w:rPr>
        <w:br/>
      </w:r>
      <w:r>
        <w:rPr>
          <w:rStyle w:val="HTMLCode"/>
          <w:color w:val="000000"/>
        </w:rPr>
        <w:t>  SUBTYPE OF (</w:t>
      </w:r>
      <w:hyperlink r:id="rId195"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w:t>
      </w:r>
      <w:r>
        <w:rPr>
          <w:rFonts w:ascii="Courier New" w:hAnsi="Courier New" w:cs="Courier New"/>
          <w:color w:val="000000"/>
          <w:sz w:val="20"/>
          <w:szCs w:val="20"/>
        </w:rPr>
        <w:br/>
      </w:r>
      <w:r>
        <w:rPr>
          <w:rStyle w:val="HTMLCode"/>
          <w:color w:val="000000"/>
        </w:rPr>
        <w:t>  placement_end : </w:t>
      </w:r>
      <w:hyperlink r:id="rId196"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placement_end: </w:t>
      </w:r>
      <w:r>
        <w:rPr>
          <w:color w:val="000000"/>
          <w:sz w:val="27"/>
          <w:szCs w:val="27"/>
        </w:rPr>
        <w:t>a linear transformation that specifies a local frame on a path.</w:t>
      </w:r>
    </w:p>
    <w:p w:rsidR="00D1703F" w:rsidRDefault="00D1703F" w:rsidP="00D1703F">
      <w:pPr>
        <w:pStyle w:val="Heading2"/>
        <w:rPr>
          <w:color w:val="000000"/>
        </w:rPr>
      </w:pPr>
      <w:r>
        <w:rPr>
          <w:color w:val="000000"/>
        </w:rPr>
        <w:t>4.3.19 Path_parameter_representation   </w:t>
      </w:r>
      <w:r>
        <w:rPr>
          <w:noProof/>
          <w:color w:val="0000FF"/>
          <w:lang w:eastAsia="en-GB"/>
        </w:rPr>
        <w:drawing>
          <wp:inline distT="0" distB="0" distL="0" distR="0">
            <wp:extent cx="180975" cy="209550"/>
            <wp:effectExtent l="0" t="0" r="9525" b="0"/>
            <wp:docPr id="14" name="Picture 1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3" name="Picture 13" descr="Mapping table">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pping table">
                      <a:hlinkClick r:id="rId19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Path_parameter_representation</w:t>
      </w:r>
      <w:r>
        <w:rPr>
          <w:color w:val="000000"/>
          <w:sz w:val="27"/>
          <w:szCs w:val="27"/>
        </w:rPr>
        <w:t> is a type of </w:t>
      </w:r>
      <w:hyperlink r:id="rId198" w:anchor="parametric_representation_arm.definitional_representation" w:history="1">
        <w:r>
          <w:rPr>
            <w:rStyle w:val="Hyperlink"/>
            <w:b/>
            <w:bCs/>
            <w:sz w:val="27"/>
            <w:szCs w:val="27"/>
          </w:rPr>
          <w:t>Definitional_representation</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Path_parameter_representation</w:t>
      </w:r>
      <w:r>
        <w:rPr>
          <w:rFonts w:ascii="Courier New" w:hAnsi="Courier New" w:cs="Courier New"/>
          <w:color w:val="000000"/>
          <w:sz w:val="20"/>
          <w:szCs w:val="20"/>
        </w:rPr>
        <w:br/>
      </w:r>
      <w:r>
        <w:rPr>
          <w:rStyle w:val="HTMLCode"/>
          <w:color w:val="000000"/>
        </w:rPr>
        <w:t>  SUBTYPE OF (</w:t>
      </w:r>
      <w:hyperlink r:id="rId199" w:anchor="parametric_representation_arm.definitional_representation" w:history="1">
        <w:r>
          <w:rPr>
            <w:rStyle w:val="Hyperlink"/>
            <w:rFonts w:ascii="Courier New" w:hAnsi="Courier New" w:cs="Courier New"/>
            <w:sz w:val="20"/>
            <w:szCs w:val="20"/>
          </w:rPr>
          <w:t>Definitional_representation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0" w:anchor="foundation_representation_arm.representation" w:history="1">
        <w:r>
          <w:rPr>
            <w:rStyle w:val="Hyperlink"/>
            <w:rFonts w:ascii="Courier New" w:hAnsi="Courier New" w:cs="Courier New"/>
            <w:sz w:val="20"/>
            <w:szCs w:val="20"/>
          </w:rPr>
          <w:t>Representation</w:t>
        </w:r>
      </w:hyperlink>
      <w:r>
        <w:rPr>
          <w:rStyle w:val="HTMLCode"/>
          <w:color w:val="000000"/>
        </w:rPr>
        <w:t>.context_of_items : </w:t>
      </w:r>
      <w:hyperlink r:id="rId201" w:anchor="kinematic_motion_representation_arm.path_parameter_representation_context" w:history="1">
        <w:r>
          <w:rPr>
            <w:rStyle w:val="Hyperlink"/>
            <w:rFonts w:ascii="Courier New" w:hAnsi="Courier New" w:cs="Courier New"/>
            <w:sz w:val="20"/>
            <w:szCs w:val="20"/>
          </w:rPr>
          <w:t>Path_parameter_representation_context</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02" w:anchor="foundation_representation_arm.representation" w:history="1">
        <w:r>
          <w:rPr>
            <w:rStyle w:val="Hyperlink"/>
            <w:rFonts w:ascii="Courier New" w:hAnsi="Courier New" w:cs="Courier New"/>
            <w:sz w:val="20"/>
            <w:szCs w:val="20"/>
          </w:rPr>
          <w:t>Representation</w:t>
        </w:r>
      </w:hyperlink>
      <w:r>
        <w:rPr>
          <w:rStyle w:val="HTMLCode"/>
          <w:color w:val="000000"/>
        </w:rPr>
        <w:t>.items : SET[1:?] OF </w:t>
      </w:r>
      <w:hyperlink r:id="rId203" w:anchor="basic_geometry_arm.bounded_curve" w:history="1">
        <w:r>
          <w:rPr>
            <w:rStyle w:val="Hyperlink"/>
            <w:rFonts w:ascii="Courier New" w:hAnsi="Courier New" w:cs="Courier New"/>
            <w:sz w:val="20"/>
            <w:szCs w:val="20"/>
          </w:rPr>
          <w:t>Bounded_curve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SELF\Representation.context_of_items\Geometric_coordinate_space.dimension_count = 2;</w:t>
      </w:r>
      <w:r>
        <w:rPr>
          <w:rFonts w:ascii="Courier New" w:hAnsi="Courier New" w:cs="Courier New"/>
          <w:color w:val="000000"/>
          <w:sz w:val="20"/>
          <w:szCs w:val="20"/>
        </w:rPr>
        <w:br/>
      </w:r>
      <w:r>
        <w:rPr>
          <w:rStyle w:val="HTMLCode"/>
          <w:color w:val="000000"/>
        </w:rPr>
        <w:lastRenderedPageBreak/>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context_of_items: </w:t>
      </w:r>
      <w:r>
        <w:rPr>
          <w:color w:val="000000"/>
          <w:sz w:val="27"/>
          <w:szCs w:val="27"/>
        </w:rPr>
        <w:t>the </w:t>
      </w:r>
      <w:hyperlink r:id="rId204" w:anchor="kinematic_motion_representation_arm.path_parameter_representation_context" w:history="1">
        <w:r>
          <w:rPr>
            <w:rStyle w:val="Hyperlink"/>
            <w:b/>
            <w:bCs/>
            <w:sz w:val="27"/>
            <w:szCs w:val="27"/>
          </w:rPr>
          <w:t>Path_parameter_representation_context</w:t>
        </w:r>
      </w:hyperlink>
      <w:r>
        <w:rPr>
          <w:color w:val="000000"/>
          <w:sz w:val="27"/>
          <w:szCs w:val="27"/>
        </w:rPr>
        <w:t> that is a context of the </w:t>
      </w:r>
      <w:r>
        <w:rPr>
          <w:b/>
          <w:bCs/>
          <w:color w:val="000000"/>
          <w:sz w:val="27"/>
          <w:szCs w:val="27"/>
        </w:rPr>
        <w:t>Path_parameter_representation</w:t>
      </w:r>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items: </w:t>
      </w:r>
      <w:r>
        <w:rPr>
          <w:color w:val="000000"/>
          <w:sz w:val="27"/>
          <w:szCs w:val="27"/>
        </w:rPr>
        <w:t>an inherited attribute that shall be of type </w:t>
      </w:r>
      <w:hyperlink r:id="rId205" w:anchor="basic_geometry_arm.bounded_curve" w:history="1">
        <w:r>
          <w:rPr>
            <w:rStyle w:val="Hyperlink"/>
            <w:b/>
            <w:bCs/>
            <w:sz w:val="27"/>
            <w:szCs w:val="27"/>
          </w:rPr>
          <w:t>Bounded_curve</w:t>
        </w:r>
      </w:hyperlink>
      <w:r>
        <w:rPr>
          <w:color w:val="000000"/>
          <w:sz w:val="27"/>
          <w:szCs w:val="27"/>
        </w:rPr>
        <w:t>. There shall exist at least one </w:t>
      </w:r>
      <w:hyperlink r:id="rId206" w:anchor="basic_geometry_arm.bounded_curve" w:history="1">
        <w:r>
          <w:rPr>
            <w:rStyle w:val="Hyperlink"/>
            <w:b/>
            <w:bCs/>
            <w:sz w:val="27"/>
            <w:szCs w:val="27"/>
          </w:rPr>
          <w:t>Bounded_curve</w:t>
        </w:r>
      </w:hyperlink>
      <w:r>
        <w:rPr>
          <w:color w:val="000000"/>
          <w:sz w:val="27"/>
          <w:szCs w:val="27"/>
        </w:rPr>
        <w:t> for the </w:t>
      </w:r>
      <w:r>
        <w:rPr>
          <w:b/>
          <w:bCs/>
          <w:color w:val="000000"/>
          <w:sz w:val="27"/>
          <w:szCs w:val="27"/>
        </w:rPr>
        <w:t>Path_parameter_representation</w:t>
      </w:r>
      <w:r>
        <w:rPr>
          <w:color w:val="000000"/>
          <w:sz w:val="27"/>
          <w:szCs w:val="27"/>
        </w:rPr>
        <w:t>.</w:t>
      </w:r>
    </w:p>
    <w:p w:rsidR="00D1703F" w:rsidRDefault="00D1703F" w:rsidP="00D1703F">
      <w:pPr>
        <w:pStyle w:val="NormalWeb"/>
        <w:rPr>
          <w:color w:val="000000"/>
          <w:sz w:val="27"/>
          <w:szCs w:val="27"/>
        </w:rPr>
      </w:pPr>
      <w:r>
        <w:rPr>
          <w:color w:val="000000"/>
          <w:sz w:val="27"/>
          <w:szCs w:val="27"/>
          <w:u w:val="single"/>
        </w:rPr>
        <w:t>Formal propositions:</w:t>
      </w:r>
    </w:p>
    <w:p w:rsidR="00D1703F" w:rsidRDefault="00D1703F" w:rsidP="00D1703F">
      <w:pPr>
        <w:pStyle w:val="expressdescription"/>
        <w:rPr>
          <w:color w:val="000000"/>
          <w:sz w:val="27"/>
          <w:szCs w:val="27"/>
        </w:rPr>
      </w:pPr>
      <w:r>
        <w:rPr>
          <w:b/>
          <w:bCs/>
          <w:color w:val="000000"/>
          <w:sz w:val="27"/>
          <w:szCs w:val="27"/>
        </w:rPr>
        <w:t>WR1: </w:t>
      </w:r>
      <w:r>
        <w:rPr>
          <w:color w:val="000000"/>
          <w:sz w:val="27"/>
          <w:szCs w:val="27"/>
        </w:rPr>
        <w:t>A </w:t>
      </w:r>
      <w:r>
        <w:rPr>
          <w:b/>
          <w:bCs/>
          <w:color w:val="000000"/>
          <w:sz w:val="27"/>
          <w:szCs w:val="27"/>
        </w:rPr>
        <w:t>Path_parameter_representation</w:t>
      </w:r>
      <w:r>
        <w:rPr>
          <w:color w:val="000000"/>
          <w:sz w:val="27"/>
          <w:szCs w:val="27"/>
        </w:rPr>
        <w:t> shall only be used in a two dimensional context.</w:t>
      </w:r>
    </w:p>
    <w:p w:rsidR="00D1703F" w:rsidRDefault="00D1703F" w:rsidP="00D1703F">
      <w:pPr>
        <w:pStyle w:val="Heading2"/>
        <w:rPr>
          <w:color w:val="000000"/>
        </w:rPr>
      </w:pPr>
      <w:bookmarkStart w:id="21" w:name="kinematic_motion_representation_arm.path"/>
      <w:r>
        <w:rPr>
          <w:color w:val="000000"/>
        </w:rPr>
        <w:t>4.3.20 Path_parameter_representation_context</w:t>
      </w:r>
      <w:bookmarkEnd w:id="21"/>
      <w:r>
        <w:rPr>
          <w:color w:val="000000"/>
        </w:rPr>
        <w:t>   </w:t>
      </w:r>
      <w:r>
        <w:rPr>
          <w:noProof/>
          <w:color w:val="0000FF"/>
          <w:lang w:eastAsia="en-GB"/>
        </w:rPr>
        <w:drawing>
          <wp:inline distT="0" distB="0" distL="0" distR="0">
            <wp:extent cx="180975" cy="209550"/>
            <wp:effectExtent l="0" t="0" r="9525" b="0"/>
            <wp:docPr id="12" name="Picture 12"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1" name="Picture 11" descr="Mapping table">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pping table">
                      <a:hlinkClick r:id="rId20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Path_parameter_representation_context</w:t>
      </w:r>
      <w:r>
        <w:rPr>
          <w:color w:val="000000"/>
          <w:sz w:val="27"/>
          <w:szCs w:val="27"/>
        </w:rPr>
        <w:t> is a type of </w:t>
      </w:r>
      <w:hyperlink r:id="rId208" w:anchor="elemental_geometric_shape_arm.geometric_coordinate_space" w:history="1">
        <w:r>
          <w:rPr>
            <w:rStyle w:val="Hyperlink"/>
            <w:b/>
            <w:bCs/>
            <w:sz w:val="27"/>
            <w:szCs w:val="27"/>
          </w:rPr>
          <w:t>Geometric_coordinate_space</w:t>
        </w:r>
      </w:hyperlink>
      <w:r>
        <w:rPr>
          <w:color w:val="000000"/>
          <w:sz w:val="27"/>
          <w:szCs w:val="27"/>
        </w:rPr>
        <w:t> and a type of </w:t>
      </w:r>
      <w:hyperlink r:id="rId209" w:anchor="parametric_representation_arm.parametric_representation_context" w:history="1">
        <w:r>
          <w:rPr>
            <w:rStyle w:val="Hyperlink"/>
            <w:b/>
            <w:bCs/>
            <w:sz w:val="27"/>
            <w:szCs w:val="27"/>
          </w:rPr>
          <w:t>Parametric_representation_context</w:t>
        </w:r>
      </w:hyperlink>
      <w:r>
        <w:rPr>
          <w:color w:val="000000"/>
          <w:sz w:val="27"/>
          <w:szCs w:val="27"/>
        </w:rPr>
        <w:t>.</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Path_parameter_representation_context</w:t>
      </w:r>
      <w:r>
        <w:rPr>
          <w:rFonts w:ascii="Courier New" w:hAnsi="Courier New" w:cs="Courier New"/>
          <w:color w:val="000000"/>
          <w:sz w:val="20"/>
          <w:szCs w:val="20"/>
        </w:rPr>
        <w:br/>
      </w:r>
      <w:r>
        <w:rPr>
          <w:rStyle w:val="HTMLCode"/>
          <w:color w:val="000000"/>
        </w:rPr>
        <w:t>  SUBTYPE OF (</w:t>
      </w:r>
      <w:hyperlink r:id="rId210"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 </w:t>
      </w:r>
      <w:hyperlink r:id="rId211" w:anchor="parametric_representation_arm.parametric_representation_context" w:history="1">
        <w:r>
          <w:rPr>
            <w:rStyle w:val="Hyperlink"/>
            <w:rFonts w:ascii="Courier New" w:hAnsi="Courier New" w:cs="Courier New"/>
            <w:sz w:val="20"/>
            <w:szCs w:val="20"/>
          </w:rPr>
          <w:t>Parametric_representation_context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4.3.21 Point_to_point_path   </w:t>
      </w:r>
      <w:r>
        <w:rPr>
          <w:noProof/>
          <w:color w:val="0000FF"/>
          <w:lang w:eastAsia="en-GB"/>
        </w:rPr>
        <w:drawing>
          <wp:inline distT="0" distB="0" distL="0" distR="0">
            <wp:extent cx="180975" cy="209550"/>
            <wp:effectExtent l="0" t="0" r="9525" b="0"/>
            <wp:docPr id="10" name="Picture 10"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9" name="Picture 9" descr="Mapping table">
              <a:hlinkClick xmlns:a="http://schemas.openxmlformats.org/drawingml/2006/main" r:id="rId2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pping table">
                      <a:hlinkClick r:id="rId21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Point_to_point_path</w:t>
      </w:r>
      <w:r>
        <w:rPr>
          <w:color w:val="000000"/>
          <w:sz w:val="27"/>
          <w:szCs w:val="27"/>
        </w:rPr>
        <w:t> is a type of </w:t>
      </w:r>
      <w:hyperlink r:id="rId213" w:anchor="kinematic_motion_representation_arm.path_node" w:history="1">
        <w:r>
          <w:rPr>
            <w:rStyle w:val="Hyperlink"/>
            <w:b/>
            <w:bCs/>
            <w:sz w:val="27"/>
            <w:szCs w:val="27"/>
          </w:rPr>
          <w:t>Path_node</w:t>
        </w:r>
      </w:hyperlink>
      <w:r>
        <w:rPr>
          <w:color w:val="000000"/>
          <w:sz w:val="27"/>
          <w:szCs w:val="27"/>
        </w:rPr>
        <w:t>. A </w:t>
      </w:r>
      <w:r>
        <w:rPr>
          <w:b/>
          <w:bCs/>
          <w:color w:val="000000"/>
          <w:sz w:val="27"/>
          <w:szCs w:val="27"/>
        </w:rPr>
        <w:t>Point_to_point_path</w:t>
      </w:r>
      <w:r>
        <w:rPr>
          <w:color w:val="000000"/>
          <w:sz w:val="27"/>
          <w:szCs w:val="27"/>
        </w:rPr>
        <w:t> defines the frames which are to be traversed. It does not have a prescribed interpolation.</w:t>
      </w:r>
    </w:p>
    <w:p w:rsidR="00D1703F" w:rsidRDefault="00D1703F" w:rsidP="00D1703F">
      <w:pPr>
        <w:pStyle w:val="note"/>
        <w:rPr>
          <w:color w:val="000000"/>
          <w:sz w:val="27"/>
          <w:szCs w:val="27"/>
        </w:rPr>
      </w:pPr>
      <w:bookmarkStart w:id="22" w:name="note_"/>
      <w:r>
        <w:rPr>
          <w:color w:val="000000"/>
        </w:rPr>
        <w:t>NOTE </w:t>
      </w:r>
      <w:bookmarkEnd w:id="22"/>
      <w:r>
        <w:rPr>
          <w:color w:val="000000"/>
        </w:rPr>
        <w:t>   The interpolation is left to the software that uses the data.</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ENTITY Point_to_point_path</w:t>
      </w:r>
      <w:r>
        <w:rPr>
          <w:rFonts w:ascii="Courier New" w:hAnsi="Courier New" w:cs="Courier New"/>
          <w:color w:val="000000"/>
          <w:sz w:val="20"/>
          <w:szCs w:val="20"/>
        </w:rPr>
        <w:br/>
      </w:r>
      <w:r>
        <w:rPr>
          <w:rStyle w:val="HTMLCode"/>
          <w:color w:val="000000"/>
        </w:rPr>
        <w:t>  SUBTYPE OF (</w:t>
      </w:r>
      <w:hyperlink r:id="rId214" w:anchor="kinematic_motion_representation_arm.path_node" w:history="1">
        <w:r>
          <w:rPr>
            <w:rStyle w:val="Hyperlink"/>
            <w:rFonts w:ascii="Courier New" w:hAnsi="Courier New" w:cs="Courier New"/>
            <w:sz w:val="20"/>
            <w:szCs w:val="20"/>
          </w:rPr>
          <w:t>Path_node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SELF\</w:t>
      </w:r>
      <w:hyperlink r:id="rId215" w:anchor="kinematic_motion_representation_arm.kinematic_path_segment" w:history="1">
        <w:r>
          <w:rPr>
            <w:rStyle w:val="Hyperlink"/>
            <w:rFonts w:ascii="Courier New" w:hAnsi="Courier New" w:cs="Courier New"/>
            <w:sz w:val="20"/>
            <w:szCs w:val="20"/>
          </w:rPr>
          <w:t>Kinematic_path_segment</w:t>
        </w:r>
      </w:hyperlink>
      <w:r>
        <w:rPr>
          <w:rStyle w:val="HTMLCode"/>
          <w:color w:val="000000"/>
        </w:rPr>
        <w:t>.transition : </w:t>
      </w:r>
      <w:hyperlink r:id="rId216" w:anchor="basic_curve_arm.curve_transition_code" w:history="1">
        <w:r>
          <w:rPr>
            <w:rStyle w:val="Hyperlink"/>
            <w:rFonts w:ascii="Courier New" w:hAnsi="Courier New" w:cs="Courier New"/>
            <w:sz w:val="20"/>
            <w:szCs w:val="20"/>
          </w:rPr>
          <w:t>curve_transition_code</w:t>
        </w:r>
      </w:hyperlink>
      <w:r>
        <w:rPr>
          <w:rStyle w:val="HTMLCode"/>
          <w:color w:val="000000"/>
        </w:rPr>
        <w:t> := curve_transition_code.discontinuous;</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bookmarkStart w:id="23" w:name="kinematic_motion_representation_arm.poin"/>
      <w:r>
        <w:rPr>
          <w:b/>
          <w:bCs/>
          <w:color w:val="000000"/>
          <w:sz w:val="27"/>
          <w:szCs w:val="27"/>
        </w:rPr>
        <w:t>transition: </w:t>
      </w:r>
      <w:bookmarkEnd w:id="23"/>
      <w:r>
        <w:rPr>
          <w:color w:val="000000"/>
          <w:sz w:val="27"/>
          <w:szCs w:val="27"/>
        </w:rPr>
        <w:t>an inherited attribute that shall be of type </w:t>
      </w:r>
      <w:hyperlink r:id="rId217" w:anchor="basic_curve_arm.curve_transition_code" w:history="1">
        <w:r>
          <w:rPr>
            <w:rStyle w:val="Hyperlink"/>
            <w:b/>
            <w:bCs/>
            <w:sz w:val="27"/>
            <w:szCs w:val="27"/>
          </w:rPr>
          <w:t>curve_transition_code</w:t>
        </w:r>
      </w:hyperlink>
      <w:r>
        <w:rPr>
          <w:color w:val="000000"/>
          <w:sz w:val="27"/>
          <w:szCs w:val="27"/>
        </w:rPr>
        <w:t> which value is </w:t>
      </w:r>
      <w:hyperlink r:id="rId218" w:anchor="basic_curve_arm.curve_transition_code.discontinuous" w:history="1">
        <w:r>
          <w:rPr>
            <w:rStyle w:val="Hyperlink"/>
            <w:b/>
            <w:bCs/>
            <w:sz w:val="27"/>
            <w:szCs w:val="27"/>
          </w:rPr>
          <w:t>discontinuous</w:t>
        </w:r>
      </w:hyperlink>
      <w:r>
        <w:rPr>
          <w:color w:val="000000"/>
          <w:sz w:val="27"/>
          <w:szCs w:val="27"/>
        </w:rPr>
        <w:t>.</w:t>
      </w:r>
    </w:p>
    <w:p w:rsidR="00D1703F" w:rsidRDefault="00D1703F" w:rsidP="00D1703F">
      <w:pPr>
        <w:pStyle w:val="Heading2"/>
        <w:rPr>
          <w:color w:val="000000"/>
        </w:rPr>
      </w:pPr>
      <w:r>
        <w:rPr>
          <w:color w:val="000000"/>
        </w:rPr>
        <w:t>4.3.22 Product_structure_link_motion_association   </w:t>
      </w:r>
      <w:r>
        <w:rPr>
          <w:noProof/>
          <w:color w:val="0000FF"/>
          <w:lang w:eastAsia="en-GB"/>
        </w:rPr>
        <w:drawing>
          <wp:inline distT="0" distB="0" distL="0" distR="0">
            <wp:extent cx="180975" cy="209550"/>
            <wp:effectExtent l="0" t="0" r="9525" b="0"/>
            <wp:docPr id="8" name="Picture 8"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7" name="Picture 7" descr="Mapping table">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pping table">
                      <a:hlinkClick r:id="rId21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r>
        <w:rPr>
          <w:color w:val="000000"/>
          <w:sz w:val="27"/>
          <w:szCs w:val="27"/>
        </w:rPr>
        <w:t>A </w:t>
      </w:r>
      <w:r>
        <w:rPr>
          <w:b/>
          <w:bCs/>
          <w:color w:val="000000"/>
          <w:sz w:val="27"/>
          <w:szCs w:val="27"/>
        </w:rPr>
        <w:t>Product_structure_link_motion_association</w:t>
      </w:r>
      <w:r>
        <w:rPr>
          <w:color w:val="000000"/>
          <w:sz w:val="27"/>
          <w:szCs w:val="27"/>
        </w:rPr>
        <w:t> is a type of </w:t>
      </w:r>
      <w:hyperlink r:id="rId220" w:anchor="contextual_shape_positioning_arm.contextual_shape_representation" w:history="1">
        <w:r>
          <w:rPr>
            <w:rStyle w:val="Hyperlink"/>
            <w:b/>
            <w:bCs/>
            <w:sz w:val="27"/>
            <w:szCs w:val="27"/>
          </w:rPr>
          <w:t>Contextual_shape_representation</w:t>
        </w:r>
      </w:hyperlink>
      <w:r>
        <w:rPr>
          <w:color w:val="000000"/>
          <w:sz w:val="27"/>
          <w:szCs w:val="27"/>
        </w:rPr>
        <w:t> that links a </w:t>
      </w:r>
      <w:hyperlink r:id="rId221" w:anchor="kinematic_motion_representation_arm.link_motion_relationship" w:history="1">
        <w:r>
          <w:rPr>
            <w:rStyle w:val="Hyperlink"/>
            <w:b/>
            <w:bCs/>
            <w:sz w:val="27"/>
            <w:szCs w:val="27"/>
          </w:rPr>
          <w:t>Link_motion_relationship</w:t>
        </w:r>
      </w:hyperlink>
      <w:r>
        <w:rPr>
          <w:color w:val="000000"/>
          <w:sz w:val="27"/>
          <w:szCs w:val="27"/>
        </w:rPr>
        <w:t> to a corresponding</w:t>
      </w:r>
      <w:ins w:id="24" w:author="Sapp (US), Brandon" w:date="2019-03-20T15:03:00Z">
        <w:r w:rsidR="00A80F84">
          <w:rPr>
            <w:color w:val="000000"/>
            <w:sz w:val="27"/>
            <w:szCs w:val="27"/>
          </w:rPr>
          <w:t xml:space="preserve"> </w:t>
        </w:r>
      </w:ins>
      <w:bookmarkStart w:id="25" w:name="_GoBack"/>
      <w:bookmarkEnd w:id="25"/>
      <w:r w:rsidR="00A80F84">
        <w:rPr>
          <w:rStyle w:val="Hyperlink"/>
          <w:b/>
          <w:bCs/>
          <w:sz w:val="27"/>
          <w:szCs w:val="27"/>
        </w:rPr>
        <w:fldChar w:fldCharType="begin"/>
      </w:r>
      <w:r w:rsidR="00A80F84">
        <w:rPr>
          <w:rStyle w:val="Hyperlink"/>
          <w:b/>
          <w:bCs/>
          <w:sz w:val="27"/>
          <w:szCs w:val="27"/>
        </w:rPr>
        <w:instrText xml:space="preserve"> HYPERLINK "file:///C:\\Users\\bus4005\\Downloads\\CR_FDIS_3_20190311_draft\\CR_FDIS_3\\part1000\\data\\modules\\product_occurrence\\sys\\4_info_reqs.htm" \l "product_occurrence_arm.product_occurrence" </w:instrText>
      </w:r>
      <w:r w:rsidR="00A80F84">
        <w:rPr>
          <w:rStyle w:val="Hyperlink"/>
          <w:b/>
          <w:bCs/>
          <w:sz w:val="27"/>
          <w:szCs w:val="27"/>
        </w:rPr>
        <w:fldChar w:fldCharType="separate"/>
      </w:r>
      <w:r>
        <w:rPr>
          <w:rStyle w:val="Hyperlink"/>
          <w:b/>
          <w:bCs/>
          <w:sz w:val="27"/>
          <w:szCs w:val="27"/>
        </w:rPr>
        <w:t>Product_occurrence</w:t>
      </w:r>
      <w:r w:rsidR="00A80F84">
        <w:rPr>
          <w:rStyle w:val="Hyperlink"/>
          <w:b/>
          <w:bCs/>
          <w:sz w:val="27"/>
          <w:szCs w:val="27"/>
        </w:rPr>
        <w:fldChar w:fldCharType="end"/>
      </w:r>
      <w:r>
        <w:rPr>
          <w:color w:val="000000"/>
          <w:sz w:val="27"/>
          <w:szCs w:val="27"/>
        </w:rPr>
        <w:t> or </w:t>
      </w:r>
      <w:hyperlink r:id="rId222" w:anchor="product_occurrence_arm.specified_occurrence" w:history="1">
        <w:r>
          <w:rPr>
            <w:rStyle w:val="Hyperlink"/>
            <w:b/>
            <w:bCs/>
            <w:sz w:val="27"/>
            <w:szCs w:val="27"/>
          </w:rPr>
          <w:t>Specified_occurrence</w:t>
        </w:r>
      </w:hyperlink>
      <w:r>
        <w:rPr>
          <w:color w:val="000000"/>
          <w:sz w:val="27"/>
          <w:szCs w:val="27"/>
        </w:rPr>
        <w:t> of an assembly structure.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Product_structure_link_motion_association</w:t>
      </w:r>
      <w:r>
        <w:rPr>
          <w:rFonts w:ascii="Courier New" w:hAnsi="Courier New" w:cs="Courier New"/>
          <w:color w:val="000000"/>
          <w:sz w:val="20"/>
          <w:szCs w:val="20"/>
        </w:rPr>
        <w:br/>
      </w:r>
      <w:r>
        <w:rPr>
          <w:rStyle w:val="HTMLCode"/>
          <w:color w:val="000000"/>
        </w:rPr>
        <w:t>  SUBTYPE OF (</w:t>
      </w:r>
      <w:hyperlink r:id="rId223"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24"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.product_context : </w:t>
      </w:r>
      <w:hyperlink r:id="rId225" w:anchor="assembly_structure_arm.assembly_component_relationship" w:history="1">
        <w:r>
          <w:rPr>
            <w:rStyle w:val="Hyperlink"/>
            <w:rFonts w:ascii="Courier New" w:hAnsi="Courier New" w:cs="Courier New"/>
            <w:sz w:val="20"/>
            <w:szCs w:val="20"/>
          </w:rPr>
          <w:t>Assembly_component_relationship</w:t>
        </w:r>
      </w:hyperlink>
      <w:r>
        <w:rPr>
          <w:rStyle w:val="HTMLCode"/>
          <w:color w:val="000000"/>
        </w:rPr>
        <w:t>;</w:t>
      </w:r>
      <w:r>
        <w:rPr>
          <w:rFonts w:ascii="Courier New" w:hAnsi="Courier New" w:cs="Courier New"/>
          <w:color w:val="000000"/>
          <w:sz w:val="20"/>
          <w:szCs w:val="20"/>
        </w:rPr>
        <w:br/>
      </w:r>
      <w:r>
        <w:rPr>
          <w:rStyle w:val="HTMLCode"/>
          <w:color w:val="000000"/>
        </w:rPr>
        <w:t>  SELF\</w:t>
      </w:r>
      <w:hyperlink r:id="rId226" w:anchor="contextual_shape_positioning_arm.contextual_shape_representation" w:history="1">
        <w:r>
          <w:rPr>
            <w:rStyle w:val="Hyperlink"/>
            <w:rFonts w:ascii="Courier New" w:hAnsi="Courier New" w:cs="Courier New"/>
            <w:sz w:val="20"/>
            <w:szCs w:val="20"/>
          </w:rPr>
          <w:t>Contextual_shape_representation</w:t>
        </w:r>
      </w:hyperlink>
      <w:r>
        <w:rPr>
          <w:rStyle w:val="HTMLCode"/>
          <w:color w:val="000000"/>
        </w:rPr>
        <w:t>.shape_representing_relationship : </w:t>
      </w:r>
      <w:hyperlink r:id="rId227" w:anchor="kinematic_motion_representation_arm.link_motion_relationship" w:history="1">
        <w:r>
          <w:rPr>
            <w:rStyle w:val="Hyperlink"/>
            <w:rFonts w:ascii="Courier New" w:hAnsi="Courier New" w:cs="Courier New"/>
            <w:sz w:val="20"/>
            <w:szCs w:val="20"/>
          </w:rPr>
          <w:t>Link_motion_relationship</w:t>
        </w:r>
      </w:hyperlink>
      <w:r>
        <w:rPr>
          <w:rStyle w:val="HTMLCode"/>
          <w:color w:val="000000"/>
        </w:rPr>
        <w:t>;</w:t>
      </w:r>
      <w:r>
        <w:rPr>
          <w:rFonts w:ascii="Courier New" w:hAnsi="Courier New" w:cs="Courier New"/>
          <w:color w:val="000000"/>
          <w:sz w:val="20"/>
          <w:szCs w:val="20"/>
        </w:rPr>
        <w:br/>
      </w:r>
      <w:r>
        <w:rPr>
          <w:rStyle w:val="HTMLCode"/>
          <w:color w:val="000000"/>
        </w:rPr>
        <w:t>  subStructure : OPTIONAL </w:t>
      </w:r>
      <w:hyperlink r:id="rId228" w:anchor="product_occurrence_arm.specified_occurrence" w:history="1">
        <w:r>
          <w:rPr>
            <w:rStyle w:val="Hyperlink"/>
            <w:rFonts w:ascii="Courier New" w:hAnsi="Courier New" w:cs="Courier New"/>
            <w:sz w:val="20"/>
            <w:szCs w:val="20"/>
          </w:rPr>
          <w:t>Specified_occurrence</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D1703F" w:rsidRDefault="00D1703F" w:rsidP="00D1703F">
      <w:pPr>
        <w:pStyle w:val="NormalWeb"/>
        <w:rPr>
          <w:color w:val="000000"/>
          <w:sz w:val="27"/>
          <w:szCs w:val="27"/>
        </w:rPr>
      </w:pPr>
      <w:r>
        <w:rPr>
          <w:color w:val="000000"/>
          <w:sz w:val="27"/>
          <w:szCs w:val="27"/>
          <w:u w:val="single"/>
        </w:rPr>
        <w:t>Attribute definitions:</w:t>
      </w:r>
    </w:p>
    <w:p w:rsidR="00D1703F" w:rsidRDefault="00D1703F" w:rsidP="00D1703F">
      <w:pPr>
        <w:pStyle w:val="expressdescription"/>
        <w:rPr>
          <w:color w:val="000000"/>
          <w:sz w:val="27"/>
          <w:szCs w:val="27"/>
        </w:rPr>
      </w:pPr>
      <w:r>
        <w:rPr>
          <w:b/>
          <w:bCs/>
          <w:color w:val="000000"/>
          <w:sz w:val="27"/>
          <w:szCs w:val="27"/>
        </w:rPr>
        <w:t>product_context: </w:t>
      </w:r>
      <w:r>
        <w:rPr>
          <w:color w:val="000000"/>
          <w:sz w:val="27"/>
          <w:szCs w:val="27"/>
        </w:rPr>
        <w:t>an inherited attribute that shall be of type </w:t>
      </w:r>
      <w:hyperlink r:id="rId229" w:anchor="assembly_structure_arm.assembly_component_relationship" w:history="1">
        <w:r>
          <w:rPr>
            <w:rStyle w:val="Hyperlink"/>
            <w:b/>
            <w:bCs/>
            <w:sz w:val="27"/>
            <w:szCs w:val="27"/>
          </w:rPr>
          <w:t>Assembly_component_relationship</w:t>
        </w:r>
      </w:hyperlink>
      <w:r>
        <w:rPr>
          <w:color w:val="000000"/>
          <w:sz w:val="27"/>
          <w:szCs w:val="27"/>
        </w:rPr>
        <w:t> and whose </w:t>
      </w:r>
      <w:hyperlink r:id="rId230" w:anchor="assembly_structure_arm.product_occurrence_definition_relationship.related_view" w:history="1">
        <w:r>
          <w:rPr>
            <w:rStyle w:val="Hyperlink"/>
            <w:b/>
            <w:bCs/>
            <w:sz w:val="27"/>
            <w:szCs w:val="27"/>
          </w:rPr>
          <w:t>related_view</w:t>
        </w:r>
      </w:hyperlink>
      <w:r>
        <w:rPr>
          <w:color w:val="000000"/>
          <w:sz w:val="27"/>
          <w:szCs w:val="27"/>
        </w:rPr>
        <w:t> indicates the </w:t>
      </w:r>
      <w:hyperlink r:id="rId231" w:anchor="product_occurrence_arm.product_occurrence" w:history="1">
        <w:r>
          <w:rPr>
            <w:rStyle w:val="Hyperlink"/>
            <w:b/>
            <w:bCs/>
            <w:sz w:val="27"/>
            <w:szCs w:val="27"/>
          </w:rPr>
          <w:t>Product_occurrence</w:t>
        </w:r>
      </w:hyperlink>
      <w:r>
        <w:rPr>
          <w:color w:val="000000"/>
          <w:sz w:val="27"/>
          <w:szCs w:val="27"/>
        </w:rPr>
        <w:t>that is either completely or in part of represented by the </w:t>
      </w:r>
      <w:hyperlink r:id="rId232"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expressdescription"/>
        <w:rPr>
          <w:color w:val="000000"/>
          <w:sz w:val="27"/>
          <w:szCs w:val="27"/>
        </w:rPr>
      </w:pPr>
      <w:r>
        <w:rPr>
          <w:b/>
          <w:bCs/>
          <w:color w:val="000000"/>
          <w:sz w:val="27"/>
          <w:szCs w:val="27"/>
        </w:rPr>
        <w:t>shape_representing_relationship: </w:t>
      </w:r>
      <w:r>
        <w:rPr>
          <w:color w:val="000000"/>
          <w:sz w:val="27"/>
          <w:szCs w:val="27"/>
        </w:rPr>
        <w:t>an inherited attribute that shall be of type </w:t>
      </w:r>
      <w:hyperlink r:id="rId233" w:anchor="kinematic_motion_representation_arm.link_motion_relationship" w:history="1">
        <w:r>
          <w:rPr>
            <w:rStyle w:val="Hyperlink"/>
            <w:b/>
            <w:bCs/>
            <w:sz w:val="27"/>
            <w:szCs w:val="27"/>
          </w:rPr>
          <w:t>Link_motion_relationship</w:t>
        </w:r>
      </w:hyperlink>
      <w:r>
        <w:rPr>
          <w:color w:val="000000"/>
          <w:sz w:val="27"/>
          <w:szCs w:val="27"/>
        </w:rPr>
        <w:t>.</w:t>
      </w:r>
    </w:p>
    <w:p w:rsidR="00D1703F" w:rsidRDefault="00D1703F" w:rsidP="00D1703F">
      <w:pPr>
        <w:pStyle w:val="expressdescription"/>
        <w:rPr>
          <w:color w:val="000000"/>
          <w:sz w:val="27"/>
          <w:szCs w:val="27"/>
        </w:rPr>
      </w:pPr>
      <w:bookmarkStart w:id="26" w:name="kinematic_motion_representation_arm.prod"/>
      <w:r>
        <w:rPr>
          <w:b/>
          <w:bCs/>
          <w:color w:val="000000"/>
          <w:sz w:val="27"/>
          <w:szCs w:val="27"/>
        </w:rPr>
        <w:t>subStructure: </w:t>
      </w:r>
      <w:bookmarkEnd w:id="26"/>
      <w:r>
        <w:rPr>
          <w:color w:val="000000"/>
          <w:sz w:val="27"/>
          <w:szCs w:val="27"/>
        </w:rPr>
        <w:t>specifies an optional </w:t>
      </w:r>
      <w:hyperlink r:id="rId234" w:anchor="product_occurrence_arm.specified_occurrence" w:history="1">
        <w:r>
          <w:rPr>
            <w:rStyle w:val="Hyperlink"/>
            <w:b/>
            <w:bCs/>
            <w:sz w:val="27"/>
            <w:szCs w:val="27"/>
          </w:rPr>
          <w:t>Specified_occurrence</w:t>
        </w:r>
      </w:hyperlink>
      <w:r>
        <w:rPr>
          <w:color w:val="000000"/>
          <w:sz w:val="27"/>
          <w:szCs w:val="27"/>
        </w:rPr>
        <w:t>. The value of this attribute need not be specified.</w:t>
      </w:r>
    </w:p>
    <w:p w:rsidR="00D1703F" w:rsidRDefault="00D1703F" w:rsidP="00D1703F">
      <w:pPr>
        <w:pStyle w:val="Heading2"/>
        <w:rPr>
          <w:color w:val="000000"/>
        </w:rPr>
      </w:pPr>
      <w:bookmarkStart w:id="27" w:name="subtype_constraints"/>
      <w:r>
        <w:rPr>
          <w:color w:val="000000"/>
        </w:rPr>
        <w:t>4.4 ARM subtype constraint definitions</w:t>
      </w:r>
      <w:bookmarkEnd w:id="27"/>
    </w:p>
    <w:p w:rsidR="00D1703F" w:rsidRDefault="00D1703F" w:rsidP="00D1703F">
      <w:pPr>
        <w:pStyle w:val="NormalWeb"/>
        <w:rPr>
          <w:color w:val="000000"/>
          <w:sz w:val="27"/>
          <w:szCs w:val="27"/>
        </w:rPr>
      </w:pPr>
      <w:r>
        <w:rPr>
          <w:color w:val="000000"/>
          <w:sz w:val="27"/>
          <w:szCs w:val="27"/>
        </w:rPr>
        <w:lastRenderedPageBreak/>
        <w:t>This subclause specifies the ARM subtype constraints for this module. Each subtype constraint places constraints on the possible super-type / subtype instantiations. The ARM subtype constraints and definitions are specified below.</w:t>
      </w:r>
    </w:p>
    <w:p w:rsidR="00D1703F" w:rsidRDefault="00D1703F" w:rsidP="00D1703F">
      <w:pPr>
        <w:pStyle w:val="Heading2"/>
        <w:rPr>
          <w:color w:val="000000"/>
        </w:rPr>
      </w:pPr>
      <w:r>
        <w:rPr>
          <w:color w:val="000000"/>
        </w:rPr>
        <w:t>4.4.1 kmr_geometric_representation_context_subtypes   </w:t>
      </w:r>
      <w:r>
        <w:rPr>
          <w:noProof/>
          <w:color w:val="0000FF"/>
          <w:lang w:eastAsia="en-GB"/>
        </w:rPr>
        <w:drawing>
          <wp:inline distT="0" distB="0" distL="0" distR="0">
            <wp:extent cx="180975" cy="209550"/>
            <wp:effectExtent l="0" t="0" r="9525" b="0"/>
            <wp:docPr id="6" name="Picture 6"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5" name="Picture 5" descr="Mapping table">
              <a:hlinkClick xmlns:a="http://schemas.openxmlformats.org/drawingml/2006/main" r:id="rId2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pping table">
                      <a:hlinkClick r:id="rId235"/>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kmr_geometric_representation_context_subtypes</w:t>
      </w:r>
      <w:r>
        <w:rPr>
          <w:color w:val="000000"/>
          <w:sz w:val="27"/>
          <w:szCs w:val="27"/>
        </w:rPr>
        <w:t> constraint specifies a constraint that applies to instances of </w:t>
      </w:r>
      <w:hyperlink r:id="rId236" w:anchor="elemental_geometric_shape_arm.geometric_coordinate_space" w:history="1">
        <w:r>
          <w:rPr>
            <w:rStyle w:val="Hyperlink"/>
            <w:b/>
            <w:bCs/>
            <w:sz w:val="27"/>
            <w:szCs w:val="27"/>
          </w:rPr>
          <w:t>Geometric_coordinate_space</w:t>
        </w:r>
      </w:hyperlink>
      <w:r>
        <w:rPr>
          <w:color w:val="000000"/>
          <w:sz w:val="27"/>
          <w:szCs w:val="27"/>
        </w:rPr>
        <w:t> and enforces the rule that its subtypes </w:t>
      </w:r>
      <w:hyperlink r:id="rId237" w:anchor="kinematic_motion_representation_arm.geometric_representation_context_with_parameter" w:history="1">
        <w:r>
          <w:rPr>
            <w:rStyle w:val="Hyperlink"/>
            <w:sz w:val="27"/>
            <w:szCs w:val="27"/>
          </w:rPr>
          <w:t>Geometric_representation_context_with_parameter</w:t>
        </w:r>
      </w:hyperlink>
      <w:r>
        <w:rPr>
          <w:color w:val="000000"/>
          <w:sz w:val="27"/>
          <w:szCs w:val="27"/>
        </w:rPr>
        <w:t> and </w:t>
      </w:r>
      <w:hyperlink r:id="rId238" w:anchor="kinematic_motion_representation_arm.path_parameter_representation_context" w:history="1">
        <w:r>
          <w:rPr>
            <w:rStyle w:val="Hyperlink"/>
            <w:sz w:val="27"/>
            <w:szCs w:val="27"/>
          </w:rPr>
          <w:t>Path_parameter_representation_context</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SUBTYPE_CONSTRAINT kmr_geometric_representation_context_subtypes FOR </w:t>
      </w:r>
      <w:hyperlink r:id="rId239" w:anchor="elemental_geometric_shape_arm.geometric_coordinate_space" w:history="1">
        <w:r>
          <w:rPr>
            <w:rStyle w:val="Hyperlink"/>
            <w:rFonts w:ascii="Courier New" w:hAnsi="Courier New" w:cs="Courier New"/>
            <w:sz w:val="20"/>
            <w:szCs w:val="20"/>
          </w:rPr>
          <w:t>Geometric_coordinate_space</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40" w:anchor="kinematic_motion_representation_arm.geometric_representation_context_with_parameter" w:history="1">
        <w:r>
          <w:rPr>
            <w:rStyle w:val="Hyperlink"/>
            <w:rFonts w:ascii="Courier New" w:hAnsi="Courier New" w:cs="Courier New"/>
            <w:sz w:val="20"/>
            <w:szCs w:val="20"/>
          </w:rPr>
          <w:t>Geometric_representation_context_with_parameter</w:t>
        </w:r>
      </w:hyperlink>
      <w:r>
        <w:rPr>
          <w:rStyle w:val="HTMLCode"/>
          <w:color w:val="000000"/>
        </w:rPr>
        <w:t>,</w:t>
      </w:r>
      <w:r>
        <w:rPr>
          <w:rFonts w:ascii="Courier New" w:hAnsi="Courier New" w:cs="Courier New"/>
          <w:color w:val="000000"/>
          <w:sz w:val="20"/>
          <w:szCs w:val="20"/>
        </w:rPr>
        <w:br/>
      </w:r>
      <w:r>
        <w:rPr>
          <w:rStyle w:val="HTMLCode"/>
          <w:color w:val="000000"/>
        </w:rPr>
        <w:t>         </w:t>
      </w:r>
      <w:hyperlink r:id="rId241" w:anchor="kinematic_motion_representation_arm.path_parameter_representation_context" w:history="1">
        <w:r>
          <w:rPr>
            <w:rStyle w:val="Hyperlink"/>
            <w:rFonts w:ascii="Courier New" w:hAnsi="Courier New" w:cs="Courier New"/>
            <w:sz w:val="20"/>
            <w:szCs w:val="20"/>
          </w:rPr>
          <w:t>Path_parameter_representation_context</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4.4.2 kmr_geometric_representation_item_subtypes   </w:t>
      </w:r>
      <w:r>
        <w:rPr>
          <w:noProof/>
          <w:color w:val="0000FF"/>
          <w:lang w:eastAsia="en-GB"/>
        </w:rPr>
        <w:drawing>
          <wp:inline distT="0" distB="0" distL="0" distR="0">
            <wp:extent cx="180975" cy="209550"/>
            <wp:effectExtent l="0" t="0" r="9525" b="0"/>
            <wp:docPr id="4" name="Picture 4" descr="EXPRESS-G">
              <a:hlinkClick xmlns:a="http://schemas.openxmlformats.org/drawingml/2006/main" r:id="rId15"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EXPRESS-G">
                      <a:hlinkClick r:id="rId15"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3" name="Picture 3" descr="Mapping table">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Mapping table">
                      <a:hlinkClick r:id="rId242"/>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kmr_geometric_representation_item_subtypes</w:t>
      </w:r>
      <w:r>
        <w:rPr>
          <w:color w:val="000000"/>
          <w:sz w:val="27"/>
          <w:szCs w:val="27"/>
        </w:rPr>
        <w:t> constraint specifies a constraint that applies to instances of </w:t>
      </w:r>
      <w:hyperlink r:id="rId243" w:anchor="elemental_geometric_shape_arm.detailed_geometric_model_element" w:history="1">
        <w:r>
          <w:rPr>
            <w:rStyle w:val="Hyperlink"/>
            <w:b/>
            <w:bCs/>
            <w:sz w:val="27"/>
            <w:szCs w:val="27"/>
          </w:rPr>
          <w:t>Detailed_geometric_model_element</w:t>
        </w:r>
      </w:hyperlink>
      <w:r>
        <w:rPr>
          <w:color w:val="000000"/>
          <w:sz w:val="27"/>
          <w:szCs w:val="27"/>
        </w:rPr>
        <w:t> and enforces the rule that its subtypes </w:t>
      </w:r>
      <w:hyperlink r:id="rId244" w:anchor="kinematic_motion_representation_arm.kinematic_path" w:history="1">
        <w:r>
          <w:rPr>
            <w:rStyle w:val="Hyperlink"/>
            <w:sz w:val="27"/>
            <w:szCs w:val="27"/>
          </w:rPr>
          <w:t>Kinematic_path</w:t>
        </w:r>
      </w:hyperlink>
      <w:r>
        <w:rPr>
          <w:color w:val="000000"/>
          <w:sz w:val="27"/>
          <w:szCs w:val="27"/>
        </w:rPr>
        <w:t> and </w:t>
      </w:r>
      <w:hyperlink r:id="rId245" w:anchor="elemental_geometric_shape_arm.axis_placement" w:history="1">
        <w:r>
          <w:rPr>
            <w:rStyle w:val="Hyperlink"/>
            <w:sz w:val="27"/>
            <w:szCs w:val="27"/>
          </w:rPr>
          <w:t>Axis_placement</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SUBTYPE_CONSTRAINT kmr_geometric_representation_item_subtypes FOR </w:t>
      </w:r>
      <w:hyperlink r:id="rId246" w:anchor="elemental_geometric_shape_arm.detailed_geometric_model_element" w:history="1">
        <w:r>
          <w:rPr>
            <w:rStyle w:val="Hyperlink"/>
            <w:rFonts w:ascii="Courier New" w:hAnsi="Courier New" w:cs="Courier New"/>
            <w:sz w:val="20"/>
            <w:szCs w:val="20"/>
          </w:rPr>
          <w:t>Detailed_geometric_model_element</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47" w:anchor="kinematic_motion_representation_arm.kinematic_path" w:history="1">
        <w:r>
          <w:rPr>
            <w:rStyle w:val="Hyperlink"/>
            <w:rFonts w:ascii="Courier New" w:hAnsi="Courier New" w:cs="Courier New"/>
            <w:sz w:val="20"/>
            <w:szCs w:val="20"/>
          </w:rPr>
          <w:t>Kinematic_path</w:t>
        </w:r>
      </w:hyperlink>
      <w:r>
        <w:rPr>
          <w:rStyle w:val="HTMLCode"/>
          <w:color w:val="000000"/>
        </w:rPr>
        <w:t>,</w:t>
      </w:r>
      <w:r>
        <w:rPr>
          <w:rFonts w:ascii="Courier New" w:hAnsi="Courier New" w:cs="Courier New"/>
          <w:color w:val="000000"/>
          <w:sz w:val="20"/>
          <w:szCs w:val="20"/>
        </w:rPr>
        <w:br/>
      </w:r>
      <w:r>
        <w:rPr>
          <w:rStyle w:val="HTMLCode"/>
          <w:color w:val="000000"/>
        </w:rPr>
        <w:t>         </w:t>
      </w:r>
      <w:hyperlink r:id="rId248" w:anchor="elemental_geometric_shape_arm.axis_placement" w:history="1">
        <w:r>
          <w:rPr>
            <w:rStyle w:val="Hyperlink"/>
            <w:rFonts w:ascii="Courier New" w:hAnsi="Courier New" w:cs="Courier New"/>
            <w:sz w:val="20"/>
            <w:szCs w:val="20"/>
          </w:rPr>
          <w:t>Axis_placement</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pStyle w:val="Heading2"/>
        <w:rPr>
          <w:color w:val="000000"/>
        </w:rPr>
      </w:pPr>
      <w:r>
        <w:rPr>
          <w:color w:val="000000"/>
        </w:rPr>
        <w:t>4.4.3 kmr_representation_subtypes   </w:t>
      </w:r>
      <w:r>
        <w:rPr>
          <w:noProof/>
          <w:color w:val="0000FF"/>
          <w:lang w:eastAsia="en-GB"/>
        </w:rPr>
        <w:drawing>
          <wp:inline distT="0" distB="0" distL="0" distR="0">
            <wp:extent cx="180975" cy="209550"/>
            <wp:effectExtent l="0" t="0" r="9525" b="0"/>
            <wp:docPr id="2" name="Picture 2" descr="EXPRESS-G">
              <a:hlinkClick xmlns:a="http://schemas.openxmlformats.org/drawingml/2006/main" r:id="rId1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EXPRESS-G">
                      <a:hlinkClick r:id="rId14" tgtFrame="&quot;&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r>
        <w:rPr>
          <w:noProof/>
          <w:color w:val="0000FF"/>
          <w:lang w:eastAsia="en-GB"/>
        </w:rPr>
        <w:drawing>
          <wp:inline distT="0" distB="0" distL="0" distR="0">
            <wp:extent cx="180975" cy="209550"/>
            <wp:effectExtent l="0" t="0" r="9525" b="0"/>
            <wp:docPr id="1" name="Picture 1" descr="Mapping table">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pping table">
                      <a:hlinkClick r:id="rId249"/>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D1703F" w:rsidRDefault="00D1703F" w:rsidP="00D1703F">
      <w:pPr>
        <w:pStyle w:val="NormalWeb"/>
        <w:rPr>
          <w:color w:val="000000"/>
          <w:sz w:val="27"/>
          <w:szCs w:val="27"/>
        </w:rPr>
      </w:pPr>
      <w:r>
        <w:rPr>
          <w:color w:val="000000"/>
          <w:sz w:val="27"/>
          <w:szCs w:val="27"/>
        </w:rPr>
        <w:t>The </w:t>
      </w:r>
      <w:r>
        <w:rPr>
          <w:b/>
          <w:bCs/>
          <w:color w:val="000000"/>
          <w:sz w:val="27"/>
          <w:szCs w:val="27"/>
        </w:rPr>
        <w:t>kmr_representation_subtypes</w:t>
      </w:r>
      <w:r>
        <w:rPr>
          <w:color w:val="000000"/>
          <w:sz w:val="27"/>
          <w:szCs w:val="27"/>
        </w:rPr>
        <w:t> constraint specifies a constraint that applies to instances of </w:t>
      </w:r>
      <w:hyperlink r:id="rId250" w:anchor="foundation_representation_arm.representation" w:history="1">
        <w:r>
          <w:rPr>
            <w:rStyle w:val="Hyperlink"/>
            <w:b/>
            <w:bCs/>
            <w:sz w:val="27"/>
            <w:szCs w:val="27"/>
          </w:rPr>
          <w:t>Representation</w:t>
        </w:r>
      </w:hyperlink>
      <w:r>
        <w:rPr>
          <w:color w:val="000000"/>
          <w:sz w:val="27"/>
          <w:szCs w:val="27"/>
        </w:rPr>
        <w:t> and enforces the rule that its subtypes</w:t>
      </w:r>
      <w:hyperlink r:id="rId251" w:anchor="kinematic_motion_representation_arm.interpolated_configuration_representation" w:history="1">
        <w:r>
          <w:rPr>
            <w:rStyle w:val="Hyperlink"/>
            <w:sz w:val="27"/>
            <w:szCs w:val="27"/>
          </w:rPr>
          <w:t>Interpolated_configuration_representation</w:t>
        </w:r>
      </w:hyperlink>
      <w:r>
        <w:rPr>
          <w:color w:val="000000"/>
          <w:sz w:val="27"/>
          <w:szCs w:val="27"/>
        </w:rPr>
        <w:t> and </w:t>
      </w:r>
      <w:hyperlink r:id="rId252" w:anchor="kinematic_motion_representation_arm.link_motion_representation_along_path" w:history="1">
        <w:r>
          <w:rPr>
            <w:rStyle w:val="Hyperlink"/>
            <w:sz w:val="27"/>
            <w:szCs w:val="27"/>
          </w:rPr>
          <w:t>Link_motion_representation_along_path</w:t>
        </w:r>
      </w:hyperlink>
      <w:r>
        <w:rPr>
          <w:color w:val="000000"/>
          <w:sz w:val="27"/>
          <w:szCs w:val="27"/>
        </w:rPr>
        <w:t> are exclusive.</w:t>
      </w:r>
    </w:p>
    <w:p w:rsidR="00D1703F" w:rsidRDefault="00D1703F" w:rsidP="00D1703F">
      <w:pPr>
        <w:pStyle w:val="NormalWeb"/>
        <w:rPr>
          <w:color w:val="000000"/>
          <w:sz w:val="27"/>
          <w:szCs w:val="27"/>
        </w:rPr>
      </w:pPr>
      <w:r>
        <w:rPr>
          <w:color w:val="000000"/>
          <w:sz w:val="27"/>
          <w:szCs w:val="27"/>
          <w:u w:val="single"/>
        </w:rPr>
        <w:t>EXPRESS specification:</w:t>
      </w:r>
    </w:p>
    <w:p w:rsidR="00D1703F" w:rsidRDefault="00D1703F" w:rsidP="00D1703F">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bookmarkStart w:id="28" w:name="kinematic_motion_representation_arm.kmr_"/>
      <w:r>
        <w:rPr>
          <w:rStyle w:val="HTMLCode"/>
          <w:color w:val="000000"/>
        </w:rPr>
        <w:t>SUBTYPE_CONSTRAINT kmr_representation_subtypes</w:t>
      </w:r>
      <w:bookmarkEnd w:id="28"/>
      <w:r>
        <w:rPr>
          <w:rStyle w:val="HTMLCode"/>
          <w:color w:val="000000"/>
        </w:rPr>
        <w:t> FOR </w:t>
      </w:r>
      <w:hyperlink r:id="rId253" w:anchor="foundation_representation_arm.representation" w:history="1">
        <w:r>
          <w:rPr>
            <w:rStyle w:val="Hyperlink"/>
            <w:rFonts w:ascii="Courier New" w:hAnsi="Courier New" w:cs="Courier New"/>
            <w:sz w:val="20"/>
            <w:szCs w:val="20"/>
          </w:rPr>
          <w:t>Representation</w:t>
        </w:r>
      </w:hyperlink>
      <w:r>
        <w:rPr>
          <w:rStyle w:val="HTMLCode"/>
          <w:color w:val="000000"/>
        </w:rPr>
        <w:t>;</w:t>
      </w:r>
      <w:r>
        <w:rPr>
          <w:rFonts w:ascii="Courier New" w:hAnsi="Courier New" w:cs="Courier New"/>
          <w:color w:val="000000"/>
          <w:sz w:val="20"/>
          <w:szCs w:val="20"/>
        </w:rPr>
        <w:br/>
      </w:r>
      <w:r>
        <w:rPr>
          <w:rStyle w:val="HTMLCode"/>
          <w:color w:val="000000"/>
        </w:rPr>
        <w:t>  ONEOF (</w:t>
      </w:r>
      <w:hyperlink r:id="rId254" w:anchor="kinematic_motion_representation_arm.interpolated_configuration_representation" w:history="1">
        <w:r>
          <w:rPr>
            <w:rStyle w:val="Hyperlink"/>
            <w:rFonts w:ascii="Courier New" w:hAnsi="Courier New" w:cs="Courier New"/>
            <w:sz w:val="20"/>
            <w:szCs w:val="20"/>
          </w:rPr>
          <w:t>Interpolated_configuration_representation</w:t>
        </w:r>
      </w:hyperlink>
      <w:r>
        <w:rPr>
          <w:rStyle w:val="HTMLCode"/>
          <w:color w:val="000000"/>
        </w:rPr>
        <w:t>,</w:t>
      </w:r>
      <w:r>
        <w:rPr>
          <w:rFonts w:ascii="Courier New" w:hAnsi="Courier New" w:cs="Courier New"/>
          <w:color w:val="000000"/>
          <w:sz w:val="20"/>
          <w:szCs w:val="20"/>
        </w:rPr>
        <w:br/>
      </w:r>
      <w:r>
        <w:rPr>
          <w:rStyle w:val="HTMLCode"/>
          <w:color w:val="000000"/>
        </w:rPr>
        <w:t>         </w:t>
      </w:r>
      <w:hyperlink r:id="rId255" w:anchor="kinematic_motion_representation_arm.link_motion_representation_along_path" w:history="1">
        <w:r>
          <w:rPr>
            <w:rStyle w:val="Hyperlink"/>
            <w:rFonts w:ascii="Courier New" w:hAnsi="Courier New" w:cs="Courier New"/>
            <w:sz w:val="20"/>
            <w:szCs w:val="20"/>
          </w:rPr>
          <w:t>Link_motion_representation_along_path</w:t>
        </w:r>
      </w:hyperlink>
      <w:r>
        <w:rPr>
          <w:rStyle w:val="HTMLCode"/>
          <w:color w:val="000000"/>
        </w:rPr>
        <w:t>);</w:t>
      </w:r>
      <w:r>
        <w:rPr>
          <w:rFonts w:ascii="Courier New" w:hAnsi="Courier New" w:cs="Courier New"/>
          <w:color w:val="000000"/>
          <w:sz w:val="20"/>
          <w:szCs w:val="20"/>
        </w:rPr>
        <w:br/>
      </w:r>
      <w:r>
        <w:rPr>
          <w:rStyle w:val="HTMLCode"/>
          <w:color w:val="000000"/>
        </w:rPr>
        <w:t>END_SUBTYPE_CONSTRAINT;</w:t>
      </w:r>
      <w:r>
        <w:rPr>
          <w:rFonts w:ascii="Courier New" w:hAnsi="Courier New" w:cs="Courier New"/>
          <w:color w:val="000000"/>
          <w:sz w:val="20"/>
          <w:szCs w:val="20"/>
        </w:rPr>
        <w:br/>
      </w:r>
      <w:r>
        <w:rPr>
          <w:rStyle w:val="HTMLCode"/>
          <w:color w:val="000000"/>
        </w:rPr>
        <w:t>(*</w:t>
      </w:r>
    </w:p>
    <w:p w:rsidR="00D1703F" w:rsidRDefault="00D1703F" w:rsidP="00D1703F">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Kinematic_motion_representation_arm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D1703F" w:rsidRDefault="00D1703F" w:rsidP="00D1703F">
      <w:pPr>
        <w:pStyle w:val="NormalWeb"/>
        <w:rPr>
          <w:color w:val="000000"/>
          <w:sz w:val="27"/>
          <w:szCs w:val="27"/>
        </w:rPr>
      </w:pPr>
      <w:r>
        <w:rPr>
          <w:color w:val="000000"/>
          <w:sz w:val="27"/>
          <w:szCs w:val="27"/>
        </w:rPr>
        <w:t>© ISO 2019 — All rights reserved</w:t>
      </w:r>
    </w:p>
    <w:p w:rsidR="004B0747" w:rsidRPr="00D1703F" w:rsidRDefault="004B0747" w:rsidP="00D1703F"/>
    <w:sectPr w:rsidR="004B0747" w:rsidRPr="00D1703F" w:rsidSect="00D1703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3"/>
  </w:num>
  <w:num w:numId="3">
    <w:abstractNumId w:val="2"/>
  </w:num>
  <w:num w:numId="4">
    <w:abstractNumId w:val="10"/>
  </w:num>
  <w:num w:numId="5">
    <w:abstractNumId w:val="11"/>
  </w:num>
  <w:num w:numId="6">
    <w:abstractNumId w:val="1"/>
  </w:num>
  <w:num w:numId="7">
    <w:abstractNumId w:val="8"/>
  </w:num>
  <w:num w:numId="8">
    <w:abstractNumId w:val="5"/>
  </w:num>
  <w:num w:numId="9">
    <w:abstractNumId w:val="6"/>
  </w:num>
  <w:num w:numId="10">
    <w:abstractNumId w:val="0"/>
  </w:num>
  <w:num w:numId="11">
    <w:abstractNumId w:val="4"/>
  </w:num>
  <w:num w:numId="12">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app (US), Brandon">
    <w15:presenceInfo w15:providerId="AD" w15:userId="S-1-5-21-2025429265-1303643608-1417001333-73549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rgUAJg5AziwAAAA="/>
  </w:docVars>
  <w:rsids>
    <w:rsidRoot w:val="0025162F"/>
    <w:rsid w:val="001047C2"/>
    <w:rsid w:val="0016543A"/>
    <w:rsid w:val="0025162F"/>
    <w:rsid w:val="004A0CED"/>
    <w:rsid w:val="004B0747"/>
    <w:rsid w:val="007D5C51"/>
    <w:rsid w:val="008134E3"/>
    <w:rsid w:val="008461C1"/>
    <w:rsid w:val="00867951"/>
    <w:rsid w:val="008A6D26"/>
    <w:rsid w:val="00903347"/>
    <w:rsid w:val="009C618B"/>
    <w:rsid w:val="00A80F84"/>
    <w:rsid w:val="00AF260F"/>
    <w:rsid w:val="00B14CC8"/>
    <w:rsid w:val="00B853D3"/>
    <w:rsid w:val="00C163C3"/>
    <w:rsid w:val="00D1703F"/>
    <w:rsid w:val="00DE3BB2"/>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45E62"/>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A80F8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80F8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855809">
      <w:bodyDiv w:val="1"/>
      <w:marLeft w:val="0"/>
      <w:marRight w:val="0"/>
      <w:marTop w:val="0"/>
      <w:marBottom w:val="0"/>
      <w:divBdr>
        <w:top w:val="none" w:sz="0" w:space="0" w:color="auto"/>
        <w:left w:val="none" w:sz="0" w:space="0" w:color="auto"/>
        <w:bottom w:val="none" w:sz="0" w:space="0" w:color="auto"/>
        <w:right w:val="none" w:sz="0" w:space="0" w:color="auto"/>
      </w:divBdr>
      <w:divsChild>
        <w:div w:id="18294694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C:\Users\bus4005\Downloads\CR_FDIS_3_20190311_draft\CR_FDIS_3\part1000\data\modules\kinematic_motion_representation\sys\4_info_reqs.htm" TargetMode="External"/><Relationship Id="rId21" Type="http://schemas.openxmlformats.org/officeDocument/2006/relationships/hyperlink" Target="file:///C:\Users\bus4005\Downloads\CR_FDIS_3_20190311_draft\CR_FDIS_3\part1000\data\modules\product_view_definition\sys\4_info_reqs.htm" TargetMode="External"/><Relationship Id="rId42" Type="http://schemas.openxmlformats.org/officeDocument/2006/relationships/hyperlink" Target="file:///C:\Users\bus4005\Downloads\CR_FDIS_3_20190311_draft\CR_FDIS_3\part1000\data\modules\kinematic_motion_representation\sys\4_info_reqs.htm" TargetMode="External"/><Relationship Id="rId63" Type="http://schemas.openxmlformats.org/officeDocument/2006/relationships/hyperlink" Target="file:///C:\Users\bus4005\Downloads\CR_FDIS_3_20190311_draft\CR_FDIS_3\part1000\data\modules\foundation_representation\sys\4_info_reqs.htm" TargetMode="External"/><Relationship Id="rId84" Type="http://schemas.openxmlformats.org/officeDocument/2006/relationships/hyperlink" Target="file:///C:\Users\bus4005\Downloads\CR_FDIS_3_20190311_draft\CR_FDIS_3\part1000\data\modules\kinematic_motion_representation\sys\4_info_reqs.htm" TargetMode="External"/><Relationship Id="rId138" Type="http://schemas.openxmlformats.org/officeDocument/2006/relationships/hyperlink" Target="file:///C:\Users\bus4005\Downloads\CR_FDIS_3_20190311_draft\CR_FDIS_3\part1000\data\modules\kinematic_motion_representation\sys\4_info_reqs.htm" TargetMode="External"/><Relationship Id="rId159" Type="http://schemas.openxmlformats.org/officeDocument/2006/relationships/hyperlink" Target="file:///C:\Users\bus4005\Downloads\CR_FDIS_3_20190311_draft\CR_FDIS_3\part1000\data\modules\kinematic_motion_representation\sys\4_info_reqs.htm" TargetMode="External"/><Relationship Id="rId170" Type="http://schemas.openxmlformats.org/officeDocument/2006/relationships/hyperlink" Target="file:///C:\Users\bus4005\Downloads\CR_FDIS_3_20190311_draft\CR_FDIS_3\part1000\data\modules\foundation_representation\sys\4_info_reqs.htm" TargetMode="External"/><Relationship Id="rId191" Type="http://schemas.openxmlformats.org/officeDocument/2006/relationships/hyperlink" Target="file:///C:\Users\bus4005\Downloads\CR_FDIS_3_20190311_draft\CR_FDIS_3\part1000\data\modules\kinematic_motion_representation\sys\4_info_reqs.htm" TargetMode="External"/><Relationship Id="rId205" Type="http://schemas.openxmlformats.org/officeDocument/2006/relationships/hyperlink" Target="file:///C:\Users\bus4005\Downloads\CR_FDIS_3_20190311_draft\CR_FDIS_3\part1000\data\modules\basic_geometry\sys\4_info_reqs.htm" TargetMode="External"/><Relationship Id="rId226" Type="http://schemas.openxmlformats.org/officeDocument/2006/relationships/hyperlink" Target="file:///C:\Users\bus4005\Downloads\CR_FDIS_3_20190311_draft\CR_FDIS_3\part1000\data\modules\contextual_shape_positioning\sys\4_info_reqs.htm" TargetMode="External"/><Relationship Id="rId247" Type="http://schemas.openxmlformats.org/officeDocument/2006/relationships/hyperlink" Target="file:///C:\Users\bus4005\Downloads\CR_FDIS_3_20190311_draft\CR_FDIS_3\part1000\data\modules\kinematic_motion_representation\sys\4_info_reqs.htm" TargetMode="External"/><Relationship Id="rId107" Type="http://schemas.openxmlformats.org/officeDocument/2006/relationships/hyperlink" Target="file:///C:\Users\bus4005\Downloads\CR_FDIS_3_20190311_draft\CR_FDIS_3\part1000\data\modules\basic_curve\sys\4_info_reqs.htm" TargetMode="External"/><Relationship Id="rId11" Type="http://schemas.openxmlformats.org/officeDocument/2006/relationships/hyperlink" Target="file:///C:\Users\bus4005\Downloads\CR_FDIS_3_20190311_draft\CR_FDIS_3\part1000\data\modules\foundation_representation\sys\4_info_reqs.htm" TargetMode="External"/><Relationship Id="rId32" Type="http://schemas.openxmlformats.org/officeDocument/2006/relationships/hyperlink" Target="file:///C:\Users\bus4005\Downloads\CR_FDIS_3_20190311_draft\CR_FDIS_3\part1000\data\modules\kinematic_motion_representation\sys\4_info_reqs.htm" TargetMode="External"/><Relationship Id="rId53" Type="http://schemas.openxmlformats.org/officeDocument/2006/relationships/hyperlink" Target="file:///C:\Users\bus4005\Downloads\CR_FDIS_3_20190311_draft\CR_FDIS_3\part1000\data\modules\kinematic_motion_representation\sys\5_mapping.htm#aeentitygeometric_representation_context_with_parameter" TargetMode="External"/><Relationship Id="rId74" Type="http://schemas.openxmlformats.org/officeDocument/2006/relationships/hyperlink" Target="file:///C:\Users\bus4005\Downloads\CR_FDIS_3_20190311_draft\CR_FDIS_3\part1000\data\modules\kinematic_motion_representation\sys\4_info_reqs.htm" TargetMode="External"/><Relationship Id="rId128" Type="http://schemas.openxmlformats.org/officeDocument/2006/relationships/hyperlink" Target="file:///C:\Users\bus4005\Downloads\CR_FDIS_3_20190311_draft\CR_FDIS_3\part1000\data\modules\kinematic_motion_representation\sys\4_info_reqs.htm" TargetMode="External"/><Relationship Id="rId149" Type="http://schemas.openxmlformats.org/officeDocument/2006/relationships/hyperlink" Target="file:///C:\Users\bus4005\Downloads\CR_FDIS_3_20190311_draft\CR_FDIS_3\part1000\data\modules\kinematic_motion_representation\sys\4_info_reqs.htm" TargetMode="External"/><Relationship Id="rId5" Type="http://schemas.openxmlformats.org/officeDocument/2006/relationships/hyperlink" Target="file:///C:\Users\bus4005\Downloads\CR_FDIS_3_20190311_draft\CR_FDIS_3\part1000\data\modules\b_spline_geometry\sys\4_info_reqs.htm" TargetMode="External"/><Relationship Id="rId95" Type="http://schemas.openxmlformats.org/officeDocument/2006/relationships/hyperlink" Target="file:///C:\Users\bus4005\Downloads\CR_FDIS_3_20190311_draft\CR_FDIS_3\part1000\data\modules\kinematic_motion_representation\sys\5_mapping.htm#aeentitykinematic_path" TargetMode="External"/><Relationship Id="rId160" Type="http://schemas.openxmlformats.org/officeDocument/2006/relationships/hyperlink" Target="file:///C:\Users\bus4005\Downloads\CR_FDIS_3_20190311_draft\CR_FDIS_3\part1000\data\modules\foundation_representation\sys\4_info_reqs.htm" TargetMode="External"/><Relationship Id="rId181" Type="http://schemas.openxmlformats.org/officeDocument/2006/relationships/hyperlink" Target="file:///C:\Users\bus4005\Downloads\CR_FDIS_3_20190311_draft\CR_FDIS_3\part1000\data\modules\kinematic_structure\sys\4_info_reqs.htm" TargetMode="External"/><Relationship Id="rId216" Type="http://schemas.openxmlformats.org/officeDocument/2006/relationships/hyperlink" Target="file:///C:\Users\bus4005\Downloads\CR_FDIS_3_20190311_draft\CR_FDIS_3\part1000\data\modules\basic_curve\sys\4_info_reqs.htm" TargetMode="External"/><Relationship Id="rId237" Type="http://schemas.openxmlformats.org/officeDocument/2006/relationships/hyperlink" Target="file:///C:\Users\bus4005\Downloads\CR_FDIS_3_20190311_draft\CR_FDIS_3\part1000\data\modules\kinematic_motion_representation\sys\4_info_reqs.htm" TargetMode="External"/><Relationship Id="rId258" Type="http://schemas.openxmlformats.org/officeDocument/2006/relationships/theme" Target="theme/theme1.xml"/><Relationship Id="rId22" Type="http://schemas.openxmlformats.org/officeDocument/2006/relationships/hyperlink" Target="file:///C:\Users\bus4005\Downloads\CR_FDIS_3_20190311_draft\CR_FDIS_3\part1000\data\modules\product_view_definition\sys\4_info_reqs.htm" TargetMode="External"/><Relationship Id="rId43" Type="http://schemas.openxmlformats.org/officeDocument/2006/relationships/hyperlink" Target="file:///C:\Users\bus4005\Downloads\CR_FDIS_3_20190311_draft\CR_FDIS_3\part1000\data\modules\kinematic_motion_representation\sys\4_info_reqs.htm" TargetMode="External"/><Relationship Id="rId64" Type="http://schemas.openxmlformats.org/officeDocument/2006/relationships/hyperlink" Target="file:///C:\Users\bus4005\Downloads\CR_FDIS_3_20190311_draft\CR_FDIS_3\part1000\data\modules\kinematic_motion_representation\sys\4_info_reqs.htm" TargetMode="External"/><Relationship Id="rId118" Type="http://schemas.openxmlformats.org/officeDocument/2006/relationships/hyperlink" Target="file:///C:\Users\bus4005\Downloads\CR_FDIS_3_20190311_draft\CR_FDIS_3\part1000\data\modules\kinematic_motion_representation\sys\5_mapping.htm#aeentitykinematic_path_defined_by_nodes" TargetMode="External"/><Relationship Id="rId139" Type="http://schemas.openxmlformats.org/officeDocument/2006/relationships/hyperlink" Target="file:///C:\Users\bus4005\Downloads\CR_FDIS_3_20190311_draft\CR_FDIS_3\part1000\data\modules\kinematic_motion_representation\sys\4_info_reqs.htm" TargetMode="External"/><Relationship Id="rId85" Type="http://schemas.openxmlformats.org/officeDocument/2006/relationships/hyperlink" Target="file:///C:\Users\bus4005\Downloads\CR_FDIS_3_20190311_draft\CR_FDIS_3\part1000\data\modules\kinematic_structure\sys\4_info_reqs.htm" TargetMode="External"/><Relationship Id="rId150" Type="http://schemas.openxmlformats.org/officeDocument/2006/relationships/hyperlink" Target="file:///C:\Users\bus4005\Downloads\CR_FDIS_3_20190311_draft\CR_FDIS_3\part1000\data\modules\geometric_model_relationship\sys\4_info_reqs.htm" TargetMode="External"/><Relationship Id="rId171" Type="http://schemas.openxmlformats.org/officeDocument/2006/relationships/hyperlink" Target="file:///C:\Users\bus4005\Downloads\CR_FDIS_3_20190311_draft\CR_FDIS_3\part1000\data\modules\kinematic_motion_representation\sys\4_info_reqs.htm" TargetMode="External"/><Relationship Id="rId192" Type="http://schemas.openxmlformats.org/officeDocument/2006/relationships/hyperlink" Target="file:///C:\Users\bus4005\Downloads\CR_FDIS_3_20190311_draft\CR_FDIS_3\part1000\data\modules\kinematic_motion_representation\sys\4_info_reqs.htm" TargetMode="External"/><Relationship Id="rId206" Type="http://schemas.openxmlformats.org/officeDocument/2006/relationships/hyperlink" Target="file:///C:\Users\bus4005\Downloads\CR_FDIS_3_20190311_draft\CR_FDIS_3\part1000\data\modules\basic_geometry\sys\4_info_reqs.htm" TargetMode="External"/><Relationship Id="rId227" Type="http://schemas.openxmlformats.org/officeDocument/2006/relationships/hyperlink" Target="file:///C:\Users\bus4005\Downloads\CR_FDIS_3_20190311_draft\CR_FDIS_3\part1000\data\modules\kinematic_motion_representation\sys\4_info_reqs.htm" TargetMode="External"/><Relationship Id="rId248" Type="http://schemas.openxmlformats.org/officeDocument/2006/relationships/hyperlink" Target="file:///C:\Users\bus4005\Downloads\CR_FDIS_3_20190311_draft\CR_FDIS_3\part1000\data\modules\elemental_geometric_shape\sys\4_info_reqs.htm" TargetMode="External"/><Relationship Id="rId12" Type="http://schemas.openxmlformats.org/officeDocument/2006/relationships/hyperlink" Target="file:///C:\Users\bus4005\Downloads\CR_FDIS_3_20190311_draft\CR_FDIS_3\part1000\data\modules\kinematic_motion_representation\sys\c_arm_expg.htm" TargetMode="External"/><Relationship Id="rId33" Type="http://schemas.openxmlformats.org/officeDocument/2006/relationships/hyperlink" Target="file:///C:\Users\bus4005\Downloads\CR_FDIS_3_20190311_draft\CR_FDIS_3\part1000\data\modules\elemental_geometric_shape\sys\4_info_reqs.htm" TargetMode="External"/><Relationship Id="rId108" Type="http://schemas.openxmlformats.org/officeDocument/2006/relationships/hyperlink" Target="file:///C:\Users\bus4005\Downloads\CR_FDIS_3_20190311_draft\CR_FDIS_3\part1000\data\modules\kinematic_motion_representation\sys\4_info_reqs.htm" TargetMode="External"/><Relationship Id="rId129" Type="http://schemas.openxmlformats.org/officeDocument/2006/relationships/hyperlink" Target="file:///C:\Users\bus4005\Downloads\CR_FDIS_3_20190311_draft\CR_FDIS_3\part1000\data\modules\kinematic_motion_representation\sys\4_info_reqs.htm" TargetMode="External"/><Relationship Id="rId54" Type="http://schemas.openxmlformats.org/officeDocument/2006/relationships/hyperlink" Target="file:///C:\Users\bus4005\Downloads\CR_FDIS_3_20190311_draft\CR_FDIS_3\part1000\data\modules\elemental_geometric_shape\sys\4_info_reqs.htm" TargetMode="External"/><Relationship Id="rId70" Type="http://schemas.openxmlformats.org/officeDocument/2006/relationships/hyperlink" Target="file:///C:\Users\bus4005\Downloads\CR_FDIS_3_20190311_draft\CR_FDIS_3\part1000\data\modules\kinematic_state\sys\4_info_reqs.htm" TargetMode="External"/><Relationship Id="rId75" Type="http://schemas.openxmlformats.org/officeDocument/2006/relationships/hyperlink" Target="file:///C:\Users\bus4005\Downloads\CR_FDIS_3_20190311_draft\CR_FDIS_3\part1000\data\modules\kinematic_motion_representation\sys\5_mapping.htm#aeentityinterpolated_configuration_sequence" TargetMode="External"/><Relationship Id="rId91" Type="http://schemas.openxmlformats.org/officeDocument/2006/relationships/hyperlink" Target="file:///C:\Users\bus4005\Downloads\CR_FDIS_3_20190311_draft\CR_FDIS_3\part1000\data\modules\elemental_geometric_shape\sys\4_info_reqs.htm" TargetMode="External"/><Relationship Id="rId96" Type="http://schemas.openxmlformats.org/officeDocument/2006/relationships/hyperlink" Target="file:///C:\Users\bus4005\Downloads\CR_FDIS_3_20190311_draft\CR_FDIS_3\part1000\data\modules\elemental_geometric_shape\sys\4_info_reqs.htm" TargetMode="External"/><Relationship Id="rId140" Type="http://schemas.openxmlformats.org/officeDocument/2006/relationships/hyperlink" Target="file:///C:\Users\bus4005\Downloads\CR_FDIS_3_20190311_draft\CR_FDIS_3\part1000\data\modules\kinematic_motion_representation\sys\4_info_reqs.htm" TargetMode="External"/><Relationship Id="rId145" Type="http://schemas.openxmlformats.org/officeDocument/2006/relationships/hyperlink" Target="file:///C:\Users\bus4005\Downloads\CR_FDIS_3_20190311_draft\CR_FDIS_3\part1000\data\modules\kinematic_motion_representation\sys\5_mapping.htm#aeentitylink_motion_relationship" TargetMode="External"/><Relationship Id="rId161" Type="http://schemas.openxmlformats.org/officeDocument/2006/relationships/hyperlink" Target="file:///C:\Users\bus4005\Downloads\CR_FDIS_3_20190311_draft\CR_FDIS_3\part1000\data\modules\kinematic_motion_representation\sys\4_info_reqs.htm" TargetMode="External"/><Relationship Id="rId166" Type="http://schemas.openxmlformats.org/officeDocument/2006/relationships/hyperlink" Target="file:///C:\Users\bus4005\Downloads\CR_FDIS_3_20190311_draft\CR_FDIS_3\part1000\data\modules\kinematic_motion_representation\sys\4_info_reqs.htm" TargetMode="External"/><Relationship Id="rId182" Type="http://schemas.openxmlformats.org/officeDocument/2006/relationships/hyperlink" Target="file:///C:\Users\bus4005\Downloads\CR_FDIS_3_20190311_draft\CR_FDIS_3\part1000\data\modules\kinematic_motion_representation\sys\4_info_reqs.htm" TargetMode="External"/><Relationship Id="rId187" Type="http://schemas.openxmlformats.org/officeDocument/2006/relationships/hyperlink" Target="file:///C:\Users\bus4005\Downloads\CR_FDIS_3_20190311_draft\CR_FDIS_3\part1000\data\modules\kinematic_motion_representation\sys\4_info_reqs.htm" TargetMode="External"/><Relationship Id="rId217" Type="http://schemas.openxmlformats.org/officeDocument/2006/relationships/hyperlink" Target="file:///C:\Users\bus4005\Downloads\CR_FDIS_3_20190311_draft\CR_FDIS_3\part1000\data\modules\basic_curve\sys\4_info_reqs.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contextual_shape_positioning\sys\4_info_reqs.htm" TargetMode="External"/><Relationship Id="rId212" Type="http://schemas.openxmlformats.org/officeDocument/2006/relationships/hyperlink" Target="file:///C:\Users\bus4005\Downloads\CR_FDIS_3_20190311_draft\CR_FDIS_3\part1000\data\modules\kinematic_motion_representation\sys\5_mapping.htm#aeentitypoint_to_point_path" TargetMode="External"/><Relationship Id="rId233" Type="http://schemas.openxmlformats.org/officeDocument/2006/relationships/hyperlink" Target="file:///C:\Users\bus4005\Downloads\CR_FDIS_3_20190311_draft\CR_FDIS_3\part1000\data\modules\kinematic_motion_representation\sys\4_info_reqs.htm" TargetMode="External"/><Relationship Id="rId238" Type="http://schemas.openxmlformats.org/officeDocument/2006/relationships/hyperlink" Target="file:///C:\Users\bus4005\Downloads\CR_FDIS_3_20190311_draft\CR_FDIS_3\part1000\data\modules\kinematic_motion_representation\sys\4_info_reqs.htm" TargetMode="External"/><Relationship Id="rId254" Type="http://schemas.openxmlformats.org/officeDocument/2006/relationships/hyperlink" Target="file:///C:\Users\bus4005\Downloads\CR_FDIS_3_20190311_draft\CR_FDIS_3\part1000\data\modules\kinematic_motion_representation\sys\4_info_reqs.htm" TargetMode="External"/><Relationship Id="rId23" Type="http://schemas.openxmlformats.org/officeDocument/2006/relationships/hyperlink" Target="file:///C:\Users\bus4005\Downloads\CR_FDIS_3_20190311_draft\CR_FDIS_3\part1000\data\modules\kinematic_structure\sys\4_info_reqs.htm" TargetMode="External"/><Relationship Id="rId28" Type="http://schemas.openxmlformats.org/officeDocument/2006/relationships/image" Target="media/image2.gif"/><Relationship Id="rId49" Type="http://schemas.openxmlformats.org/officeDocument/2006/relationships/hyperlink" Target="file:///C:\Users\bus4005\Downloads\CR_FDIS_3_20190311_draft\CR_FDIS_3\part1000\data\modules\kinematic_motion_representation\sys\4_info_reqs.htm" TargetMode="External"/><Relationship Id="rId114" Type="http://schemas.openxmlformats.org/officeDocument/2006/relationships/hyperlink" Target="file:///C:\Users\bus4005\Downloads\CR_FDIS_3_20190311_draft\CR_FDIS_3\part1000\data\modules\kinematic_motion_representation\sys\4_info_reqs.htm" TargetMode="External"/><Relationship Id="rId119" Type="http://schemas.openxmlformats.org/officeDocument/2006/relationships/hyperlink" Target="file:///C:\Users\bus4005\Downloads\CR_FDIS_3_20190311_draft\CR_FDIS_3\part1000\data\modules\kinematic_motion_representation\sys\4_info_reqs.htm" TargetMode="External"/><Relationship Id="rId44" Type="http://schemas.openxmlformats.org/officeDocument/2006/relationships/hyperlink" Target="file:///C:\Users\bus4005\Downloads\CR_FDIS_3_20190311_draft\CR_FDIS_3\part1000\data\modules\basic_geometry\sys\4_info_reqs.htm" TargetMode="External"/><Relationship Id="rId60" Type="http://schemas.openxmlformats.org/officeDocument/2006/relationships/hyperlink" Target="file:///C:\Users\bus4005\Downloads\CR_FDIS_3_20190311_draft\CR_FDIS_3\part1000\data\modules\foundation_representation\sys\4_info_reqs.htm" TargetMode="External"/><Relationship Id="rId65" Type="http://schemas.openxmlformats.org/officeDocument/2006/relationships/hyperlink" Target="file:///C:\Users\bus4005\Downloads\CR_FDIS_3_20190311_draft\CR_FDIS_3\part1000\data\modules\kinematic_motion_representation\sys\4_info_reqs.htm" TargetMode="External"/><Relationship Id="rId81" Type="http://schemas.openxmlformats.org/officeDocument/2006/relationships/hyperlink" Target="file:///C:\Users\bus4005\Downloads\CR_FDIS_3_20190311_draft\CR_FDIS_3\part1000\data\modules\kinematic_motion_representation\sys\4_info_reqs.htm" TargetMode="External"/><Relationship Id="rId86" Type="http://schemas.openxmlformats.org/officeDocument/2006/relationships/hyperlink" Target="file:///C:\Users\bus4005\Downloads\CR_FDIS_3_20190311_draft\CR_FDIS_3\part1000\data\modules\kinematic_structure\sys\4_info_reqs.htm" TargetMode="External"/><Relationship Id="rId130" Type="http://schemas.openxmlformats.org/officeDocument/2006/relationships/hyperlink" Target="file:///C:\Users\bus4005\Downloads\CR_FDIS_3_20190311_draft\CR_FDIS_3\part1000\data\modules\kinematic_motion_representation\sys\4_info_reqs.htm" TargetMode="External"/><Relationship Id="rId135" Type="http://schemas.openxmlformats.org/officeDocument/2006/relationships/hyperlink" Target="file:///C:\Users\bus4005\Downloads\CR_FDIS_3_20190311_draft\CR_FDIS_3\part1000\data\modules\basic_curve\sys\4_info_reqs.htm" TargetMode="External"/><Relationship Id="rId151" Type="http://schemas.openxmlformats.org/officeDocument/2006/relationships/hyperlink" Target="file:///C:\Users\bus4005\Downloads\CR_FDIS_3_20190311_draft\CR_FDIS_3\part1000\data\modules\contextual_shape_positioning\sys\4_info_reqs.htm" TargetMode="External"/><Relationship Id="rId156" Type="http://schemas.openxmlformats.org/officeDocument/2006/relationships/hyperlink" Target="file:///C:\Users\bus4005\Downloads\CR_FDIS_3_20190311_draft\CR_FDIS_3\part1000\data\modules\kinematic_motion_representation\sys\4_info_reqs.htm" TargetMode="External"/><Relationship Id="rId177" Type="http://schemas.openxmlformats.org/officeDocument/2006/relationships/hyperlink" Target="file:///C:\Users\bus4005\Downloads\CR_FDIS_3_20190311_draft\CR_FDIS_3\part1000\data\modules\kinematic_motion_representation\sys\5_mapping.htm#aeentitylink_motion_transformation" TargetMode="External"/><Relationship Id="rId198" Type="http://schemas.openxmlformats.org/officeDocument/2006/relationships/hyperlink" Target="file:///C:\Users\bus4005\Downloads\CR_FDIS_3_20190311_draft\CR_FDIS_3\part1000\data\modules\parametric_representation\sys\4_info_reqs.htm" TargetMode="External"/><Relationship Id="rId172" Type="http://schemas.openxmlformats.org/officeDocument/2006/relationships/hyperlink" Target="file:///C:\Users\bus4005\Downloads\CR_FDIS_3_20190311_draft\CR_FDIS_3\part1000\data\modules\foundation_representation\sys\4_info_reqs.htm" TargetMode="External"/><Relationship Id="rId193" Type="http://schemas.openxmlformats.org/officeDocument/2006/relationships/hyperlink" Target="file:///C:\Users\bus4005\Downloads\CR_FDIS_3_20190311_draft\CR_FDIS_3\part1000\data\modules\kinematic_motion_representation\sys\4_info_reqs.htm" TargetMode="External"/><Relationship Id="rId202" Type="http://schemas.openxmlformats.org/officeDocument/2006/relationships/hyperlink" Target="file:///C:\Users\bus4005\Downloads\CR_FDIS_3_20190311_draft\CR_FDIS_3\part1000\data\modules\foundation_representation\sys\4_info_reqs.htm" TargetMode="External"/><Relationship Id="rId207" Type="http://schemas.openxmlformats.org/officeDocument/2006/relationships/hyperlink" Target="file:///C:\Users\bus4005\Downloads\CR_FDIS_3_20190311_draft\CR_FDIS_3\part1000\data\modules\kinematic_motion_representation\sys\5_mapping.htm#aeentitypath_parameter_representation_context" TargetMode="External"/><Relationship Id="rId223" Type="http://schemas.openxmlformats.org/officeDocument/2006/relationships/hyperlink" Target="file:///C:\Users\bus4005\Downloads\CR_FDIS_3_20190311_draft\CR_FDIS_3\part1000\data\modules\contextual_shape_positioning\sys\4_info_reqs.htm" TargetMode="External"/><Relationship Id="rId228" Type="http://schemas.openxmlformats.org/officeDocument/2006/relationships/hyperlink" Target="file:///C:\Users\bus4005\Downloads\CR_FDIS_3_20190311_draft\CR_FDIS_3\part1000\data\modules\product_occurrence\sys\4_info_reqs.htm" TargetMode="External"/><Relationship Id="rId244" Type="http://schemas.openxmlformats.org/officeDocument/2006/relationships/hyperlink" Target="file:///C:\Users\bus4005\Downloads\CR_FDIS_3_20190311_draft\CR_FDIS_3\part1000\data\modules\kinematic_motion_representation\sys\4_info_reqs.htm" TargetMode="External"/><Relationship Id="rId249" Type="http://schemas.openxmlformats.org/officeDocument/2006/relationships/hyperlink" Target="file:///C:\Users\bus4005\Downloads\CR_FDIS_3_20190311_draft\CR_FDIS_3\part1000\data\modules\kinematic_motion_representation\sys\5_mapping.htm#scconstraintkmr_representation_subtypes" TargetMode="External"/><Relationship Id="rId13" Type="http://schemas.openxmlformats.org/officeDocument/2006/relationships/hyperlink" Target="file:///C:\Users\bus4005\Downloads\CR_FDIS_3_20190311_draft\CR_FDIS_3\part1000\data\modules\kinematic_motion_representation\armexpg1.htm" TargetMode="External"/><Relationship Id="rId18" Type="http://schemas.openxmlformats.org/officeDocument/2006/relationships/hyperlink" Target="file:///C:\Users\bus4005\Downloads\CR_FDIS_3_20190311_draft\CR_FDIS_3\part1000\data\modules\kinematic_motion_representation\sys\4_info_reqs.htm" TargetMode="External"/><Relationship Id="rId39" Type="http://schemas.openxmlformats.org/officeDocument/2006/relationships/hyperlink" Target="file:///C:\Users\bus4005\Downloads\CR_FDIS_3_20190311_draft\CR_FDIS_3\part1000\data\modules\basic_geometry\sys\4_info_reqs.htm" TargetMode="External"/><Relationship Id="rId109" Type="http://schemas.openxmlformats.org/officeDocument/2006/relationships/hyperlink" Target="file:///C:\Users\bus4005\Downloads\CR_FDIS_3_20190311_draft\CR_FDIS_3\part1000\data\modules\kinematic_motion_representation\sys\4_info_reqs.htm" TargetMode="External"/><Relationship Id="rId34" Type="http://schemas.openxmlformats.org/officeDocument/2006/relationships/hyperlink" Target="file:///C:\Users\bus4005\Downloads\CR_FDIS_3_20190311_draft\CR_FDIS_3\part1000\data\modules\kinematic_motion_representation\sys\5_mapping.htm#aeentitycurve_based_path" TargetMode="External"/><Relationship Id="rId50" Type="http://schemas.openxmlformats.org/officeDocument/2006/relationships/hyperlink" Target="file:///C:\Users\bus4005\Downloads\CR_FDIS_3_20190311_draft\CR_FDIS_3\part1000\data\modules\kinematic_motion_representation\sys\4_info_reqs.htm" TargetMode="External"/><Relationship Id="rId55" Type="http://schemas.openxmlformats.org/officeDocument/2006/relationships/hyperlink" Target="file:///C:\Users\bus4005\Downloads\CR_FDIS_3_20190311_draft\CR_FDIS_3\part1000\data\modules\elemental_geometric_shape\sys\4_info_reqs.htm" TargetMode="External"/><Relationship Id="rId76" Type="http://schemas.openxmlformats.org/officeDocument/2006/relationships/hyperlink" Target="file:///C:\Users\bus4005\Downloads\CR_FDIS_3_20190311_draft\CR_FDIS_3\part1000\data\modules\elemental_geometric_shape\sys\4_info_reqs.htm" TargetMode="External"/><Relationship Id="rId97" Type="http://schemas.openxmlformats.org/officeDocument/2006/relationships/hyperlink" Target="file:///C:\Users\bus4005\Downloads\CR_FDIS_3_20190311_draft\CR_FDIS_3\part1000\data\modules\kinematic_motion_representation\sys\4_info_reqs.htm" TargetMode="External"/><Relationship Id="rId104" Type="http://schemas.openxmlformats.org/officeDocument/2006/relationships/hyperlink" Target="file:///C:\Users\bus4005\Downloads\CR_FDIS_3_20190311_draft\CR_FDIS_3\part1000\data\modules\kinematic_motion_representation\sys\4_info_reqs.htm" TargetMode="External"/><Relationship Id="rId120" Type="http://schemas.openxmlformats.org/officeDocument/2006/relationships/hyperlink" Target="file:///C:\Users\bus4005\Downloads\CR_FDIS_3_20190311_draft\CR_FDIS_3\part1000\data\modules\kinematic_motion_representation\sys\4_info_reqs.htm" TargetMode="External"/><Relationship Id="rId125" Type="http://schemas.openxmlformats.org/officeDocument/2006/relationships/hyperlink" Target="file:///C:\Users\bus4005\Downloads\CR_FDIS_3_20190311_draft\CR_FDIS_3\part1000\data\modules\kinematic_motion_representation\sys\4_info_reqs.htm" TargetMode="External"/><Relationship Id="rId141" Type="http://schemas.openxmlformats.org/officeDocument/2006/relationships/hyperlink" Target="file:///C:\Users\bus4005\Downloads\CR_FDIS_3_20190311_draft\CR_FDIS_3\part1000\data\modules\kinematic_motion_representation\sys\4_info_reqs.htm" TargetMode="External"/><Relationship Id="rId146" Type="http://schemas.openxmlformats.org/officeDocument/2006/relationships/hyperlink" Target="file:///C:\Users\bus4005\Downloads\CR_FDIS_3_20190311_draft\CR_FDIS_3\part1000\data\modules\geometric_model_relationship\sys\4_info_reqs.htm" TargetMode="External"/><Relationship Id="rId167" Type="http://schemas.openxmlformats.org/officeDocument/2006/relationships/hyperlink" Target="file:///C:\Users\bus4005\Downloads\CR_FDIS_3_20190311_draft\CR_FDIS_3\part1000\data\modules\kinematic_motion_representation\sys\5_mapping.htm#aeentitylink_motion_representation_along_path" TargetMode="External"/><Relationship Id="rId188" Type="http://schemas.openxmlformats.org/officeDocument/2006/relationships/hyperlink" Target="file:///C:\Users\bus4005\Downloads\CR_FDIS_3_20190311_draft\CR_FDIS_3\part1000\data\modules\kinematic_motion_representation\sys\4_info_reqs.htm" TargetMode="External"/><Relationship Id="rId7" Type="http://schemas.openxmlformats.org/officeDocument/2006/relationships/hyperlink" Target="file:///C:\Users\bus4005\Downloads\CR_FDIS_3_20190311_draft\CR_FDIS_3\part1000\data\modules\kinematic_state\sys\4_info_reqs.htm" TargetMode="External"/><Relationship Id="rId71" Type="http://schemas.openxmlformats.org/officeDocument/2006/relationships/hyperlink" Target="file:///C:\Users\bus4005\Downloads\CR_FDIS_3_20190311_draft\CR_FDIS_3\part1000\data\modules\b_spline_geometry\sys\4_info_reqs.htm" TargetMode="External"/><Relationship Id="rId92" Type="http://schemas.openxmlformats.org/officeDocument/2006/relationships/hyperlink" Target="file:///C:\Users\bus4005\Downloads\CR_FDIS_3_20190311_draft\CR_FDIS_3\part1000\data\modules\elemental_geometric_shape\sys\4_info_reqs.htm" TargetMode="External"/><Relationship Id="rId162" Type="http://schemas.openxmlformats.org/officeDocument/2006/relationships/hyperlink" Target="file:///C:\Users\bus4005\Downloads\CR_FDIS_3_20190311_draft\CR_FDIS_3\part1000\data\modules\kinematic_motion_representation\sys\4_info_reqs.htm" TargetMode="External"/><Relationship Id="rId183" Type="http://schemas.openxmlformats.org/officeDocument/2006/relationships/hyperlink" Target="file:///C:\Users\bus4005\Downloads\CR_FDIS_3_20190311_draft\CR_FDIS_3\part1000\data\modules\kinematic_structure\sys\4_info_reqs.htm" TargetMode="External"/><Relationship Id="rId213" Type="http://schemas.openxmlformats.org/officeDocument/2006/relationships/hyperlink" Target="file:///C:\Users\bus4005\Downloads\CR_FDIS_3_20190311_draft\CR_FDIS_3\part1000\data\modules\kinematic_motion_representation\sys\4_info_reqs.htm" TargetMode="External"/><Relationship Id="rId218" Type="http://schemas.openxmlformats.org/officeDocument/2006/relationships/hyperlink" Target="file:///C:\Users\bus4005\Downloads\CR_FDIS_3_20190311_draft\CR_FDIS_3\part1000\data\modules\basic_curve\sys\4_info_reqs.htm" TargetMode="External"/><Relationship Id="rId234" Type="http://schemas.openxmlformats.org/officeDocument/2006/relationships/hyperlink" Target="file:///C:\Users\bus4005\Downloads\CR_FDIS_3_20190311_draft\CR_FDIS_3\part1000\data\modules\product_occurrence\sys\4_info_reqs.htm" TargetMode="External"/><Relationship Id="rId239" Type="http://schemas.openxmlformats.org/officeDocument/2006/relationships/hyperlink" Target="file:///C:\Users\bus4005\Downloads\CR_FDIS_3_20190311_draft\CR_FDIS_3\part1000\data\modules\elemental_geometric_shape\sys\4_info_reqs.htm" TargetMode="External"/><Relationship Id="rId2" Type="http://schemas.openxmlformats.org/officeDocument/2006/relationships/styles" Target="styles.xml"/><Relationship Id="rId29" Type="http://schemas.openxmlformats.org/officeDocument/2006/relationships/hyperlink" Target="file:///C:\Users\bus4005\Downloads\CR_FDIS_3_20190311_draft\CR_FDIS_3\part1000\data\modules\kinematic_motion_representation\sys\4_info_reqs.htm" TargetMode="External"/><Relationship Id="rId250" Type="http://schemas.openxmlformats.org/officeDocument/2006/relationships/hyperlink" Target="file:///C:\Users\bus4005\Downloads\CR_FDIS_3_20190311_draft\CR_FDIS_3\part1000\data\modules\foundation_representation\sys\4_info_reqs.htm" TargetMode="External"/><Relationship Id="rId255" Type="http://schemas.openxmlformats.org/officeDocument/2006/relationships/hyperlink" Target="file:///C:\Users\bus4005\Downloads\CR_FDIS_3_20190311_draft\CR_FDIS_3\part1000\data\modules\kinematic_motion_representation\sys\4_info_reqs.htm" TargetMode="External"/><Relationship Id="rId24" Type="http://schemas.openxmlformats.org/officeDocument/2006/relationships/hyperlink" Target="file:///C:\Users\bus4005\Downloads\CR_FDIS_3_20190311_draft\CR_FDIS_3\part1000\data\modules\elemental_geometric_shape\sys\4_info_reqs.htm" TargetMode="External"/><Relationship Id="rId40" Type="http://schemas.openxmlformats.org/officeDocument/2006/relationships/hyperlink" Target="file:///C:\Users\bus4005\Downloads\CR_FDIS_3_20190311_draft\CR_FDIS_3\part1000\data\modules\kinematic_motion_representation\sys\4_info_reqs.htm" TargetMode="External"/><Relationship Id="rId45" Type="http://schemas.openxmlformats.org/officeDocument/2006/relationships/hyperlink" Target="file:///C:\Users\bus4005\Downloads\CR_FDIS_3_20190311_draft\CR_FDIS_3\part1000\data\modules\basic_geometry\sys\4_info_reqs.htm" TargetMode="External"/><Relationship Id="rId66" Type="http://schemas.openxmlformats.org/officeDocument/2006/relationships/hyperlink" Target="file:///C:\Users\bus4005\Downloads\CR_FDIS_3_20190311_draft\CR_FDIS_3\part1000\data\modules\kinematic_motion_representation\sys\4_info_reqs.htm" TargetMode="External"/><Relationship Id="rId87" Type="http://schemas.openxmlformats.org/officeDocument/2006/relationships/hyperlink" Target="file:///C:\Users\bus4005\Downloads\CR_FDIS_3_20190311_draft\CR_FDIS_3\part1000\data\modules\kinematic_motion_representation\sys\5_mapping.htm#aeentityitem_link_motion_relationship" TargetMode="External"/><Relationship Id="rId110" Type="http://schemas.openxmlformats.org/officeDocument/2006/relationships/hyperlink" Target="file:///C:\Users\bus4005\Downloads\CR_FDIS_3_20190311_draft\CR_FDIS_3\part1000\data\modules\kinematic_motion_representation\sys\5_mapping.htm#aeentitykinematic_path_defined_by_curves" TargetMode="External"/><Relationship Id="rId115" Type="http://schemas.openxmlformats.org/officeDocument/2006/relationships/hyperlink" Target="file:///C:\Users\bus4005\Downloads\CR_FDIS_3_20190311_draft\CR_FDIS_3\part1000\data\modules\kinematic_motion_representation\sys\4_info_reqs.htm" TargetMode="External"/><Relationship Id="rId131" Type="http://schemas.openxmlformats.org/officeDocument/2006/relationships/hyperlink" Target="file:///C:\Users\bus4005\Downloads\CR_FDIS_3_20190311_draft\CR_FDIS_3\part1000\data\modules\kinematic_motion_representation\sys\4_info_reqs.htm" TargetMode="External"/><Relationship Id="rId136" Type="http://schemas.openxmlformats.org/officeDocument/2006/relationships/hyperlink" Target="file:///C:\Users\bus4005\Downloads\CR_FDIS_3_20190311_draft\CR_FDIS_3\part1000\data\modules\kinematic_motion_representation\sys\5_mapping.htm#aeentitylinear_path" TargetMode="External"/><Relationship Id="rId157" Type="http://schemas.openxmlformats.org/officeDocument/2006/relationships/hyperlink" Target="file:///C:\Users\bus4005\Downloads\CR_FDIS_3_20190311_draft\CR_FDIS_3\part1000\data\modules\kinematic_motion_representation\sys\4_info_reqs.htm" TargetMode="External"/><Relationship Id="rId178" Type="http://schemas.openxmlformats.org/officeDocument/2006/relationships/hyperlink" Target="file:///C:\Users\bus4005\Downloads\CR_FDIS_3_20190311_draft\CR_FDIS_3\part1000\data\modules\kinematic_structure\sys\4_info_reqs.htm" TargetMode="External"/><Relationship Id="rId61" Type="http://schemas.openxmlformats.org/officeDocument/2006/relationships/hyperlink" Target="file:///C:\Users\bus4005\Downloads\CR_FDIS_3_20190311_draft\CR_FDIS_3\part1000\data\modules\foundation_representation\sys\4_info_reqs.htm" TargetMode="External"/><Relationship Id="rId82" Type="http://schemas.openxmlformats.org/officeDocument/2006/relationships/hyperlink" Target="file:///C:\Users\bus4005\Downloads\CR_FDIS_3_20190311_draft\CR_FDIS_3\part1000\data\modules\kinematic_structure\sys\4_info_reqs.htm" TargetMode="External"/><Relationship Id="rId152" Type="http://schemas.openxmlformats.org/officeDocument/2006/relationships/hyperlink" Target="file:///C:\Users\bus4005\Downloads\CR_FDIS_3_20190311_draft\CR_FDIS_3\part1000\data\modules\geometric_model_relationship\sys\4_info_reqs.htm" TargetMode="External"/><Relationship Id="rId173" Type="http://schemas.openxmlformats.org/officeDocument/2006/relationships/hyperlink" Target="file:///C:\Users\bus4005\Downloads\CR_FDIS_3_20190311_draft\CR_FDIS_3\part1000\data\modules\kinematic_motion_representation\sys\4_info_reqs.htm" TargetMode="External"/><Relationship Id="rId194" Type="http://schemas.openxmlformats.org/officeDocument/2006/relationships/hyperlink" Target="file:///C:\Users\bus4005\Downloads\CR_FDIS_3_20190311_draft\CR_FDIS_3\part1000\data\modules\kinematic_motion_representation\sys\4_info_reqs.htm" TargetMode="External"/><Relationship Id="rId199" Type="http://schemas.openxmlformats.org/officeDocument/2006/relationships/hyperlink" Target="file:///C:\Users\bus4005\Downloads\CR_FDIS_3_20190311_draft\CR_FDIS_3\part1000\data\modules\parametric_representation\sys\4_info_reqs.htm" TargetMode="External"/><Relationship Id="rId203" Type="http://schemas.openxmlformats.org/officeDocument/2006/relationships/hyperlink" Target="file:///C:\Users\bus4005\Downloads\CR_FDIS_3_20190311_draft\CR_FDIS_3\part1000\data\modules\basic_geometry\sys\4_info_reqs.htm" TargetMode="External"/><Relationship Id="rId208" Type="http://schemas.openxmlformats.org/officeDocument/2006/relationships/hyperlink" Target="file:///C:\Users\bus4005\Downloads\CR_FDIS_3_20190311_draft\CR_FDIS_3\part1000\data\modules\elemental_geometric_shape\sys\4_info_reqs.htm" TargetMode="External"/><Relationship Id="rId229" Type="http://schemas.openxmlformats.org/officeDocument/2006/relationships/hyperlink" Target="file:///C:\Users\bus4005\Downloads\CR_FDIS_3_20190311_draft\CR_FDIS_3\part1000\data\modules\assembly_structure\sys\4_info_reqs.htm" TargetMode="External"/><Relationship Id="rId19" Type="http://schemas.openxmlformats.org/officeDocument/2006/relationships/hyperlink" Target="file:///C:\Users\bus4005\Downloads\CR_FDIS_3_20190311_draft\CR_FDIS_3\part1000\data\modules\geometric_model_relationship\sys\4_info_reqs.htm" TargetMode="External"/><Relationship Id="rId224" Type="http://schemas.openxmlformats.org/officeDocument/2006/relationships/hyperlink" Target="file:///C:\Users\bus4005\Downloads\CR_FDIS_3_20190311_draft\CR_FDIS_3\part1000\data\modules\contextual_shape_positioning\sys\4_info_reqs.htm" TargetMode="External"/><Relationship Id="rId240" Type="http://schemas.openxmlformats.org/officeDocument/2006/relationships/hyperlink" Target="file:///C:\Users\bus4005\Downloads\CR_FDIS_3_20190311_draft\CR_FDIS_3\part1000\data\modules\kinematic_motion_representation\sys\4_info_reqs.htm" TargetMode="External"/><Relationship Id="rId245" Type="http://schemas.openxmlformats.org/officeDocument/2006/relationships/hyperlink" Target="file:///C:\Users\bus4005\Downloads\CR_FDIS_3_20190311_draft\CR_FDIS_3\part1000\data\modules\elemental_geometric_shape\sys\4_info_reqs.htm" TargetMode="External"/><Relationship Id="rId14" Type="http://schemas.openxmlformats.org/officeDocument/2006/relationships/hyperlink" Target="file:///C:\Users\bus4005\Downloads\CR_FDIS_3_20190311_draft\CR_FDIS_3\part1000\data\modules\kinematic_motion_representation\armexpg2.htm" TargetMode="External"/><Relationship Id="rId30" Type="http://schemas.openxmlformats.org/officeDocument/2006/relationships/hyperlink" Target="file:///C:\Users\bus4005\Downloads\CR_FDIS_3_20190311_draft\CR_FDIS_3\part1000\data\modules\kinematic_motion_representation\sys\4_info_reqs.htm" TargetMode="External"/><Relationship Id="rId35" Type="http://schemas.openxmlformats.org/officeDocument/2006/relationships/hyperlink" Target="file:///C:\Users\bus4005\Downloads\CR_FDIS_3_20190311_draft\CR_FDIS_3\part1000\data\modules\kinematic_motion_representation\sys\4_info_reqs.htm" TargetMode="External"/><Relationship Id="rId56" Type="http://schemas.openxmlformats.org/officeDocument/2006/relationships/hyperlink" Target="file:///C:\Users\bus4005\Downloads\CR_FDIS_3_20190311_draft\CR_FDIS_3\part1000\data\modules\value_with_unit\sys\4_info_reqs.htm" TargetMode="External"/><Relationship Id="rId77" Type="http://schemas.openxmlformats.org/officeDocument/2006/relationships/hyperlink" Target="file:///C:\Users\bus4005\Downloads\CR_FDIS_3_20190311_draft\CR_FDIS_3\part1000\data\modules\kinematic_motion_representation\sys\4_info_reqs.htm" TargetMode="External"/><Relationship Id="rId100" Type="http://schemas.openxmlformats.org/officeDocument/2006/relationships/hyperlink" Target="file:///C:\Users\bus4005\Downloads\CR_FDIS_3_20190311_draft\CR_FDIS_3\part1000\data\modules\kinematic_motion_representation\sys\4_info_reqs.htm" TargetMode="External"/><Relationship Id="rId105" Type="http://schemas.openxmlformats.org/officeDocument/2006/relationships/hyperlink" Target="file:///C:\Users\bus4005\Downloads\CR_FDIS_3_20190311_draft\CR_FDIS_3\part1000\data\modules\kinematic_motion_representation\sys\4_info_reqs.htm" TargetMode="External"/><Relationship Id="rId126" Type="http://schemas.openxmlformats.org/officeDocument/2006/relationships/hyperlink" Target="file:///C:\Users\bus4005\Downloads\CR_FDIS_3_20190311_draft\CR_FDIS_3\part1000\data\modules\elemental_geometric_shape\sys\4_info_reqs.htm" TargetMode="External"/><Relationship Id="rId147" Type="http://schemas.openxmlformats.org/officeDocument/2006/relationships/hyperlink" Target="file:///C:\Users\bus4005\Downloads\CR_FDIS_3_20190311_draft\CR_FDIS_3\part1000\data\modules\contextual_shape_positioning\sys\4_info_reqs.htm" TargetMode="External"/><Relationship Id="rId168" Type="http://schemas.openxmlformats.org/officeDocument/2006/relationships/hyperlink" Target="file:///C:\Users\bus4005\Downloads\CR_FDIS_3_20190311_draft\CR_FDIS_3\part1000\data\modules\foundation_representation\sys\4_info_reqs.htm" TargetMode="External"/><Relationship Id="rId8" Type="http://schemas.openxmlformats.org/officeDocument/2006/relationships/hyperlink" Target="file:///C:\Users\bus4005\Downloads\CR_FDIS_3_20190311_draft\CR_FDIS_3\part1000\data\modules\parametric_representation\sys\4_info_reqs.htm" TargetMode="External"/><Relationship Id="rId51" Type="http://schemas.openxmlformats.org/officeDocument/2006/relationships/hyperlink" Target="file:///C:\Users\bus4005\Downloads\CR_FDIS_3_20190311_draft\CR_FDIS_3\part1000\data\modules\kinematic_motion_representation\sys\4_info_reqs.htm" TargetMode="External"/><Relationship Id="rId72" Type="http://schemas.openxmlformats.org/officeDocument/2006/relationships/hyperlink" Target="file:///C:\Users\bus4005\Downloads\CR_FDIS_3_20190311_draft\CR_FDIS_3\part1000\data\modules\kinematic_motion_representation\sys\4_info_reqs.htm" TargetMode="External"/><Relationship Id="rId93" Type="http://schemas.openxmlformats.org/officeDocument/2006/relationships/hyperlink" Target="file:///C:\Users\bus4005\Downloads\CR_FDIS_3_20190311_draft\CR_FDIS_3\part1000\data\modules\elemental_geometric_shape\sys\4_info_reqs.htm" TargetMode="External"/><Relationship Id="rId98" Type="http://schemas.openxmlformats.org/officeDocument/2006/relationships/hyperlink" Target="file:///C:\Users\bus4005\Downloads\CR_FDIS_3_20190311_draft\CR_FDIS_3\part1000\data\modules\kinematic_motion_representation\sys\4_info_reqs.htm" TargetMode="External"/><Relationship Id="rId121" Type="http://schemas.openxmlformats.org/officeDocument/2006/relationships/hyperlink" Target="file:///C:\Users\bus4005\Downloads\CR_FDIS_3_20190311_draft\CR_FDIS_3\part1000\data\modules\kinematic_motion_representation\sys\4_info_reqs.htm" TargetMode="External"/><Relationship Id="rId142" Type="http://schemas.openxmlformats.org/officeDocument/2006/relationships/hyperlink" Target="file:///C:\Users\bus4005\Downloads\CR_FDIS_3_20190311_draft\CR_FDIS_3\part1000\data\modules\basic_curve\sys\4_info_reqs.htm" TargetMode="External"/><Relationship Id="rId163" Type="http://schemas.openxmlformats.org/officeDocument/2006/relationships/hyperlink" Target="file:///C:\Users\bus4005\Downloads\CR_FDIS_3_20190311_draft\CR_FDIS_3\part1000\data\modules\kinematic_motion_representation\sys\4_info_reqs.htm" TargetMode="External"/><Relationship Id="rId184" Type="http://schemas.openxmlformats.org/officeDocument/2006/relationships/hyperlink" Target="file:///C:\Users\bus4005\Downloads\CR_FDIS_3_20190311_draft\CR_FDIS_3\part1000\data\modules\kinematic_motion_representation\sys\4_info_reqs.htm" TargetMode="External"/><Relationship Id="rId189" Type="http://schemas.openxmlformats.org/officeDocument/2006/relationships/hyperlink" Target="file:///C:\Users\bus4005\Downloads\CR_FDIS_3_20190311_draft\CR_FDIS_3\part1000\data\modules\kinematic_motion_representation\sys\4_info_reqs.htm" TargetMode="External"/><Relationship Id="rId219" Type="http://schemas.openxmlformats.org/officeDocument/2006/relationships/hyperlink" Target="file:///C:\Users\bus4005\Downloads\CR_FDIS_3_20190311_draft\CR_FDIS_3\part1000\data\modules\kinematic_motion_representation\sys\5_mapping.htm#aeentityproduct_structure_link_motion_association" TargetMode="External"/><Relationship Id="rId3" Type="http://schemas.openxmlformats.org/officeDocument/2006/relationships/settings" Target="settings.xml"/><Relationship Id="rId214" Type="http://schemas.openxmlformats.org/officeDocument/2006/relationships/hyperlink" Target="file:///C:\Users\bus4005\Downloads\CR_FDIS_3_20190311_draft\CR_FDIS_3\part1000\data\modules\kinematic_motion_representation\sys\4_info_reqs.htm" TargetMode="External"/><Relationship Id="rId230" Type="http://schemas.openxmlformats.org/officeDocument/2006/relationships/hyperlink" Target="file:///C:\Users\bus4005\Downloads\CR_FDIS_3_20190311_draft\CR_FDIS_3\part1000\data\modules\assembly_structure\sys\4_info_reqs.htm" TargetMode="External"/><Relationship Id="rId235" Type="http://schemas.openxmlformats.org/officeDocument/2006/relationships/hyperlink" Target="file:///C:\Users\bus4005\Downloads\CR_FDIS_3_20190311_draft\CR_FDIS_3\part1000\data\modules\kinematic_motion_representation\sys\5_mapping.htm#scconstraintkmr_geometric_representation_context_subtypes" TargetMode="External"/><Relationship Id="rId251" Type="http://schemas.openxmlformats.org/officeDocument/2006/relationships/hyperlink" Target="file:///C:\Users\bus4005\Downloads\CR_FDIS_3_20190311_draft\CR_FDIS_3\part1000\data\modules\kinematic_motion_representation\sys\4_info_reqs.htm" TargetMode="External"/><Relationship Id="rId256" Type="http://schemas.openxmlformats.org/officeDocument/2006/relationships/fontTable" Target="fontTable.xml"/><Relationship Id="rId25" Type="http://schemas.openxmlformats.org/officeDocument/2006/relationships/hyperlink" Target="file:///C:\Users\bus4005\Downloads\CR_FDIS_3_20190311_draft\CR_FDIS_3\part1000\data\modules\kinematic_structure\sys\4_info_reqs.htm" TargetMode="External"/><Relationship Id="rId46" Type="http://schemas.openxmlformats.org/officeDocument/2006/relationships/hyperlink" Target="file:///C:\Users\bus4005\Downloads\CR_FDIS_3_20190311_draft\CR_FDIS_3\part1000\data\modules\basic_geometry\sys\4_info_reqs.htm" TargetMode="External"/><Relationship Id="rId67" Type="http://schemas.openxmlformats.org/officeDocument/2006/relationships/hyperlink" Target="file:///C:\Users\bus4005\Downloads\CR_FDIS_3_20190311_draft\CR_FDIS_3\part1000\data\modules\kinematic_motion_representation\sys\5_mapping.htm#aeentityinterpolated_configuration_segment" TargetMode="External"/><Relationship Id="rId116" Type="http://schemas.openxmlformats.org/officeDocument/2006/relationships/hyperlink" Target="file:///C:\Users\bus4005\Downloads\CR_FDIS_3_20190311_draft\CR_FDIS_3\part1000\data\modules\kinematic_motion_representation\sys\4_info_reqs.htm" TargetMode="External"/><Relationship Id="rId137" Type="http://schemas.openxmlformats.org/officeDocument/2006/relationships/hyperlink" Target="file:///C:\Users\bus4005\Downloads\CR_FDIS_3_20190311_draft\CR_FDIS_3\part1000\data\modules\kinematic_motion_representation\sys\4_info_reqs.htm" TargetMode="External"/><Relationship Id="rId158" Type="http://schemas.openxmlformats.org/officeDocument/2006/relationships/hyperlink" Target="file:///C:\Users\bus4005\Downloads\CR_FDIS_3_20190311_draft\CR_FDIS_3\part1000\data\modules\kinematic_motion_representation\sys\4_info_reqs.htm" TargetMode="External"/><Relationship Id="rId20" Type="http://schemas.openxmlformats.org/officeDocument/2006/relationships/hyperlink" Target="file:///C:\Users\bus4005\Downloads\CR_FDIS_3_20190311_draft\CR_FDIS_3\part1000\data\modules\kinematic_motion_representation\sys\4_info_reqs.htm" TargetMode="External"/><Relationship Id="rId41" Type="http://schemas.openxmlformats.org/officeDocument/2006/relationships/hyperlink" Target="file:///C:\Users\bus4005\Downloads\CR_FDIS_3_20190311_draft\CR_FDIS_3\part1000\data\modules\kinematic_motion_representation\sys\5_mapping.htm#aeentitycurve_based_path_with_orientation" TargetMode="External"/><Relationship Id="rId62" Type="http://schemas.openxmlformats.org/officeDocument/2006/relationships/hyperlink" Target="file:///C:\Users\bus4005\Downloads\CR_FDIS_3_20190311_draft\CR_FDIS_3\part1000\data\modules\kinematic_motion_representation\sys\4_info_reqs.htm" TargetMode="External"/><Relationship Id="rId83" Type="http://schemas.openxmlformats.org/officeDocument/2006/relationships/hyperlink" Target="file:///C:\Users\bus4005\Downloads\CR_FDIS_3_20190311_draft\CR_FDIS_3\part1000\data\modules\kinematic_motion_representation\sys\4_info_reqs.htm" TargetMode="External"/><Relationship Id="rId88" Type="http://schemas.openxmlformats.org/officeDocument/2006/relationships/hyperlink" Target="file:///C:\Users\bus4005\Downloads\CR_FDIS_3_20190311_draft\CR_FDIS_3\part1000\data\modules\kinematic_motion_representation\sys\4_info_reqs.htm" TargetMode="External"/><Relationship Id="rId111" Type="http://schemas.openxmlformats.org/officeDocument/2006/relationships/hyperlink" Target="file:///C:\Users\bus4005\Downloads\CR_FDIS_3_20190311_draft\CR_FDIS_3\part1000\data\modules\kinematic_motion_representation\sys\4_info_reqs.htm" TargetMode="External"/><Relationship Id="rId132" Type="http://schemas.openxmlformats.org/officeDocument/2006/relationships/hyperlink" Target="file:///C:\Users\bus4005\Downloads\CR_FDIS_3_20190311_draft\CR_FDIS_3\part1000\data\modules\kinematic_motion_representation\sys\4_info_reqs.htm" TargetMode="External"/><Relationship Id="rId153" Type="http://schemas.openxmlformats.org/officeDocument/2006/relationships/hyperlink" Target="file:///C:\Users\bus4005\Downloads\CR_FDIS_3_20190311_draft\CR_FDIS_3\part1000\data\modules\kinematic_motion_representation\sys\4_info_reqs.htm" TargetMode="External"/><Relationship Id="rId174" Type="http://schemas.openxmlformats.org/officeDocument/2006/relationships/hyperlink" Target="file:///C:\Users\bus4005\Downloads\CR_FDIS_3_20190311_draft\CR_FDIS_3\part1000\data\modules\kinematic_motion_representation\sys\4_info_reqs.htm" TargetMode="External"/><Relationship Id="rId179" Type="http://schemas.openxmlformats.org/officeDocument/2006/relationships/hyperlink" Target="file:///C:\Users\bus4005\Downloads\CR_FDIS_3_20190311_draft\CR_FDIS_3\part1000\data\modules\kinematic_structure\sys\4_info_reqs.htm" TargetMode="External"/><Relationship Id="rId195" Type="http://schemas.openxmlformats.org/officeDocument/2006/relationships/hyperlink" Target="file:///C:\Users\bus4005\Downloads\CR_FDIS_3_20190311_draft\CR_FDIS_3\part1000\data\modules\kinematic_motion_representation\sys\4_info_reqs.htm" TargetMode="External"/><Relationship Id="rId209" Type="http://schemas.openxmlformats.org/officeDocument/2006/relationships/hyperlink" Target="file:///C:\Users\bus4005\Downloads\CR_FDIS_3_20190311_draft\CR_FDIS_3\part1000\data\modules\parametric_representation\sys\4_info_reqs.htm" TargetMode="External"/><Relationship Id="rId190" Type="http://schemas.openxmlformats.org/officeDocument/2006/relationships/hyperlink" Target="file:///C:\Users\bus4005\Downloads\CR_FDIS_3_20190311_draft\CR_FDIS_3\part1000\data\modules\kinematic_motion_representation\sys\4_info_reqs.htm" TargetMode="External"/><Relationship Id="rId204" Type="http://schemas.openxmlformats.org/officeDocument/2006/relationships/hyperlink" Target="file:///C:\Users\bus4005\Downloads\CR_FDIS_3_20190311_draft\CR_FDIS_3\part1000\data\modules\kinematic_motion_representation\sys\4_info_reqs.htm" TargetMode="External"/><Relationship Id="rId220" Type="http://schemas.openxmlformats.org/officeDocument/2006/relationships/hyperlink" Target="file:///C:\Users\bus4005\Downloads\CR_FDIS_3_20190311_draft\CR_FDIS_3\part1000\data\modules\contextual_shape_positioning\sys\4_info_reqs.htm" TargetMode="External"/><Relationship Id="rId225" Type="http://schemas.openxmlformats.org/officeDocument/2006/relationships/hyperlink" Target="file:///C:\Users\bus4005\Downloads\CR_FDIS_3_20190311_draft\CR_FDIS_3\part1000\data\modules\assembly_structure\sys\4_info_reqs.htm" TargetMode="External"/><Relationship Id="rId241" Type="http://schemas.openxmlformats.org/officeDocument/2006/relationships/hyperlink" Target="file:///C:\Users\bus4005\Downloads\CR_FDIS_3_20190311_draft\CR_FDIS_3\part1000\data\modules\kinematic_motion_representation\sys\4_info_reqs.htm" TargetMode="External"/><Relationship Id="rId246" Type="http://schemas.openxmlformats.org/officeDocument/2006/relationships/hyperlink" Target="file:///C:\Users\bus4005\Downloads\CR_FDIS_3_20190311_draft\CR_FDIS_3\part1000\data\modules\elemental_geometric_shape\sys\4_info_reqs.htm" TargetMode="External"/><Relationship Id="rId15" Type="http://schemas.openxmlformats.org/officeDocument/2006/relationships/hyperlink" Target="file:///C:\Users\bus4005\Downloads\CR_FDIS_3_20190311_draft\CR_FDIS_3\part1000\data\modules\kinematic_motion_representation\armexpg3.htm" TargetMode="External"/><Relationship Id="rId36" Type="http://schemas.openxmlformats.org/officeDocument/2006/relationships/hyperlink" Target="file:///C:\Users\bus4005\Downloads\CR_FDIS_3_20190311_draft\CR_FDIS_3\part1000\data\modules\kinematic_motion_representation\sys\4_info_reqs.htm" TargetMode="External"/><Relationship Id="rId57" Type="http://schemas.openxmlformats.org/officeDocument/2006/relationships/hyperlink" Target="file:///C:\Users\bus4005\Downloads\CR_FDIS_3_20190311_draft\CR_FDIS_3\part1000\data\modules\kinematic_motion_representation\sys\5_mapping.htm#aeentityinterpolated_configuration_representation" TargetMode="External"/><Relationship Id="rId106" Type="http://schemas.openxmlformats.org/officeDocument/2006/relationships/hyperlink" Target="file:///C:\Users\bus4005\Downloads\CR_FDIS_3_20190311_draft\CR_FDIS_3\part1000\data\modules\basic_curve\sys\4_info_reqs.htm" TargetMode="External"/><Relationship Id="rId127" Type="http://schemas.openxmlformats.org/officeDocument/2006/relationships/hyperlink" Target="file:///C:\Users\bus4005\Downloads\CR_FDIS_3_20190311_draft\CR_FDIS_3\part1000\data\modules\kinematic_motion_representation\sys\5_mapping.htm#aeentitykinematic_path_segment" TargetMode="External"/><Relationship Id="rId10" Type="http://schemas.openxmlformats.org/officeDocument/2006/relationships/hyperlink" Target="file:///C:\Users\bus4005\Downloads\CR_FDIS_3_20190311_draft\CR_FDIS_3\part1000\data\modules\foundation_representation\sys\4_info_reqs.htm" TargetMode="External"/><Relationship Id="rId31" Type="http://schemas.openxmlformats.org/officeDocument/2006/relationships/hyperlink" Target="file:///C:\Users\bus4005\Downloads\CR_FDIS_3_20190311_draft\CR_FDIS_3\part1000\data\modules\kinematic_topology\sys\4_info_reqs.htm" TargetMode="External"/><Relationship Id="rId52" Type="http://schemas.openxmlformats.org/officeDocument/2006/relationships/hyperlink" Target="file:///C:\Users\bus4005\Downloads\CR_FDIS_3_20190311_draft\CR_FDIS_3\part1000\data\modules\kinematic_motion_representation\sys\4_info_reqs.htm" TargetMode="External"/><Relationship Id="rId73" Type="http://schemas.openxmlformats.org/officeDocument/2006/relationships/hyperlink" Target="file:///C:\Users\bus4005\Downloads\CR_FDIS_3_20190311_draft\CR_FDIS_3\part1000\data\modules\kinematic_state\sys\4_info_reqs.htm" TargetMode="External"/><Relationship Id="rId78" Type="http://schemas.openxmlformats.org/officeDocument/2006/relationships/hyperlink" Target="file:///C:\Users\bus4005\Downloads\CR_FDIS_3_20190311_draft\CR_FDIS_3\part1000\data\modules\kinematic_state\sys\4_info_reqs.htm" TargetMode="External"/><Relationship Id="rId94" Type="http://schemas.openxmlformats.org/officeDocument/2006/relationships/hyperlink" Target="file:///C:\Users\bus4005\Downloads\CR_FDIS_3_20190311_draft\CR_FDIS_3\part1000\data\modules\elemental_geometric_shape\sys\4_info_reqs.htm" TargetMode="External"/><Relationship Id="rId99" Type="http://schemas.openxmlformats.org/officeDocument/2006/relationships/hyperlink" Target="file:///C:\Users\bus4005\Downloads\CR_FDIS_3_20190311_draft\CR_FDIS_3\part1000\data\modules\kinematic_motion_representation\sys\4_info_reqs.htm" TargetMode="External"/><Relationship Id="rId101" Type="http://schemas.openxmlformats.org/officeDocument/2006/relationships/hyperlink" Target="file:///C:\Users\bus4005\Downloads\CR_FDIS_3_20190311_draft\CR_FDIS_3\part1000\data\modules\elemental_geometric_shape\sys\4_info_reqs.htm" TargetMode="External"/><Relationship Id="rId122" Type="http://schemas.openxmlformats.org/officeDocument/2006/relationships/hyperlink" Target="file:///C:\Users\bus4005\Downloads\CR_FDIS_3_20190311_draft\CR_FDIS_3\part1000\data\modules\kinematic_motion_representation\sys\4_info_reqs.htm" TargetMode="External"/><Relationship Id="rId143" Type="http://schemas.openxmlformats.org/officeDocument/2006/relationships/hyperlink" Target="file:///C:\Users\bus4005\Downloads\CR_FDIS_3_20190311_draft\CR_FDIS_3\part1000\data\modules\basic_curve\sys\4_info_reqs.htm" TargetMode="External"/><Relationship Id="rId148" Type="http://schemas.openxmlformats.org/officeDocument/2006/relationships/hyperlink" Target="file:///C:\Users\bus4005\Downloads\CR_FDIS_3_20190311_draft\CR_FDIS_3\part1000\data\modules\kinematic_motion_representation\sys\4_info_reqs.htm" TargetMode="External"/><Relationship Id="rId164" Type="http://schemas.openxmlformats.org/officeDocument/2006/relationships/hyperlink" Target="file:///C:\Users\bus4005\Downloads\CR_FDIS_3_20190311_draft\CR_FDIS_3\part1000\data\modules\kinematic_motion_representation\sys\4_info_reqs.htm" TargetMode="External"/><Relationship Id="rId169" Type="http://schemas.openxmlformats.org/officeDocument/2006/relationships/hyperlink" Target="file:///C:\Users\bus4005\Downloads\CR_FDIS_3_20190311_draft\CR_FDIS_3\part1000\data\modules\foundation_representation\sys\4_info_reqs.htm" TargetMode="External"/><Relationship Id="rId185" Type="http://schemas.openxmlformats.org/officeDocument/2006/relationships/hyperlink" Target="file:///C:\Users\bus4005\Downloads\CR_FDIS_3_20190311_draft\CR_FDIS_3\part1000\data\modules\kinematic_motion_representation\sys\5_mapping.htm#aeentitypath_node"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modules\product_occurrence\sys\4_info_reqs.htm" TargetMode="External"/><Relationship Id="rId180" Type="http://schemas.openxmlformats.org/officeDocument/2006/relationships/hyperlink" Target="file:///C:\Users\bus4005\Downloads\CR_FDIS_3_20190311_draft\CR_FDIS_3\part1000\data\modules\kinematic_motion_representation\sys\4_info_reqs.htm" TargetMode="External"/><Relationship Id="rId210" Type="http://schemas.openxmlformats.org/officeDocument/2006/relationships/hyperlink" Target="file:///C:\Users\bus4005\Downloads\CR_FDIS_3_20190311_draft\CR_FDIS_3\part1000\data\modules\elemental_geometric_shape\sys\4_info_reqs.htm" TargetMode="External"/><Relationship Id="rId215" Type="http://schemas.openxmlformats.org/officeDocument/2006/relationships/hyperlink" Target="file:///C:\Users\bus4005\Downloads\CR_FDIS_3_20190311_draft\CR_FDIS_3\part1000\data\modules\kinematic_motion_representation\sys\4_info_reqs.htm" TargetMode="External"/><Relationship Id="rId236" Type="http://schemas.openxmlformats.org/officeDocument/2006/relationships/hyperlink" Target="file:///C:\Users\bus4005\Downloads\CR_FDIS_3_20190311_draft\CR_FDIS_3\part1000\data\modules\elemental_geometric_shape\sys\4_info_reqs.htm" TargetMode="External"/><Relationship Id="rId257" Type="http://schemas.microsoft.com/office/2011/relationships/people" Target="people.xml"/><Relationship Id="rId26" Type="http://schemas.openxmlformats.org/officeDocument/2006/relationships/hyperlink" Target="file:///C:\Users\bus4005\Downloads\CR_FDIS_3_20190311_draft\CR_FDIS_3\part1000\data\modules\elemental_geometric_shape\sys\4_info_reqs.htm" TargetMode="External"/><Relationship Id="rId231" Type="http://schemas.openxmlformats.org/officeDocument/2006/relationships/hyperlink" Target="file:///C:\Users\bus4005\Downloads\CR_FDIS_3_20190311_draft\CR_FDIS_3\part1000\data\modules\product_occurrence\sys\4_info_reqs.htm" TargetMode="External"/><Relationship Id="rId252" Type="http://schemas.openxmlformats.org/officeDocument/2006/relationships/hyperlink" Target="file:///C:\Users\bus4005\Downloads\CR_FDIS_3_20190311_draft\CR_FDIS_3\part1000\data\modules\kinematic_motion_representation\sys\4_info_reqs.htm" TargetMode="External"/><Relationship Id="rId47" Type="http://schemas.openxmlformats.org/officeDocument/2006/relationships/hyperlink" Target="file:///C:\Users\bus4005\Downloads\CR_FDIS_3_20190311_draft\CR_FDIS_3\part1000\data\modules\basic_geometry\sys\4_info_reqs.htm" TargetMode="External"/><Relationship Id="rId68" Type="http://schemas.openxmlformats.org/officeDocument/2006/relationships/hyperlink" Target="file:///C:\Users\bus4005\Downloads\CR_FDIS_3_20190311_draft\CR_FDIS_3\part1000\data\modules\kinematic_motion_representation\sys\4_info_reqs.htm" TargetMode="External"/><Relationship Id="rId89" Type="http://schemas.openxmlformats.org/officeDocument/2006/relationships/hyperlink" Target="file:///C:\Users\bus4005\Downloads\CR_FDIS_3_20190311_draft\CR_FDIS_3\part1000\data\modules\kinematic_motion_representation\sys\4_info_reqs.htm" TargetMode="External"/><Relationship Id="rId112" Type="http://schemas.openxmlformats.org/officeDocument/2006/relationships/hyperlink" Target="file:///C:\Users\bus4005\Downloads\CR_FDIS_3_20190311_draft\CR_FDIS_3\part1000\data\modules\kinematic_motion_representation\sys\4_info_reqs.htm" TargetMode="External"/><Relationship Id="rId133" Type="http://schemas.openxmlformats.org/officeDocument/2006/relationships/hyperlink" Target="file:///C:\Users\bus4005\Downloads\CR_FDIS_3_20190311_draft\CR_FDIS_3\part1000\data\modules\b_spline_geometry\sys\4_info_reqs.htm" TargetMode="External"/><Relationship Id="rId154" Type="http://schemas.openxmlformats.org/officeDocument/2006/relationships/hyperlink" Target="file:///C:\Users\bus4005\Downloads\CR_FDIS_3_20190311_draft\CR_FDIS_3\part1000\data\modules\geometric_model_relationship\sys\4_info_reqs.htm" TargetMode="External"/><Relationship Id="rId175" Type="http://schemas.openxmlformats.org/officeDocument/2006/relationships/hyperlink" Target="file:///C:\Users\bus4005\Downloads\CR_FDIS_3_20190311_draft\CR_FDIS_3\part1000\data\modules\kinematic_motion_representation\sys\4_info_reqs.htm" TargetMode="External"/><Relationship Id="rId196" Type="http://schemas.openxmlformats.org/officeDocument/2006/relationships/hyperlink" Target="file:///C:\Users\bus4005\Downloads\CR_FDIS_3_20190311_draft\CR_FDIS_3\part1000\data\modules\elemental_geometric_shape\sys\4_info_reqs.htm" TargetMode="External"/><Relationship Id="rId200" Type="http://schemas.openxmlformats.org/officeDocument/2006/relationships/hyperlink" Target="file:///C:\Users\bus4005\Downloads\CR_FDIS_3_20190311_draft\CR_FDIS_3\part1000\data\modules\foundation_representation\sys\4_info_reqs.htm" TargetMode="External"/><Relationship Id="rId16" Type="http://schemas.openxmlformats.org/officeDocument/2006/relationships/image" Target="media/image1.gif"/><Relationship Id="rId221" Type="http://schemas.openxmlformats.org/officeDocument/2006/relationships/hyperlink" Target="file:///C:\Users\bus4005\Downloads\CR_FDIS_3_20190311_draft\CR_FDIS_3\part1000\data\modules\kinematic_motion_representation\sys\4_info_reqs.htm" TargetMode="External"/><Relationship Id="rId242" Type="http://schemas.openxmlformats.org/officeDocument/2006/relationships/hyperlink" Target="file:///C:\Users\bus4005\Downloads\CR_FDIS_3_20190311_draft\CR_FDIS_3\part1000\data\modules\kinematic_motion_representation\sys\5_mapping.htm#scconstraintkmr_geometric_representation_item_subtypes" TargetMode="External"/><Relationship Id="rId37" Type="http://schemas.openxmlformats.org/officeDocument/2006/relationships/hyperlink" Target="file:///C:\Users\bus4005\Downloads\CR_FDIS_3_20190311_draft\CR_FDIS_3\part1000\data\modules\kinematic_topology\sys\4_info_reqs.htm" TargetMode="External"/><Relationship Id="rId58" Type="http://schemas.openxmlformats.org/officeDocument/2006/relationships/hyperlink" Target="file:///C:\Users\bus4005\Downloads\CR_FDIS_3_20190311_draft\CR_FDIS_3\part1000\data\modules\foundation_representation\sys\4_info_reqs.htm" TargetMode="External"/><Relationship Id="rId79" Type="http://schemas.openxmlformats.org/officeDocument/2006/relationships/hyperlink" Target="file:///C:\Users\bus4005\Downloads\CR_FDIS_3_20190311_draft\CR_FDIS_3\part1000\data\modules\kinematic_motion_representation\sys\4_info_reqs.htm" TargetMode="External"/><Relationship Id="rId102" Type="http://schemas.openxmlformats.org/officeDocument/2006/relationships/hyperlink" Target="file:///C:\Users\bus4005\Downloads\CR_FDIS_3_20190311_draft\CR_FDIS_3\part1000\data\modules\kinematic_motion_representation\sys\4_info_reqs.htm" TargetMode="External"/><Relationship Id="rId123" Type="http://schemas.openxmlformats.org/officeDocument/2006/relationships/hyperlink" Target="file:///C:\Users\bus4005\Downloads\CR_FDIS_3_20190311_draft\CR_FDIS_3\part1000\data\modules\elemental_geometric_shape\sys\4_info_reqs.htm" TargetMode="External"/><Relationship Id="rId144" Type="http://schemas.openxmlformats.org/officeDocument/2006/relationships/hyperlink" Target="file:///C:\Users\bus4005\Downloads\CR_FDIS_3_20190311_draft\CR_FDIS_3\part1000\data\modules\basic_curve\sys\4_info_reqs.htm" TargetMode="External"/><Relationship Id="rId90" Type="http://schemas.openxmlformats.org/officeDocument/2006/relationships/hyperlink" Target="file:///C:\Users\bus4005\Downloads\CR_FDIS_3_20190311_draft\CR_FDIS_3\part1000\data\modules\foundation_representation\sys\4_info_reqs.htm" TargetMode="External"/><Relationship Id="rId165" Type="http://schemas.openxmlformats.org/officeDocument/2006/relationships/hyperlink" Target="file:///C:\Users\bus4005\Downloads\CR_FDIS_3_20190311_draft\CR_FDIS_3\part1000\data\modules\kinematic_motion_representation\sys\4_info_reqs.htm" TargetMode="External"/><Relationship Id="rId186" Type="http://schemas.openxmlformats.org/officeDocument/2006/relationships/hyperlink" Target="file:///C:\Users\bus4005\Downloads\CR_FDIS_3_20190311_draft\CR_FDIS_3\part1000\data\modules\kinematic_motion_representation\sys\4_info_reqs.htm" TargetMode="External"/><Relationship Id="rId211" Type="http://schemas.openxmlformats.org/officeDocument/2006/relationships/hyperlink" Target="file:///C:\Users\bus4005\Downloads\CR_FDIS_3_20190311_draft\CR_FDIS_3\part1000\data\modules\parametric_representation\sys\4_info_reqs.htm" TargetMode="External"/><Relationship Id="rId232" Type="http://schemas.openxmlformats.org/officeDocument/2006/relationships/hyperlink" Target="file:///C:\Users\bus4005\Downloads\CR_FDIS_3_20190311_draft\CR_FDIS_3\part1000\data\modules\kinematic_motion_representation\sys\4_info_reqs.htm" TargetMode="External"/><Relationship Id="rId253" Type="http://schemas.openxmlformats.org/officeDocument/2006/relationships/hyperlink" Target="file:///C:\Users\bus4005\Downloads\CR_FDIS_3_20190311_draft\CR_FDIS_3\part1000\data\modules\foundation_representation\sys\4_info_reqs.htm" TargetMode="External"/><Relationship Id="rId27" Type="http://schemas.openxmlformats.org/officeDocument/2006/relationships/hyperlink" Target="file:///C:\Users\bus4005\Downloads\CR_FDIS_3_20190311_draft\CR_FDIS_3\part1000\data\modules\kinematic_motion_representation\sys\5_mapping.htm#aeentitycircular_path" TargetMode="External"/><Relationship Id="rId48" Type="http://schemas.openxmlformats.org/officeDocument/2006/relationships/hyperlink" Target="file:///C:\Users\bus4005\Downloads\CR_FDIS_3_20190311_draft\CR_FDIS_3\part1000\data\modules\kinematic_motion_representation\sys\5_mapping.htm#aeentitycurve_based_path_with_orientation_and_parameters" TargetMode="External"/><Relationship Id="rId69" Type="http://schemas.openxmlformats.org/officeDocument/2006/relationships/hyperlink" Target="file:///C:\Users\bus4005\Downloads\CR_FDIS_3_20190311_draft\CR_FDIS_3\part1000\data\modules\kinematic_state\sys\4_info_reqs.htm" TargetMode="External"/><Relationship Id="rId113" Type="http://schemas.openxmlformats.org/officeDocument/2006/relationships/hyperlink" Target="file:///C:\Users\bus4005\Downloads\CR_FDIS_3_20190311_draft\CR_FDIS_3\part1000\data\modules\kinematic_motion_representation\sys\4_info_reqs.htm" TargetMode="External"/><Relationship Id="rId134" Type="http://schemas.openxmlformats.org/officeDocument/2006/relationships/hyperlink" Target="file:///C:\Users\bus4005\Downloads\CR_FDIS_3_20190311_draft\CR_FDIS_3\part1000\data\modules\basic_curve\sys\4_info_reqs.htm" TargetMode="External"/><Relationship Id="rId80" Type="http://schemas.openxmlformats.org/officeDocument/2006/relationships/hyperlink" Target="file:///C:\Users\bus4005\Downloads\CR_FDIS_3_20190311_draft\CR_FDIS_3\part1000\data\modules\elemental_geometric_shape\sys\4_info_reqs.htm" TargetMode="External"/><Relationship Id="rId155" Type="http://schemas.openxmlformats.org/officeDocument/2006/relationships/hyperlink" Target="file:///C:\Users\bus4005\Downloads\CR_FDIS_3_20190311_draft\CR_FDIS_3\part1000\data\modules\kinematic_motion_representation\sys\4_info_reqs.htm" TargetMode="External"/><Relationship Id="rId176" Type="http://schemas.openxmlformats.org/officeDocument/2006/relationships/hyperlink" Target="file:///C:\Users\bus4005\Downloads\CR_FDIS_3_20190311_draft\CR_FDIS_3\part1000\data\modules\kinematic_motion_representation\sys\4_info_reqs.htm" TargetMode="External"/><Relationship Id="rId197" Type="http://schemas.openxmlformats.org/officeDocument/2006/relationships/hyperlink" Target="file:///C:\Users\bus4005\Downloads\CR_FDIS_3_20190311_draft\CR_FDIS_3\part1000\data\modules\kinematic_motion_representation\sys\5_mapping.htm#aeentitypath_parameter_representation" TargetMode="External"/><Relationship Id="rId201" Type="http://schemas.openxmlformats.org/officeDocument/2006/relationships/hyperlink" Target="file:///C:\Users\bus4005\Downloads\CR_FDIS_3_20190311_draft\CR_FDIS_3\part1000\data\modules\kinematic_motion_representation\sys\4_info_reqs.htm" TargetMode="External"/><Relationship Id="rId222" Type="http://schemas.openxmlformats.org/officeDocument/2006/relationships/hyperlink" Target="file:///C:\Users\bus4005\Downloads\CR_FDIS_3_20190311_draft\CR_FDIS_3\part1000\data\modules\product_occurrence\sys\4_info_reqs.htm" TargetMode="External"/><Relationship Id="rId243" Type="http://schemas.openxmlformats.org/officeDocument/2006/relationships/hyperlink" Target="file:///C:\Users\bus4005\Downloads\CR_FDIS_3_20190311_draft\CR_FDIS_3\part1000\data\modules\elemental_geometric_shape\sys\4_info_reqs.htm" TargetMode="External"/><Relationship Id="rId17" Type="http://schemas.openxmlformats.org/officeDocument/2006/relationships/hyperlink" Target="file:///C:\Users\bus4005\Downloads\CR_FDIS_3_20190311_draft\CR_FDIS_3\part1000\data\modules\geometric_model_relationship\sys\4_info_reqs.htm" TargetMode="External"/><Relationship Id="rId38" Type="http://schemas.openxmlformats.org/officeDocument/2006/relationships/hyperlink" Target="file:///C:\Users\bus4005\Downloads\CR_FDIS_3_20190311_draft\CR_FDIS_3\part1000\data\modules\kinematic_motion_representation\sys\4_info_reqs.htm" TargetMode="External"/><Relationship Id="rId59" Type="http://schemas.openxmlformats.org/officeDocument/2006/relationships/hyperlink" Target="file:///C:\Users\bus4005\Downloads\CR_FDIS_3_20190311_draft\CR_FDIS_3\part1000\data\modules\kinematic_topology\sys\4_info_reqs.htm" TargetMode="External"/><Relationship Id="rId103" Type="http://schemas.openxmlformats.org/officeDocument/2006/relationships/hyperlink" Target="file:///C:\Users\bus4005\Downloads\CR_FDIS_3_20190311_draft\CR_FDIS_3\part1000\data\modules\b_spline_geometry\sys\4_info_reqs.htm" TargetMode="External"/><Relationship Id="rId124" Type="http://schemas.openxmlformats.org/officeDocument/2006/relationships/hyperlink" Target="file:///C:\Users\bus4005\Downloads\CR_FDIS_3_20190311_draft\CR_FDIS_3\part1000\data\modules\kinematic_motion_representation\sys\4_info_req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11135</Words>
  <Characters>63470</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74457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2019-03-20T22:03:00Z</dcterms:created>
  <dcterms:modified xsi:type="dcterms:W3CDTF">2019-03-20T22:03:00Z</dcterms:modified>
</cp:coreProperties>
</file>