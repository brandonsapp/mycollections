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45C3" w:rsidRDefault="00E845C3" w:rsidP="00E845C3">
      <w:pPr>
        <w:pStyle w:val="Heading2"/>
        <w:rPr>
          <w:color w:val="000000"/>
        </w:rPr>
      </w:pPr>
      <w:bookmarkStart w:id="0" w:name="mim_express"/>
      <w:bookmarkStart w:id="1" w:name="_GoBack"/>
      <w:bookmarkEnd w:id="1"/>
      <w:r>
        <w:rPr>
          <w:color w:val="000000"/>
        </w:rPr>
        <w:t>5.2 MIM EXPRESS short listing</w:t>
      </w:r>
      <w:bookmarkEnd w:id="0"/>
    </w:p>
    <w:p w:rsidR="00E845C3" w:rsidRDefault="00E845C3" w:rsidP="00E845C3">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E845C3" w:rsidRDefault="00E845C3" w:rsidP="00E845C3">
      <w:pPr>
        <w:pStyle w:val="NormalWeb"/>
        <w:rPr>
          <w:color w:val="000000"/>
          <w:sz w:val="27"/>
          <w:szCs w:val="27"/>
        </w:rPr>
      </w:pPr>
      <w:r>
        <w:rPr>
          <w:color w:val="000000"/>
          <w:sz w:val="27"/>
          <w:szCs w:val="27"/>
        </w:rPr>
        <w:t>This clause constitutes the Module Interpreted Module (MIM) of the application module.</w:t>
      </w:r>
    </w:p>
    <w:p w:rsidR="00E845C3" w:rsidRDefault="00E845C3" w:rsidP="00E845C3">
      <w:pPr>
        <w:pStyle w:val="NormalWeb"/>
        <w:rPr>
          <w:color w:val="000000"/>
          <w:sz w:val="27"/>
          <w:szCs w:val="27"/>
        </w:rPr>
      </w:pPr>
      <w:r>
        <w:rPr>
          <w:color w:val="000000"/>
          <w:sz w:val="27"/>
          <w:szCs w:val="27"/>
        </w:rPr>
        <w:t>This clause also specifies the modifications that apply to the constructs imported from the common resources.</w:t>
      </w:r>
    </w:p>
    <w:p w:rsidR="00E845C3" w:rsidRDefault="00E845C3" w:rsidP="00E845C3">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E845C3" w:rsidRDefault="00E845C3" w:rsidP="00E845C3">
      <w:pPr>
        <w:numPr>
          <w:ilvl w:val="0"/>
          <w:numId w:val="16"/>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E845C3" w:rsidRDefault="00E845C3" w:rsidP="00E845C3">
      <w:pPr>
        <w:numPr>
          <w:ilvl w:val="0"/>
          <w:numId w:val="16"/>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E845C3" w:rsidRDefault="00E845C3" w:rsidP="00E845C3">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E845C3" w:rsidRDefault="00E845C3" w:rsidP="00E845C3">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2" w:name="part_and_zone_laminate_tables_mim"/>
      <w:r>
        <w:rPr>
          <w:rStyle w:val="HTMLCode"/>
          <w:rFonts w:eastAsiaTheme="minorHAnsi"/>
          <w:color w:val="000000"/>
        </w:rPr>
        <w:t>SCHEMA Part_and_zone_laminate_tables_mim;</w:t>
      </w:r>
      <w:bookmarkEnd w:id="2"/>
    </w:p>
    <w:p w:rsidR="00E845C3" w:rsidRDefault="00E845C3" w:rsidP="00E845C3">
      <w:pPr>
        <w:pStyle w:val="NormalWeb"/>
        <w:spacing w:after="270" w:afterAutospacing="0"/>
        <w:rPr>
          <w:color w:val="000000"/>
          <w:sz w:val="27"/>
          <w:szCs w:val="27"/>
        </w:rPr>
      </w:pPr>
      <w:bookmarkStart w:id="3" w:name="interfaces"/>
      <w:bookmarkEnd w:id="3"/>
      <w:r>
        <w:rPr>
          <w:rStyle w:val="HTMLCode"/>
          <w:color w:val="000000"/>
        </w:rPr>
        <w:t>USE FROM </w:t>
      </w:r>
      <w:hyperlink r:id="rId5" w:anchor="composite_constituent_shape_mim" w:history="1">
        <w:r>
          <w:rPr>
            <w:rStyle w:val="Hyperlink"/>
            <w:rFonts w:ascii="Courier New" w:hAnsi="Courier New" w:cs="Courier New"/>
            <w:sz w:val="20"/>
            <w:szCs w:val="20"/>
          </w:rPr>
          <w:t>Composite_constituent_shape_mim</w:t>
        </w:r>
      </w:hyperlink>
      <w:r>
        <w:rPr>
          <w:rStyle w:val="HTMLCode"/>
          <w:color w:val="000000"/>
        </w:rPr>
        <w:t>;    --  ISO/TS 10303-1767</w:t>
      </w:r>
    </w:p>
    <w:p w:rsidR="00E845C3" w:rsidRDefault="00E845C3" w:rsidP="00E845C3">
      <w:pPr>
        <w:pStyle w:val="NormalWeb"/>
        <w:spacing w:after="270" w:afterAutospacing="0"/>
        <w:rPr>
          <w:color w:val="000000"/>
          <w:sz w:val="27"/>
          <w:szCs w:val="27"/>
        </w:rPr>
      </w:pPr>
      <w:r>
        <w:rPr>
          <w:rStyle w:val="HTMLCode"/>
          <w:color w:val="000000"/>
        </w:rPr>
        <w:t>USE FROM </w:t>
      </w:r>
      <w:hyperlink r:id="rId6" w:anchor="ply_orientation_specification_mim" w:history="1">
        <w:r>
          <w:rPr>
            <w:rStyle w:val="Hyperlink"/>
            <w:rFonts w:ascii="Courier New" w:hAnsi="Courier New" w:cs="Courier New"/>
            <w:sz w:val="20"/>
            <w:szCs w:val="20"/>
          </w:rPr>
          <w:t>Ply_orientation_specification_mim</w:t>
        </w:r>
      </w:hyperlink>
      <w:r>
        <w:rPr>
          <w:rStyle w:val="HTMLCode"/>
          <w:color w:val="000000"/>
        </w:rPr>
        <w:t>;    --  ISO/TS 10303-1772</w:t>
      </w:r>
    </w:p>
    <w:p w:rsidR="00E845C3" w:rsidRDefault="00E845C3" w:rsidP="00E845C3">
      <w:pPr>
        <w:pStyle w:val="NormalWeb"/>
        <w:spacing w:after="270" w:afterAutospacing="0"/>
        <w:rPr>
          <w:color w:val="000000"/>
          <w:sz w:val="27"/>
          <w:szCs w:val="27"/>
        </w:rPr>
      </w:pPr>
      <w:r>
        <w:rPr>
          <w:rStyle w:val="HTMLCode"/>
          <w:color w:val="000000"/>
        </w:rPr>
        <w:t>USE FROM </w:t>
      </w:r>
      <w:hyperlink r:id="rId7" w:anchor="product_definition_schema" w:history="1">
        <w:r>
          <w:rPr>
            <w:rStyle w:val="Hyperlink"/>
            <w:rFonts w:ascii="Courier New" w:hAnsi="Courier New" w:cs="Courier New"/>
            <w:sz w:val="20"/>
            <w:szCs w:val="20"/>
          </w:rPr>
          <w:t>product_definition_schema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8" w:anchor="product_definition_schema.product_related_product_category" w:history="1">
        <w:r>
          <w:rPr>
            <w:rStyle w:val="Hyperlink"/>
            <w:rFonts w:ascii="Courier New" w:hAnsi="Courier New" w:cs="Courier New"/>
            <w:sz w:val="20"/>
            <w:szCs w:val="20"/>
          </w:rPr>
          <w:t>product_related_product_category</w:t>
        </w:r>
      </w:hyperlink>
      <w:r>
        <w:rPr>
          <w:rStyle w:val="HTMLCode"/>
          <w:color w:val="000000"/>
        </w:rPr>
        <w:t>); </w:t>
      </w:r>
    </w:p>
    <w:p w:rsidR="00E845C3" w:rsidRDefault="00E845C3" w:rsidP="00E845C3">
      <w:pPr>
        <w:pStyle w:val="NormalWeb"/>
        <w:spacing w:after="270" w:afterAutospacing="0"/>
        <w:rPr>
          <w:color w:val="000000"/>
          <w:sz w:val="27"/>
          <w:szCs w:val="27"/>
        </w:rPr>
      </w:pPr>
      <w:r>
        <w:rPr>
          <w:rStyle w:val="HTMLCode"/>
          <w:color w:val="000000"/>
        </w:rPr>
        <w:t>USE FROM </w:t>
      </w:r>
      <w:hyperlink r:id="rId9" w:anchor="product_structure_schema" w:history="1">
        <w:r>
          <w:rPr>
            <w:rStyle w:val="Hyperlink"/>
            <w:rFonts w:ascii="Courier New" w:hAnsi="Courier New" w:cs="Courier New"/>
            <w:sz w:val="20"/>
            <w:szCs w:val="20"/>
          </w:rPr>
          <w:t>product_structure_schema</w:t>
        </w:r>
      </w:hyperlink>
      <w:r>
        <w:rPr>
          <w:rStyle w:val="HTMLCode"/>
          <w:color w:val="000000"/>
        </w:rPr>
        <w:t>    --  ISO 10303-44</w:t>
      </w:r>
      <w:r>
        <w:rPr>
          <w:rFonts w:ascii="Courier New" w:hAnsi="Courier New" w:cs="Courier New"/>
          <w:color w:val="000000"/>
          <w:sz w:val="20"/>
          <w:szCs w:val="20"/>
        </w:rPr>
        <w:br/>
      </w:r>
      <w:r>
        <w:rPr>
          <w:rStyle w:val="HTMLCode"/>
          <w:color w:val="000000"/>
        </w:rPr>
        <w:t>  (</w:t>
      </w:r>
      <w:hyperlink r:id="rId10" w:anchor="product_structure_schema.next_assembly_usage_occurrence" w:history="1">
        <w:r>
          <w:rPr>
            <w:rStyle w:val="Hyperlink"/>
            <w:rFonts w:ascii="Courier New" w:hAnsi="Courier New" w:cs="Courier New"/>
            <w:sz w:val="20"/>
            <w:szCs w:val="20"/>
          </w:rPr>
          <w:t>next_assembly_usage_occurrence</w:t>
        </w:r>
      </w:hyperlink>
      <w:r>
        <w:rPr>
          <w:rStyle w:val="HTMLCode"/>
          <w:color w:val="000000"/>
        </w:rPr>
        <w:t>); </w:t>
      </w:r>
    </w:p>
    <w:p w:rsidR="00E845C3" w:rsidRDefault="00E845C3" w:rsidP="00E845C3">
      <w:pPr>
        <w:pStyle w:val="NormalWeb"/>
        <w:spacing w:after="270" w:afterAutospacing="0"/>
        <w:rPr>
          <w:color w:val="000000"/>
          <w:sz w:val="27"/>
          <w:szCs w:val="27"/>
        </w:rPr>
      </w:pPr>
      <w:r>
        <w:rPr>
          <w:rStyle w:val="HTMLCode"/>
          <w:color w:val="000000"/>
        </w:rPr>
        <w:t>USE FROM </w:t>
      </w:r>
      <w:hyperlink r:id="rId11" w:anchor="shape_property_assignment_mim" w:history="1">
        <w:r>
          <w:rPr>
            <w:rStyle w:val="Hyperlink"/>
            <w:rFonts w:ascii="Courier New" w:hAnsi="Courier New" w:cs="Courier New"/>
            <w:sz w:val="20"/>
            <w:szCs w:val="20"/>
          </w:rPr>
          <w:t>Shape_property_assignment_mim</w:t>
        </w:r>
      </w:hyperlink>
      <w:r>
        <w:rPr>
          <w:rStyle w:val="HTMLCode"/>
          <w:color w:val="000000"/>
        </w:rPr>
        <w:t>;    --  ISO/TS 10303-1032</w:t>
      </w:r>
    </w:p>
    <w:p w:rsidR="00E845C3" w:rsidRDefault="00E845C3" w:rsidP="00E845C3">
      <w:pPr>
        <w:pStyle w:val="NormalWeb"/>
        <w:spacing w:after="270" w:afterAutospacing="0"/>
        <w:rPr>
          <w:color w:val="000000"/>
          <w:sz w:val="27"/>
          <w:szCs w:val="27"/>
        </w:rPr>
      </w:pPr>
      <w:r>
        <w:rPr>
          <w:rStyle w:val="HTMLCode"/>
          <w:color w:val="000000"/>
        </w:rPr>
        <w:t>USE FROM </w:t>
      </w:r>
      <w:hyperlink r:id="rId12" w:anchor="stock_material_mim" w:history="1">
        <w:r>
          <w:rPr>
            <w:rStyle w:val="Hyperlink"/>
            <w:rFonts w:ascii="Courier New" w:hAnsi="Courier New" w:cs="Courier New"/>
            <w:sz w:val="20"/>
            <w:szCs w:val="20"/>
          </w:rPr>
          <w:t>Stock_material_mim</w:t>
        </w:r>
      </w:hyperlink>
      <w:r>
        <w:rPr>
          <w:rStyle w:val="HTMLCode"/>
          <w:color w:val="000000"/>
        </w:rPr>
        <w:t>;    --  ISO/TS 10303-1771</w:t>
      </w:r>
      <w:r>
        <w:rPr>
          <w:rFonts w:ascii="Courier New" w:hAnsi="Courier New" w:cs="Courier New"/>
          <w:color w:val="000000"/>
          <w:sz w:val="20"/>
          <w:szCs w:val="20"/>
        </w:rPr>
        <w:br/>
      </w:r>
      <w:r>
        <w:rPr>
          <w:rStyle w:val="HTMLCode"/>
          <w:color w:val="000000"/>
        </w:rPr>
        <w:t>(*</w:t>
      </w:r>
    </w:p>
    <w:p w:rsidR="00E845C3" w:rsidRDefault="00E845C3" w:rsidP="00E845C3">
      <w:pPr>
        <w:pStyle w:val="note"/>
        <w:rPr>
          <w:color w:val="000000"/>
          <w:sz w:val="27"/>
          <w:szCs w:val="27"/>
        </w:rPr>
      </w:pPr>
      <w:r>
        <w:rPr>
          <w:color w:val="000000"/>
        </w:rPr>
        <w:lastRenderedPageBreak/>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E845C3" w:rsidTr="00E845C3">
        <w:trPr>
          <w:tblCellSpacing w:w="15" w:type="dxa"/>
        </w:trPr>
        <w:tc>
          <w:tcPr>
            <w:tcW w:w="3990" w:type="dxa"/>
            <w:vAlign w:val="center"/>
            <w:hideMark/>
          </w:tcPr>
          <w:p w:rsidR="00E845C3" w:rsidRDefault="00E845C3">
            <w:pPr>
              <w:rPr>
                <w:sz w:val="24"/>
                <w:szCs w:val="24"/>
              </w:rPr>
            </w:pPr>
            <w:r>
              <w:rPr>
                <w:b/>
                <w:bCs/>
                <w:sz w:val="20"/>
                <w:szCs w:val="20"/>
              </w:rPr>
              <w:t>Composite_constituent_shape_mim</w:t>
            </w:r>
          </w:p>
        </w:tc>
        <w:tc>
          <w:tcPr>
            <w:tcW w:w="1905" w:type="dxa"/>
            <w:vAlign w:val="center"/>
            <w:hideMark/>
          </w:tcPr>
          <w:p w:rsidR="00E845C3" w:rsidRDefault="00E845C3">
            <w:r>
              <w:rPr>
                <w:sz w:val="20"/>
                <w:szCs w:val="20"/>
              </w:rPr>
              <w:t>ISO/TS 10303-1767</w:t>
            </w:r>
          </w:p>
        </w:tc>
      </w:tr>
      <w:tr w:rsidR="00E845C3" w:rsidTr="00E845C3">
        <w:trPr>
          <w:tblCellSpacing w:w="15" w:type="dxa"/>
        </w:trPr>
        <w:tc>
          <w:tcPr>
            <w:tcW w:w="3990" w:type="dxa"/>
            <w:vAlign w:val="center"/>
            <w:hideMark/>
          </w:tcPr>
          <w:p w:rsidR="00E845C3" w:rsidRDefault="00E845C3">
            <w:r>
              <w:rPr>
                <w:b/>
                <w:bCs/>
                <w:sz w:val="20"/>
                <w:szCs w:val="20"/>
              </w:rPr>
              <w:t>Ply_orientation_specification_mim</w:t>
            </w:r>
          </w:p>
        </w:tc>
        <w:tc>
          <w:tcPr>
            <w:tcW w:w="1905" w:type="dxa"/>
            <w:vAlign w:val="center"/>
            <w:hideMark/>
          </w:tcPr>
          <w:p w:rsidR="00E845C3" w:rsidRDefault="00E845C3">
            <w:r>
              <w:rPr>
                <w:sz w:val="20"/>
                <w:szCs w:val="20"/>
              </w:rPr>
              <w:t>ISO/TS 10303-1772</w:t>
            </w:r>
          </w:p>
        </w:tc>
      </w:tr>
      <w:tr w:rsidR="00E845C3" w:rsidTr="00E845C3">
        <w:trPr>
          <w:tblCellSpacing w:w="15" w:type="dxa"/>
        </w:trPr>
        <w:tc>
          <w:tcPr>
            <w:tcW w:w="3990" w:type="dxa"/>
            <w:vAlign w:val="center"/>
            <w:hideMark/>
          </w:tcPr>
          <w:p w:rsidR="00E845C3" w:rsidRDefault="00E845C3">
            <w:r>
              <w:rPr>
                <w:b/>
                <w:bCs/>
                <w:sz w:val="20"/>
                <w:szCs w:val="20"/>
              </w:rPr>
              <w:t>product_definition_schema</w:t>
            </w:r>
          </w:p>
        </w:tc>
        <w:tc>
          <w:tcPr>
            <w:tcW w:w="1905" w:type="dxa"/>
            <w:vAlign w:val="center"/>
            <w:hideMark/>
          </w:tcPr>
          <w:p w:rsidR="00E845C3" w:rsidRDefault="00E845C3">
            <w:r>
              <w:rPr>
                <w:sz w:val="20"/>
                <w:szCs w:val="20"/>
              </w:rPr>
              <w:t>ISO 10303-41</w:t>
            </w:r>
          </w:p>
        </w:tc>
      </w:tr>
      <w:tr w:rsidR="00E845C3" w:rsidTr="00E845C3">
        <w:trPr>
          <w:tblCellSpacing w:w="15" w:type="dxa"/>
        </w:trPr>
        <w:tc>
          <w:tcPr>
            <w:tcW w:w="3990" w:type="dxa"/>
            <w:vAlign w:val="center"/>
            <w:hideMark/>
          </w:tcPr>
          <w:p w:rsidR="00E845C3" w:rsidRDefault="00E845C3">
            <w:r>
              <w:rPr>
                <w:b/>
                <w:bCs/>
                <w:sz w:val="20"/>
                <w:szCs w:val="20"/>
              </w:rPr>
              <w:t>product_structure_schema</w:t>
            </w:r>
          </w:p>
        </w:tc>
        <w:tc>
          <w:tcPr>
            <w:tcW w:w="1905" w:type="dxa"/>
            <w:vAlign w:val="center"/>
            <w:hideMark/>
          </w:tcPr>
          <w:p w:rsidR="00E845C3" w:rsidRDefault="00E845C3">
            <w:r>
              <w:rPr>
                <w:sz w:val="20"/>
                <w:szCs w:val="20"/>
              </w:rPr>
              <w:t>ISO 10303-44</w:t>
            </w:r>
          </w:p>
        </w:tc>
      </w:tr>
      <w:tr w:rsidR="00E845C3" w:rsidTr="00E845C3">
        <w:trPr>
          <w:tblCellSpacing w:w="15" w:type="dxa"/>
        </w:trPr>
        <w:tc>
          <w:tcPr>
            <w:tcW w:w="3990" w:type="dxa"/>
            <w:vAlign w:val="center"/>
            <w:hideMark/>
          </w:tcPr>
          <w:p w:rsidR="00E845C3" w:rsidRDefault="00E845C3">
            <w:r>
              <w:rPr>
                <w:b/>
                <w:bCs/>
                <w:sz w:val="20"/>
                <w:szCs w:val="20"/>
              </w:rPr>
              <w:t>Shape_property_assignment_mim</w:t>
            </w:r>
          </w:p>
        </w:tc>
        <w:tc>
          <w:tcPr>
            <w:tcW w:w="1905" w:type="dxa"/>
            <w:vAlign w:val="center"/>
            <w:hideMark/>
          </w:tcPr>
          <w:p w:rsidR="00E845C3" w:rsidRDefault="00E845C3">
            <w:r>
              <w:rPr>
                <w:sz w:val="20"/>
                <w:szCs w:val="20"/>
              </w:rPr>
              <w:t>ISO/TS 10303-1032</w:t>
            </w:r>
          </w:p>
        </w:tc>
      </w:tr>
      <w:tr w:rsidR="00E845C3" w:rsidTr="00E845C3">
        <w:trPr>
          <w:tblCellSpacing w:w="15" w:type="dxa"/>
        </w:trPr>
        <w:tc>
          <w:tcPr>
            <w:tcW w:w="3990" w:type="dxa"/>
            <w:vAlign w:val="center"/>
            <w:hideMark/>
          </w:tcPr>
          <w:p w:rsidR="00E845C3" w:rsidRDefault="00E845C3">
            <w:r>
              <w:rPr>
                <w:b/>
                <w:bCs/>
                <w:sz w:val="20"/>
                <w:szCs w:val="20"/>
              </w:rPr>
              <w:t>Stock_material_mim</w:t>
            </w:r>
          </w:p>
        </w:tc>
        <w:tc>
          <w:tcPr>
            <w:tcW w:w="1905" w:type="dxa"/>
            <w:vAlign w:val="center"/>
            <w:hideMark/>
          </w:tcPr>
          <w:p w:rsidR="00E845C3" w:rsidRDefault="00E845C3">
            <w:r>
              <w:rPr>
                <w:sz w:val="20"/>
                <w:szCs w:val="20"/>
              </w:rPr>
              <w:t>ISO/TS 10303-1771</w:t>
            </w:r>
          </w:p>
        </w:tc>
      </w:tr>
    </w:tbl>
    <w:p w:rsidR="00E845C3" w:rsidRDefault="00E845C3" w:rsidP="00E845C3">
      <w:pPr>
        <w:pStyle w:val="note"/>
        <w:rPr>
          <w:color w:val="000000"/>
          <w:sz w:val="27"/>
          <w:szCs w:val="27"/>
        </w:rPr>
      </w:pPr>
      <w:r>
        <w:rPr>
          <w:color w:val="000000"/>
        </w:rPr>
        <w:t>NOTE 2   See Annex </w:t>
      </w:r>
      <w:hyperlink r:id="rId13" w:history="1">
        <w:r>
          <w:rPr>
            <w:rStyle w:val="Hyperlink"/>
          </w:rPr>
          <w:t>D</w:t>
        </w:r>
      </w:hyperlink>
      <w:r>
        <w:rPr>
          <w:color w:val="000000"/>
        </w:rPr>
        <w:t>, Figures </w:t>
      </w:r>
      <w:hyperlink r:id="rId14" w:history="1">
        <w:r>
          <w:rPr>
            <w:rStyle w:val="Hyperlink"/>
          </w:rPr>
          <w:t>D.1</w:t>
        </w:r>
      </w:hyperlink>
      <w:r>
        <w:rPr>
          <w:color w:val="000000"/>
        </w:rPr>
        <w:t>and </w:t>
      </w:r>
      <w:hyperlink r:id="rId15" w:history="1">
        <w:r>
          <w:rPr>
            <w:rStyle w:val="Hyperlink"/>
          </w:rPr>
          <w:t>D.2</w:t>
        </w:r>
      </w:hyperlink>
      <w:r>
        <w:rPr>
          <w:color w:val="000000"/>
        </w:rPr>
        <w:t> for a graphical representation of this schema.</w:t>
      </w:r>
    </w:p>
    <w:p w:rsidR="00E845C3" w:rsidRDefault="00E845C3" w:rsidP="00E845C3">
      <w:pPr>
        <w:pStyle w:val="Heading2"/>
        <w:rPr>
          <w:color w:val="000000"/>
        </w:rPr>
      </w:pPr>
      <w:bookmarkStart w:id="4" w:name="entities"/>
      <w:r>
        <w:rPr>
          <w:color w:val="000000"/>
        </w:rPr>
        <w:t>5.2.1 MIM entity definitions</w:t>
      </w:r>
      <w:bookmarkEnd w:id="4"/>
    </w:p>
    <w:p w:rsidR="00E845C3" w:rsidRDefault="00E845C3" w:rsidP="00E845C3">
      <w:pPr>
        <w:pStyle w:val="NormalWeb"/>
        <w:rPr>
          <w:color w:val="000000"/>
          <w:sz w:val="27"/>
          <w:szCs w:val="27"/>
        </w:rPr>
      </w:pPr>
      <w:r>
        <w:rPr>
          <w:color w:val="000000"/>
          <w:sz w:val="27"/>
          <w:szCs w:val="27"/>
        </w:rPr>
        <w:t>This subclause specifies the MIM entities for this module. The MIM entities and definitions are specified below.</w:t>
      </w:r>
    </w:p>
    <w:p w:rsidR="00E845C3" w:rsidRDefault="00E845C3" w:rsidP="00E845C3">
      <w:pPr>
        <w:pStyle w:val="Heading2"/>
        <w:rPr>
          <w:color w:val="000000"/>
        </w:rPr>
      </w:pPr>
      <w:r>
        <w:rPr>
          <w:color w:val="000000"/>
        </w:rPr>
        <w:t>5.2.1.1 composite_assembly_sequence_definition   </w:t>
      </w:r>
      <w:r>
        <w:rPr>
          <w:noProof/>
          <w:color w:val="0000FF"/>
          <w:lang w:eastAsia="en-GB"/>
        </w:rPr>
        <w:drawing>
          <wp:inline distT="0" distB="0" distL="0" distR="0">
            <wp:extent cx="180975" cy="209550"/>
            <wp:effectExtent l="0" t="0" r="9525" b="0"/>
            <wp:docPr id="11" name="Picture 11"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composite_assembly_sequence_definition</w:t>
      </w:r>
      <w:r>
        <w:rPr>
          <w:color w:val="000000"/>
          <w:sz w:val="27"/>
          <w:szCs w:val="27"/>
        </w:rPr>
        <w:t> is a type of </w:t>
      </w:r>
      <w:hyperlink r:id="rId17" w:anchor="product_definition_schema.product_definition" w:history="1">
        <w:r>
          <w:rPr>
            <w:rStyle w:val="Hyperlink"/>
            <w:b/>
            <w:bCs/>
            <w:sz w:val="27"/>
            <w:szCs w:val="27"/>
          </w:rPr>
          <w:t>product_definition</w:t>
        </w:r>
      </w:hyperlink>
      <w:r>
        <w:rPr>
          <w:color w:val="000000"/>
          <w:sz w:val="27"/>
          <w:szCs w:val="27"/>
        </w:rPr>
        <w:t> that implements the ARM concept of </w:t>
      </w:r>
      <w:hyperlink r:id="rId18" w:anchor="part_and_zone_laminate_tables_arm.composite_assembly_sequence_definition" w:history="1">
        <w:r>
          <w:rPr>
            <w:rStyle w:val="Hyperlink"/>
            <w:b/>
            <w:bCs/>
            <w:sz w:val="27"/>
            <w:szCs w:val="27"/>
          </w:rPr>
          <w:t>Composite_assembly_sequence_definition</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composite_assembly_sequence_definition</w:t>
      </w:r>
      <w:r>
        <w:rPr>
          <w:rFonts w:ascii="Courier New" w:hAnsi="Courier New" w:cs="Courier New"/>
          <w:color w:val="000000"/>
          <w:sz w:val="20"/>
          <w:szCs w:val="20"/>
        </w:rPr>
        <w:br/>
      </w:r>
      <w:r>
        <w:rPr>
          <w:rStyle w:val="HTMLCode"/>
          <w:color w:val="000000"/>
        </w:rPr>
        <w:t>  SUBTYPE OF (</w:t>
      </w:r>
      <w:hyperlink r:id="rId19" w:anchor="product_definition_schema.product_definition" w:history="1">
        <w:r>
          <w:rPr>
            <w:rStyle w:val="Hyperlink"/>
            <w:rFonts w:ascii="Courier New" w:hAnsi="Courier New" w:cs="Courier New"/>
            <w:sz w:val="20"/>
            <w:szCs w:val="20"/>
          </w:rPr>
          <w:t>product_definition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 (QUERY (pdr &lt;* USEDIN (SELF, 'PRODUCT_DEFINITION_SCHEMA.' + 'PRODUCT_DEFINITION_RELATIONSHIP.' + 'RELATING_PRODUCT_DEFINITION') | 'PRODUCT_STRUCTURE_SCHEMA.' + 'NEXT_ASSEMBLY_USAGE_OCCURRENCE' IN TYPEOF (pdr))) &gt; 0;</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NormalWeb"/>
        <w:rPr>
          <w:color w:val="000000"/>
          <w:sz w:val="27"/>
          <w:szCs w:val="27"/>
        </w:rPr>
      </w:pPr>
      <w:r>
        <w:rPr>
          <w:color w:val="000000"/>
          <w:sz w:val="27"/>
          <w:szCs w:val="27"/>
          <w:u w:val="single"/>
        </w:rPr>
        <w:t>Formal propositions:</w:t>
      </w:r>
    </w:p>
    <w:p w:rsidR="00E845C3" w:rsidRDefault="00E845C3" w:rsidP="00E845C3">
      <w:pPr>
        <w:pStyle w:val="expressdescription"/>
        <w:rPr>
          <w:color w:val="000000"/>
          <w:sz w:val="27"/>
          <w:szCs w:val="27"/>
        </w:rPr>
      </w:pPr>
      <w:r>
        <w:rPr>
          <w:b/>
          <w:bCs/>
          <w:color w:val="000000"/>
          <w:sz w:val="27"/>
          <w:szCs w:val="27"/>
        </w:rPr>
        <w:lastRenderedPageBreak/>
        <w:t>WR1: </w:t>
      </w:r>
      <w:r>
        <w:rPr>
          <w:color w:val="000000"/>
          <w:sz w:val="27"/>
          <w:szCs w:val="27"/>
        </w:rPr>
        <w:t>A </w:t>
      </w:r>
      <w:r>
        <w:rPr>
          <w:b/>
          <w:bCs/>
          <w:color w:val="000000"/>
          <w:sz w:val="27"/>
          <w:szCs w:val="27"/>
        </w:rPr>
        <w:t>composite_assembly_sequence_definition</w:t>
      </w:r>
      <w:r>
        <w:rPr>
          <w:color w:val="000000"/>
          <w:sz w:val="27"/>
          <w:szCs w:val="27"/>
        </w:rPr>
        <w:t> shall be used by one or many </w:t>
      </w:r>
      <w:hyperlink r:id="rId20" w:anchor="product_structure_schema.next_assembly_usage_occurrence" w:history="1">
        <w:r>
          <w:rPr>
            <w:rStyle w:val="Hyperlink"/>
            <w:b/>
            <w:bCs/>
            <w:sz w:val="27"/>
            <w:szCs w:val="27"/>
          </w:rPr>
          <w:t>next_assembly_usage_occurrence</w:t>
        </w:r>
      </w:hyperlink>
      <w:r>
        <w:rPr>
          <w:color w:val="000000"/>
          <w:sz w:val="27"/>
          <w:szCs w:val="27"/>
        </w:rPr>
        <w:t>.</w:t>
      </w:r>
    </w:p>
    <w:p w:rsidR="00E845C3" w:rsidRDefault="00E845C3" w:rsidP="00E845C3">
      <w:pPr>
        <w:pStyle w:val="Heading2"/>
        <w:rPr>
          <w:color w:val="000000"/>
        </w:rPr>
      </w:pPr>
      <w:bookmarkStart w:id="5" w:name="part_and_zone_laminate_tables_mim.compos"/>
      <w:r>
        <w:rPr>
          <w:color w:val="000000"/>
        </w:rPr>
        <w:t>5.2.1.2 composite_assembly_table</w:t>
      </w:r>
      <w:bookmarkEnd w:id="5"/>
      <w:r>
        <w:rPr>
          <w:color w:val="000000"/>
        </w:rPr>
        <w:t>   </w:t>
      </w:r>
      <w:r>
        <w:rPr>
          <w:noProof/>
          <w:color w:val="0000FF"/>
          <w:lang w:eastAsia="en-GB"/>
        </w:rPr>
        <w:drawing>
          <wp:inline distT="0" distB="0" distL="0" distR="0">
            <wp:extent cx="180975" cy="209550"/>
            <wp:effectExtent l="0" t="0" r="9525" b="0"/>
            <wp:docPr id="10" name="Picture 10"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composite_assembly_table</w:t>
      </w:r>
      <w:r>
        <w:rPr>
          <w:color w:val="000000"/>
          <w:sz w:val="27"/>
          <w:szCs w:val="27"/>
        </w:rPr>
        <w:t> is a type of </w:t>
      </w:r>
      <w:hyperlink r:id="rId21" w:anchor="part_and_zone_laminate_tables_mim.part_laminate_table" w:history="1">
        <w:r>
          <w:rPr>
            <w:rStyle w:val="Hyperlink"/>
            <w:b/>
            <w:bCs/>
            <w:sz w:val="27"/>
            <w:szCs w:val="27"/>
          </w:rPr>
          <w:t>part_laminate_table</w:t>
        </w:r>
      </w:hyperlink>
      <w:r>
        <w:rPr>
          <w:color w:val="000000"/>
          <w:sz w:val="27"/>
          <w:szCs w:val="27"/>
        </w:rPr>
        <w:t> that implements the ARM concept of </w:t>
      </w:r>
      <w:hyperlink r:id="rId22" w:anchor="part_and_zone_laminate_tables_arm.composite_assembly_table" w:history="1">
        <w:r>
          <w:rPr>
            <w:rStyle w:val="Hyperlink"/>
            <w:b/>
            <w:bCs/>
            <w:sz w:val="27"/>
            <w:szCs w:val="27"/>
          </w:rPr>
          <w:t>Composite_assembly_table</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composite_assembly_table</w:t>
      </w:r>
      <w:r>
        <w:rPr>
          <w:rFonts w:ascii="Courier New" w:hAnsi="Courier New" w:cs="Courier New"/>
          <w:color w:val="000000"/>
          <w:sz w:val="20"/>
          <w:szCs w:val="20"/>
        </w:rPr>
        <w:br/>
      </w:r>
      <w:r>
        <w:rPr>
          <w:rStyle w:val="HTMLCode"/>
          <w:color w:val="000000"/>
        </w:rPr>
        <w:t>  SUBTYPE OF (</w:t>
      </w:r>
      <w:hyperlink r:id="rId23" w:anchor="part_and_zone_laminate_tables_mim.part_laminate_table" w:history="1">
        <w:r>
          <w:rPr>
            <w:rStyle w:val="Hyperlink"/>
            <w:rFonts w:ascii="Courier New" w:hAnsi="Courier New" w:cs="Courier New"/>
            <w:sz w:val="20"/>
            <w:szCs w:val="20"/>
          </w:rPr>
          <w:t>part_laminate_table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6" w:name="part_and_zone_laminate_tables_mim.lamina"/>
      <w:r>
        <w:rPr>
          <w:color w:val="000000"/>
        </w:rPr>
        <w:t>5.2.1.3 laminate_table</w:t>
      </w:r>
      <w:bookmarkEnd w:id="6"/>
      <w:r>
        <w:rPr>
          <w:color w:val="000000"/>
        </w:rPr>
        <w:t>   </w:t>
      </w:r>
      <w:r>
        <w:rPr>
          <w:noProof/>
          <w:color w:val="0000FF"/>
          <w:lang w:eastAsia="en-GB"/>
        </w:rPr>
        <w:drawing>
          <wp:inline distT="0" distB="0" distL="0" distR="0">
            <wp:extent cx="180975" cy="209550"/>
            <wp:effectExtent l="0" t="0" r="9525" b="0"/>
            <wp:docPr id="9" name="Picture 9"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laminate_table</w:t>
      </w:r>
      <w:r>
        <w:rPr>
          <w:color w:val="000000"/>
          <w:sz w:val="27"/>
          <w:szCs w:val="27"/>
        </w:rPr>
        <w:t> is a type of </w:t>
      </w:r>
      <w:hyperlink r:id="rId24" w:anchor="product_definition_schema.product_definition" w:history="1">
        <w:r>
          <w:rPr>
            <w:rStyle w:val="Hyperlink"/>
            <w:b/>
            <w:bCs/>
            <w:sz w:val="27"/>
            <w:szCs w:val="27"/>
          </w:rPr>
          <w:t>product_definition</w:t>
        </w:r>
      </w:hyperlink>
      <w:r>
        <w:rPr>
          <w:color w:val="000000"/>
          <w:sz w:val="27"/>
          <w:szCs w:val="27"/>
        </w:rPr>
        <w:t> that implements the ARM concept of </w:t>
      </w:r>
      <w:hyperlink r:id="rId25" w:anchor="part_and_zone_laminate_tables_arm.laminate_table" w:history="1">
        <w:r>
          <w:rPr>
            <w:rStyle w:val="Hyperlink"/>
            <w:b/>
            <w:bCs/>
            <w:sz w:val="27"/>
            <w:szCs w:val="27"/>
          </w:rPr>
          <w:t>Laminate_table</w:t>
        </w:r>
      </w:hyperlink>
      <w:r>
        <w:rPr>
          <w:color w:val="000000"/>
          <w:sz w:val="27"/>
          <w:szCs w:val="27"/>
        </w:rPr>
        <w:t>. A </w:t>
      </w:r>
      <w:r>
        <w:rPr>
          <w:b/>
          <w:bCs/>
          <w:color w:val="000000"/>
          <w:sz w:val="27"/>
          <w:szCs w:val="27"/>
        </w:rPr>
        <w:t>laminate_table</w:t>
      </w:r>
      <w:r>
        <w:rPr>
          <w:color w:val="000000"/>
          <w:sz w:val="27"/>
          <w:szCs w:val="27"/>
        </w:rPr>
        <w:t> may be a </w:t>
      </w:r>
      <w:hyperlink r:id="rId26" w:anchor="part_and_zone_laminate_tables_mim.part_laminate_table" w:history="1">
        <w:r>
          <w:rPr>
            <w:rStyle w:val="Hyperlink"/>
            <w:b/>
            <w:bCs/>
            <w:sz w:val="27"/>
            <w:szCs w:val="27"/>
          </w:rPr>
          <w:t>part_laminate_table</w:t>
        </w:r>
      </w:hyperlink>
      <w:r>
        <w:rPr>
          <w:color w:val="000000"/>
          <w:sz w:val="27"/>
          <w:szCs w:val="27"/>
        </w:rPr>
        <w:t> or a</w:t>
      </w:r>
      <w:hyperlink r:id="rId27" w:anchor="part_and_zone_laminate_tables_mim.zone_structural_makeup" w:history="1">
        <w:r>
          <w:rPr>
            <w:rStyle w:val="Hyperlink"/>
            <w:b/>
            <w:bCs/>
            <w:sz w:val="27"/>
            <w:szCs w:val="27"/>
          </w:rPr>
          <w:t>zone_structural_makeup</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laminate_table</w:t>
      </w:r>
      <w:r>
        <w:rPr>
          <w:rFonts w:ascii="Courier New" w:hAnsi="Courier New" w:cs="Courier New"/>
          <w:color w:val="000000"/>
          <w:sz w:val="20"/>
          <w:szCs w:val="20"/>
        </w:rPr>
        <w:br/>
      </w:r>
      <w:r>
        <w:rPr>
          <w:rStyle w:val="HTMLCode"/>
          <w:color w:val="000000"/>
        </w:rPr>
        <w:t>  SUPERTYPE OF (ONEOF (</w:t>
      </w:r>
      <w:hyperlink r:id="rId28" w:anchor="part_and_zone_laminate_tables_mim.part_laminate_table" w:history="1">
        <w:r>
          <w:rPr>
            <w:rStyle w:val="Hyperlink"/>
            <w:rFonts w:ascii="Courier New" w:hAnsi="Courier New" w:cs="Courier New"/>
            <w:sz w:val="20"/>
            <w:szCs w:val="20"/>
          </w:rPr>
          <w:t>part_laminate_table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29" w:anchor="part_and_zone_laminate_tables_mi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30" w:anchor="product_definition_schema.product_definition" w:history="1">
        <w:r>
          <w:rPr>
            <w:rStyle w:val="Hyperlink"/>
            <w:rFonts w:ascii="Courier New" w:hAnsi="Courier New" w:cs="Courier New"/>
            <w:sz w:val="20"/>
            <w:szCs w:val="20"/>
          </w:rPr>
          <w:t>product_definition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7" w:name="part_and_zone_laminate_tables_mim.part_l"/>
      <w:r>
        <w:rPr>
          <w:color w:val="000000"/>
        </w:rPr>
        <w:t>5.2.1.4 part_laminate_table</w:t>
      </w:r>
      <w:bookmarkEnd w:id="7"/>
      <w:r>
        <w:rPr>
          <w:color w:val="000000"/>
        </w:rPr>
        <w:t>   </w:t>
      </w:r>
      <w:r>
        <w:rPr>
          <w:noProof/>
          <w:color w:val="0000FF"/>
          <w:lang w:eastAsia="en-GB"/>
        </w:rPr>
        <w:drawing>
          <wp:inline distT="0" distB="0" distL="0" distR="0">
            <wp:extent cx="180975" cy="209550"/>
            <wp:effectExtent l="0" t="0" r="9525" b="0"/>
            <wp:docPr id="8" name="Picture 8"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part_laminate_table</w:t>
      </w:r>
      <w:r>
        <w:rPr>
          <w:color w:val="000000"/>
          <w:sz w:val="27"/>
          <w:szCs w:val="27"/>
        </w:rPr>
        <w:t> is a type of </w:t>
      </w:r>
      <w:hyperlink r:id="rId31" w:anchor="part_and_zone_laminate_tables_mim.laminate_table" w:history="1">
        <w:r>
          <w:rPr>
            <w:rStyle w:val="Hyperlink"/>
            <w:b/>
            <w:bCs/>
            <w:sz w:val="27"/>
            <w:szCs w:val="27"/>
          </w:rPr>
          <w:t>laminate_table</w:t>
        </w:r>
      </w:hyperlink>
      <w:r>
        <w:rPr>
          <w:color w:val="000000"/>
          <w:sz w:val="27"/>
          <w:szCs w:val="27"/>
        </w:rPr>
        <w:t> that implements the ARM concept of </w:t>
      </w:r>
      <w:hyperlink r:id="rId32" w:anchor="part_and_zone_laminate_tables_arm.part_laminate_table" w:history="1">
        <w:r>
          <w:rPr>
            <w:rStyle w:val="Hyperlink"/>
            <w:b/>
            <w:bCs/>
            <w:sz w:val="27"/>
            <w:szCs w:val="27"/>
          </w:rPr>
          <w:t>Part_laminate_table</w:t>
        </w:r>
      </w:hyperlink>
      <w:r>
        <w:rPr>
          <w:color w:val="000000"/>
          <w:sz w:val="27"/>
          <w:szCs w:val="27"/>
        </w:rPr>
        <w:t>. A </w:t>
      </w:r>
      <w:r>
        <w:rPr>
          <w:b/>
          <w:bCs/>
          <w:color w:val="000000"/>
          <w:sz w:val="27"/>
          <w:szCs w:val="27"/>
        </w:rPr>
        <w:t>part_laminate_table</w:t>
      </w:r>
      <w:r>
        <w:rPr>
          <w:color w:val="000000"/>
          <w:sz w:val="27"/>
          <w:szCs w:val="27"/>
        </w:rPr>
        <w:t> may be a</w:t>
      </w:r>
      <w:hyperlink r:id="rId33" w:anchor="part_and_zone_laminate_tables_mim.ply_laminate_table" w:history="1">
        <w:r>
          <w:rPr>
            <w:rStyle w:val="Hyperlink"/>
            <w:b/>
            <w:bCs/>
            <w:sz w:val="27"/>
            <w:szCs w:val="27"/>
          </w:rPr>
          <w:t>ply_laminate_table</w:t>
        </w:r>
      </w:hyperlink>
      <w:r>
        <w:rPr>
          <w:color w:val="000000"/>
          <w:sz w:val="27"/>
          <w:szCs w:val="27"/>
        </w:rPr>
        <w:t> or a </w:t>
      </w:r>
      <w:hyperlink r:id="rId34" w:anchor="part_and_zone_laminate_tables_mim.composite_assembly_table" w:history="1">
        <w:r>
          <w:rPr>
            <w:rStyle w:val="Hyperlink"/>
            <w:b/>
            <w:bCs/>
            <w:sz w:val="27"/>
            <w:szCs w:val="27"/>
          </w:rPr>
          <w:t>composite_assembly_table</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part_laminate_table</w:t>
      </w:r>
      <w:r>
        <w:rPr>
          <w:rFonts w:ascii="Courier New" w:hAnsi="Courier New" w:cs="Courier New"/>
          <w:color w:val="000000"/>
          <w:sz w:val="20"/>
          <w:szCs w:val="20"/>
        </w:rPr>
        <w:br/>
      </w:r>
      <w:r>
        <w:rPr>
          <w:rStyle w:val="HTMLCode"/>
          <w:color w:val="000000"/>
        </w:rPr>
        <w:lastRenderedPageBreak/>
        <w:t>  SUPERTYPE OF (ONEOF (</w:t>
      </w:r>
      <w:hyperlink r:id="rId35" w:anchor="part_and_zone_laminate_tables_mim.composite_assembly_table" w:history="1">
        <w:r>
          <w:rPr>
            <w:rStyle w:val="Hyperlink"/>
            <w:rFonts w:ascii="Courier New" w:hAnsi="Courier New" w:cs="Courier New"/>
            <w:sz w:val="20"/>
            <w:szCs w:val="20"/>
          </w:rPr>
          <w:t>composite_assembly_table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36" w:anchor="part_and_zone_laminate_tables_mim.ply_laminate_table" w:history="1">
        <w:r>
          <w:rPr>
            <w:rStyle w:val="Hyperlink"/>
            <w:rFonts w:ascii="Courier New" w:hAnsi="Courier New" w:cs="Courier New"/>
            <w:sz w:val="20"/>
            <w:szCs w:val="20"/>
          </w:rPr>
          <w:t>ply_laminate_table</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37" w:anchor="part_and_zone_laminate_tables_mim.laminate_table" w:history="1">
        <w:r>
          <w:rPr>
            <w:rStyle w:val="Hyperlink"/>
            <w:rFonts w:ascii="Courier New" w:hAnsi="Courier New" w:cs="Courier New"/>
            <w:sz w:val="20"/>
            <w:szCs w:val="20"/>
          </w:rPr>
          <w:t>laminate_table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8" w:name="part_and_zone_laminate_tables_mim.percen"/>
      <w:r>
        <w:rPr>
          <w:color w:val="000000"/>
        </w:rPr>
        <w:t>5.2.1.5 percentage_laminate_table</w:t>
      </w:r>
      <w:bookmarkEnd w:id="8"/>
      <w:r>
        <w:rPr>
          <w:color w:val="000000"/>
        </w:rPr>
        <w:t>   </w:t>
      </w:r>
      <w:r>
        <w:rPr>
          <w:noProof/>
          <w:color w:val="0000FF"/>
          <w:lang w:eastAsia="en-GB"/>
        </w:rPr>
        <w:drawing>
          <wp:inline distT="0" distB="0" distL="0" distR="0">
            <wp:extent cx="180975" cy="209550"/>
            <wp:effectExtent l="0" t="0" r="9525" b="0"/>
            <wp:docPr id="7" name="Picture 7"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percentage_laminate_table</w:t>
      </w:r>
      <w:r>
        <w:rPr>
          <w:color w:val="000000"/>
          <w:sz w:val="27"/>
          <w:szCs w:val="27"/>
        </w:rPr>
        <w:t> is a type of </w:t>
      </w:r>
      <w:hyperlink r:id="rId38" w:anchor="part_and_zone_laminate_tables_mim.zone_structural_makeup" w:history="1">
        <w:r>
          <w:rPr>
            <w:rStyle w:val="Hyperlink"/>
            <w:b/>
            <w:bCs/>
            <w:sz w:val="27"/>
            <w:szCs w:val="27"/>
          </w:rPr>
          <w:t>zone_structural_makeup</w:t>
        </w:r>
      </w:hyperlink>
      <w:r>
        <w:rPr>
          <w:color w:val="000000"/>
          <w:sz w:val="27"/>
          <w:szCs w:val="27"/>
        </w:rPr>
        <w:t> that implements the ARM concept of </w:t>
      </w:r>
      <w:hyperlink r:id="rId39" w:anchor="part_and_zone_laminate_tables_arm.percentage_laminate_table" w:history="1">
        <w:r>
          <w:rPr>
            <w:rStyle w:val="Hyperlink"/>
            <w:b/>
            <w:bCs/>
            <w:sz w:val="27"/>
            <w:szCs w:val="27"/>
          </w:rPr>
          <w:t>Percentage_laminate_table</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percentage_laminate_table</w:t>
      </w:r>
      <w:r>
        <w:rPr>
          <w:rFonts w:ascii="Courier New" w:hAnsi="Courier New" w:cs="Courier New"/>
          <w:color w:val="000000"/>
          <w:sz w:val="20"/>
          <w:szCs w:val="20"/>
        </w:rPr>
        <w:br/>
      </w:r>
      <w:r>
        <w:rPr>
          <w:rStyle w:val="HTMLCode"/>
          <w:color w:val="000000"/>
        </w:rPr>
        <w:t>  SUBTYPE OF (</w:t>
      </w:r>
      <w:hyperlink r:id="rId40" w:anchor="part_and_zone_laminate_tables_mi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r>
        <w:rPr>
          <w:color w:val="000000"/>
        </w:rPr>
        <w:t>5.2.1.6 ply_laminate_sequence_definition   </w:t>
      </w:r>
      <w:r>
        <w:rPr>
          <w:noProof/>
          <w:color w:val="0000FF"/>
          <w:lang w:eastAsia="en-GB"/>
        </w:rPr>
        <w:drawing>
          <wp:inline distT="0" distB="0" distL="0" distR="0">
            <wp:extent cx="180975" cy="209550"/>
            <wp:effectExtent l="0" t="0" r="9525" b="0"/>
            <wp:docPr id="6" name="Picture 6"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ply_laminate_sequence_definition</w:t>
      </w:r>
      <w:r>
        <w:rPr>
          <w:color w:val="000000"/>
          <w:sz w:val="27"/>
          <w:szCs w:val="27"/>
        </w:rPr>
        <w:t> is a type of </w:t>
      </w:r>
      <w:hyperlink r:id="rId41" w:anchor="product_definition_schema.product_definition" w:history="1">
        <w:r>
          <w:rPr>
            <w:rStyle w:val="Hyperlink"/>
            <w:b/>
            <w:bCs/>
            <w:sz w:val="27"/>
            <w:szCs w:val="27"/>
          </w:rPr>
          <w:t>product_definition</w:t>
        </w:r>
      </w:hyperlink>
      <w:r>
        <w:rPr>
          <w:color w:val="000000"/>
          <w:sz w:val="27"/>
          <w:szCs w:val="27"/>
        </w:rPr>
        <w:t> that implements the ARM concept of </w:t>
      </w:r>
      <w:hyperlink r:id="rId42" w:anchor="part_and_zone_laminate_tables_arm.ply_laminate_sequence_definition" w:history="1">
        <w:r>
          <w:rPr>
            <w:rStyle w:val="Hyperlink"/>
            <w:b/>
            <w:bCs/>
            <w:sz w:val="27"/>
            <w:szCs w:val="27"/>
          </w:rPr>
          <w:t>Ply_laminate_sequence_definition</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ply_laminate_sequence_definition</w:t>
      </w:r>
      <w:r>
        <w:rPr>
          <w:rFonts w:ascii="Courier New" w:hAnsi="Courier New" w:cs="Courier New"/>
          <w:color w:val="000000"/>
          <w:sz w:val="20"/>
          <w:szCs w:val="20"/>
        </w:rPr>
        <w:br/>
      </w:r>
      <w:r>
        <w:rPr>
          <w:rStyle w:val="HTMLCode"/>
          <w:color w:val="000000"/>
        </w:rPr>
        <w:t>  SUBTYPE OF (</w:t>
      </w:r>
      <w:hyperlink r:id="rId43" w:anchor="product_definition_schema.product_definition" w:history="1">
        <w:r>
          <w:rPr>
            <w:rStyle w:val="Hyperlink"/>
            <w:rFonts w:ascii="Courier New" w:hAnsi="Courier New" w:cs="Courier New"/>
            <w:sz w:val="20"/>
            <w:szCs w:val="20"/>
          </w:rPr>
          <w:t>product_definition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 (QUERY (pdr &lt;* USEDIN (SELF, 'PRODUCT_DEFINITION_SCHEMA.' + 'PRODUCT_DEFINITION_RELATIONSHIP.' + 'RELATING_PRODUCT_DEFINITION') | 'PRODUCT_STRUCTURE_SCHEMA.' + 'NEXT_ASSEMBLY_USAGE_OCCURRENCE' IN TYPEOF (pdr))) &gt; 0;</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NormalWeb"/>
        <w:rPr>
          <w:color w:val="000000"/>
          <w:sz w:val="27"/>
          <w:szCs w:val="27"/>
        </w:rPr>
      </w:pPr>
      <w:r>
        <w:rPr>
          <w:color w:val="000000"/>
          <w:sz w:val="27"/>
          <w:szCs w:val="27"/>
          <w:u w:val="single"/>
        </w:rPr>
        <w:t>Formal propositions:</w:t>
      </w:r>
    </w:p>
    <w:p w:rsidR="00E845C3" w:rsidRDefault="00E845C3" w:rsidP="00E845C3">
      <w:pPr>
        <w:pStyle w:val="expressdescription"/>
        <w:rPr>
          <w:color w:val="000000"/>
          <w:sz w:val="27"/>
          <w:szCs w:val="27"/>
        </w:rPr>
      </w:pPr>
      <w:r>
        <w:rPr>
          <w:b/>
          <w:bCs/>
          <w:color w:val="000000"/>
          <w:sz w:val="27"/>
          <w:szCs w:val="27"/>
        </w:rPr>
        <w:t>WR1: </w:t>
      </w:r>
      <w:r>
        <w:rPr>
          <w:color w:val="000000"/>
          <w:sz w:val="27"/>
          <w:szCs w:val="27"/>
        </w:rPr>
        <w:t>A </w:t>
      </w:r>
      <w:r>
        <w:rPr>
          <w:b/>
          <w:bCs/>
          <w:color w:val="000000"/>
          <w:sz w:val="27"/>
          <w:szCs w:val="27"/>
        </w:rPr>
        <w:t>ply_laminate_sequence_definition</w:t>
      </w:r>
      <w:r>
        <w:rPr>
          <w:color w:val="000000"/>
          <w:sz w:val="27"/>
          <w:szCs w:val="27"/>
        </w:rPr>
        <w:t> shall be used by one or many </w:t>
      </w:r>
      <w:hyperlink r:id="rId44" w:anchor="product_structure_schema.next_assembly_usage_occurrence" w:history="1">
        <w:r>
          <w:rPr>
            <w:rStyle w:val="Hyperlink"/>
            <w:b/>
            <w:bCs/>
            <w:sz w:val="27"/>
            <w:szCs w:val="27"/>
          </w:rPr>
          <w:t>next_assembly_usage_occurrence</w:t>
        </w:r>
      </w:hyperlink>
      <w:r>
        <w:rPr>
          <w:color w:val="000000"/>
          <w:sz w:val="27"/>
          <w:szCs w:val="27"/>
        </w:rPr>
        <w:t>.</w:t>
      </w:r>
    </w:p>
    <w:p w:rsidR="00E845C3" w:rsidRDefault="00E845C3" w:rsidP="00E845C3">
      <w:pPr>
        <w:pStyle w:val="note"/>
        <w:rPr>
          <w:color w:val="000000"/>
          <w:sz w:val="27"/>
          <w:szCs w:val="27"/>
        </w:rPr>
      </w:pPr>
      <w:bookmarkStart w:id="9" w:name="note_"/>
      <w:r>
        <w:rPr>
          <w:color w:val="000000"/>
        </w:rPr>
        <w:lastRenderedPageBreak/>
        <w:t>NOTE </w:t>
      </w:r>
      <w:bookmarkEnd w:id="9"/>
      <w:r>
        <w:rPr>
          <w:color w:val="000000"/>
        </w:rPr>
        <w:t>   The </w:t>
      </w:r>
      <w:hyperlink r:id="rId45" w:anchor="product_definition_schema.product_definition_relationship.relating_product_definition" w:history="1">
        <w:r>
          <w:rPr>
            <w:rStyle w:val="Hyperlink"/>
            <w:b/>
            <w:bCs/>
          </w:rPr>
          <w:t>next_assembly_usage_occurrence.relating_product_definition</w:t>
        </w:r>
      </w:hyperlink>
      <w:r>
        <w:rPr>
          <w:color w:val="000000"/>
        </w:rPr>
        <w:t> shall be the </w:t>
      </w:r>
      <w:r>
        <w:rPr>
          <w:b/>
          <w:bCs/>
          <w:color w:val="000000"/>
        </w:rPr>
        <w:t>ply_laminate_sequence_definition</w:t>
      </w:r>
      <w:r>
        <w:rPr>
          <w:color w:val="000000"/>
        </w:rPr>
        <w:t>. The</w:t>
      </w:r>
      <w:hyperlink r:id="rId46" w:anchor="product_definition_schema.product_definition_relationship.related_product_definition" w:history="1">
        <w:r>
          <w:rPr>
            <w:rStyle w:val="Hyperlink"/>
            <w:b/>
            <w:bCs/>
          </w:rPr>
          <w:t>next_assembly_usage_occurrence.related_product_definition</w:t>
        </w:r>
      </w:hyperlink>
      <w:r>
        <w:rPr>
          <w:color w:val="000000"/>
        </w:rPr>
        <w:t> thus associated comprise the SET of </w:t>
      </w:r>
      <w:hyperlink r:id="rId47" w:anchor="product_definition_schema.product_definition" w:history="1">
        <w:r>
          <w:rPr>
            <w:rStyle w:val="Hyperlink"/>
            <w:b/>
            <w:bCs/>
          </w:rPr>
          <w:t>product_definition</w:t>
        </w:r>
      </w:hyperlink>
      <w:r>
        <w:rPr>
          <w:color w:val="000000"/>
        </w:rPr>
        <w:t> entities for the table.</w:t>
      </w:r>
    </w:p>
    <w:p w:rsidR="00E845C3" w:rsidRDefault="00E845C3" w:rsidP="00E845C3">
      <w:pPr>
        <w:pStyle w:val="Heading2"/>
        <w:rPr>
          <w:color w:val="000000"/>
        </w:rPr>
      </w:pPr>
      <w:bookmarkStart w:id="10" w:name="part_and_zone_laminate_tables_mim.ply_la"/>
      <w:r>
        <w:rPr>
          <w:color w:val="000000"/>
        </w:rPr>
        <w:t>5.2.1.7 ply_laminate_table</w:t>
      </w:r>
      <w:bookmarkEnd w:id="10"/>
      <w:r>
        <w:rPr>
          <w:color w:val="000000"/>
        </w:rPr>
        <w:t>   </w:t>
      </w:r>
      <w:r>
        <w:rPr>
          <w:noProof/>
          <w:color w:val="0000FF"/>
          <w:lang w:eastAsia="en-GB"/>
        </w:rPr>
        <w:drawing>
          <wp:inline distT="0" distB="0" distL="0" distR="0">
            <wp:extent cx="180975" cy="209550"/>
            <wp:effectExtent l="0" t="0" r="9525" b="0"/>
            <wp:docPr id="5" name="Picture 5"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ply_laminate_table</w:t>
      </w:r>
      <w:r>
        <w:rPr>
          <w:color w:val="000000"/>
          <w:sz w:val="27"/>
          <w:szCs w:val="27"/>
        </w:rPr>
        <w:t> is a type of </w:t>
      </w:r>
      <w:hyperlink r:id="rId48" w:anchor="part_and_zone_laminate_tables_mim.part_laminate_table" w:history="1">
        <w:r>
          <w:rPr>
            <w:rStyle w:val="Hyperlink"/>
            <w:b/>
            <w:bCs/>
            <w:sz w:val="27"/>
            <w:szCs w:val="27"/>
          </w:rPr>
          <w:t>part_laminate_table</w:t>
        </w:r>
      </w:hyperlink>
      <w:r>
        <w:rPr>
          <w:color w:val="000000"/>
          <w:sz w:val="27"/>
          <w:szCs w:val="27"/>
        </w:rPr>
        <w:t> that implements the ARM concept of </w:t>
      </w:r>
      <w:hyperlink r:id="rId49" w:anchor="part_and_zone_laminate_tables_arm.ply_laminate_table" w:history="1">
        <w:r>
          <w:rPr>
            <w:rStyle w:val="Hyperlink"/>
            <w:b/>
            <w:bCs/>
            <w:sz w:val="27"/>
            <w:szCs w:val="27"/>
          </w:rPr>
          <w:t>Ply_laminate_table</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ply_laminate_table</w:t>
      </w:r>
      <w:r>
        <w:rPr>
          <w:rFonts w:ascii="Courier New" w:hAnsi="Courier New" w:cs="Courier New"/>
          <w:color w:val="000000"/>
          <w:sz w:val="20"/>
          <w:szCs w:val="20"/>
        </w:rPr>
        <w:br/>
      </w:r>
      <w:r>
        <w:rPr>
          <w:rStyle w:val="HTMLCode"/>
          <w:color w:val="000000"/>
        </w:rPr>
        <w:t>  SUBTYPE OF (</w:t>
      </w:r>
      <w:hyperlink r:id="rId50" w:anchor="part_and_zone_laminate_tables_mim.part_laminate_table" w:history="1">
        <w:r>
          <w:rPr>
            <w:rStyle w:val="Hyperlink"/>
            <w:rFonts w:ascii="Courier New" w:hAnsi="Courier New" w:cs="Courier New"/>
            <w:sz w:val="20"/>
            <w:szCs w:val="20"/>
          </w:rPr>
          <w:t>part_laminate_table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11" w:name="part_and_zone_laminate_tables_mim.smeare"/>
      <w:r>
        <w:rPr>
          <w:color w:val="000000"/>
        </w:rPr>
        <w:t>5.2.1.8 smeared_material_definition</w:t>
      </w:r>
      <w:bookmarkEnd w:id="11"/>
      <w:r>
        <w:rPr>
          <w:color w:val="000000"/>
        </w:rPr>
        <w:t>   </w:t>
      </w:r>
      <w:r>
        <w:rPr>
          <w:noProof/>
          <w:color w:val="0000FF"/>
          <w:lang w:eastAsia="en-GB"/>
        </w:rPr>
        <w:drawing>
          <wp:inline distT="0" distB="0" distL="0" distR="0">
            <wp:extent cx="180975" cy="209550"/>
            <wp:effectExtent l="0" t="0" r="9525" b="0"/>
            <wp:docPr id="4" name="Picture 4"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smeared_material_definition</w:t>
      </w:r>
      <w:r>
        <w:rPr>
          <w:color w:val="000000"/>
          <w:sz w:val="27"/>
          <w:szCs w:val="27"/>
        </w:rPr>
        <w:t> is a type of </w:t>
      </w:r>
      <w:hyperlink r:id="rId51" w:anchor="part_and_zone_laminate_tables_mim.zone_structural_makeup" w:history="1">
        <w:r>
          <w:rPr>
            <w:rStyle w:val="Hyperlink"/>
            <w:b/>
            <w:bCs/>
            <w:sz w:val="27"/>
            <w:szCs w:val="27"/>
          </w:rPr>
          <w:t>zone_structural_makeup</w:t>
        </w:r>
      </w:hyperlink>
      <w:r>
        <w:rPr>
          <w:color w:val="000000"/>
          <w:sz w:val="27"/>
          <w:szCs w:val="27"/>
        </w:rPr>
        <w:t>. A </w:t>
      </w:r>
      <w:r>
        <w:rPr>
          <w:b/>
          <w:bCs/>
          <w:color w:val="000000"/>
          <w:sz w:val="27"/>
          <w:szCs w:val="27"/>
        </w:rPr>
        <w:t>smeared_material_definition</w:t>
      </w:r>
      <w:r>
        <w:rPr>
          <w:color w:val="000000"/>
          <w:sz w:val="27"/>
          <w:szCs w:val="27"/>
        </w:rPr>
        <w:t> is an idealized </w:t>
      </w:r>
      <w:hyperlink r:id="rId52" w:anchor="product_definition_schema.product_definition" w:history="1">
        <w:r>
          <w:rPr>
            <w:rStyle w:val="Hyperlink"/>
            <w:b/>
            <w:bCs/>
            <w:sz w:val="27"/>
            <w:szCs w:val="27"/>
          </w:rPr>
          <w:t>product_definition</w:t>
        </w:r>
      </w:hyperlink>
      <w:r>
        <w:rPr>
          <w:color w:val="000000"/>
          <w:sz w:val="27"/>
          <w:szCs w:val="27"/>
        </w:rPr>
        <w:t> of a laminate product that smears the constituent materials together into a single definition that is representative of the whole.</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smeared_material_definition</w:t>
      </w:r>
      <w:r>
        <w:rPr>
          <w:rFonts w:ascii="Courier New" w:hAnsi="Courier New" w:cs="Courier New"/>
          <w:color w:val="000000"/>
          <w:sz w:val="20"/>
          <w:szCs w:val="20"/>
        </w:rPr>
        <w:br/>
      </w:r>
      <w:r>
        <w:rPr>
          <w:rStyle w:val="HTMLCode"/>
          <w:color w:val="000000"/>
        </w:rPr>
        <w:t>  SUBTYPE OF (</w:t>
      </w:r>
      <w:hyperlink r:id="rId53" w:anchor="part_and_zone_laminate_tables_mi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12" w:name="part_and_zone_laminate_tables_mim.thickn"/>
      <w:r>
        <w:rPr>
          <w:color w:val="000000"/>
        </w:rPr>
        <w:t>5.2.1.9 thickness_laminate_table</w:t>
      </w:r>
      <w:bookmarkEnd w:id="12"/>
      <w:r>
        <w:rPr>
          <w:color w:val="000000"/>
        </w:rPr>
        <w:t>   </w:t>
      </w:r>
      <w:r>
        <w:rPr>
          <w:noProof/>
          <w:color w:val="0000FF"/>
          <w:lang w:eastAsia="en-GB"/>
        </w:rPr>
        <w:drawing>
          <wp:inline distT="0" distB="0" distL="0" distR="0">
            <wp:extent cx="180975" cy="209550"/>
            <wp:effectExtent l="0" t="0" r="9525" b="0"/>
            <wp:docPr id="3" name="Picture 3"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thickness_laminate_table</w:t>
      </w:r>
      <w:r>
        <w:rPr>
          <w:color w:val="000000"/>
          <w:sz w:val="27"/>
          <w:szCs w:val="27"/>
        </w:rPr>
        <w:t> is a type of </w:t>
      </w:r>
      <w:hyperlink r:id="rId54" w:anchor="part_and_zone_laminate_tables_mim.zone_structural_makeup" w:history="1">
        <w:r>
          <w:rPr>
            <w:rStyle w:val="Hyperlink"/>
            <w:b/>
            <w:bCs/>
            <w:sz w:val="27"/>
            <w:szCs w:val="27"/>
          </w:rPr>
          <w:t>zone_structural_makeup</w:t>
        </w:r>
      </w:hyperlink>
      <w:r>
        <w:rPr>
          <w:color w:val="000000"/>
          <w:sz w:val="27"/>
          <w:szCs w:val="27"/>
        </w:rPr>
        <w:t> that implements the ARM concept of </w:t>
      </w:r>
      <w:hyperlink r:id="rId55" w:anchor="part_and_zone_laminate_tables_arm.thickness_laminate_table" w:history="1">
        <w:r>
          <w:rPr>
            <w:rStyle w:val="Hyperlink"/>
            <w:b/>
            <w:bCs/>
            <w:sz w:val="27"/>
            <w:szCs w:val="27"/>
          </w:rPr>
          <w:t>Thickness_laminate_table</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thickness_laminate_table</w:t>
      </w:r>
      <w:r>
        <w:rPr>
          <w:rFonts w:ascii="Courier New" w:hAnsi="Courier New" w:cs="Courier New"/>
          <w:color w:val="000000"/>
          <w:sz w:val="20"/>
          <w:szCs w:val="20"/>
        </w:rPr>
        <w:br/>
      </w:r>
      <w:r>
        <w:rPr>
          <w:rStyle w:val="HTMLCode"/>
          <w:color w:val="000000"/>
        </w:rPr>
        <w:lastRenderedPageBreak/>
        <w:t>  SUBTYPE OF (</w:t>
      </w:r>
      <w:hyperlink r:id="rId56" w:anchor="part_and_zone_laminate_tables_mi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13" w:name="part_and_zone_laminate_tables_mim.zone_s"/>
      <w:r>
        <w:rPr>
          <w:color w:val="000000"/>
        </w:rPr>
        <w:t>5.2.1.10 zone_structural_makeup</w:t>
      </w:r>
      <w:bookmarkEnd w:id="13"/>
      <w:r>
        <w:rPr>
          <w:color w:val="000000"/>
        </w:rPr>
        <w:t>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zone_structural_makeup</w:t>
      </w:r>
      <w:r>
        <w:rPr>
          <w:color w:val="000000"/>
          <w:sz w:val="27"/>
          <w:szCs w:val="27"/>
        </w:rPr>
        <w:t> is a type of </w:t>
      </w:r>
      <w:hyperlink r:id="rId57" w:anchor="part_and_zone_laminate_tables_mim.laminate_table" w:history="1">
        <w:r>
          <w:rPr>
            <w:rStyle w:val="Hyperlink"/>
            <w:b/>
            <w:bCs/>
            <w:sz w:val="27"/>
            <w:szCs w:val="27"/>
          </w:rPr>
          <w:t>laminate_table</w:t>
        </w:r>
      </w:hyperlink>
      <w:r>
        <w:rPr>
          <w:color w:val="000000"/>
          <w:sz w:val="27"/>
          <w:szCs w:val="27"/>
        </w:rPr>
        <w:t> that implements the ARM concept of </w:t>
      </w:r>
      <w:hyperlink r:id="rId58" w:anchor="part_and_zone_laminate_tables_arm.zone_structural_makeup" w:history="1">
        <w:r>
          <w:rPr>
            <w:rStyle w:val="Hyperlink"/>
            <w:b/>
            <w:bCs/>
            <w:sz w:val="27"/>
            <w:szCs w:val="27"/>
          </w:rPr>
          <w:t>Zone_structural_makeup</w:t>
        </w:r>
      </w:hyperlink>
      <w:r>
        <w:rPr>
          <w:color w:val="000000"/>
          <w:sz w:val="27"/>
          <w:szCs w:val="27"/>
        </w:rPr>
        <w:t>. A </w:t>
      </w:r>
      <w:r>
        <w:rPr>
          <w:b/>
          <w:bCs/>
          <w:color w:val="000000"/>
          <w:sz w:val="27"/>
          <w:szCs w:val="27"/>
        </w:rPr>
        <w:t>zone_structural_makeup</w:t>
      </w:r>
      <w:r>
        <w:rPr>
          <w:color w:val="000000"/>
          <w:sz w:val="27"/>
          <w:szCs w:val="27"/>
        </w:rPr>
        <w:t> may be either a </w:t>
      </w:r>
      <w:hyperlink r:id="rId59" w:anchor="part_and_zone_laminate_tables_mim.thickness_laminate_table" w:history="1">
        <w:r>
          <w:rPr>
            <w:rStyle w:val="Hyperlink"/>
            <w:b/>
            <w:bCs/>
            <w:sz w:val="27"/>
            <w:szCs w:val="27"/>
          </w:rPr>
          <w:t>thickness_laminate_table</w:t>
        </w:r>
      </w:hyperlink>
      <w:r>
        <w:rPr>
          <w:color w:val="000000"/>
          <w:sz w:val="27"/>
          <w:szCs w:val="27"/>
        </w:rPr>
        <w:t> and a </w:t>
      </w:r>
      <w:hyperlink r:id="rId60" w:anchor="part_and_zone_laminate_tables_mim.smeared_material_definition" w:history="1">
        <w:r>
          <w:rPr>
            <w:rStyle w:val="Hyperlink"/>
            <w:b/>
            <w:bCs/>
            <w:sz w:val="27"/>
            <w:szCs w:val="27"/>
          </w:rPr>
          <w:t>smeared_material_definition</w:t>
        </w:r>
      </w:hyperlink>
      <w:r>
        <w:rPr>
          <w:color w:val="000000"/>
          <w:sz w:val="27"/>
          <w:szCs w:val="27"/>
        </w:rPr>
        <w:t> or a </w:t>
      </w:r>
      <w:hyperlink r:id="rId61" w:anchor="part_and_zone_laminate_tables_mim.percentage_laminate_table" w:history="1">
        <w:r>
          <w:rPr>
            <w:rStyle w:val="Hyperlink"/>
            <w:b/>
            <w:bCs/>
            <w:sz w:val="27"/>
            <w:szCs w:val="27"/>
          </w:rPr>
          <w:t>percentage_laminate_table</w:t>
        </w:r>
      </w:hyperlink>
      <w:r>
        <w:rPr>
          <w:color w:val="000000"/>
          <w:sz w:val="27"/>
          <w:szCs w:val="27"/>
        </w:rPr>
        <w:t> and a </w:t>
      </w:r>
      <w:hyperlink r:id="rId62" w:anchor="part_and_zone_laminate_tables_mim.smeared_material_definition" w:history="1">
        <w:r>
          <w:rPr>
            <w:rStyle w:val="Hyperlink"/>
            <w:b/>
            <w:bCs/>
            <w:sz w:val="27"/>
            <w:szCs w:val="27"/>
          </w:rPr>
          <w:t>smeared_material_definition</w:t>
        </w:r>
      </w:hyperlink>
      <w:r>
        <w:rPr>
          <w:color w:val="000000"/>
          <w:sz w:val="27"/>
          <w:szCs w:val="27"/>
        </w:rPr>
        <w:t>, or a</w:t>
      </w:r>
      <w:hyperlink r:id="rId63" w:anchor="part_and_zone_laminate_tables_mim.thickness_laminate_table" w:history="1">
        <w:r>
          <w:rPr>
            <w:rStyle w:val="Hyperlink"/>
            <w:b/>
            <w:bCs/>
            <w:sz w:val="27"/>
            <w:szCs w:val="27"/>
          </w:rPr>
          <w:t>thickness_laminate_table</w:t>
        </w:r>
      </w:hyperlink>
      <w:r>
        <w:rPr>
          <w:color w:val="000000"/>
          <w:sz w:val="27"/>
          <w:szCs w:val="27"/>
        </w:rPr>
        <w:t>, or a </w:t>
      </w:r>
      <w:hyperlink r:id="rId64" w:anchor="part_and_zone_laminate_tables_mim.percentage_laminate_table" w:history="1">
        <w:r>
          <w:rPr>
            <w:rStyle w:val="Hyperlink"/>
            <w:b/>
            <w:bCs/>
            <w:sz w:val="27"/>
            <w:szCs w:val="27"/>
          </w:rPr>
          <w:t>percentage_laminate_table</w:t>
        </w:r>
      </w:hyperlink>
      <w:r>
        <w:rPr>
          <w:color w:val="000000"/>
          <w:sz w:val="27"/>
          <w:szCs w:val="27"/>
        </w:rPr>
        <w:t>, or a </w:t>
      </w:r>
      <w:hyperlink r:id="rId65" w:anchor="part_and_zone_laminate_tables_mim.smeared_material_definition" w:history="1">
        <w:r>
          <w:rPr>
            <w:rStyle w:val="Hyperlink"/>
            <w:b/>
            <w:bCs/>
            <w:sz w:val="27"/>
            <w:szCs w:val="27"/>
          </w:rPr>
          <w:t>smeared_material_definition</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zone_structural_makeup</w:t>
      </w:r>
      <w:r>
        <w:rPr>
          <w:rFonts w:ascii="Courier New" w:hAnsi="Courier New" w:cs="Courier New"/>
          <w:color w:val="000000"/>
          <w:sz w:val="20"/>
          <w:szCs w:val="20"/>
        </w:rPr>
        <w:br/>
      </w:r>
      <w:r>
        <w:rPr>
          <w:rStyle w:val="HTMLCode"/>
          <w:color w:val="000000"/>
        </w:rPr>
        <w:t>  SUPERTYPE OF (ONEOF ((</w:t>
      </w:r>
      <w:hyperlink r:id="rId66" w:anchor="part_and_zone_laminate_tables_mim.thickness_laminate_table" w:history="1">
        <w:r>
          <w:rPr>
            <w:rStyle w:val="Hyperlink"/>
            <w:rFonts w:ascii="Courier New" w:hAnsi="Courier New" w:cs="Courier New"/>
            <w:sz w:val="20"/>
            <w:szCs w:val="20"/>
          </w:rPr>
          <w:t>thickness_laminate_table</w:t>
        </w:r>
      </w:hyperlink>
      <w:r>
        <w:rPr>
          <w:rFonts w:ascii="Courier New" w:hAnsi="Courier New" w:cs="Courier New"/>
          <w:color w:val="000000"/>
          <w:sz w:val="20"/>
          <w:szCs w:val="20"/>
        </w:rPr>
        <w:br/>
      </w:r>
      <w:r>
        <w:rPr>
          <w:rStyle w:val="HTMLCode"/>
          <w:color w:val="000000"/>
        </w:rPr>
        <w:t>               AND </w:t>
      </w:r>
      <w:hyperlink r:id="rId67" w:anchor="part_and_zone_laminate_tables_mim.smeared_material_definition" w:history="1">
        <w:r>
          <w:rPr>
            <w:rStyle w:val="Hyperlink"/>
            <w:rFonts w:ascii="Courier New" w:hAnsi="Courier New" w:cs="Courier New"/>
            <w:sz w:val="20"/>
            <w:szCs w:val="20"/>
          </w:rPr>
          <w:t>smeared_material_definition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68" w:anchor="part_and_zone_laminate_tables_mim.percentage_laminate_table" w:history="1">
        <w:r>
          <w:rPr>
            <w:rStyle w:val="Hyperlink"/>
            <w:rFonts w:ascii="Courier New" w:hAnsi="Courier New" w:cs="Courier New"/>
            <w:sz w:val="20"/>
            <w:szCs w:val="20"/>
          </w:rPr>
          <w:t>percentage_laminate_table</w:t>
        </w:r>
      </w:hyperlink>
      <w:r>
        <w:rPr>
          <w:rFonts w:ascii="Courier New" w:hAnsi="Courier New" w:cs="Courier New"/>
          <w:color w:val="000000"/>
          <w:sz w:val="20"/>
          <w:szCs w:val="20"/>
        </w:rPr>
        <w:br/>
      </w:r>
      <w:r>
        <w:rPr>
          <w:rStyle w:val="HTMLCode"/>
          <w:color w:val="000000"/>
        </w:rPr>
        <w:t>              AND </w:t>
      </w:r>
      <w:hyperlink r:id="rId69" w:anchor="part_and_zone_laminate_tables_mim.smeared_material_definition" w:history="1">
        <w:r>
          <w:rPr>
            <w:rStyle w:val="Hyperlink"/>
            <w:rFonts w:ascii="Courier New" w:hAnsi="Courier New" w:cs="Courier New"/>
            <w:sz w:val="20"/>
            <w:szCs w:val="20"/>
          </w:rPr>
          <w:t>smeared_material_definition</w:t>
        </w:r>
      </w:hyperlink>
      <w:r>
        <w:rPr>
          <w:rStyle w:val="HTMLCode"/>
          <w:color w:val="000000"/>
        </w:rPr>
        <w:t>),</w:t>
      </w:r>
      <w:r>
        <w:rPr>
          <w:rFonts w:ascii="Courier New" w:hAnsi="Courier New" w:cs="Courier New"/>
          <w:color w:val="000000"/>
          <w:sz w:val="20"/>
          <w:szCs w:val="20"/>
        </w:rPr>
        <w:br/>
      </w:r>
      <w:r>
        <w:rPr>
          <w:rStyle w:val="HTMLCode"/>
          <w:color w:val="000000"/>
        </w:rPr>
        <w:t>                 </w:t>
      </w:r>
      <w:hyperlink r:id="rId70" w:anchor="part_and_zone_laminate_tables_mim.thickness_laminate_table" w:history="1">
        <w:r>
          <w:rPr>
            <w:rStyle w:val="Hyperlink"/>
            <w:rFonts w:ascii="Courier New" w:hAnsi="Courier New" w:cs="Courier New"/>
            <w:sz w:val="20"/>
            <w:szCs w:val="20"/>
          </w:rPr>
          <w:t>thickness_laminate_table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71" w:anchor="part_and_zone_laminate_tables_mim.percentage_laminate_table" w:history="1">
        <w:r>
          <w:rPr>
            <w:rStyle w:val="Hyperlink"/>
            <w:rFonts w:ascii="Courier New" w:hAnsi="Courier New" w:cs="Courier New"/>
            <w:sz w:val="20"/>
            <w:szCs w:val="20"/>
          </w:rPr>
          <w:t>percentage_laminate_table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72" w:anchor="part_and_zone_laminate_tables_mim.smeared_material_definition" w:history="1">
        <w:r>
          <w:rPr>
            <w:rStyle w:val="Hyperlink"/>
            <w:rFonts w:ascii="Courier New" w:hAnsi="Courier New" w:cs="Courier New"/>
            <w:sz w:val="20"/>
            <w:szCs w:val="20"/>
          </w:rPr>
          <w:t>smeared_material_definition</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73" w:anchor="part_and_zone_laminate_tables_mim.laminate_table" w:history="1">
        <w:r>
          <w:rPr>
            <w:rStyle w:val="Hyperlink"/>
            <w:rFonts w:ascii="Courier New" w:hAnsi="Courier New" w:cs="Courier New"/>
            <w:sz w:val="20"/>
            <w:szCs w:val="20"/>
          </w:rPr>
          <w:t>laminate_table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14" w:name="subtype_constraints"/>
      <w:r>
        <w:rPr>
          <w:color w:val="000000"/>
        </w:rPr>
        <w:t>5.2.2 MIM subtype constraint definition</w:t>
      </w:r>
      <w:bookmarkEnd w:id="14"/>
    </w:p>
    <w:p w:rsidR="00E845C3" w:rsidRDefault="00E845C3" w:rsidP="00E845C3">
      <w:pPr>
        <w:pStyle w:val="NormalWeb"/>
        <w:rPr>
          <w:color w:val="000000"/>
          <w:sz w:val="27"/>
          <w:szCs w:val="27"/>
        </w:rPr>
      </w:pPr>
      <w:r>
        <w:rPr>
          <w:color w:val="000000"/>
          <w:sz w:val="27"/>
          <w:szCs w:val="27"/>
        </w:rPr>
        <w:t>This subclause specifies the MIM subtype constraint for this module. The subtype constraint places a constraint on the possible super-type / subtype instantiations. The MIM subtype constraint and definition is specified below.</w:t>
      </w:r>
    </w:p>
    <w:p w:rsidR="00E845C3" w:rsidRDefault="00E845C3" w:rsidP="00E845C3">
      <w:pPr>
        <w:pStyle w:val="Heading2"/>
        <w:rPr>
          <w:color w:val="000000"/>
        </w:rPr>
      </w:pPr>
      <w:r>
        <w:rPr>
          <w:color w:val="000000"/>
        </w:rPr>
        <w:t>5.2.2.1 pos_product_definition_subtypes   </w:t>
      </w:r>
      <w:r>
        <w:rPr>
          <w:noProof/>
          <w:color w:val="0000FF"/>
          <w:lang w:eastAsia="en-GB"/>
        </w:rPr>
        <w:drawing>
          <wp:inline distT="0" distB="0" distL="0" distR="0">
            <wp:extent cx="180975" cy="209550"/>
            <wp:effectExtent l="0" t="0" r="9525" b="0"/>
            <wp:docPr id="1" name="Picture 1"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The </w:t>
      </w:r>
      <w:r>
        <w:rPr>
          <w:b/>
          <w:bCs/>
          <w:color w:val="000000"/>
          <w:sz w:val="27"/>
          <w:szCs w:val="27"/>
        </w:rPr>
        <w:t>pos_product_definition_subtypes</w:t>
      </w:r>
      <w:r>
        <w:rPr>
          <w:color w:val="000000"/>
          <w:sz w:val="27"/>
          <w:szCs w:val="27"/>
        </w:rPr>
        <w:t> constraint specifies a constraint that applies to instances of subtypes of </w:t>
      </w:r>
      <w:hyperlink r:id="rId74" w:anchor="product_definition_schema.product_definition" w:history="1">
        <w:r>
          <w:rPr>
            <w:rStyle w:val="Hyperlink"/>
            <w:b/>
            <w:bCs/>
            <w:sz w:val="27"/>
            <w:szCs w:val="27"/>
          </w:rPr>
          <w:t>product_definition</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bookmarkStart w:id="15" w:name="part_and_zone_laminate_tables_mim.pos_pr"/>
      <w:r>
        <w:rPr>
          <w:rStyle w:val="HTMLCode"/>
          <w:color w:val="000000"/>
        </w:rPr>
        <w:t>SUBTYPE_CONSTRAINT pos_product_definition_subtypes</w:t>
      </w:r>
      <w:bookmarkEnd w:id="15"/>
      <w:r>
        <w:rPr>
          <w:rStyle w:val="HTMLCode"/>
          <w:color w:val="000000"/>
        </w:rPr>
        <w:t> FOR </w:t>
      </w:r>
      <w:hyperlink r:id="rId75" w:anchor="product_definition_schema.product_definition" w:history="1">
        <w:r>
          <w:rPr>
            <w:rStyle w:val="Hyperlink"/>
            <w:rFonts w:ascii="Courier New" w:hAnsi="Courier New" w:cs="Courier New"/>
            <w:sz w:val="20"/>
            <w:szCs w:val="20"/>
          </w:rPr>
          <w:t>product_definition</w:t>
        </w:r>
      </w:hyperlink>
      <w:r>
        <w:rPr>
          <w:rStyle w:val="HTMLCode"/>
          <w:color w:val="000000"/>
        </w:rPr>
        <w:t>;</w:t>
      </w:r>
      <w:r>
        <w:rPr>
          <w:rFonts w:ascii="Courier New" w:hAnsi="Courier New" w:cs="Courier New"/>
          <w:color w:val="000000"/>
          <w:sz w:val="20"/>
          <w:szCs w:val="20"/>
        </w:rPr>
        <w:br/>
      </w:r>
      <w:r>
        <w:rPr>
          <w:rStyle w:val="HTMLCode"/>
          <w:color w:val="000000"/>
        </w:rPr>
        <w:t>  ONEOF (</w:t>
      </w:r>
      <w:hyperlink r:id="rId76" w:anchor="part_and_zone_laminate_tables_mim.composite_assembly_sequence_definition" w:history="1">
        <w:r>
          <w:rPr>
            <w:rStyle w:val="Hyperlink"/>
            <w:rFonts w:ascii="Courier New" w:hAnsi="Courier New" w:cs="Courier New"/>
            <w:sz w:val="20"/>
            <w:szCs w:val="20"/>
          </w:rPr>
          <w:t>composite_assembly_sequence_definition</w:t>
        </w:r>
      </w:hyperlink>
      <w:r>
        <w:rPr>
          <w:rStyle w:val="HTMLCode"/>
          <w:color w:val="000000"/>
        </w:rPr>
        <w:t>,</w:t>
      </w:r>
      <w:r>
        <w:rPr>
          <w:rFonts w:ascii="Courier New" w:hAnsi="Courier New" w:cs="Courier New"/>
          <w:color w:val="000000"/>
          <w:sz w:val="20"/>
          <w:szCs w:val="20"/>
        </w:rPr>
        <w:br/>
      </w:r>
      <w:r>
        <w:rPr>
          <w:rStyle w:val="HTMLCode"/>
          <w:color w:val="000000"/>
        </w:rPr>
        <w:t>         </w:t>
      </w:r>
      <w:hyperlink r:id="rId77" w:anchor="part_and_zone_laminate_tables_mim.laminate_table" w:history="1">
        <w:r>
          <w:rPr>
            <w:rStyle w:val="Hyperlink"/>
            <w:rFonts w:ascii="Courier New" w:hAnsi="Courier New" w:cs="Courier New"/>
            <w:sz w:val="20"/>
            <w:szCs w:val="20"/>
          </w:rPr>
          <w:t>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78" w:anchor="part_and_zone_laminate_tables_mim.ply_laminate_sequence_definition" w:history="1">
        <w:r>
          <w:rPr>
            <w:rStyle w:val="Hyperlink"/>
            <w:rFonts w:ascii="Courier New" w:hAnsi="Courier New" w:cs="Courier New"/>
            <w:sz w:val="20"/>
            <w:szCs w:val="20"/>
          </w:rPr>
          <w:t>ply_laminate_sequence_definition</w:t>
        </w:r>
      </w:hyperlink>
      <w:r>
        <w:rPr>
          <w:rStyle w:val="HTMLCode"/>
          <w:color w:val="000000"/>
        </w:rPr>
        <w:t>);</w:t>
      </w:r>
      <w:r>
        <w:rPr>
          <w:rFonts w:ascii="Courier New" w:hAnsi="Courier New" w:cs="Courier New"/>
          <w:color w:val="000000"/>
          <w:sz w:val="20"/>
          <w:szCs w:val="20"/>
        </w:rPr>
        <w:br/>
      </w:r>
      <w:r>
        <w:rPr>
          <w:rStyle w:val="HTMLCode"/>
          <w:color w:val="000000"/>
        </w:rPr>
        <w:t>END_SUBTYPE_CONSTRAINT;</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16" w:name="rules"/>
      <w:r>
        <w:rPr>
          <w:color w:val="000000"/>
        </w:rPr>
        <w:t>5.2.3 MIM rule definitions</w:t>
      </w:r>
      <w:bookmarkEnd w:id="16"/>
    </w:p>
    <w:p w:rsidR="00E845C3" w:rsidRDefault="00E845C3" w:rsidP="00E845C3">
      <w:pPr>
        <w:pStyle w:val="NormalWeb"/>
        <w:rPr>
          <w:color w:val="000000"/>
          <w:sz w:val="27"/>
          <w:szCs w:val="27"/>
        </w:rPr>
      </w:pPr>
      <w:r>
        <w:rPr>
          <w:color w:val="000000"/>
          <w:sz w:val="27"/>
          <w:szCs w:val="27"/>
        </w:rPr>
        <w:t>This subclause specifies the MIM rules for this module. The MIM rules and definitions are specified below.</w:t>
      </w:r>
    </w:p>
    <w:p w:rsidR="00E845C3" w:rsidRDefault="00E845C3" w:rsidP="00E845C3">
      <w:pPr>
        <w:pStyle w:val="Heading2"/>
        <w:rPr>
          <w:color w:val="000000"/>
        </w:rPr>
      </w:pPr>
      <w:r>
        <w:rPr>
          <w:color w:val="000000"/>
        </w:rPr>
        <w:t>5.2.3.1 component_class_for_assembly_select</w:t>
      </w:r>
    </w:p>
    <w:p w:rsidR="00E845C3" w:rsidRDefault="00E845C3" w:rsidP="00E845C3">
      <w:r>
        <w:rPr>
          <w:color w:val="000000"/>
          <w:sz w:val="27"/>
          <w:szCs w:val="27"/>
        </w:rPr>
        <w:t>The </w:t>
      </w:r>
      <w:r>
        <w:rPr>
          <w:b/>
          <w:bCs/>
          <w:color w:val="000000"/>
          <w:sz w:val="27"/>
          <w:szCs w:val="27"/>
        </w:rPr>
        <w:t>component_class_for_assembly_select</w:t>
      </w:r>
      <w:r>
        <w:rPr>
          <w:color w:val="000000"/>
          <w:sz w:val="27"/>
          <w:szCs w:val="27"/>
        </w:rPr>
        <w:t> rule states that products associated with a </w:t>
      </w:r>
      <w:hyperlink r:id="rId79" w:anchor="part_and_zone_laminate_tables_mim.composite_assembly_sequence_definition" w:history="1">
        <w:r>
          <w:rPr>
            <w:rStyle w:val="Hyperlink"/>
            <w:b/>
            <w:bCs/>
            <w:sz w:val="27"/>
            <w:szCs w:val="27"/>
          </w:rPr>
          <w:t>composite_assembly_sequence_definition</w:t>
        </w:r>
      </w:hyperlink>
      <w:r>
        <w:rPr>
          <w:color w:val="000000"/>
          <w:sz w:val="27"/>
          <w:szCs w:val="27"/>
        </w:rPr>
        <w:t> shall have a</w:t>
      </w:r>
      <w:hyperlink r:id="rId80" w:anchor="product_definition_schema.product_category.name" w:history="1">
        <w:r>
          <w:rPr>
            <w:rStyle w:val="Hyperlink"/>
            <w:b/>
            <w:bCs/>
            <w:sz w:val="27"/>
            <w:szCs w:val="27"/>
          </w:rPr>
          <w:t>product_related_product_category.name</w:t>
        </w:r>
      </w:hyperlink>
      <w:r>
        <w:rPr>
          <w:color w:val="000000"/>
          <w:sz w:val="27"/>
          <w:szCs w:val="27"/>
        </w:rPr>
        <w:t> of "ply", "ply laminate", "filament laminate", "processed core", or "composite assembly".</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RULE component_class_for_assembly_select FOR </w:t>
      </w:r>
      <w:r>
        <w:rPr>
          <w:rFonts w:ascii="Courier New" w:hAnsi="Courier New" w:cs="Courier New"/>
          <w:color w:val="000000"/>
          <w:sz w:val="20"/>
          <w:szCs w:val="20"/>
        </w:rPr>
        <w:br/>
      </w:r>
      <w:r>
        <w:rPr>
          <w:rStyle w:val="HTMLCode"/>
          <w:rFonts w:eastAsiaTheme="minorHAnsi"/>
          <w:color w:val="000000"/>
        </w:rPr>
        <w:t>(</w:t>
      </w:r>
      <w:hyperlink r:id="rId81" w:anchor="part_and_zone_laminate_tables_mim.composite_assembly_sequence_definition" w:history="1">
        <w:r>
          <w:rPr>
            <w:rStyle w:val="Hyperlink"/>
            <w:rFonts w:ascii="Courier New" w:hAnsi="Courier New" w:cs="Courier New"/>
            <w:sz w:val="20"/>
            <w:szCs w:val="20"/>
          </w:rPr>
          <w:t>composite_assembly_sequence_definition</w:t>
        </w:r>
      </w:hyperlink>
      <w:r>
        <w:rPr>
          <w:rStyle w:val="HTMLCode"/>
          <w:rFonts w:eastAsiaTheme="minorHAnsi"/>
          <w:color w:val="000000"/>
        </w:rPr>
        <w:t>, </w:t>
      </w:r>
      <w:hyperlink r:id="rId82" w:anchor="product_structure_schema.next_assembly_usage_occurrence" w:history="1">
        <w:r>
          <w:rPr>
            <w:rStyle w:val="Hyperlink"/>
            <w:rFonts w:ascii="Courier New" w:hAnsi="Courier New" w:cs="Courier New"/>
            <w:sz w:val="20"/>
            <w:szCs w:val="20"/>
          </w:rPr>
          <w:t>next_assembly_usage_occurrence</w:t>
        </w:r>
      </w:hyperlink>
      <w:r>
        <w:rPr>
          <w:rStyle w:val="HTMLCode"/>
          <w:rFonts w:eastAsiaTheme="minorHAnsi"/>
          <w:color w:val="000000"/>
        </w:rPr>
        <w:t>, </w:t>
      </w:r>
      <w:hyperlink r:id="rId83" w:anchor="product_definition_schema.product_related_product_category" w:history="1">
        <w:r>
          <w:rPr>
            <w:rStyle w:val="Hyperlink"/>
            <w:rFonts w:ascii="Courier New" w:hAnsi="Courier New" w:cs="Courier New"/>
            <w:sz w:val="20"/>
            <w:szCs w:val="20"/>
          </w:rPr>
          <w:t>product_related_product_category</w:t>
        </w:r>
      </w:hyperlink>
      <w:r>
        <w:rPr>
          <w:rStyle w:val="HTMLCode"/>
          <w:rFonts w:eastAsiaTheme="minorHAnsi"/>
          <w:color w:val="000000"/>
        </w:rPr>
        <w:t>);</w:t>
      </w:r>
      <w:r>
        <w:rPr>
          <w:rFonts w:ascii="Courier New" w:hAnsi="Courier New" w:cs="Courier New"/>
          <w:color w:val="000000"/>
          <w:sz w:val="20"/>
          <w:szCs w:val="20"/>
        </w:rPr>
        <w:br/>
      </w:r>
    </w:p>
    <w:p w:rsidR="00E845C3" w:rsidRDefault="00E845C3" w:rsidP="00E845C3">
      <w:pPr>
        <w:pStyle w:val="HTMLPreformatted"/>
        <w:rPr>
          <w:color w:val="000000"/>
        </w:rPr>
      </w:pPr>
      <w:r>
        <w:rPr>
          <w:color w:val="000000"/>
        </w:rPr>
        <w:t>LOCAL</w:t>
      </w:r>
    </w:p>
    <w:p w:rsidR="00E845C3" w:rsidRDefault="00E845C3" w:rsidP="00E845C3">
      <w:pPr>
        <w:pStyle w:val="HTMLPreformatted"/>
        <w:rPr>
          <w:color w:val="000000"/>
        </w:rPr>
      </w:pPr>
      <w:r>
        <w:rPr>
          <w:color w:val="000000"/>
        </w:rPr>
        <w:t xml:space="preserve">      i,j,k :  INTEGER :=0;</w:t>
      </w:r>
    </w:p>
    <w:p w:rsidR="00E845C3" w:rsidRDefault="00E845C3" w:rsidP="00E845C3">
      <w:pPr>
        <w:pStyle w:val="HTMLPreformatted"/>
        <w:rPr>
          <w:color w:val="000000"/>
        </w:rPr>
      </w:pPr>
      <w:r>
        <w:rPr>
          <w:color w:val="000000"/>
        </w:rPr>
        <w:t xml:space="preserve">      dkuhr :  LOGICAL :=TRUE;</w:t>
      </w:r>
    </w:p>
    <w:p w:rsidR="00E845C3" w:rsidRDefault="00E845C3" w:rsidP="00E845C3">
      <w:pPr>
        <w:pStyle w:val="HTMLPreformatted"/>
        <w:rPr>
          <w:color w:val="000000"/>
        </w:rPr>
      </w:pPr>
      <w:r>
        <w:rPr>
          <w:color w:val="000000"/>
        </w:rPr>
        <w:t xml:space="preserve">      nnauo :  INTEGER :=0;</w:t>
      </w:r>
    </w:p>
    <w:p w:rsidR="00E845C3" w:rsidRDefault="00E845C3" w:rsidP="00E845C3">
      <w:pPr>
        <w:pStyle w:val="HTMLPreformatted"/>
        <w:rPr>
          <w:color w:val="000000"/>
        </w:rPr>
      </w:pPr>
      <w:r>
        <w:rPr>
          <w:color w:val="000000"/>
        </w:rPr>
        <w:t xml:space="preserve">      nprpc :  INTEGER :=0;</w:t>
      </w:r>
    </w:p>
    <w:p w:rsidR="00E845C3" w:rsidRDefault="00E845C3" w:rsidP="00E845C3">
      <w:pPr>
        <w:pStyle w:val="HTMLPreformatted"/>
        <w:rPr>
          <w:color w:val="000000"/>
        </w:rPr>
      </w:pPr>
      <w:r>
        <w:rPr>
          <w:color w:val="000000"/>
        </w:rPr>
        <w:t xml:space="preserve">      rp    :  product;</w:t>
      </w:r>
    </w:p>
    <w:p w:rsidR="00E845C3" w:rsidRDefault="00E845C3" w:rsidP="00E845C3">
      <w:pPr>
        <w:pStyle w:val="HTMLPreformatted"/>
        <w:rPr>
          <w:color w:val="000000"/>
        </w:rPr>
      </w:pPr>
      <w:r>
        <w:rPr>
          <w:color w:val="000000"/>
        </w:rPr>
        <w:t xml:space="preserve">    END_LOCAL;</w:t>
      </w:r>
    </w:p>
    <w:p w:rsidR="00E845C3" w:rsidRDefault="00E845C3" w:rsidP="00E845C3">
      <w:pPr>
        <w:pStyle w:val="HTMLPreformatted"/>
        <w:rPr>
          <w:color w:val="000000"/>
        </w:rPr>
      </w:pPr>
      <w:r>
        <w:rPr>
          <w:color w:val="000000"/>
        </w:rPr>
        <w:t xml:space="preserve">    REPEAT i:= LOINDEX (composite_assembly_sequence_definition) TO</w:t>
      </w:r>
    </w:p>
    <w:p w:rsidR="00E845C3" w:rsidRDefault="00E845C3" w:rsidP="00E845C3">
      <w:pPr>
        <w:pStyle w:val="HTMLPreformatted"/>
        <w:rPr>
          <w:color w:val="000000"/>
        </w:rPr>
      </w:pPr>
      <w:r>
        <w:rPr>
          <w:color w:val="000000"/>
        </w:rPr>
        <w:t xml:space="preserve">               HIINDEX (composite_assembly_sequence_definition);</w:t>
      </w:r>
    </w:p>
    <w:p w:rsidR="00E845C3" w:rsidRDefault="00E845C3" w:rsidP="00E845C3">
      <w:pPr>
        <w:pStyle w:val="HTMLPreformatted"/>
        <w:rPr>
          <w:color w:val="000000"/>
        </w:rPr>
      </w:pPr>
      <w:r>
        <w:rPr>
          <w:color w:val="000000"/>
        </w:rPr>
        <w:t xml:space="preserve">      nnauo := 0;  </w:t>
      </w:r>
    </w:p>
    <w:p w:rsidR="00E845C3" w:rsidRDefault="00E845C3" w:rsidP="00E845C3">
      <w:pPr>
        <w:pStyle w:val="HTMLPreformatted"/>
        <w:rPr>
          <w:color w:val="000000"/>
        </w:rPr>
      </w:pPr>
      <w:r>
        <w:rPr>
          <w:color w:val="000000"/>
        </w:rPr>
        <w:t xml:space="preserve">      REPEAT j:= LOINDEX (next_assembly_usage_occurrence) TO</w:t>
      </w:r>
    </w:p>
    <w:p w:rsidR="00E845C3" w:rsidRDefault="00E845C3" w:rsidP="00E845C3">
      <w:pPr>
        <w:pStyle w:val="HTMLPreformatted"/>
        <w:rPr>
          <w:color w:val="000000"/>
        </w:rPr>
      </w:pPr>
      <w:r>
        <w:rPr>
          <w:color w:val="000000"/>
        </w:rPr>
        <w:t xml:space="preserve">                 HIINDEX (next_assembly_usage_occurrence);</w:t>
      </w:r>
    </w:p>
    <w:p w:rsidR="00E845C3" w:rsidRDefault="00E845C3" w:rsidP="00E845C3">
      <w:pPr>
        <w:pStyle w:val="HTMLPreformatted"/>
        <w:rPr>
          <w:color w:val="000000"/>
        </w:rPr>
      </w:pPr>
      <w:r>
        <w:rPr>
          <w:color w:val="000000"/>
        </w:rPr>
        <w:t xml:space="preserve">        IF (composite_assembly_sequence_definition[i] = </w:t>
      </w:r>
    </w:p>
    <w:p w:rsidR="00E845C3" w:rsidRDefault="00E845C3" w:rsidP="00E845C3">
      <w:pPr>
        <w:pStyle w:val="HTMLPreformatted"/>
        <w:rPr>
          <w:color w:val="000000"/>
        </w:rPr>
      </w:pPr>
      <w:r>
        <w:rPr>
          <w:color w:val="000000"/>
        </w:rPr>
        <w:t xml:space="preserve">          next_assembly_usage_occurrence[j].relating_product_definition) THEN</w:t>
      </w:r>
    </w:p>
    <w:p w:rsidR="00E845C3" w:rsidRDefault="00E845C3" w:rsidP="00E845C3">
      <w:pPr>
        <w:pStyle w:val="HTMLPreformatted"/>
        <w:rPr>
          <w:color w:val="000000"/>
        </w:rPr>
      </w:pPr>
      <w:r>
        <w:rPr>
          <w:color w:val="000000"/>
        </w:rPr>
        <w:t xml:space="preserve">          rp := next_assembly_usage_occurrence[j].related_product_definition.</w:t>
      </w:r>
    </w:p>
    <w:p w:rsidR="00E845C3" w:rsidRDefault="00E845C3" w:rsidP="00E845C3">
      <w:pPr>
        <w:pStyle w:val="HTMLPreformatted"/>
        <w:rPr>
          <w:color w:val="000000"/>
        </w:rPr>
      </w:pPr>
      <w:r>
        <w:rPr>
          <w:color w:val="000000"/>
        </w:rPr>
        <w:t xml:space="preserve">                formation.of_product;</w:t>
      </w:r>
    </w:p>
    <w:p w:rsidR="00E845C3" w:rsidRDefault="00E845C3" w:rsidP="00E845C3">
      <w:pPr>
        <w:pStyle w:val="HTMLPreformatted"/>
        <w:rPr>
          <w:color w:val="000000"/>
        </w:rPr>
      </w:pPr>
      <w:r>
        <w:rPr>
          <w:color w:val="000000"/>
        </w:rPr>
        <w:lastRenderedPageBreak/>
        <w:t xml:space="preserve">          nprpc := 0;</w:t>
      </w:r>
    </w:p>
    <w:p w:rsidR="00E845C3" w:rsidRDefault="00E845C3" w:rsidP="00E845C3">
      <w:pPr>
        <w:pStyle w:val="HTMLPreformatted"/>
        <w:rPr>
          <w:color w:val="000000"/>
        </w:rPr>
      </w:pPr>
      <w:r>
        <w:rPr>
          <w:color w:val="000000"/>
        </w:rPr>
        <w:t xml:space="preserve">          REPEAT k:= LOINDEX (product_related_product_category) TO</w:t>
      </w:r>
    </w:p>
    <w:p w:rsidR="00E845C3" w:rsidRDefault="00E845C3" w:rsidP="00E845C3">
      <w:pPr>
        <w:pStyle w:val="HTMLPreformatted"/>
        <w:rPr>
          <w:color w:val="000000"/>
        </w:rPr>
      </w:pPr>
      <w:r>
        <w:rPr>
          <w:color w:val="000000"/>
        </w:rPr>
        <w:t xml:space="preserve">                     HIINDEX (product_related_product_category);</w:t>
      </w:r>
    </w:p>
    <w:p w:rsidR="00E845C3" w:rsidRDefault="00E845C3" w:rsidP="00E845C3">
      <w:pPr>
        <w:pStyle w:val="HTMLPreformatted"/>
        <w:rPr>
          <w:color w:val="000000"/>
        </w:rPr>
      </w:pPr>
      <w:r>
        <w:rPr>
          <w:color w:val="000000"/>
        </w:rPr>
        <w:t xml:space="preserve">            IF ((rp IN product_related_product_category[k].products) AND</w:t>
      </w:r>
    </w:p>
    <w:p w:rsidR="00E845C3" w:rsidRDefault="00E845C3" w:rsidP="00E845C3">
      <w:pPr>
        <w:pStyle w:val="HTMLPreformatted"/>
        <w:rPr>
          <w:color w:val="000000"/>
        </w:rPr>
      </w:pPr>
      <w:r>
        <w:rPr>
          <w:color w:val="000000"/>
        </w:rPr>
        <w:t xml:space="preserve">                (product_related_product_category[k].name IN ['ply',</w:t>
      </w:r>
    </w:p>
    <w:p w:rsidR="00E845C3" w:rsidRDefault="00E845C3" w:rsidP="00E845C3">
      <w:pPr>
        <w:pStyle w:val="HTMLPreformatted"/>
        <w:rPr>
          <w:color w:val="000000"/>
        </w:rPr>
      </w:pPr>
      <w:r>
        <w:rPr>
          <w:color w:val="000000"/>
        </w:rPr>
        <w:t xml:space="preserve">                 'ply laminate', 'filament laminate', 'processed core',</w:t>
      </w:r>
    </w:p>
    <w:p w:rsidR="00E845C3" w:rsidRDefault="00E845C3" w:rsidP="00E845C3">
      <w:pPr>
        <w:pStyle w:val="HTMLPreformatted"/>
        <w:rPr>
          <w:color w:val="000000"/>
        </w:rPr>
      </w:pPr>
      <w:r>
        <w:rPr>
          <w:color w:val="000000"/>
        </w:rPr>
        <w:t xml:space="preserve">                 'composite assembly'])) THEN</w:t>
      </w:r>
    </w:p>
    <w:p w:rsidR="00E845C3" w:rsidRDefault="00E845C3" w:rsidP="00E845C3">
      <w:pPr>
        <w:pStyle w:val="HTMLPreformatted"/>
        <w:rPr>
          <w:color w:val="000000"/>
        </w:rPr>
      </w:pPr>
      <w:r>
        <w:rPr>
          <w:color w:val="000000"/>
        </w:rPr>
        <w:t xml:space="preserve">                nprpc := nprpc + 1;</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END_REPEAT;</w:t>
      </w:r>
    </w:p>
    <w:p w:rsidR="00E845C3" w:rsidRDefault="00E845C3" w:rsidP="00E845C3">
      <w:pPr>
        <w:pStyle w:val="HTMLPreformatted"/>
        <w:rPr>
          <w:color w:val="000000"/>
        </w:rPr>
      </w:pPr>
      <w:r>
        <w:rPr>
          <w:color w:val="000000"/>
        </w:rPr>
        <w:t xml:space="preserve">          IF (nprpc = 1) THEN</w:t>
      </w:r>
    </w:p>
    <w:p w:rsidR="00E845C3" w:rsidRDefault="00E845C3" w:rsidP="00E845C3">
      <w:pPr>
        <w:pStyle w:val="HTMLPreformatted"/>
        <w:rPr>
          <w:color w:val="000000"/>
        </w:rPr>
      </w:pPr>
      <w:r>
        <w:rPr>
          <w:color w:val="000000"/>
        </w:rPr>
        <w:t xml:space="preserve">            nnauo := nnauo + 1;</w:t>
      </w:r>
    </w:p>
    <w:p w:rsidR="00E845C3" w:rsidRDefault="00E845C3" w:rsidP="00E845C3">
      <w:pPr>
        <w:pStyle w:val="HTMLPreformatted"/>
        <w:rPr>
          <w:color w:val="000000"/>
        </w:rPr>
      </w:pPr>
      <w:r>
        <w:rPr>
          <w:color w:val="000000"/>
        </w:rPr>
        <w:t xml:space="preserve">          ELSE</w:t>
      </w:r>
    </w:p>
    <w:p w:rsidR="00E845C3" w:rsidRDefault="00E845C3" w:rsidP="00E845C3">
      <w:pPr>
        <w:pStyle w:val="HTMLPreformatted"/>
        <w:rPr>
          <w:color w:val="000000"/>
        </w:rPr>
      </w:pPr>
      <w:r>
        <w:rPr>
          <w:color w:val="000000"/>
        </w:rPr>
        <w:t xml:space="preserve">            dkuhr := FALSE;</w:t>
      </w:r>
    </w:p>
    <w:p w:rsidR="00E845C3" w:rsidRDefault="00E845C3" w:rsidP="00E845C3">
      <w:pPr>
        <w:pStyle w:val="HTMLPreformatted"/>
        <w:rPr>
          <w:color w:val="000000"/>
        </w:rPr>
      </w:pPr>
      <w:r>
        <w:rPr>
          <w:color w:val="000000"/>
        </w:rPr>
        <w:t xml:space="preserve">            ESCAPE;</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END_REPEAT;</w:t>
      </w:r>
    </w:p>
    <w:p w:rsidR="00E845C3" w:rsidRDefault="00E845C3" w:rsidP="00E845C3">
      <w:pPr>
        <w:pStyle w:val="HTMLPreformatted"/>
        <w:rPr>
          <w:color w:val="000000"/>
        </w:rPr>
      </w:pPr>
      <w:r>
        <w:rPr>
          <w:color w:val="000000"/>
        </w:rPr>
        <w:t xml:space="preserve">      IF (dkuhr = FALSE) THEN</w:t>
      </w:r>
    </w:p>
    <w:p w:rsidR="00E845C3" w:rsidRDefault="00E845C3" w:rsidP="00E845C3">
      <w:pPr>
        <w:pStyle w:val="HTMLPreformatted"/>
        <w:rPr>
          <w:color w:val="000000"/>
        </w:rPr>
      </w:pPr>
      <w:r>
        <w:rPr>
          <w:color w:val="000000"/>
        </w:rPr>
        <w:t xml:space="preserve">        ESCAPE; </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IF(nnauo = 0) THEN</w:t>
      </w:r>
    </w:p>
    <w:p w:rsidR="00E845C3" w:rsidRDefault="00E845C3" w:rsidP="00E845C3">
      <w:pPr>
        <w:pStyle w:val="HTMLPreformatted"/>
        <w:rPr>
          <w:color w:val="000000"/>
        </w:rPr>
      </w:pPr>
      <w:r>
        <w:rPr>
          <w:color w:val="000000"/>
        </w:rPr>
        <w:t xml:space="preserve">        dkuhr := FALSE;</w:t>
      </w:r>
    </w:p>
    <w:p w:rsidR="00E845C3" w:rsidRDefault="00E845C3" w:rsidP="00E845C3">
      <w:pPr>
        <w:pStyle w:val="HTMLPreformatted"/>
        <w:rPr>
          <w:color w:val="000000"/>
        </w:rPr>
      </w:pPr>
      <w:r>
        <w:rPr>
          <w:color w:val="000000"/>
        </w:rPr>
        <w:t xml:space="preserve">        ESCAPE;</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END_REPEAT;</w:t>
      </w:r>
    </w:p>
    <w:p w:rsidR="00E845C3" w:rsidRDefault="00E845C3" w:rsidP="00E845C3">
      <w:r>
        <w:rPr>
          <w:rStyle w:val="HTMLCode"/>
          <w:rFonts w:eastAsiaTheme="minorHAnsi"/>
          <w:color w:val="000000"/>
        </w:rPr>
        <w:t>WHERE</w:t>
      </w:r>
      <w:r>
        <w:rPr>
          <w:rFonts w:ascii="Courier New" w:hAnsi="Courier New" w:cs="Courier New"/>
          <w:color w:val="000000"/>
          <w:sz w:val="20"/>
          <w:szCs w:val="20"/>
        </w:rPr>
        <w:br/>
      </w:r>
      <w:r>
        <w:rPr>
          <w:rStyle w:val="HTMLCode"/>
          <w:rFonts w:eastAsiaTheme="minorHAnsi"/>
          <w:color w:val="000000"/>
        </w:rPr>
        <w:t>  WR1: dkuhr;</w:t>
      </w:r>
      <w:r>
        <w:rPr>
          <w:rFonts w:ascii="Courier New" w:hAnsi="Courier New" w:cs="Courier New"/>
          <w:color w:val="000000"/>
          <w:sz w:val="20"/>
          <w:szCs w:val="20"/>
        </w:rPr>
        <w:br/>
      </w:r>
      <w:r>
        <w:rPr>
          <w:rStyle w:val="HTMLCode"/>
          <w:rFonts w:eastAsiaTheme="minorHAnsi"/>
          <w:color w:val="000000"/>
        </w:rPr>
        <w:t>END_RULE; </w:t>
      </w:r>
      <w:r>
        <w:rPr>
          <w:rFonts w:ascii="Courier New" w:hAnsi="Courier New" w:cs="Courier New"/>
          <w:color w:val="000000"/>
          <w:sz w:val="20"/>
          <w:szCs w:val="20"/>
        </w:rPr>
        <w:br/>
      </w:r>
      <w:r>
        <w:rPr>
          <w:rStyle w:val="HTMLCode"/>
          <w:rFonts w:eastAsiaTheme="minorHAnsi"/>
          <w:color w:val="000000"/>
        </w:rPr>
        <w:t>(*</w:t>
      </w:r>
    </w:p>
    <w:p w:rsidR="00E845C3" w:rsidRDefault="00E845C3" w:rsidP="00E845C3">
      <w:pPr>
        <w:pStyle w:val="NormalWeb"/>
        <w:rPr>
          <w:color w:val="000000"/>
          <w:sz w:val="27"/>
          <w:szCs w:val="27"/>
        </w:rPr>
      </w:pPr>
      <w:r>
        <w:rPr>
          <w:color w:val="000000"/>
          <w:sz w:val="27"/>
          <w:szCs w:val="27"/>
          <w:u w:val="single"/>
        </w:rPr>
        <w:t>Argument definitions:</w:t>
      </w:r>
    </w:p>
    <w:p w:rsidR="00E845C3" w:rsidRDefault="00E845C3" w:rsidP="00E845C3">
      <w:pPr>
        <w:pStyle w:val="expressdescription"/>
        <w:rPr>
          <w:color w:val="000000"/>
          <w:sz w:val="27"/>
          <w:szCs w:val="27"/>
        </w:rPr>
      </w:pPr>
      <w:r>
        <w:rPr>
          <w:b/>
          <w:bCs/>
          <w:color w:val="000000"/>
          <w:sz w:val="27"/>
          <w:szCs w:val="27"/>
        </w:rPr>
        <w:t>composite_assembly_sequence_definition : </w:t>
      </w:r>
      <w:r>
        <w:rPr>
          <w:color w:val="000000"/>
          <w:sz w:val="27"/>
          <w:szCs w:val="27"/>
        </w:rPr>
        <w:t>the set of all instances of </w:t>
      </w:r>
      <w:hyperlink r:id="rId84" w:anchor="part_and_zone_laminate_tables_mim.composite_assembly_sequence_definition" w:history="1">
        <w:r>
          <w:rPr>
            <w:rStyle w:val="Hyperlink"/>
            <w:sz w:val="27"/>
            <w:szCs w:val="27"/>
          </w:rPr>
          <w:t>composite_assembly_sequence_definition</w:t>
        </w:r>
      </w:hyperlink>
      <w:r>
        <w:rPr>
          <w:color w:val="000000"/>
          <w:sz w:val="27"/>
          <w:szCs w:val="27"/>
        </w:rPr>
        <w:t>.</w:t>
      </w:r>
    </w:p>
    <w:p w:rsidR="00E845C3" w:rsidRDefault="00E845C3" w:rsidP="00E845C3">
      <w:pPr>
        <w:pStyle w:val="expressdescription"/>
        <w:rPr>
          <w:color w:val="000000"/>
          <w:sz w:val="27"/>
          <w:szCs w:val="27"/>
        </w:rPr>
      </w:pPr>
      <w:r>
        <w:rPr>
          <w:b/>
          <w:bCs/>
          <w:color w:val="000000"/>
          <w:sz w:val="27"/>
          <w:szCs w:val="27"/>
        </w:rPr>
        <w:t>next_assembly_usage_occurrence : </w:t>
      </w:r>
      <w:r>
        <w:rPr>
          <w:color w:val="000000"/>
          <w:sz w:val="27"/>
          <w:szCs w:val="27"/>
        </w:rPr>
        <w:t>the set of all instances of </w:t>
      </w:r>
      <w:hyperlink r:id="rId85" w:anchor="product_structure_schema.next_assembly_usage_occurrence" w:history="1">
        <w:r>
          <w:rPr>
            <w:rStyle w:val="Hyperlink"/>
            <w:sz w:val="27"/>
            <w:szCs w:val="27"/>
          </w:rPr>
          <w:t>next_assembly_usage_occurrence</w:t>
        </w:r>
      </w:hyperlink>
      <w:r>
        <w:rPr>
          <w:color w:val="000000"/>
          <w:sz w:val="27"/>
          <w:szCs w:val="27"/>
        </w:rPr>
        <w:t>.</w:t>
      </w:r>
    </w:p>
    <w:p w:rsidR="00E845C3" w:rsidRDefault="00E845C3" w:rsidP="00E845C3">
      <w:pPr>
        <w:pStyle w:val="expressdescription"/>
        <w:rPr>
          <w:color w:val="000000"/>
          <w:sz w:val="27"/>
          <w:szCs w:val="27"/>
        </w:rPr>
      </w:pPr>
      <w:r>
        <w:rPr>
          <w:b/>
          <w:bCs/>
          <w:color w:val="000000"/>
          <w:sz w:val="27"/>
          <w:szCs w:val="27"/>
        </w:rPr>
        <w:t>product_related_product_category : </w:t>
      </w:r>
      <w:r>
        <w:rPr>
          <w:color w:val="000000"/>
          <w:sz w:val="27"/>
          <w:szCs w:val="27"/>
        </w:rPr>
        <w:t>the set of all instances of </w:t>
      </w:r>
      <w:hyperlink r:id="rId86" w:anchor="product_definition_schema.product_related_product_category" w:history="1">
        <w:r>
          <w:rPr>
            <w:rStyle w:val="Hyperlink"/>
            <w:sz w:val="27"/>
            <w:szCs w:val="27"/>
          </w:rPr>
          <w:t>product_related_product_category</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Formal propositions:</w:t>
      </w:r>
    </w:p>
    <w:p w:rsidR="00E845C3" w:rsidRDefault="00E845C3" w:rsidP="00E845C3">
      <w:pPr>
        <w:pStyle w:val="expressdescription"/>
        <w:rPr>
          <w:color w:val="000000"/>
          <w:sz w:val="27"/>
          <w:szCs w:val="27"/>
        </w:rPr>
      </w:pPr>
      <w:bookmarkStart w:id="17" w:name="part_and_zone_laminate_tables_mim.compon"/>
      <w:r>
        <w:rPr>
          <w:b/>
          <w:bCs/>
          <w:color w:val="000000"/>
          <w:sz w:val="27"/>
          <w:szCs w:val="27"/>
        </w:rPr>
        <w:t>WR1: </w:t>
      </w:r>
      <w:bookmarkEnd w:id="17"/>
      <w:r>
        <w:rPr>
          <w:color w:val="000000"/>
          <w:sz w:val="27"/>
          <w:szCs w:val="27"/>
        </w:rPr>
        <w:fldChar w:fldCharType="begin"/>
      </w:r>
      <w:r>
        <w:rPr>
          <w:color w:val="000000"/>
          <w:sz w:val="27"/>
          <w:szCs w:val="27"/>
        </w:rPr>
        <w:instrText xml:space="preserve"> HYPERLINK "file:///C:\\Users\\bus4005\\Downloads\\CR_FDIS_3_20190311_draft\\CR_FDIS_3\\part1000\\data\\modules\\part_and_zone_laminate_tables\\sys\\5_mim.htm" \l "part_and_zone_laminate_tables_mim.composite_assembly_sequence_definition" </w:instrText>
      </w:r>
      <w:r>
        <w:rPr>
          <w:color w:val="000000"/>
          <w:sz w:val="27"/>
          <w:szCs w:val="27"/>
        </w:rPr>
        <w:fldChar w:fldCharType="separate"/>
      </w:r>
      <w:r>
        <w:rPr>
          <w:rStyle w:val="Hyperlink"/>
          <w:b/>
          <w:bCs/>
          <w:sz w:val="27"/>
          <w:szCs w:val="27"/>
        </w:rPr>
        <w:t>Composite_assembly_sequence_definitions</w:t>
      </w:r>
      <w:r>
        <w:rPr>
          <w:color w:val="000000"/>
          <w:sz w:val="27"/>
          <w:szCs w:val="27"/>
        </w:rPr>
        <w:fldChar w:fldCharType="end"/>
      </w:r>
      <w:r>
        <w:rPr>
          <w:color w:val="000000"/>
          <w:sz w:val="27"/>
          <w:szCs w:val="27"/>
        </w:rPr>
        <w:t> shall be related through at least one </w:t>
      </w:r>
      <w:hyperlink r:id="rId87" w:anchor="product_structure_schema.next_assembly_usage_occurrence" w:history="1">
        <w:r>
          <w:rPr>
            <w:rStyle w:val="Hyperlink"/>
            <w:b/>
            <w:bCs/>
            <w:sz w:val="27"/>
            <w:szCs w:val="27"/>
          </w:rPr>
          <w:t>next_assembly_usage_occurrence</w:t>
        </w:r>
      </w:hyperlink>
      <w:r>
        <w:rPr>
          <w:color w:val="000000"/>
          <w:sz w:val="27"/>
          <w:szCs w:val="27"/>
        </w:rPr>
        <w:t> relationship to </w:t>
      </w:r>
      <w:hyperlink r:id="rId88" w:anchor="product_definition_schema.product_definition" w:history="1">
        <w:r>
          <w:rPr>
            <w:rStyle w:val="Hyperlink"/>
            <w:b/>
            <w:bCs/>
            <w:sz w:val="27"/>
            <w:szCs w:val="27"/>
          </w:rPr>
          <w:t>product_definitions</w:t>
        </w:r>
      </w:hyperlink>
      <w:r>
        <w:rPr>
          <w:color w:val="000000"/>
          <w:sz w:val="27"/>
          <w:szCs w:val="27"/>
        </w:rPr>
        <w:t xml:space="preserve">which are associated with products that are in </w:t>
      </w:r>
      <w:r>
        <w:rPr>
          <w:color w:val="000000"/>
          <w:sz w:val="27"/>
          <w:szCs w:val="27"/>
        </w:rPr>
        <w:lastRenderedPageBreak/>
        <w:t>the </w:t>
      </w:r>
      <w:hyperlink r:id="rId89" w:anchor="product_definition_schema.product_related_product_category" w:history="1">
        <w:r>
          <w:rPr>
            <w:rStyle w:val="Hyperlink"/>
            <w:b/>
            <w:bCs/>
            <w:sz w:val="27"/>
            <w:szCs w:val="27"/>
          </w:rPr>
          <w:t>product_related_product_category</w:t>
        </w:r>
      </w:hyperlink>
      <w:r>
        <w:rPr>
          <w:color w:val="000000"/>
          <w:sz w:val="27"/>
          <w:szCs w:val="27"/>
        </w:rPr>
        <w:t> with the </w:t>
      </w:r>
      <w:hyperlink r:id="rId90" w:anchor="product_definition_schema.product_category.name" w:history="1">
        <w:r>
          <w:rPr>
            <w:rStyle w:val="Hyperlink"/>
            <w:b/>
            <w:bCs/>
            <w:sz w:val="27"/>
            <w:szCs w:val="27"/>
          </w:rPr>
          <w:t>name</w:t>
        </w:r>
      </w:hyperlink>
      <w:r>
        <w:rPr>
          <w:color w:val="000000"/>
          <w:sz w:val="27"/>
          <w:szCs w:val="27"/>
        </w:rPr>
        <w:t> </w:t>
      </w:r>
      <w:del w:id="18" w:author="Sapp (US), Brandon" w:date="2019-03-20T15:53:00Z">
        <w:r w:rsidDel="00AA76D8">
          <w:rPr>
            <w:color w:val="000000"/>
            <w:sz w:val="27"/>
            <w:szCs w:val="27"/>
          </w:rPr>
          <w:delText>atttribute</w:delText>
        </w:r>
      </w:del>
      <w:ins w:id="19" w:author="Sapp (US), Brandon" w:date="2019-03-20T15:53:00Z">
        <w:r w:rsidR="00AA76D8">
          <w:rPr>
            <w:color w:val="000000"/>
            <w:sz w:val="27"/>
            <w:szCs w:val="27"/>
          </w:rPr>
          <w:t>attribute</w:t>
        </w:r>
      </w:ins>
      <w:r>
        <w:rPr>
          <w:color w:val="000000"/>
          <w:sz w:val="27"/>
          <w:szCs w:val="27"/>
        </w:rPr>
        <w:t xml:space="preserve"> of "ply", "ply laminate", "filament laminate", "composite assembly", or "processed core".</w:t>
      </w:r>
    </w:p>
    <w:p w:rsidR="00E845C3" w:rsidRDefault="00E845C3" w:rsidP="00E845C3">
      <w:pPr>
        <w:pStyle w:val="Heading2"/>
        <w:rPr>
          <w:color w:val="000000"/>
        </w:rPr>
      </w:pPr>
      <w:r>
        <w:rPr>
          <w:color w:val="000000"/>
        </w:rPr>
        <w:t>5.2.3.2 ply_reference</w:t>
      </w:r>
    </w:p>
    <w:p w:rsidR="00E845C3" w:rsidRDefault="00E845C3" w:rsidP="00E845C3">
      <w:r>
        <w:rPr>
          <w:color w:val="000000"/>
          <w:sz w:val="27"/>
          <w:szCs w:val="27"/>
        </w:rPr>
        <w:t>The </w:t>
      </w:r>
      <w:r>
        <w:rPr>
          <w:b/>
          <w:bCs/>
          <w:color w:val="000000"/>
          <w:sz w:val="27"/>
          <w:szCs w:val="27"/>
        </w:rPr>
        <w:t>ply_reference</w:t>
      </w:r>
      <w:r>
        <w:rPr>
          <w:color w:val="000000"/>
          <w:sz w:val="27"/>
          <w:szCs w:val="27"/>
        </w:rPr>
        <w:t> rules states that products associated with a </w:t>
      </w:r>
      <w:hyperlink r:id="rId91" w:anchor="part_and_zone_laminate_tables_mim.ply_laminate_sequence_definition" w:history="1">
        <w:r>
          <w:rPr>
            <w:rStyle w:val="Hyperlink"/>
            <w:b/>
            <w:bCs/>
            <w:sz w:val="27"/>
            <w:szCs w:val="27"/>
          </w:rPr>
          <w:t>ply_laminate_sequence_definition</w:t>
        </w:r>
      </w:hyperlink>
      <w:r>
        <w:rPr>
          <w:color w:val="000000"/>
          <w:sz w:val="27"/>
          <w:szCs w:val="27"/>
        </w:rPr>
        <w:t> shall have a </w:t>
      </w:r>
      <w:hyperlink r:id="rId92" w:anchor="product_definition_schema.product_category.name" w:history="1">
        <w:r>
          <w:rPr>
            <w:rStyle w:val="Hyperlink"/>
            <w:b/>
            <w:bCs/>
            <w:sz w:val="27"/>
            <w:szCs w:val="27"/>
          </w:rPr>
          <w:t>product_related_product_category.name</w:t>
        </w:r>
      </w:hyperlink>
      <w:r>
        <w:rPr>
          <w:color w:val="000000"/>
          <w:sz w:val="27"/>
          <w:szCs w:val="27"/>
        </w:rPr>
        <w:t> of "ply".</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RULE ply_reference FOR </w:t>
      </w:r>
      <w:r>
        <w:rPr>
          <w:rFonts w:ascii="Courier New" w:hAnsi="Courier New" w:cs="Courier New"/>
          <w:color w:val="000000"/>
          <w:sz w:val="20"/>
          <w:szCs w:val="20"/>
        </w:rPr>
        <w:br/>
      </w:r>
      <w:r>
        <w:rPr>
          <w:rStyle w:val="HTMLCode"/>
          <w:rFonts w:eastAsiaTheme="minorHAnsi"/>
          <w:color w:val="000000"/>
        </w:rPr>
        <w:t>(</w:t>
      </w:r>
      <w:hyperlink r:id="rId93" w:anchor="part_and_zone_laminate_tables_mim.ply_laminate_sequence_definition" w:history="1">
        <w:r>
          <w:rPr>
            <w:rStyle w:val="Hyperlink"/>
            <w:rFonts w:ascii="Courier New" w:hAnsi="Courier New" w:cs="Courier New"/>
            <w:sz w:val="20"/>
            <w:szCs w:val="20"/>
          </w:rPr>
          <w:t>ply_laminate_sequence_definition</w:t>
        </w:r>
      </w:hyperlink>
      <w:r>
        <w:rPr>
          <w:rStyle w:val="HTMLCode"/>
          <w:rFonts w:eastAsiaTheme="minorHAnsi"/>
          <w:color w:val="000000"/>
        </w:rPr>
        <w:t>, </w:t>
      </w:r>
      <w:hyperlink r:id="rId94" w:anchor="product_structure_schema.next_assembly_usage_occurrence" w:history="1">
        <w:r>
          <w:rPr>
            <w:rStyle w:val="Hyperlink"/>
            <w:rFonts w:ascii="Courier New" w:hAnsi="Courier New" w:cs="Courier New"/>
            <w:sz w:val="20"/>
            <w:szCs w:val="20"/>
          </w:rPr>
          <w:t>next_assembly_usage_occurrence</w:t>
        </w:r>
      </w:hyperlink>
      <w:r>
        <w:rPr>
          <w:rStyle w:val="HTMLCode"/>
          <w:rFonts w:eastAsiaTheme="minorHAnsi"/>
          <w:color w:val="000000"/>
        </w:rPr>
        <w:t>, </w:t>
      </w:r>
      <w:hyperlink r:id="rId95" w:anchor="product_definition_schema.product_related_product_category" w:history="1">
        <w:r>
          <w:rPr>
            <w:rStyle w:val="Hyperlink"/>
            <w:rFonts w:ascii="Courier New" w:hAnsi="Courier New" w:cs="Courier New"/>
            <w:sz w:val="20"/>
            <w:szCs w:val="20"/>
          </w:rPr>
          <w:t>product_related_product_category</w:t>
        </w:r>
      </w:hyperlink>
      <w:r>
        <w:rPr>
          <w:rStyle w:val="HTMLCode"/>
          <w:rFonts w:eastAsiaTheme="minorHAnsi"/>
          <w:color w:val="000000"/>
        </w:rPr>
        <w:t>);</w:t>
      </w:r>
      <w:r>
        <w:rPr>
          <w:rFonts w:ascii="Courier New" w:hAnsi="Courier New" w:cs="Courier New"/>
          <w:color w:val="000000"/>
          <w:sz w:val="20"/>
          <w:szCs w:val="20"/>
        </w:rPr>
        <w:br/>
      </w:r>
    </w:p>
    <w:p w:rsidR="00E845C3" w:rsidRDefault="00E845C3" w:rsidP="00E845C3">
      <w:pPr>
        <w:pStyle w:val="HTMLPreformatted"/>
        <w:rPr>
          <w:color w:val="000000"/>
        </w:rPr>
      </w:pPr>
      <w:r>
        <w:rPr>
          <w:color w:val="000000"/>
        </w:rPr>
        <w:t>LOCAL</w:t>
      </w:r>
    </w:p>
    <w:p w:rsidR="00E845C3" w:rsidRDefault="00E845C3" w:rsidP="00E845C3">
      <w:pPr>
        <w:pStyle w:val="HTMLPreformatted"/>
        <w:rPr>
          <w:color w:val="000000"/>
        </w:rPr>
      </w:pPr>
      <w:r>
        <w:rPr>
          <w:color w:val="000000"/>
        </w:rPr>
        <w:t xml:space="preserve">      i,j,k :  INTEGER;</w:t>
      </w:r>
    </w:p>
    <w:p w:rsidR="00E845C3" w:rsidRDefault="00E845C3" w:rsidP="00E845C3">
      <w:pPr>
        <w:pStyle w:val="HTMLPreformatted"/>
        <w:rPr>
          <w:color w:val="000000"/>
        </w:rPr>
      </w:pPr>
      <w:r>
        <w:rPr>
          <w:color w:val="000000"/>
        </w:rPr>
        <w:t xml:space="preserve">      dkuhr :  LOGICAL := TRUE;</w:t>
      </w:r>
    </w:p>
    <w:p w:rsidR="00E845C3" w:rsidRDefault="00E845C3" w:rsidP="00E845C3">
      <w:pPr>
        <w:pStyle w:val="HTMLPreformatted"/>
        <w:rPr>
          <w:color w:val="000000"/>
        </w:rPr>
      </w:pPr>
      <w:r>
        <w:rPr>
          <w:color w:val="000000"/>
        </w:rPr>
        <w:t xml:space="preserve">      nnauo :  INTEGER;</w:t>
      </w:r>
    </w:p>
    <w:p w:rsidR="00E845C3" w:rsidRDefault="00E845C3" w:rsidP="00E845C3">
      <w:pPr>
        <w:pStyle w:val="HTMLPreformatted"/>
        <w:rPr>
          <w:color w:val="000000"/>
        </w:rPr>
      </w:pPr>
      <w:r>
        <w:rPr>
          <w:color w:val="000000"/>
        </w:rPr>
        <w:t xml:space="preserve">      nprpc :  INTEGER := 0;</w:t>
      </w:r>
    </w:p>
    <w:p w:rsidR="00E845C3" w:rsidRDefault="00E845C3" w:rsidP="00E845C3">
      <w:pPr>
        <w:pStyle w:val="HTMLPreformatted"/>
        <w:rPr>
          <w:color w:val="000000"/>
        </w:rPr>
      </w:pPr>
      <w:r>
        <w:rPr>
          <w:color w:val="000000"/>
        </w:rPr>
        <w:t xml:space="preserve">      rp    :  product;</w:t>
      </w:r>
    </w:p>
    <w:p w:rsidR="00E845C3" w:rsidRDefault="00E845C3" w:rsidP="00E845C3">
      <w:pPr>
        <w:pStyle w:val="HTMLPreformatted"/>
        <w:rPr>
          <w:color w:val="000000"/>
        </w:rPr>
      </w:pPr>
      <w:r>
        <w:rPr>
          <w:color w:val="000000"/>
        </w:rPr>
        <w:t xml:space="preserve">    END_LOCAL;</w:t>
      </w:r>
    </w:p>
    <w:p w:rsidR="00E845C3" w:rsidRDefault="00E845C3" w:rsidP="00E845C3">
      <w:pPr>
        <w:pStyle w:val="HTMLPreformatted"/>
        <w:rPr>
          <w:color w:val="000000"/>
        </w:rPr>
      </w:pPr>
      <w:r>
        <w:rPr>
          <w:color w:val="000000"/>
        </w:rPr>
        <w:t xml:space="preserve">    REPEAT i:= LOINDEX (ply_laminate_sequence_definition) TO</w:t>
      </w:r>
    </w:p>
    <w:p w:rsidR="00E845C3" w:rsidRDefault="00E845C3" w:rsidP="00E845C3">
      <w:pPr>
        <w:pStyle w:val="HTMLPreformatted"/>
        <w:rPr>
          <w:color w:val="000000"/>
        </w:rPr>
      </w:pPr>
      <w:r>
        <w:rPr>
          <w:color w:val="000000"/>
        </w:rPr>
        <w:t xml:space="preserve">               HIINDEX (ply_laminate_sequence_definition);</w:t>
      </w:r>
    </w:p>
    <w:p w:rsidR="00E845C3" w:rsidRDefault="00E845C3" w:rsidP="00E845C3">
      <w:pPr>
        <w:pStyle w:val="HTMLPreformatted"/>
        <w:rPr>
          <w:color w:val="000000"/>
        </w:rPr>
      </w:pPr>
      <w:r>
        <w:rPr>
          <w:color w:val="000000"/>
        </w:rPr>
        <w:t xml:space="preserve">      nnauo := 0;  </w:t>
      </w:r>
    </w:p>
    <w:p w:rsidR="00E845C3" w:rsidRDefault="00E845C3" w:rsidP="00E845C3">
      <w:pPr>
        <w:pStyle w:val="HTMLPreformatted"/>
        <w:rPr>
          <w:color w:val="000000"/>
        </w:rPr>
      </w:pPr>
      <w:r>
        <w:rPr>
          <w:color w:val="000000"/>
        </w:rPr>
        <w:t xml:space="preserve">      REPEAT j:= LOINDEX (next_assembly_usage_occurrence) TO </w:t>
      </w:r>
    </w:p>
    <w:p w:rsidR="00E845C3" w:rsidRDefault="00E845C3" w:rsidP="00E845C3">
      <w:pPr>
        <w:pStyle w:val="HTMLPreformatted"/>
        <w:rPr>
          <w:color w:val="000000"/>
        </w:rPr>
      </w:pPr>
      <w:r>
        <w:rPr>
          <w:color w:val="000000"/>
        </w:rPr>
        <w:t xml:space="preserve">                 HIINDEX (next_assembly_usage_occurrence);</w:t>
      </w:r>
    </w:p>
    <w:p w:rsidR="00E845C3" w:rsidRDefault="00E845C3" w:rsidP="00E845C3">
      <w:pPr>
        <w:pStyle w:val="HTMLPreformatted"/>
        <w:rPr>
          <w:color w:val="000000"/>
        </w:rPr>
      </w:pPr>
      <w:r>
        <w:rPr>
          <w:color w:val="000000"/>
        </w:rPr>
        <w:t xml:space="preserve">        IF (ply_laminate_sequence_definition[i] = </w:t>
      </w:r>
    </w:p>
    <w:p w:rsidR="00E845C3" w:rsidRDefault="00E845C3" w:rsidP="00E845C3">
      <w:pPr>
        <w:pStyle w:val="HTMLPreformatted"/>
        <w:rPr>
          <w:color w:val="000000"/>
        </w:rPr>
      </w:pPr>
      <w:r>
        <w:rPr>
          <w:color w:val="000000"/>
        </w:rPr>
        <w:t xml:space="preserve">          next_assembly_usage_occurrence[j].relating_product_definition) THEN</w:t>
      </w:r>
    </w:p>
    <w:p w:rsidR="00E845C3" w:rsidRDefault="00E845C3" w:rsidP="00E845C3">
      <w:pPr>
        <w:pStyle w:val="HTMLPreformatted"/>
        <w:rPr>
          <w:color w:val="000000"/>
        </w:rPr>
      </w:pPr>
      <w:r>
        <w:rPr>
          <w:color w:val="000000"/>
        </w:rPr>
        <w:t xml:space="preserve">          rp := next_assembly_usage_occurrence[j].related_product_definition.</w:t>
      </w:r>
    </w:p>
    <w:p w:rsidR="00E845C3" w:rsidRDefault="00E845C3" w:rsidP="00E845C3">
      <w:pPr>
        <w:pStyle w:val="HTMLPreformatted"/>
        <w:rPr>
          <w:color w:val="000000"/>
        </w:rPr>
      </w:pPr>
      <w:r>
        <w:rPr>
          <w:color w:val="000000"/>
        </w:rPr>
        <w:t xml:space="preserve">                formation.of_product;</w:t>
      </w:r>
    </w:p>
    <w:p w:rsidR="00E845C3" w:rsidRDefault="00E845C3" w:rsidP="00E845C3">
      <w:pPr>
        <w:pStyle w:val="HTMLPreformatted"/>
        <w:rPr>
          <w:color w:val="000000"/>
        </w:rPr>
      </w:pPr>
      <w:r>
        <w:rPr>
          <w:color w:val="000000"/>
        </w:rPr>
        <w:t xml:space="preserve">          nprpc := 0;</w:t>
      </w:r>
    </w:p>
    <w:p w:rsidR="00E845C3" w:rsidRDefault="00E845C3" w:rsidP="00E845C3">
      <w:pPr>
        <w:pStyle w:val="HTMLPreformatted"/>
        <w:rPr>
          <w:color w:val="000000"/>
        </w:rPr>
      </w:pPr>
      <w:r>
        <w:rPr>
          <w:color w:val="000000"/>
        </w:rPr>
        <w:t xml:space="preserve">          REPEAT k:= LOINDEX (product_related_product_category) TO</w:t>
      </w:r>
    </w:p>
    <w:p w:rsidR="00E845C3" w:rsidRDefault="00E845C3" w:rsidP="00E845C3">
      <w:pPr>
        <w:pStyle w:val="HTMLPreformatted"/>
        <w:rPr>
          <w:color w:val="000000"/>
        </w:rPr>
      </w:pPr>
      <w:r>
        <w:rPr>
          <w:color w:val="000000"/>
        </w:rPr>
        <w:t xml:space="preserve">                     HIINDEX (product_related_product_category);</w:t>
      </w:r>
    </w:p>
    <w:p w:rsidR="00E845C3" w:rsidRDefault="00E845C3" w:rsidP="00E845C3">
      <w:pPr>
        <w:pStyle w:val="HTMLPreformatted"/>
        <w:rPr>
          <w:color w:val="000000"/>
        </w:rPr>
      </w:pPr>
      <w:r>
        <w:rPr>
          <w:color w:val="000000"/>
        </w:rPr>
        <w:t xml:space="preserve">            IF ((product_related_product_category[k].name = 'ply') AND</w:t>
      </w:r>
    </w:p>
    <w:p w:rsidR="00E845C3" w:rsidRDefault="00E845C3" w:rsidP="00E845C3">
      <w:pPr>
        <w:pStyle w:val="HTMLPreformatted"/>
        <w:rPr>
          <w:color w:val="000000"/>
        </w:rPr>
      </w:pPr>
      <w:r>
        <w:rPr>
          <w:color w:val="000000"/>
        </w:rPr>
        <w:t xml:space="preserve">                (rp IN product_related_product_category[k].products)) THEN</w:t>
      </w:r>
    </w:p>
    <w:p w:rsidR="00E845C3" w:rsidRDefault="00E845C3" w:rsidP="00E845C3">
      <w:pPr>
        <w:pStyle w:val="HTMLPreformatted"/>
        <w:rPr>
          <w:color w:val="000000"/>
        </w:rPr>
      </w:pPr>
      <w:r>
        <w:rPr>
          <w:color w:val="000000"/>
        </w:rPr>
        <w:t xml:space="preserve">                nprpc := nprpc + 1;</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END_REPEAT;</w:t>
      </w:r>
    </w:p>
    <w:p w:rsidR="00E845C3" w:rsidRDefault="00E845C3" w:rsidP="00E845C3">
      <w:pPr>
        <w:pStyle w:val="HTMLPreformatted"/>
        <w:rPr>
          <w:color w:val="000000"/>
        </w:rPr>
      </w:pPr>
      <w:r>
        <w:rPr>
          <w:color w:val="000000"/>
        </w:rPr>
        <w:t xml:space="preserve">          IF (nprpc = 1) THEN</w:t>
      </w:r>
    </w:p>
    <w:p w:rsidR="00E845C3" w:rsidRDefault="00E845C3" w:rsidP="00E845C3">
      <w:pPr>
        <w:pStyle w:val="HTMLPreformatted"/>
        <w:rPr>
          <w:color w:val="000000"/>
        </w:rPr>
      </w:pPr>
      <w:r>
        <w:rPr>
          <w:color w:val="000000"/>
        </w:rPr>
        <w:t xml:space="preserve">            nnauo := nnauo + 1;</w:t>
      </w:r>
    </w:p>
    <w:p w:rsidR="00E845C3" w:rsidRDefault="00E845C3" w:rsidP="00E845C3">
      <w:pPr>
        <w:pStyle w:val="HTMLPreformatted"/>
        <w:rPr>
          <w:color w:val="000000"/>
        </w:rPr>
      </w:pPr>
      <w:r>
        <w:rPr>
          <w:color w:val="000000"/>
        </w:rPr>
        <w:t xml:space="preserve">          ELSE</w:t>
      </w:r>
    </w:p>
    <w:p w:rsidR="00E845C3" w:rsidRDefault="00E845C3" w:rsidP="00E845C3">
      <w:pPr>
        <w:pStyle w:val="HTMLPreformatted"/>
        <w:rPr>
          <w:color w:val="000000"/>
        </w:rPr>
      </w:pPr>
      <w:r>
        <w:rPr>
          <w:color w:val="000000"/>
        </w:rPr>
        <w:t xml:space="preserve">            dkuhr := FALSE;</w:t>
      </w:r>
    </w:p>
    <w:p w:rsidR="00E845C3" w:rsidRDefault="00E845C3" w:rsidP="00E845C3">
      <w:pPr>
        <w:pStyle w:val="HTMLPreformatted"/>
        <w:rPr>
          <w:color w:val="000000"/>
        </w:rPr>
      </w:pPr>
      <w:r>
        <w:rPr>
          <w:color w:val="000000"/>
        </w:rPr>
        <w:lastRenderedPageBreak/>
        <w:t xml:space="preserve">            ESCAPE;</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END_REPEAT;</w:t>
      </w:r>
    </w:p>
    <w:p w:rsidR="00E845C3" w:rsidRDefault="00E845C3" w:rsidP="00E845C3">
      <w:pPr>
        <w:pStyle w:val="HTMLPreformatted"/>
        <w:rPr>
          <w:color w:val="000000"/>
        </w:rPr>
      </w:pPr>
      <w:r>
        <w:rPr>
          <w:color w:val="000000"/>
        </w:rPr>
        <w:t xml:space="preserve">      IF (dkuhr = FALSE) THEN</w:t>
      </w:r>
    </w:p>
    <w:p w:rsidR="00E845C3" w:rsidRDefault="00E845C3" w:rsidP="00E845C3">
      <w:pPr>
        <w:pStyle w:val="HTMLPreformatted"/>
        <w:rPr>
          <w:color w:val="000000"/>
        </w:rPr>
      </w:pPr>
      <w:r>
        <w:rPr>
          <w:color w:val="000000"/>
        </w:rPr>
        <w:t xml:space="preserve">        ESCAPE; </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IF(nnauo = 0) THEN</w:t>
      </w:r>
    </w:p>
    <w:p w:rsidR="00E845C3" w:rsidRDefault="00E845C3" w:rsidP="00E845C3">
      <w:pPr>
        <w:pStyle w:val="HTMLPreformatted"/>
        <w:rPr>
          <w:color w:val="000000"/>
        </w:rPr>
      </w:pPr>
      <w:r>
        <w:rPr>
          <w:color w:val="000000"/>
        </w:rPr>
        <w:t xml:space="preserve">        dkuhr := FALSE;</w:t>
      </w:r>
    </w:p>
    <w:p w:rsidR="00E845C3" w:rsidRDefault="00E845C3" w:rsidP="00E845C3">
      <w:pPr>
        <w:pStyle w:val="HTMLPreformatted"/>
        <w:rPr>
          <w:color w:val="000000"/>
        </w:rPr>
      </w:pPr>
      <w:r>
        <w:rPr>
          <w:color w:val="000000"/>
        </w:rPr>
        <w:t xml:space="preserve">        ESCAPE;</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END_REPEAT;</w:t>
      </w:r>
    </w:p>
    <w:p w:rsidR="00E845C3" w:rsidRDefault="00E845C3" w:rsidP="00E845C3">
      <w:r>
        <w:rPr>
          <w:rStyle w:val="HTMLCode"/>
          <w:rFonts w:eastAsiaTheme="minorHAnsi"/>
          <w:color w:val="000000"/>
        </w:rPr>
        <w:t>WHERE</w:t>
      </w:r>
      <w:r>
        <w:rPr>
          <w:rFonts w:ascii="Courier New" w:hAnsi="Courier New" w:cs="Courier New"/>
          <w:color w:val="000000"/>
          <w:sz w:val="20"/>
          <w:szCs w:val="20"/>
        </w:rPr>
        <w:br/>
      </w:r>
      <w:r>
        <w:rPr>
          <w:rStyle w:val="HTMLCode"/>
          <w:rFonts w:eastAsiaTheme="minorHAnsi"/>
          <w:color w:val="000000"/>
        </w:rPr>
        <w:t>  WR1: dkuhr;</w:t>
      </w:r>
      <w:r>
        <w:rPr>
          <w:rFonts w:ascii="Courier New" w:hAnsi="Courier New" w:cs="Courier New"/>
          <w:color w:val="000000"/>
          <w:sz w:val="20"/>
          <w:szCs w:val="20"/>
        </w:rPr>
        <w:br/>
      </w:r>
      <w:r>
        <w:rPr>
          <w:rStyle w:val="HTMLCode"/>
          <w:rFonts w:eastAsiaTheme="minorHAnsi"/>
          <w:color w:val="000000"/>
        </w:rPr>
        <w:t>END_RULE; </w:t>
      </w:r>
      <w:r>
        <w:rPr>
          <w:rFonts w:ascii="Courier New" w:hAnsi="Courier New" w:cs="Courier New"/>
          <w:color w:val="000000"/>
          <w:sz w:val="20"/>
          <w:szCs w:val="20"/>
        </w:rPr>
        <w:br/>
      </w:r>
      <w:r>
        <w:rPr>
          <w:rStyle w:val="HTMLCode"/>
          <w:rFonts w:eastAsiaTheme="minorHAnsi"/>
          <w:color w:val="000000"/>
        </w:rPr>
        <w:t>(*</w:t>
      </w:r>
    </w:p>
    <w:p w:rsidR="00E845C3" w:rsidRDefault="00E845C3" w:rsidP="00E845C3">
      <w:pPr>
        <w:pStyle w:val="NormalWeb"/>
        <w:rPr>
          <w:color w:val="000000"/>
          <w:sz w:val="27"/>
          <w:szCs w:val="27"/>
        </w:rPr>
      </w:pPr>
      <w:r>
        <w:rPr>
          <w:color w:val="000000"/>
          <w:sz w:val="27"/>
          <w:szCs w:val="27"/>
          <w:u w:val="single"/>
        </w:rPr>
        <w:t>Argument definitions:</w:t>
      </w:r>
    </w:p>
    <w:p w:rsidR="00E845C3" w:rsidRDefault="00E845C3" w:rsidP="00E845C3">
      <w:pPr>
        <w:pStyle w:val="expressdescription"/>
        <w:rPr>
          <w:color w:val="000000"/>
          <w:sz w:val="27"/>
          <w:szCs w:val="27"/>
        </w:rPr>
      </w:pPr>
      <w:r>
        <w:rPr>
          <w:b/>
          <w:bCs/>
          <w:color w:val="000000"/>
          <w:sz w:val="27"/>
          <w:szCs w:val="27"/>
        </w:rPr>
        <w:t>ply_laminate_sequence_definition : </w:t>
      </w:r>
      <w:r>
        <w:rPr>
          <w:color w:val="000000"/>
          <w:sz w:val="27"/>
          <w:szCs w:val="27"/>
        </w:rPr>
        <w:t>the set of all instances of </w:t>
      </w:r>
      <w:hyperlink r:id="rId96" w:anchor="part_and_zone_laminate_tables_mim.ply_laminate_sequence_definition" w:history="1">
        <w:r>
          <w:rPr>
            <w:rStyle w:val="Hyperlink"/>
            <w:sz w:val="27"/>
            <w:szCs w:val="27"/>
          </w:rPr>
          <w:t>ply_laminate_sequence_definition</w:t>
        </w:r>
      </w:hyperlink>
      <w:r>
        <w:rPr>
          <w:color w:val="000000"/>
          <w:sz w:val="27"/>
          <w:szCs w:val="27"/>
        </w:rPr>
        <w:t>.</w:t>
      </w:r>
    </w:p>
    <w:p w:rsidR="00E845C3" w:rsidRDefault="00E845C3" w:rsidP="00E845C3">
      <w:pPr>
        <w:pStyle w:val="expressdescription"/>
        <w:rPr>
          <w:color w:val="000000"/>
          <w:sz w:val="27"/>
          <w:szCs w:val="27"/>
        </w:rPr>
      </w:pPr>
      <w:r>
        <w:rPr>
          <w:b/>
          <w:bCs/>
          <w:color w:val="000000"/>
          <w:sz w:val="27"/>
          <w:szCs w:val="27"/>
        </w:rPr>
        <w:t>next_assembly_usage_occurrence : </w:t>
      </w:r>
      <w:r>
        <w:rPr>
          <w:color w:val="000000"/>
          <w:sz w:val="27"/>
          <w:szCs w:val="27"/>
        </w:rPr>
        <w:t>the set of all instances of </w:t>
      </w:r>
      <w:hyperlink r:id="rId97" w:anchor="product_structure_schema.next_assembly_usage_occurrence" w:history="1">
        <w:r>
          <w:rPr>
            <w:rStyle w:val="Hyperlink"/>
            <w:sz w:val="27"/>
            <w:szCs w:val="27"/>
          </w:rPr>
          <w:t>next_assembly_usage_occurrence</w:t>
        </w:r>
      </w:hyperlink>
      <w:r>
        <w:rPr>
          <w:color w:val="000000"/>
          <w:sz w:val="27"/>
          <w:szCs w:val="27"/>
        </w:rPr>
        <w:t>.</w:t>
      </w:r>
    </w:p>
    <w:p w:rsidR="00E845C3" w:rsidRDefault="00E845C3" w:rsidP="00E845C3">
      <w:pPr>
        <w:pStyle w:val="expressdescription"/>
        <w:rPr>
          <w:color w:val="000000"/>
          <w:sz w:val="27"/>
          <w:szCs w:val="27"/>
        </w:rPr>
      </w:pPr>
      <w:r>
        <w:rPr>
          <w:b/>
          <w:bCs/>
          <w:color w:val="000000"/>
          <w:sz w:val="27"/>
          <w:szCs w:val="27"/>
        </w:rPr>
        <w:t>product_related_product_category : </w:t>
      </w:r>
      <w:r>
        <w:rPr>
          <w:color w:val="000000"/>
          <w:sz w:val="27"/>
          <w:szCs w:val="27"/>
        </w:rPr>
        <w:t>the set of all instances of </w:t>
      </w:r>
      <w:hyperlink r:id="rId98" w:anchor="product_definition_schema.product_related_product_category" w:history="1">
        <w:r>
          <w:rPr>
            <w:rStyle w:val="Hyperlink"/>
            <w:sz w:val="27"/>
            <w:szCs w:val="27"/>
          </w:rPr>
          <w:t>product_related_product_category</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Formal propositions:</w:t>
      </w:r>
    </w:p>
    <w:p w:rsidR="00E845C3" w:rsidRDefault="00E845C3" w:rsidP="00E845C3">
      <w:pPr>
        <w:pStyle w:val="expressdescription"/>
        <w:rPr>
          <w:color w:val="000000"/>
          <w:sz w:val="27"/>
          <w:szCs w:val="27"/>
        </w:rPr>
      </w:pPr>
      <w:bookmarkStart w:id="20" w:name="part_and_zone_laminate_tables_mim.ply_re"/>
      <w:r>
        <w:rPr>
          <w:b/>
          <w:bCs/>
          <w:color w:val="000000"/>
          <w:sz w:val="27"/>
          <w:szCs w:val="27"/>
        </w:rPr>
        <w:t>WR1: </w:t>
      </w:r>
      <w:bookmarkEnd w:id="20"/>
      <w:r>
        <w:rPr>
          <w:color w:val="000000"/>
          <w:sz w:val="27"/>
          <w:szCs w:val="27"/>
        </w:rPr>
        <w:fldChar w:fldCharType="begin"/>
      </w:r>
      <w:r>
        <w:rPr>
          <w:color w:val="000000"/>
          <w:sz w:val="27"/>
          <w:szCs w:val="27"/>
        </w:rPr>
        <w:instrText xml:space="preserve"> HYPERLINK "file:///C:\\Users\\bus4005\\Downloads\\CR_FDIS_3_20190311_draft\\CR_FDIS_3\\part1000\\data\\modules\\part_and_zone_laminate_tables\\sys\\5_mim.htm" \l "part_and_zone_laminate_tables_mim.ply_laminate_sequence_definition" </w:instrText>
      </w:r>
      <w:r>
        <w:rPr>
          <w:color w:val="000000"/>
          <w:sz w:val="27"/>
          <w:szCs w:val="27"/>
        </w:rPr>
        <w:fldChar w:fldCharType="separate"/>
      </w:r>
      <w:r>
        <w:rPr>
          <w:rStyle w:val="Hyperlink"/>
          <w:b/>
          <w:bCs/>
          <w:sz w:val="27"/>
          <w:szCs w:val="27"/>
        </w:rPr>
        <w:t>Ply_laminate_sequence_definitions</w:t>
      </w:r>
      <w:r>
        <w:rPr>
          <w:color w:val="000000"/>
          <w:sz w:val="27"/>
          <w:szCs w:val="27"/>
        </w:rPr>
        <w:fldChar w:fldCharType="end"/>
      </w:r>
      <w:r>
        <w:rPr>
          <w:color w:val="000000"/>
          <w:sz w:val="27"/>
          <w:szCs w:val="27"/>
        </w:rPr>
        <w:t> shall be related through at least one </w:t>
      </w:r>
      <w:hyperlink r:id="rId99" w:anchor="product_structure_schema.next_assembly_usage_occurrence" w:history="1">
        <w:r>
          <w:rPr>
            <w:rStyle w:val="Hyperlink"/>
            <w:b/>
            <w:bCs/>
            <w:sz w:val="27"/>
            <w:szCs w:val="27"/>
          </w:rPr>
          <w:t>next_assembly_usage_occurrence</w:t>
        </w:r>
      </w:hyperlink>
      <w:r>
        <w:rPr>
          <w:color w:val="000000"/>
          <w:sz w:val="27"/>
          <w:szCs w:val="27"/>
        </w:rPr>
        <w:t> relationship to </w:t>
      </w:r>
      <w:hyperlink r:id="rId100" w:anchor="product_definition_schema.product_definition" w:history="1">
        <w:r>
          <w:rPr>
            <w:rStyle w:val="Hyperlink"/>
            <w:b/>
            <w:bCs/>
            <w:sz w:val="27"/>
            <w:szCs w:val="27"/>
          </w:rPr>
          <w:t>product_definitions</w:t>
        </w:r>
      </w:hyperlink>
      <w:r>
        <w:rPr>
          <w:color w:val="000000"/>
          <w:sz w:val="27"/>
          <w:szCs w:val="27"/>
        </w:rPr>
        <w:t> which are associated with products that are in the </w:t>
      </w:r>
      <w:hyperlink r:id="rId101" w:anchor="product_definition_schema.product_related_product_category" w:history="1">
        <w:r>
          <w:rPr>
            <w:rStyle w:val="Hyperlink"/>
            <w:b/>
            <w:bCs/>
            <w:sz w:val="27"/>
            <w:szCs w:val="27"/>
          </w:rPr>
          <w:t>product_related_product_category</w:t>
        </w:r>
      </w:hyperlink>
      <w:r>
        <w:rPr>
          <w:color w:val="000000"/>
          <w:sz w:val="27"/>
          <w:szCs w:val="27"/>
        </w:rPr>
        <w:t> with the </w:t>
      </w:r>
      <w:hyperlink r:id="rId102" w:anchor="product_definition_schema.product_category.name" w:history="1">
        <w:r>
          <w:rPr>
            <w:rStyle w:val="Hyperlink"/>
            <w:b/>
            <w:bCs/>
            <w:sz w:val="27"/>
            <w:szCs w:val="27"/>
          </w:rPr>
          <w:t>name</w:t>
        </w:r>
      </w:hyperlink>
      <w:r>
        <w:rPr>
          <w:color w:val="000000"/>
          <w:sz w:val="27"/>
          <w:szCs w:val="27"/>
        </w:rPr>
        <w:t> a</w:t>
      </w:r>
      <w:del w:id="21" w:author="Sapp (US), Brandon" w:date="2019-03-20T15:52:00Z">
        <w:r w:rsidDel="00AA76D8">
          <w:rPr>
            <w:color w:val="000000"/>
            <w:sz w:val="27"/>
            <w:szCs w:val="27"/>
          </w:rPr>
          <w:delText>t</w:delText>
        </w:r>
      </w:del>
      <w:r>
        <w:rPr>
          <w:color w:val="000000"/>
          <w:sz w:val="27"/>
          <w:szCs w:val="27"/>
        </w:rPr>
        <w:t>ttribute of "ply".</w:t>
      </w:r>
    </w:p>
    <w:p w:rsidR="00E845C3" w:rsidRDefault="00E845C3" w:rsidP="00E845C3">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Part_and_zone_laminate_tables_mim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E845C3" w:rsidRDefault="00E845C3" w:rsidP="00E845C3">
      <w:pPr>
        <w:pStyle w:val="NormalWeb"/>
        <w:rPr>
          <w:color w:val="000000"/>
          <w:sz w:val="27"/>
          <w:szCs w:val="27"/>
        </w:rPr>
      </w:pPr>
      <w:r>
        <w:rPr>
          <w:color w:val="000000"/>
          <w:sz w:val="27"/>
          <w:szCs w:val="27"/>
        </w:rPr>
        <w:t>© ISO 2019 — All rights reserved</w:t>
      </w:r>
    </w:p>
    <w:p w:rsidR="004B0747" w:rsidRPr="00E845C3" w:rsidRDefault="004B0747" w:rsidP="00E845C3"/>
    <w:sectPr w:rsidR="004B0747" w:rsidRPr="00E845C3" w:rsidSect="00E845C3">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E6751"/>
    <w:multiLevelType w:val="multilevel"/>
    <w:tmpl w:val="BA88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1246C"/>
    <w:multiLevelType w:val="multilevel"/>
    <w:tmpl w:val="0D2A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2"/>
  </w:num>
  <w:num w:numId="4">
    <w:abstractNumId w:val="14"/>
  </w:num>
  <w:num w:numId="5">
    <w:abstractNumId w:val="15"/>
  </w:num>
  <w:num w:numId="6">
    <w:abstractNumId w:val="1"/>
  </w:num>
  <w:num w:numId="7">
    <w:abstractNumId w:val="12"/>
  </w:num>
  <w:num w:numId="8">
    <w:abstractNumId w:val="7"/>
  </w:num>
  <w:num w:numId="9">
    <w:abstractNumId w:val="8"/>
  </w:num>
  <w:num w:numId="10">
    <w:abstractNumId w:val="0"/>
  </w:num>
  <w:num w:numId="11">
    <w:abstractNumId w:val="6"/>
  </w:num>
  <w:num w:numId="12">
    <w:abstractNumId w:val="13"/>
  </w:num>
  <w:num w:numId="13">
    <w:abstractNumId w:val="9"/>
  </w:num>
  <w:num w:numId="14">
    <w:abstractNumId w:val="3"/>
  </w:num>
  <w:num w:numId="15">
    <w:abstractNumId w:val="5"/>
  </w:num>
  <w:num w:numId="1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gUAJg5AziwAAAA="/>
  </w:docVars>
  <w:rsids>
    <w:rsidRoot w:val="0025162F"/>
    <w:rsid w:val="000316A3"/>
    <w:rsid w:val="000D6036"/>
    <w:rsid w:val="001047C2"/>
    <w:rsid w:val="0016543A"/>
    <w:rsid w:val="00196BF5"/>
    <w:rsid w:val="0025162F"/>
    <w:rsid w:val="004A0CED"/>
    <w:rsid w:val="004B0747"/>
    <w:rsid w:val="007D5C51"/>
    <w:rsid w:val="008134E3"/>
    <w:rsid w:val="008461C1"/>
    <w:rsid w:val="00867951"/>
    <w:rsid w:val="008A6D26"/>
    <w:rsid w:val="008C47A7"/>
    <w:rsid w:val="00903347"/>
    <w:rsid w:val="009A7CCC"/>
    <w:rsid w:val="009C618B"/>
    <w:rsid w:val="00A36C79"/>
    <w:rsid w:val="00AA76D8"/>
    <w:rsid w:val="00AF260F"/>
    <w:rsid w:val="00B14CC8"/>
    <w:rsid w:val="00B853D3"/>
    <w:rsid w:val="00C163C3"/>
    <w:rsid w:val="00DE3BB2"/>
    <w:rsid w:val="00E845C3"/>
    <w:rsid w:val="00F60844"/>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12FA"/>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A76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76D8"/>
    <w:rPr>
      <w:rFonts w:ascii="Segoe UI" w:hAnsi="Segoe UI" w:cs="Segoe UI"/>
      <w:sz w:val="18"/>
      <w:szCs w:val="18"/>
    </w:rPr>
  </w:style>
  <w:style w:type="paragraph" w:styleId="Revision">
    <w:name w:val="Revision"/>
    <w:hidden/>
    <w:uiPriority w:val="99"/>
    <w:semiHidden/>
    <w:rsid w:val="00AA76D8"/>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563251">
      <w:bodyDiv w:val="1"/>
      <w:marLeft w:val="0"/>
      <w:marRight w:val="0"/>
      <w:marTop w:val="0"/>
      <w:marBottom w:val="0"/>
      <w:divBdr>
        <w:top w:val="none" w:sz="0" w:space="0" w:color="auto"/>
        <w:left w:val="none" w:sz="0" w:space="0" w:color="auto"/>
        <w:bottom w:val="none" w:sz="0" w:space="0" w:color="auto"/>
        <w:right w:val="none" w:sz="0" w:space="0" w:color="auto"/>
      </w:divBdr>
      <w:divsChild>
        <w:div w:id="417219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09304">
      <w:bodyDiv w:val="1"/>
      <w:marLeft w:val="0"/>
      <w:marRight w:val="0"/>
      <w:marTop w:val="0"/>
      <w:marBottom w:val="0"/>
      <w:divBdr>
        <w:top w:val="none" w:sz="0" w:space="0" w:color="auto"/>
        <w:left w:val="none" w:sz="0" w:space="0" w:color="auto"/>
        <w:bottom w:val="none" w:sz="0" w:space="0" w:color="auto"/>
        <w:right w:val="none" w:sz="0" w:space="0" w:color="auto"/>
      </w:divBdr>
      <w:divsChild>
        <w:div w:id="81279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890307">
      <w:bodyDiv w:val="1"/>
      <w:marLeft w:val="0"/>
      <w:marRight w:val="0"/>
      <w:marTop w:val="0"/>
      <w:marBottom w:val="0"/>
      <w:divBdr>
        <w:top w:val="none" w:sz="0" w:space="0" w:color="auto"/>
        <w:left w:val="none" w:sz="0" w:space="0" w:color="auto"/>
        <w:bottom w:val="none" w:sz="0" w:space="0" w:color="auto"/>
        <w:right w:val="none" w:sz="0" w:space="0" w:color="auto"/>
      </w:divBdr>
      <w:divsChild>
        <w:div w:id="79942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part1000\data\modules\part_and_zone_laminate_tables\sys\5_mim.htm" TargetMode="External"/><Relationship Id="rId21" Type="http://schemas.openxmlformats.org/officeDocument/2006/relationships/hyperlink" Target="file:///C:\Users\bus4005\Downloads\CR_FDIS_3_20190311_draft\CR_FDIS_3\part1000\data\modules\part_and_zone_laminate_tables\sys\5_mim.htm" TargetMode="External"/><Relationship Id="rId42" Type="http://schemas.openxmlformats.org/officeDocument/2006/relationships/hyperlink" Target="file:///C:\Users\bus4005\Downloads\CR_FDIS_3_20190311_draft\CR_FDIS_3\part1000\data\modules\part_and_zone_laminate_tables\sys\4_info_reqs.htm" TargetMode="External"/><Relationship Id="rId47" Type="http://schemas.openxmlformats.org/officeDocument/2006/relationships/hyperlink" Target="file:///C:\Users\bus4005\Downloads\CR_FDIS_3_20190311_draft\CR_FDIS_3\part1000\data\resource_docs\fundamentals_of_product_description_and_support\sys\21_schema.htm" TargetMode="External"/><Relationship Id="rId63" Type="http://schemas.openxmlformats.org/officeDocument/2006/relationships/hyperlink" Target="file:///C:\Users\bus4005\Downloads\CR_FDIS_3_20190311_draft\CR_FDIS_3\part1000\data\modules\part_and_zone_laminate_tables\sys\5_mim.htm" TargetMode="External"/><Relationship Id="rId68" Type="http://schemas.openxmlformats.org/officeDocument/2006/relationships/hyperlink" Target="file:///C:\Users\bus4005\Downloads\CR_FDIS_3_20190311_draft\CR_FDIS_3\part1000\data\modules\part_and_zone_laminate_tables\sys\5_mim.htm" TargetMode="External"/><Relationship Id="rId84" Type="http://schemas.openxmlformats.org/officeDocument/2006/relationships/hyperlink" Target="file:///C:\Users\bus4005\Downloads\CR_FDIS_3_20190311_draft\CR_FDIS_3\part1000\data\modules\part_and_zone_laminate_tables\sys\5_mim.htm" TargetMode="External"/><Relationship Id="rId89" Type="http://schemas.openxmlformats.org/officeDocument/2006/relationships/hyperlink" Target="file:///C:\Users\bus4005\Downloads\CR_FDIS_3_20190311_draft\CR_FDIS_3\part1000\data\resource_docs\fundamentals_of_product_description_and_support\sys\21_schema.htm" TargetMode="External"/><Relationship Id="rId7" Type="http://schemas.openxmlformats.org/officeDocument/2006/relationships/hyperlink" Target="file:///C:\Users\bus4005\Downloads\CR_FDIS_3_20190311_draft\CR_FDIS_3\part1000\data\resources\product_definition_schema\product_definition_schema.htm" TargetMode="External"/><Relationship Id="rId71" Type="http://schemas.openxmlformats.org/officeDocument/2006/relationships/hyperlink" Target="file:///C:\Users\bus4005\Downloads\CR_FDIS_3_20190311_draft\CR_FDIS_3\part1000\data\modules\part_and_zone_laminate_tables\sys\5_mim.htm" TargetMode="External"/><Relationship Id="rId92" Type="http://schemas.openxmlformats.org/officeDocument/2006/relationships/hyperlink" Target="file:///C:\Users\bus4005\Downloads\CR_FDIS_3_20190311_draft\CR_FDIS_3\part1000\data\resource_docs\fundamentals_of_product_description_and_support\sys\21_schema.htm" TargetMode="External"/><Relationship Id="rId2" Type="http://schemas.openxmlformats.org/officeDocument/2006/relationships/styles" Target="styles.xml"/><Relationship Id="rId16" Type="http://schemas.openxmlformats.org/officeDocument/2006/relationships/image" Target="media/image1.gif"/><Relationship Id="rId29" Type="http://schemas.openxmlformats.org/officeDocument/2006/relationships/hyperlink" Target="file:///C:\Users\bus4005\Downloads\CR_FDIS_3_20190311_draft\CR_FDIS_3\part1000\data\modules\part_and_zone_laminate_tables\sys\5_mim.htm" TargetMode="External"/><Relationship Id="rId11" Type="http://schemas.openxmlformats.org/officeDocument/2006/relationships/hyperlink" Target="file:///C:\Users\bus4005\Downloads\CR_FDIS_3_20190311_draft\CR_FDIS_3\part1000\data\modules\shape_property_assignment\sys\5_mim.htm" TargetMode="External"/><Relationship Id="rId24" Type="http://schemas.openxmlformats.org/officeDocument/2006/relationships/hyperlink" Target="file:///C:\Users\bus4005\Downloads\CR_FDIS_3_20190311_draft\CR_FDIS_3\part1000\data\resource_docs\fundamentals_of_product_description_and_support\sys\21_schema.htm" TargetMode="External"/><Relationship Id="rId32" Type="http://schemas.openxmlformats.org/officeDocument/2006/relationships/hyperlink" Target="file:///C:\Users\bus4005\Downloads\CR_FDIS_3_20190311_draft\CR_FDIS_3\part1000\data\modules\part_and_zone_laminate_tables\sys\4_info_reqs.htm" TargetMode="External"/><Relationship Id="rId37" Type="http://schemas.openxmlformats.org/officeDocument/2006/relationships/hyperlink" Target="file:///C:\Users\bus4005\Downloads\CR_FDIS_3_20190311_draft\CR_FDIS_3\part1000\data\modules\part_and_zone_laminate_tables\sys\5_mim.htm" TargetMode="External"/><Relationship Id="rId40" Type="http://schemas.openxmlformats.org/officeDocument/2006/relationships/hyperlink" Target="file:///C:\Users\bus4005\Downloads\CR_FDIS_3_20190311_draft\CR_FDIS_3\part1000\data\modules\part_and_zone_laminate_tables\sys\5_mim.htm" TargetMode="External"/><Relationship Id="rId45" Type="http://schemas.openxmlformats.org/officeDocument/2006/relationships/hyperlink" Target="file:///C:\Users\bus4005\Downloads\CR_FDIS_3_20190311_draft\CR_FDIS_3\part1000\data\resource_docs\fundamentals_of_product_description_and_support\sys\21_schema.htm" TargetMode="External"/><Relationship Id="rId53" Type="http://schemas.openxmlformats.org/officeDocument/2006/relationships/hyperlink" Target="file:///C:\Users\bus4005\Downloads\CR_FDIS_3_20190311_draft\CR_FDIS_3\part1000\data\modules\part_and_zone_laminate_tables\sys\5_mim.htm" TargetMode="External"/><Relationship Id="rId58" Type="http://schemas.openxmlformats.org/officeDocument/2006/relationships/hyperlink" Target="file:///C:\Users\bus4005\Downloads\CR_FDIS_3_20190311_draft\CR_FDIS_3\part1000\data\modules\part_and_zone_laminate_tables\sys\4_info_reqs.htm" TargetMode="External"/><Relationship Id="rId66" Type="http://schemas.openxmlformats.org/officeDocument/2006/relationships/hyperlink" Target="file:///C:\Users\bus4005\Downloads\CR_FDIS_3_20190311_draft\CR_FDIS_3\part1000\data\modules\part_and_zone_laminate_tables\sys\5_mim.htm" TargetMode="External"/><Relationship Id="rId74" Type="http://schemas.openxmlformats.org/officeDocument/2006/relationships/hyperlink" Target="file:///C:\Users\bus4005\Downloads\CR_FDIS_3_20190311_draft\CR_FDIS_3\part1000\data\resource_docs\fundamentals_of_product_description_and_support\sys\21_schema.htm" TargetMode="External"/><Relationship Id="rId79" Type="http://schemas.openxmlformats.org/officeDocument/2006/relationships/hyperlink" Target="file:///C:\Users\bus4005\Downloads\CR_FDIS_3_20190311_draft\CR_FDIS_3\part1000\data\modules\part_and_zone_laminate_tables\sys\5_mim.htm" TargetMode="External"/><Relationship Id="rId87" Type="http://schemas.openxmlformats.org/officeDocument/2006/relationships/hyperlink" Target="file:///C:\Users\bus4005\Downloads\CR_FDIS_3_20190311_draft\CR_FDIS_3\part1000\data\resource_docs\product_structure_configuration\sys\4_schema.htm" TargetMode="External"/><Relationship Id="rId102" Type="http://schemas.openxmlformats.org/officeDocument/2006/relationships/hyperlink" Target="file:///C:\Users\bus4005\Downloads\CR_FDIS_3_20190311_draft\CR_FDIS_3\part1000\data\resource_docs\fundamentals_of_product_description_and_support\sys\21_schema.htm" TargetMode="External"/><Relationship Id="rId5" Type="http://schemas.openxmlformats.org/officeDocument/2006/relationships/hyperlink" Target="file:///C:\Users\bus4005\Downloads\CR_FDIS_3_20190311_draft\CR_FDIS_3\part1000\data\modules\composite_constituent_shape\sys\5_mim.htm" TargetMode="External"/><Relationship Id="rId61" Type="http://schemas.openxmlformats.org/officeDocument/2006/relationships/hyperlink" Target="file:///C:\Users\bus4005\Downloads\CR_FDIS_3_20190311_draft\CR_FDIS_3\part1000\data\modules\part_and_zone_laminate_tables\sys\5_mim.htm" TargetMode="External"/><Relationship Id="rId82" Type="http://schemas.openxmlformats.org/officeDocument/2006/relationships/hyperlink" Target="file:///C:\Users\bus4005\Downloads\CR_FDIS_3_20190311_draft\CR_FDIS_3\part1000\data\resources\product_structure_schema\product_structure_schema.htm" TargetMode="External"/><Relationship Id="rId90" Type="http://schemas.openxmlformats.org/officeDocument/2006/relationships/hyperlink" Target="file:///C:\Users\bus4005\Downloads\CR_FDIS_3_20190311_draft\CR_FDIS_3\part1000\data\resource_docs\fundamentals_of_product_description_and_support\sys\21_schema.htm" TargetMode="External"/><Relationship Id="rId95" Type="http://schemas.openxmlformats.org/officeDocument/2006/relationships/hyperlink" Target="file:///C:\Users\bus4005\Downloads\CR_FDIS_3_20190311_draft\CR_FDIS_3\part1000\data\resources\product_definition_schema\product_definition_schema.htm" TargetMode="External"/><Relationship Id="rId19" Type="http://schemas.openxmlformats.org/officeDocument/2006/relationships/hyperlink" Target="file:///C:\Users\bus4005\Downloads\CR_FDIS_3_20190311_draft\CR_FDIS_3\part1000\data\resources\product_definition_schema\product_definition_schema.htm" TargetMode="External"/><Relationship Id="rId14" Type="http://schemas.openxmlformats.org/officeDocument/2006/relationships/hyperlink" Target="file:///C:\Users\bus4005\Downloads\CR_FDIS_3_20190311_draft\CR_FDIS_3\part1000\data\modules\part_and_zone_laminate_tables\mimexpg1.htm" TargetMode="External"/><Relationship Id="rId22" Type="http://schemas.openxmlformats.org/officeDocument/2006/relationships/hyperlink" Target="file:///C:\Users\bus4005\Downloads\CR_FDIS_3_20190311_draft\CR_FDIS_3\part1000\data\modules\part_and_zone_laminate_tables\sys\4_info_reqs.htm" TargetMode="External"/><Relationship Id="rId27" Type="http://schemas.openxmlformats.org/officeDocument/2006/relationships/hyperlink" Target="file:///C:\Users\bus4005\Downloads\CR_FDIS_3_20190311_draft\CR_FDIS_3\part1000\data\modules\part_and_zone_laminate_tables\sys\5_mim.htm" TargetMode="External"/><Relationship Id="rId30" Type="http://schemas.openxmlformats.org/officeDocument/2006/relationships/hyperlink" Target="file:///C:\Users\bus4005\Downloads\CR_FDIS_3_20190311_draft\CR_FDIS_3\part1000\data\resources\product_definition_schema\product_definition_schema.htm" TargetMode="External"/><Relationship Id="rId35" Type="http://schemas.openxmlformats.org/officeDocument/2006/relationships/hyperlink" Target="file:///C:\Users\bus4005\Downloads\CR_FDIS_3_20190311_draft\CR_FDIS_3\part1000\data\modules\part_and_zone_laminate_tables\sys\5_mim.htm" TargetMode="External"/><Relationship Id="rId43" Type="http://schemas.openxmlformats.org/officeDocument/2006/relationships/hyperlink" Target="file:///C:\Users\bus4005\Downloads\CR_FDIS_3_20190311_draft\CR_FDIS_3\part1000\data\resources\product_definition_schema\product_definition_schema.htm" TargetMode="External"/><Relationship Id="rId48" Type="http://schemas.openxmlformats.org/officeDocument/2006/relationships/hyperlink" Target="file:///C:\Users\bus4005\Downloads\CR_FDIS_3_20190311_draft\CR_FDIS_3\part1000\data\modules\part_and_zone_laminate_tables\sys\5_mim.htm" TargetMode="External"/><Relationship Id="rId56" Type="http://schemas.openxmlformats.org/officeDocument/2006/relationships/hyperlink" Target="file:///C:\Users\bus4005\Downloads\CR_FDIS_3_20190311_draft\CR_FDIS_3\part1000\data\modules\part_and_zone_laminate_tables\sys\5_mim.htm" TargetMode="External"/><Relationship Id="rId64" Type="http://schemas.openxmlformats.org/officeDocument/2006/relationships/hyperlink" Target="file:///C:\Users\bus4005\Downloads\CR_FDIS_3_20190311_draft\CR_FDIS_3\part1000\data\modules\part_and_zone_laminate_tables\sys\5_mim.htm" TargetMode="External"/><Relationship Id="rId69" Type="http://schemas.openxmlformats.org/officeDocument/2006/relationships/hyperlink" Target="file:///C:\Users\bus4005\Downloads\CR_FDIS_3_20190311_draft\CR_FDIS_3\part1000\data\modules\part_and_zone_laminate_tables\sys\5_mim.htm" TargetMode="External"/><Relationship Id="rId77" Type="http://schemas.openxmlformats.org/officeDocument/2006/relationships/hyperlink" Target="file:///C:\Users\bus4005\Downloads\CR_FDIS_3_20190311_draft\CR_FDIS_3\part1000\data\modules\part_and_zone_laminate_tables\sys\5_mim.htm" TargetMode="External"/><Relationship Id="rId100" Type="http://schemas.openxmlformats.org/officeDocument/2006/relationships/hyperlink" Target="file:///C:\Users\bus4005\Downloads\CR_FDIS_3_20190311_draft\CR_FDIS_3\part1000\data\resource_docs\fundamentals_of_product_description_and_support\sys\21_schema.htm" TargetMode="External"/><Relationship Id="rId105" Type="http://schemas.openxmlformats.org/officeDocument/2006/relationships/theme" Target="theme/theme1.xml"/><Relationship Id="rId8" Type="http://schemas.openxmlformats.org/officeDocument/2006/relationships/hyperlink" Target="file:///C:\Users\bus4005\Downloads\CR_FDIS_3_20190311_draft\CR_FDIS_3\part1000\data\resources\product_definition_schema\product_definition_schema.htm" TargetMode="External"/><Relationship Id="rId51" Type="http://schemas.openxmlformats.org/officeDocument/2006/relationships/hyperlink" Target="file:///C:\Users\bus4005\Downloads\CR_FDIS_3_20190311_draft\CR_FDIS_3\part1000\data\modules\part_and_zone_laminate_tables\sys\5_mim.htm" TargetMode="External"/><Relationship Id="rId72" Type="http://schemas.openxmlformats.org/officeDocument/2006/relationships/hyperlink" Target="file:///C:\Users\bus4005\Downloads\CR_FDIS_3_20190311_draft\CR_FDIS_3\part1000\data\modules\part_and_zone_laminate_tables\sys\5_mim.htm" TargetMode="External"/><Relationship Id="rId80" Type="http://schemas.openxmlformats.org/officeDocument/2006/relationships/hyperlink" Target="file:///C:\Users\bus4005\Downloads\CR_FDIS_3_20190311_draft\CR_FDIS_3\part1000\data\resource_docs\fundamentals_of_product_description_and_support\sys\21_schema.htm" TargetMode="External"/><Relationship Id="rId85" Type="http://schemas.openxmlformats.org/officeDocument/2006/relationships/hyperlink" Target="file:///C:\Users\bus4005\Downloads\CR_FDIS_3_20190311_draft\CR_FDIS_3\part1000\data\resources\product_structure_schema\product_structure_schema.htm" TargetMode="External"/><Relationship Id="rId93" Type="http://schemas.openxmlformats.org/officeDocument/2006/relationships/hyperlink" Target="file:///C:\Users\bus4005\Downloads\CR_FDIS_3_20190311_draft\CR_FDIS_3\part1000\data\modules\part_and_zone_laminate_tables\sys\5_mim.htm" TargetMode="External"/><Relationship Id="rId98" Type="http://schemas.openxmlformats.org/officeDocument/2006/relationships/hyperlink" Target="file:///C:\Users\bus4005\Downloads\CR_FDIS_3_20190311_draft\CR_FDIS_3\part1000\data\resources\product_definition_schema\product_definition_schema.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part1000\data\modules\stock_material\sys\5_mim.htm" TargetMode="External"/><Relationship Id="rId17" Type="http://schemas.openxmlformats.org/officeDocument/2006/relationships/hyperlink" Target="file:///C:\Users\bus4005\Downloads\CR_FDIS_3_20190311_draft\CR_FDIS_3\part1000\data\resource_docs\fundamentals_of_product_description_and_support\sys\21_schema.htm" TargetMode="External"/><Relationship Id="rId25" Type="http://schemas.openxmlformats.org/officeDocument/2006/relationships/hyperlink" Target="file:///C:\Users\bus4005\Downloads\CR_FDIS_3_20190311_draft\CR_FDIS_3\part1000\data\modules\part_and_zone_laminate_tables\sys\4_info_reqs.htm" TargetMode="External"/><Relationship Id="rId33" Type="http://schemas.openxmlformats.org/officeDocument/2006/relationships/hyperlink" Target="file:///C:\Users\bus4005\Downloads\CR_FDIS_3_20190311_draft\CR_FDIS_3\part1000\data\modules\part_and_zone_laminate_tables\sys\5_mim.htm" TargetMode="External"/><Relationship Id="rId38" Type="http://schemas.openxmlformats.org/officeDocument/2006/relationships/hyperlink" Target="file:///C:\Users\bus4005\Downloads\CR_FDIS_3_20190311_draft\CR_FDIS_3\part1000\data\modules\part_and_zone_laminate_tables\sys\5_mim.htm" TargetMode="External"/><Relationship Id="rId46" Type="http://schemas.openxmlformats.org/officeDocument/2006/relationships/hyperlink" Target="file:///C:\Users\bus4005\Downloads\CR_FDIS_3_20190311_draft\CR_FDIS_3\part1000\data\resource_docs\fundamentals_of_product_description_and_support\sys\21_schema.htm" TargetMode="External"/><Relationship Id="rId59" Type="http://schemas.openxmlformats.org/officeDocument/2006/relationships/hyperlink" Target="file:///C:\Users\bus4005\Downloads\CR_FDIS_3_20190311_draft\CR_FDIS_3\part1000\data\modules\part_and_zone_laminate_tables\sys\5_mim.htm" TargetMode="External"/><Relationship Id="rId67" Type="http://schemas.openxmlformats.org/officeDocument/2006/relationships/hyperlink" Target="file:///C:\Users\bus4005\Downloads\CR_FDIS_3_20190311_draft\CR_FDIS_3\part1000\data\modules\part_and_zone_laminate_tables\sys\5_mim.htm" TargetMode="External"/><Relationship Id="rId103" Type="http://schemas.openxmlformats.org/officeDocument/2006/relationships/fontTable" Target="fontTable.xml"/><Relationship Id="rId20" Type="http://schemas.openxmlformats.org/officeDocument/2006/relationships/hyperlink" Target="file:///C:\Users\bus4005\Downloads\CR_FDIS_3_20190311_draft\CR_FDIS_3\part1000\data\resource_docs\product_structure_configuration\sys\4_schema.htm" TargetMode="External"/><Relationship Id="rId41" Type="http://schemas.openxmlformats.org/officeDocument/2006/relationships/hyperlink" Target="file:///C:\Users\bus4005\Downloads\CR_FDIS_3_20190311_draft\CR_FDIS_3\part1000\data\resource_docs\fundamentals_of_product_description_and_support\sys\21_schema.htm" TargetMode="External"/><Relationship Id="rId54" Type="http://schemas.openxmlformats.org/officeDocument/2006/relationships/hyperlink" Target="file:///C:\Users\bus4005\Downloads\CR_FDIS_3_20190311_draft\CR_FDIS_3\part1000\data\modules\part_and_zone_laminate_tables\sys\5_mim.htm" TargetMode="External"/><Relationship Id="rId62" Type="http://schemas.openxmlformats.org/officeDocument/2006/relationships/hyperlink" Target="file:///C:\Users\bus4005\Downloads\CR_FDIS_3_20190311_draft\CR_FDIS_3\part1000\data\modules\part_and_zone_laminate_tables\sys\5_mim.htm" TargetMode="External"/><Relationship Id="rId70" Type="http://schemas.openxmlformats.org/officeDocument/2006/relationships/hyperlink" Target="file:///C:\Users\bus4005\Downloads\CR_FDIS_3_20190311_draft\CR_FDIS_3\part1000\data\modules\part_and_zone_laminate_tables\sys\5_mim.htm" TargetMode="External"/><Relationship Id="rId75" Type="http://schemas.openxmlformats.org/officeDocument/2006/relationships/hyperlink" Target="file:///C:\Users\bus4005\Downloads\CR_FDIS_3_20190311_draft\CR_FDIS_3\part1000\data\resources\product_definition_schema\product_definition_schema.htm" TargetMode="External"/><Relationship Id="rId83" Type="http://schemas.openxmlformats.org/officeDocument/2006/relationships/hyperlink" Target="file:///C:\Users\bus4005\Downloads\CR_FDIS_3_20190311_draft\CR_FDIS_3\part1000\data\resources\product_definition_schema\product_definition_schema.htm" TargetMode="External"/><Relationship Id="rId88" Type="http://schemas.openxmlformats.org/officeDocument/2006/relationships/hyperlink" Target="file:///C:\Users\bus4005\Downloads\CR_FDIS_3_20190311_draft\CR_FDIS_3\part1000\data\resource_docs\fundamentals_of_product_description_and_support\sys\21_schema.htm" TargetMode="External"/><Relationship Id="rId91" Type="http://schemas.openxmlformats.org/officeDocument/2006/relationships/hyperlink" Target="file:///C:\Users\bus4005\Downloads\CR_FDIS_3_20190311_draft\CR_FDIS_3\part1000\data\modules\part_and_zone_laminate_tables\sys\5_mim.htm" TargetMode="External"/><Relationship Id="rId96" Type="http://schemas.openxmlformats.org/officeDocument/2006/relationships/hyperlink" Target="file:///C:\Users\bus4005\Downloads\CR_FDIS_3_20190311_draft\CR_FDIS_3\part1000\data\modules\part_and_zone_laminate_tables\sys\5_mim.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ply_orientation_specification\sys\5_mim.htm" TargetMode="External"/><Relationship Id="rId15" Type="http://schemas.openxmlformats.org/officeDocument/2006/relationships/hyperlink" Target="file:///C:\Users\bus4005\Downloads\CR_FDIS_3_20190311_draft\CR_FDIS_3\part1000\data\modules\part_and_zone_laminate_tables\mimexpg2.htm" TargetMode="External"/><Relationship Id="rId23" Type="http://schemas.openxmlformats.org/officeDocument/2006/relationships/hyperlink" Target="file:///C:\Users\bus4005\Downloads\CR_FDIS_3_20190311_draft\CR_FDIS_3\part1000\data\modules\part_and_zone_laminate_tables\sys\5_mim.htm" TargetMode="External"/><Relationship Id="rId28" Type="http://schemas.openxmlformats.org/officeDocument/2006/relationships/hyperlink" Target="file:///C:\Users\bus4005\Downloads\CR_FDIS_3_20190311_draft\CR_FDIS_3\part1000\data\modules\part_and_zone_laminate_tables\sys\5_mim.htm" TargetMode="External"/><Relationship Id="rId36" Type="http://schemas.openxmlformats.org/officeDocument/2006/relationships/hyperlink" Target="file:///C:\Users\bus4005\Downloads\CR_FDIS_3_20190311_draft\CR_FDIS_3\part1000\data\modules\part_and_zone_laminate_tables\sys\5_mim.htm" TargetMode="External"/><Relationship Id="rId49" Type="http://schemas.openxmlformats.org/officeDocument/2006/relationships/hyperlink" Target="file:///C:\Users\bus4005\Downloads\CR_FDIS_3_20190311_draft\CR_FDIS_3\part1000\data\modules\part_and_zone_laminate_tables\sys\4_info_reqs.htm" TargetMode="External"/><Relationship Id="rId57" Type="http://schemas.openxmlformats.org/officeDocument/2006/relationships/hyperlink" Target="file:///C:\Users\bus4005\Downloads\CR_FDIS_3_20190311_draft\CR_FDIS_3\part1000\data\modules\part_and_zone_laminate_tables\sys\5_mim.htm" TargetMode="External"/><Relationship Id="rId10" Type="http://schemas.openxmlformats.org/officeDocument/2006/relationships/hyperlink" Target="file:///C:\Users\bus4005\Downloads\CR_FDIS_3_20190311_draft\CR_FDIS_3\part1000\data\resources\product_structure_schema\product_structure_schema.htm" TargetMode="External"/><Relationship Id="rId31" Type="http://schemas.openxmlformats.org/officeDocument/2006/relationships/hyperlink" Target="file:///C:\Users\bus4005\Downloads\CR_FDIS_3_20190311_draft\CR_FDIS_3\part1000\data\modules\part_and_zone_laminate_tables\sys\5_mim.htm" TargetMode="External"/><Relationship Id="rId44" Type="http://schemas.openxmlformats.org/officeDocument/2006/relationships/hyperlink" Target="file:///C:\Users\bus4005\Downloads\CR_FDIS_3_20190311_draft\CR_FDIS_3\part1000\data\resource_docs\product_structure_configuration\sys\4_schema.htm" TargetMode="External"/><Relationship Id="rId52" Type="http://schemas.openxmlformats.org/officeDocument/2006/relationships/hyperlink" Target="file:///C:\Users\bus4005\Downloads\CR_FDIS_3_20190311_draft\CR_FDIS_3\part1000\data\resource_docs\fundamentals_of_product_description_and_support\sys\21_schema.htm" TargetMode="External"/><Relationship Id="rId60" Type="http://schemas.openxmlformats.org/officeDocument/2006/relationships/hyperlink" Target="file:///C:\Users\bus4005\Downloads\CR_FDIS_3_20190311_draft\CR_FDIS_3\part1000\data\modules\part_and_zone_laminate_tables\sys\5_mim.htm" TargetMode="External"/><Relationship Id="rId65" Type="http://schemas.openxmlformats.org/officeDocument/2006/relationships/hyperlink" Target="file:///C:\Users\bus4005\Downloads\CR_FDIS_3_20190311_draft\CR_FDIS_3\part1000\data\modules\part_and_zone_laminate_tables\sys\5_mim.htm" TargetMode="External"/><Relationship Id="rId73" Type="http://schemas.openxmlformats.org/officeDocument/2006/relationships/hyperlink" Target="file:///C:\Users\bus4005\Downloads\CR_FDIS_3_20190311_draft\CR_FDIS_3\part1000\data\modules\part_and_zone_laminate_tables\sys\5_mim.htm" TargetMode="External"/><Relationship Id="rId78" Type="http://schemas.openxmlformats.org/officeDocument/2006/relationships/hyperlink" Target="file:///C:\Users\bus4005\Downloads\CR_FDIS_3_20190311_draft\CR_FDIS_3\part1000\data\modules\part_and_zone_laminate_tables\sys\5_mim.htm" TargetMode="External"/><Relationship Id="rId81" Type="http://schemas.openxmlformats.org/officeDocument/2006/relationships/hyperlink" Target="file:///C:\Users\bus4005\Downloads\CR_FDIS_3_20190311_draft\CR_FDIS_3\part1000\data\modules\part_and_zone_laminate_tables\sys\5_mim.htm" TargetMode="External"/><Relationship Id="rId86" Type="http://schemas.openxmlformats.org/officeDocument/2006/relationships/hyperlink" Target="file:///C:\Users\bus4005\Downloads\CR_FDIS_3_20190311_draft\CR_FDIS_3\part1000\data\resources\product_definition_schema\product_definition_schema.htm" TargetMode="External"/><Relationship Id="rId94" Type="http://schemas.openxmlformats.org/officeDocument/2006/relationships/hyperlink" Target="file:///C:\Users\bus4005\Downloads\CR_FDIS_3_20190311_draft\CR_FDIS_3\part1000\data\resources\product_structure_schema\product_structure_schema.htm" TargetMode="External"/><Relationship Id="rId99" Type="http://schemas.openxmlformats.org/officeDocument/2006/relationships/hyperlink" Target="file:///C:\Users\bus4005\Downloads\CR_FDIS_3_20190311_draft\CR_FDIS_3\part1000\data\resource_docs\product_structure_configuration\sys\4_schema.htm" TargetMode="External"/><Relationship Id="rId101" Type="http://schemas.openxmlformats.org/officeDocument/2006/relationships/hyperlink" Target="file:///C:\Users\bus4005\Downloads\CR_FDIS_3_20190311_draft\CR_FDIS_3\part1000\data\resource_docs\fundamentals_of_product_description_and_support\sys\21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resources\product_structure_schema\product_structure_schema.htm" TargetMode="External"/><Relationship Id="rId13" Type="http://schemas.openxmlformats.org/officeDocument/2006/relationships/hyperlink" Target="file:///C:\Users\bus4005\Downloads\CR_FDIS_3_20190311_draft\CR_FDIS_3\part1000\data\modules\part_and_zone_laminate_tables\sys\d_mim_expg.htm" TargetMode="External"/><Relationship Id="rId18" Type="http://schemas.openxmlformats.org/officeDocument/2006/relationships/hyperlink" Target="file:///C:\Users\bus4005\Downloads\CR_FDIS_3_20190311_draft\CR_FDIS_3\part1000\data\modules\part_and_zone_laminate_tables\sys\4_info_reqs.htm" TargetMode="External"/><Relationship Id="rId39" Type="http://schemas.openxmlformats.org/officeDocument/2006/relationships/hyperlink" Target="file:///C:\Users\bus4005\Downloads\CR_FDIS_3_20190311_draft\CR_FDIS_3\part1000\data\modules\part_and_zone_laminate_tables\sys\4_info_reqs.htm" TargetMode="External"/><Relationship Id="rId34" Type="http://schemas.openxmlformats.org/officeDocument/2006/relationships/hyperlink" Target="file:///C:\Users\bus4005\Downloads\CR_FDIS_3_20190311_draft\CR_FDIS_3\part1000\data\modules\part_and_zone_laminate_tables\sys\5_mim.htm" TargetMode="External"/><Relationship Id="rId50" Type="http://schemas.openxmlformats.org/officeDocument/2006/relationships/hyperlink" Target="file:///C:\Users\bus4005\Downloads\CR_FDIS_3_20190311_draft\CR_FDIS_3\part1000\data\modules\part_and_zone_laminate_tables\sys\5_mim.htm" TargetMode="External"/><Relationship Id="rId55" Type="http://schemas.openxmlformats.org/officeDocument/2006/relationships/hyperlink" Target="file:///C:\Users\bus4005\Downloads\CR_FDIS_3_20190311_draft\CR_FDIS_3\part1000\data\modules\part_and_zone_laminate_tables\sys\4_info_reqs.htm" TargetMode="External"/><Relationship Id="rId76" Type="http://schemas.openxmlformats.org/officeDocument/2006/relationships/hyperlink" Target="file:///C:\Users\bus4005\Downloads\CR_FDIS_3_20190311_draft\CR_FDIS_3\part1000\data\modules\part_and_zone_laminate_tables\sys\5_mim.htm" TargetMode="External"/><Relationship Id="rId97" Type="http://schemas.openxmlformats.org/officeDocument/2006/relationships/hyperlink" Target="file:///C:\Users\bus4005\Downloads\CR_FDIS_3_20190311_draft\CR_FDIS_3\part1000\data\resources\product_structure_schema\product_structure_schema.htm" TargetMode="External"/><Relationship Id="rId10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5289</Words>
  <Characters>30151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2019-03-20T22:53:00Z</dcterms:created>
  <dcterms:modified xsi:type="dcterms:W3CDTF">2019-03-20T22:53:00Z</dcterms:modified>
</cp:coreProperties>
</file>