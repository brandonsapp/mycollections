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C06" w:rsidRDefault="00376C06" w:rsidP="00376C06">
      <w:pPr>
        <w:pStyle w:val="Heading2"/>
        <w:rPr>
          <w:color w:val="000000"/>
        </w:rPr>
      </w:pPr>
      <w:bookmarkStart w:id="0" w:name="mim_express"/>
      <w:r>
        <w:rPr>
          <w:color w:val="000000"/>
        </w:rPr>
        <w:t>5.2 MIM EXPRESS short listing</w:t>
      </w:r>
      <w:bookmarkEnd w:id="0"/>
    </w:p>
    <w:p w:rsidR="00376C06" w:rsidRDefault="00376C06" w:rsidP="00376C06">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376C06" w:rsidRDefault="00376C06" w:rsidP="00376C06">
      <w:pPr>
        <w:pStyle w:val="NormalWeb"/>
        <w:rPr>
          <w:color w:val="000000"/>
          <w:sz w:val="27"/>
          <w:szCs w:val="27"/>
        </w:rPr>
      </w:pPr>
      <w:r>
        <w:rPr>
          <w:color w:val="000000"/>
          <w:sz w:val="27"/>
          <w:szCs w:val="27"/>
        </w:rPr>
        <w:t>This clause constitutes the Module Interpreted Module (MIM) of the application module.</w:t>
      </w:r>
    </w:p>
    <w:p w:rsidR="00376C06" w:rsidRDefault="00376C06" w:rsidP="00376C06">
      <w:pPr>
        <w:pStyle w:val="NormalWeb"/>
        <w:rPr>
          <w:color w:val="000000"/>
          <w:sz w:val="27"/>
          <w:szCs w:val="27"/>
        </w:rPr>
      </w:pPr>
      <w:r>
        <w:rPr>
          <w:color w:val="000000"/>
          <w:sz w:val="27"/>
          <w:szCs w:val="27"/>
        </w:rPr>
        <w:t>This clause also specifies the modifications that apply to the constructs imported from the common resources.</w:t>
      </w:r>
    </w:p>
    <w:p w:rsidR="00376C06" w:rsidRDefault="00376C06" w:rsidP="00376C06">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376C06" w:rsidRDefault="00376C06" w:rsidP="00376C06">
      <w:pPr>
        <w:numPr>
          <w:ilvl w:val="0"/>
          <w:numId w:val="18"/>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376C06" w:rsidRDefault="00376C06" w:rsidP="00376C06">
      <w:pPr>
        <w:numPr>
          <w:ilvl w:val="0"/>
          <w:numId w:val="18"/>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376C06" w:rsidRDefault="00376C06" w:rsidP="00376C06">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376C06" w:rsidRDefault="00376C06" w:rsidP="00376C06">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rocess_plan_mim"/>
      <w:r>
        <w:rPr>
          <w:rStyle w:val="HTMLCode"/>
          <w:rFonts w:eastAsiaTheme="minorHAnsi"/>
          <w:color w:val="000000"/>
        </w:rPr>
        <w:t>SCHEMA Process_plan_mim;</w:t>
      </w:r>
      <w:bookmarkEnd w:id="1"/>
    </w:p>
    <w:p w:rsidR="00376C06" w:rsidRDefault="00376C06" w:rsidP="00376C06">
      <w:pPr>
        <w:pStyle w:val="NormalWeb"/>
        <w:spacing w:after="270" w:afterAutospacing="0"/>
        <w:rPr>
          <w:color w:val="000000"/>
          <w:sz w:val="27"/>
          <w:szCs w:val="27"/>
        </w:rPr>
      </w:pPr>
      <w:bookmarkStart w:id="2" w:name="interfaces"/>
      <w:bookmarkEnd w:id="2"/>
      <w:r>
        <w:rPr>
          <w:rStyle w:val="HTMLCode"/>
          <w:color w:val="000000"/>
        </w:rPr>
        <w:t>USE FROM </w:t>
      </w:r>
      <w:hyperlink r:id="rId5" w:anchor="activity_method_mim" w:history="1">
        <w:r>
          <w:rPr>
            <w:rStyle w:val="Hyperlink"/>
            <w:rFonts w:ascii="Courier New" w:hAnsi="Courier New" w:cs="Courier New"/>
            <w:sz w:val="20"/>
            <w:szCs w:val="20"/>
          </w:rPr>
          <w:t>Activity_method_mim</w:t>
        </w:r>
      </w:hyperlink>
      <w:r>
        <w:rPr>
          <w:rStyle w:val="HTMLCode"/>
          <w:color w:val="000000"/>
        </w:rPr>
        <w:t>;    --  ISO/TS 10303-1049</w:t>
      </w:r>
    </w:p>
    <w:p w:rsidR="00376C06" w:rsidRDefault="00376C06" w:rsidP="00376C06">
      <w:pPr>
        <w:pStyle w:val="NormalWeb"/>
        <w:spacing w:after="270" w:afterAutospacing="0"/>
        <w:rPr>
          <w:color w:val="000000"/>
          <w:sz w:val="27"/>
          <w:szCs w:val="27"/>
        </w:rPr>
      </w:pPr>
      <w:r>
        <w:rPr>
          <w:rStyle w:val="HTMLCode"/>
          <w:color w:val="000000"/>
        </w:rPr>
        <w:t>USE FROM </w:t>
      </w:r>
      <w:hyperlink r:id="rId6" w:anchor="item_definition_structure_mim" w:history="1">
        <w:r>
          <w:rPr>
            <w:rStyle w:val="Hyperlink"/>
            <w:rFonts w:ascii="Courier New" w:hAnsi="Courier New" w:cs="Courier New"/>
            <w:sz w:val="20"/>
            <w:szCs w:val="20"/>
          </w:rPr>
          <w:t>Item_definition_structure_mim</w:t>
        </w:r>
      </w:hyperlink>
      <w:r>
        <w:rPr>
          <w:rStyle w:val="HTMLCode"/>
          <w:color w:val="000000"/>
        </w:rPr>
        <w:t>;    --  ISO/TS 10303-1345</w:t>
      </w:r>
    </w:p>
    <w:p w:rsidR="00376C06" w:rsidRDefault="00376C06" w:rsidP="00376C06">
      <w:pPr>
        <w:pStyle w:val="NormalWeb"/>
        <w:spacing w:after="270" w:afterAutospacing="0"/>
        <w:rPr>
          <w:color w:val="000000"/>
          <w:sz w:val="27"/>
          <w:szCs w:val="27"/>
        </w:rPr>
      </w:pPr>
      <w:r>
        <w:rPr>
          <w:rStyle w:val="HTMLCode"/>
          <w:color w:val="000000"/>
        </w:rPr>
        <w:t>USE FROM </w:t>
      </w:r>
      <w:hyperlink r:id="rId7" w:anchor="product_view_definition_mim" w:history="1">
        <w:r>
          <w:rPr>
            <w:rStyle w:val="Hyperlink"/>
            <w:rFonts w:ascii="Courier New" w:hAnsi="Courier New" w:cs="Courier New"/>
            <w:sz w:val="20"/>
            <w:szCs w:val="20"/>
          </w:rPr>
          <w:t>Product_view_definition_mim</w:t>
        </w:r>
      </w:hyperlink>
      <w:r>
        <w:rPr>
          <w:rStyle w:val="HTMLCode"/>
          <w:color w:val="000000"/>
        </w:rPr>
        <w:t>;    --  ISO/TS 10303-1019</w:t>
      </w:r>
    </w:p>
    <w:p w:rsidR="00376C06" w:rsidRDefault="00376C06" w:rsidP="00376C06">
      <w:pPr>
        <w:pStyle w:val="NormalWeb"/>
        <w:spacing w:after="270" w:afterAutospacing="0"/>
        <w:rPr>
          <w:color w:val="000000"/>
          <w:sz w:val="27"/>
          <w:szCs w:val="27"/>
        </w:rPr>
      </w:pPr>
      <w:r>
        <w:rPr>
          <w:rStyle w:val="HTMLCode"/>
          <w:color w:val="000000"/>
        </w:rPr>
        <w:t>USE FROM </w:t>
      </w:r>
      <w:hyperlink r:id="rId8" w:anchor="support_resource_mim" w:history="1">
        <w:r>
          <w:rPr>
            <w:rStyle w:val="Hyperlink"/>
            <w:rFonts w:ascii="Courier New" w:hAnsi="Courier New" w:cs="Courier New"/>
            <w:sz w:val="20"/>
            <w:szCs w:val="20"/>
          </w:rPr>
          <w:t>Support_resource_mim</w:t>
        </w:r>
      </w:hyperlink>
      <w:r>
        <w:rPr>
          <w:rStyle w:val="HTMLCode"/>
          <w:color w:val="000000"/>
        </w:rPr>
        <w:t>;    --  ISO/TS 10303-1800</w:t>
      </w:r>
    </w:p>
    <w:p w:rsidR="00376C06" w:rsidRDefault="00376C06" w:rsidP="00376C06">
      <w:pPr>
        <w:pStyle w:val="NormalWeb"/>
        <w:spacing w:after="270" w:afterAutospacing="0"/>
        <w:rPr>
          <w:color w:val="000000"/>
          <w:sz w:val="27"/>
          <w:szCs w:val="27"/>
        </w:rPr>
      </w:pPr>
      <w:r>
        <w:rPr>
          <w:rStyle w:val="HTMLCode"/>
          <w:color w:val="000000"/>
        </w:rPr>
        <w:t>USE FROM </w:t>
      </w:r>
      <w:hyperlink r:id="rId9" w:anchor="shape_property_assignment_mim" w:history="1">
        <w:r>
          <w:rPr>
            <w:rStyle w:val="Hyperlink"/>
            <w:rFonts w:ascii="Courier New" w:hAnsi="Courier New" w:cs="Courier New"/>
            <w:sz w:val="20"/>
            <w:szCs w:val="20"/>
          </w:rPr>
          <w:t>Shape_property_assignment_mim</w:t>
        </w:r>
      </w:hyperlink>
      <w:r>
        <w:rPr>
          <w:rStyle w:val="HTMLCode"/>
          <w:color w:val="000000"/>
        </w:rPr>
        <w:t>;    --  ISO/TS 10303-1032</w:t>
      </w:r>
    </w:p>
    <w:p w:rsidR="00376C06" w:rsidRDefault="00376C06" w:rsidP="00376C06">
      <w:pPr>
        <w:pStyle w:val="NormalWeb"/>
        <w:spacing w:after="270" w:afterAutospacing="0"/>
        <w:rPr>
          <w:color w:val="000000"/>
          <w:sz w:val="27"/>
          <w:szCs w:val="27"/>
        </w:rPr>
      </w:pPr>
      <w:r>
        <w:rPr>
          <w:rStyle w:val="HTMLCode"/>
          <w:color w:val="000000"/>
        </w:rPr>
        <w:t>USE FROM </w:t>
      </w:r>
      <w:hyperlink r:id="rId10" w:anchor="specification_control_mim" w:history="1">
        <w:r>
          <w:rPr>
            <w:rStyle w:val="Hyperlink"/>
            <w:rFonts w:ascii="Courier New" w:hAnsi="Courier New" w:cs="Courier New"/>
            <w:sz w:val="20"/>
            <w:szCs w:val="20"/>
          </w:rPr>
          <w:t>Specification_control_mim</w:t>
        </w:r>
      </w:hyperlink>
      <w:r>
        <w:rPr>
          <w:rStyle w:val="HTMLCode"/>
          <w:color w:val="000000"/>
        </w:rPr>
        <w:t>;    --  ISO/TS 10303-1112</w:t>
      </w:r>
    </w:p>
    <w:p w:rsidR="00376C06" w:rsidRDefault="00376C06" w:rsidP="00376C06">
      <w:pPr>
        <w:pStyle w:val="NormalWeb"/>
        <w:spacing w:after="270" w:afterAutospacing="0"/>
        <w:rPr>
          <w:color w:val="000000"/>
          <w:sz w:val="27"/>
          <w:szCs w:val="27"/>
        </w:rPr>
      </w:pPr>
      <w:r>
        <w:rPr>
          <w:rStyle w:val="HTMLCode"/>
          <w:color w:val="000000"/>
        </w:rPr>
        <w:t>USE FROM </w:t>
      </w:r>
      <w:hyperlink r:id="rId11" w:anchor="time_interval_assignment_mim" w:history="1">
        <w:r>
          <w:rPr>
            <w:rStyle w:val="Hyperlink"/>
            <w:rFonts w:ascii="Courier New" w:hAnsi="Courier New" w:cs="Courier New"/>
            <w:sz w:val="20"/>
            <w:szCs w:val="20"/>
          </w:rPr>
          <w:t>Time_interval_assignment_mim</w:t>
        </w:r>
      </w:hyperlink>
      <w:r>
        <w:rPr>
          <w:rStyle w:val="HTMLCode"/>
          <w:color w:val="000000"/>
        </w:rPr>
        <w:t>;    --  ISO/TS 10303-1365</w:t>
      </w:r>
    </w:p>
    <w:p w:rsidR="00376C06" w:rsidRDefault="00376C06" w:rsidP="00376C06">
      <w:pPr>
        <w:pStyle w:val="NormalWeb"/>
        <w:spacing w:after="270" w:afterAutospacing="0"/>
        <w:rPr>
          <w:color w:val="000000"/>
          <w:sz w:val="27"/>
          <w:szCs w:val="27"/>
        </w:rPr>
      </w:pPr>
      <w:r>
        <w:rPr>
          <w:rStyle w:val="HTMLCode"/>
          <w:color w:val="000000"/>
        </w:rPr>
        <w:lastRenderedPageBreak/>
        <w:t>USE FROM </w:t>
      </w:r>
      <w:hyperlink r:id="rId12" w:anchor="action_schema" w:history="1">
        <w:r>
          <w:rPr>
            <w:rStyle w:val="Hyperlink"/>
            <w:rFonts w:ascii="Courier New" w:hAnsi="Courier New" w:cs="Courier New"/>
            <w:sz w:val="20"/>
            <w:szCs w:val="20"/>
          </w:rPr>
          <w:t>action_schema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13" w:anchor="action_schema.action" w:history="1">
        <w:r>
          <w:rPr>
            <w:rStyle w:val="Hyperlink"/>
            <w:rFonts w:ascii="Courier New" w:hAnsi="Courier New" w:cs="Courier New"/>
            <w:sz w:val="20"/>
            <w:szCs w:val="20"/>
          </w:rPr>
          <w:t>action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14" w:anchor="action_schema.action_method_relationship" w:history="1">
        <w:r>
          <w:rPr>
            <w:rStyle w:val="Hyperlink"/>
            <w:rFonts w:ascii="Courier New" w:hAnsi="Courier New" w:cs="Courier New"/>
            <w:sz w:val="20"/>
            <w:szCs w:val="20"/>
          </w:rPr>
          <w:t>action_method_relationship</w:t>
        </w:r>
      </w:hyperlink>
      <w:r>
        <w:rPr>
          <w:rStyle w:val="HTMLCode"/>
          <w:color w:val="000000"/>
        </w:rPr>
        <w:t>, </w:t>
      </w:r>
      <w:r>
        <w:rPr>
          <w:rFonts w:ascii="Courier New" w:hAnsi="Courier New" w:cs="Courier New"/>
          <w:color w:val="000000"/>
          <w:sz w:val="20"/>
          <w:szCs w:val="20"/>
        </w:rPr>
        <w:br/>
      </w:r>
      <w:r>
        <w:rPr>
          <w:rStyle w:val="HTMLCode"/>
          <w:color w:val="000000"/>
        </w:rPr>
        <w:t>   </w:t>
      </w:r>
      <w:hyperlink r:id="rId15" w:anchor="action_schema.action_resource" w:history="1">
        <w:r>
          <w:rPr>
            <w:rStyle w:val="Hyperlink"/>
            <w:rFonts w:ascii="Courier New" w:hAnsi="Courier New" w:cs="Courier New"/>
            <w:sz w:val="20"/>
            <w:szCs w:val="20"/>
          </w:rPr>
          <w:t>action_resource</w:t>
        </w:r>
      </w:hyperlink>
      <w:r>
        <w:rPr>
          <w:rStyle w:val="HTMLCode"/>
          <w:color w:val="000000"/>
        </w:rPr>
        <w:t>); </w:t>
      </w:r>
    </w:p>
    <w:p w:rsidR="00376C06" w:rsidRDefault="00376C06" w:rsidP="00376C06">
      <w:pPr>
        <w:pStyle w:val="NormalWeb"/>
        <w:spacing w:after="270" w:afterAutospacing="0"/>
        <w:rPr>
          <w:color w:val="000000"/>
          <w:sz w:val="27"/>
          <w:szCs w:val="27"/>
        </w:rPr>
      </w:pPr>
      <w:r>
        <w:rPr>
          <w:rStyle w:val="HTMLCode"/>
          <w:color w:val="000000"/>
        </w:rPr>
        <w:t>USE FROM </w:t>
      </w:r>
      <w:hyperlink r:id="rId16" w:anchor="process_property_representation_schema" w:history="1">
        <w:r>
          <w:rPr>
            <w:rStyle w:val="Hyperlink"/>
            <w:rFonts w:ascii="Courier New" w:hAnsi="Courier New" w:cs="Courier New"/>
            <w:sz w:val="20"/>
            <w:szCs w:val="20"/>
          </w:rPr>
          <w:t>process_property_representation_schema</w:t>
        </w:r>
      </w:hyperlink>
      <w:r>
        <w:rPr>
          <w:rStyle w:val="HTMLCode"/>
          <w:color w:val="000000"/>
        </w:rPr>
        <w:t>    --  ISO 10303-49</w:t>
      </w:r>
      <w:r>
        <w:rPr>
          <w:rFonts w:ascii="Courier New" w:hAnsi="Courier New" w:cs="Courier New"/>
          <w:color w:val="000000"/>
          <w:sz w:val="20"/>
          <w:szCs w:val="20"/>
        </w:rPr>
        <w:br/>
      </w:r>
      <w:r>
        <w:rPr>
          <w:rStyle w:val="HTMLCode"/>
          <w:color w:val="000000"/>
        </w:rPr>
        <w:t>  (</w:t>
      </w:r>
      <w:hyperlink r:id="rId17" w:anchor="process_property_representation_schema.action_property_representation" w:history="1">
        <w:r>
          <w:rPr>
            <w:rStyle w:val="Hyperlink"/>
            <w:rFonts w:ascii="Courier New" w:hAnsi="Courier New" w:cs="Courier New"/>
            <w:sz w:val="20"/>
            <w:szCs w:val="20"/>
          </w:rPr>
          <w:t>action_property_representation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18" w:anchor="process_property_representation_schema.resource_property_representation" w:history="1">
        <w:r>
          <w:rPr>
            <w:rStyle w:val="Hyperlink"/>
            <w:rFonts w:ascii="Courier New" w:hAnsi="Courier New" w:cs="Courier New"/>
            <w:sz w:val="20"/>
            <w:szCs w:val="20"/>
          </w:rPr>
          <w:t>resource_property_representation</w:t>
        </w:r>
      </w:hyperlink>
      <w:r>
        <w:rPr>
          <w:rStyle w:val="HTMLCode"/>
          <w:color w:val="000000"/>
        </w:rPr>
        <w:t>); </w:t>
      </w:r>
    </w:p>
    <w:p w:rsidR="00376C06" w:rsidRDefault="00376C06" w:rsidP="00376C06">
      <w:pPr>
        <w:pStyle w:val="NormalWeb"/>
        <w:spacing w:after="270" w:afterAutospacing="0"/>
        <w:rPr>
          <w:color w:val="000000"/>
          <w:sz w:val="27"/>
          <w:szCs w:val="27"/>
        </w:rPr>
      </w:pPr>
      <w:r>
        <w:rPr>
          <w:rStyle w:val="HTMLCode"/>
          <w:color w:val="000000"/>
        </w:rPr>
        <w:t>USE FROM </w:t>
      </w:r>
      <w:hyperlink r:id="rId19" w:anchor="process_property_schema" w:history="1">
        <w:r>
          <w:rPr>
            <w:rStyle w:val="Hyperlink"/>
            <w:rFonts w:ascii="Courier New" w:hAnsi="Courier New" w:cs="Courier New"/>
            <w:sz w:val="20"/>
            <w:szCs w:val="20"/>
          </w:rPr>
          <w:t>process_property_schema</w:t>
        </w:r>
      </w:hyperlink>
      <w:r>
        <w:rPr>
          <w:rStyle w:val="HTMLCode"/>
          <w:color w:val="000000"/>
        </w:rPr>
        <w:t>    --  ISO 10303-49</w:t>
      </w:r>
      <w:r>
        <w:rPr>
          <w:rFonts w:ascii="Courier New" w:hAnsi="Courier New" w:cs="Courier New"/>
          <w:color w:val="000000"/>
          <w:sz w:val="20"/>
          <w:szCs w:val="20"/>
        </w:rPr>
        <w:br/>
      </w:r>
      <w:r>
        <w:rPr>
          <w:rStyle w:val="HTMLCode"/>
          <w:color w:val="000000"/>
        </w:rPr>
        <w:t>  (</w:t>
      </w:r>
      <w:hyperlink r:id="rId20" w:anchor="process_property_schema.action_property" w:history="1">
        <w:r>
          <w:rPr>
            <w:rStyle w:val="Hyperlink"/>
            <w:rFonts w:ascii="Courier New" w:hAnsi="Courier New" w:cs="Courier New"/>
            <w:sz w:val="20"/>
            <w:szCs w:val="20"/>
          </w:rPr>
          <w:t>action_property</w:t>
        </w:r>
      </w:hyperlink>
      <w:r>
        <w:rPr>
          <w:rStyle w:val="HTMLCode"/>
          <w:color w:val="000000"/>
        </w:rPr>
        <w:t>, </w:t>
      </w:r>
      <w:r>
        <w:rPr>
          <w:rFonts w:ascii="Courier New" w:hAnsi="Courier New" w:cs="Courier New"/>
          <w:color w:val="000000"/>
          <w:sz w:val="20"/>
          <w:szCs w:val="20"/>
        </w:rPr>
        <w:br/>
      </w:r>
      <w:r>
        <w:rPr>
          <w:rStyle w:val="HTMLCode"/>
          <w:color w:val="000000"/>
        </w:rPr>
        <w:t>   </w:t>
      </w:r>
      <w:hyperlink r:id="rId21" w:anchor="process_property_schema.action_resource_requirement" w:history="1">
        <w:r>
          <w:rPr>
            <w:rStyle w:val="Hyperlink"/>
            <w:rFonts w:ascii="Courier New" w:hAnsi="Courier New" w:cs="Courier New"/>
            <w:sz w:val="20"/>
            <w:szCs w:val="20"/>
          </w:rPr>
          <w:t>action_resource_requirement</w:t>
        </w:r>
      </w:hyperlink>
      <w:r>
        <w:rPr>
          <w:rStyle w:val="HTMLCode"/>
          <w:color w:val="000000"/>
        </w:rPr>
        <w:t>, </w:t>
      </w:r>
      <w:r>
        <w:rPr>
          <w:rFonts w:ascii="Courier New" w:hAnsi="Courier New" w:cs="Courier New"/>
          <w:color w:val="000000"/>
          <w:sz w:val="20"/>
          <w:szCs w:val="20"/>
        </w:rPr>
        <w:br/>
      </w:r>
      <w:r>
        <w:rPr>
          <w:rStyle w:val="HTMLCode"/>
          <w:color w:val="000000"/>
        </w:rPr>
        <w:t>   </w:t>
      </w:r>
      <w:hyperlink r:id="rId22" w:anchor="process_property_schema.process_product_association" w:history="1">
        <w:r>
          <w:rPr>
            <w:rStyle w:val="Hyperlink"/>
            <w:rFonts w:ascii="Courier New" w:hAnsi="Courier New" w:cs="Courier New"/>
            <w:sz w:val="20"/>
            <w:szCs w:val="20"/>
          </w:rPr>
          <w:t>process_product_association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3" w:anchor="process_property_schema.process_property_association" w:history="1">
        <w:r>
          <w:rPr>
            <w:rStyle w:val="Hyperlink"/>
            <w:rFonts w:ascii="Courier New" w:hAnsi="Courier New" w:cs="Courier New"/>
            <w:sz w:val="20"/>
            <w:szCs w:val="20"/>
          </w:rPr>
          <w:t>process_property_association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4" w:anchor="process_property_schema.product_definition_process" w:history="1">
        <w:r>
          <w:rPr>
            <w:rStyle w:val="Hyperlink"/>
            <w:rFonts w:ascii="Courier New" w:hAnsi="Courier New" w:cs="Courier New"/>
            <w:sz w:val="20"/>
            <w:szCs w:val="20"/>
          </w:rPr>
          <w:t>product_definition_process</w:t>
        </w:r>
      </w:hyperlink>
      <w:r>
        <w:rPr>
          <w:rStyle w:val="HTMLCode"/>
          <w:color w:val="000000"/>
        </w:rPr>
        <w:t>, </w:t>
      </w:r>
      <w:r>
        <w:rPr>
          <w:rFonts w:ascii="Courier New" w:hAnsi="Courier New" w:cs="Courier New"/>
          <w:color w:val="000000"/>
          <w:sz w:val="20"/>
          <w:szCs w:val="20"/>
        </w:rPr>
        <w:br/>
      </w:r>
      <w:r>
        <w:rPr>
          <w:rStyle w:val="HTMLCode"/>
          <w:color w:val="000000"/>
        </w:rPr>
        <w:t>   </w:t>
      </w:r>
      <w:hyperlink r:id="rId25" w:anchor="process_property_schema.property_process" w:history="1">
        <w:r>
          <w:rPr>
            <w:rStyle w:val="Hyperlink"/>
            <w:rFonts w:ascii="Courier New" w:hAnsi="Courier New" w:cs="Courier New"/>
            <w:sz w:val="20"/>
            <w:szCs w:val="20"/>
          </w:rPr>
          <w:t>property_process</w:t>
        </w:r>
      </w:hyperlink>
      <w:r>
        <w:rPr>
          <w:rStyle w:val="HTMLCode"/>
          <w:color w:val="000000"/>
        </w:rPr>
        <w:t>, </w:t>
      </w:r>
      <w:r>
        <w:rPr>
          <w:rFonts w:ascii="Courier New" w:hAnsi="Courier New" w:cs="Courier New"/>
          <w:color w:val="000000"/>
          <w:sz w:val="20"/>
          <w:szCs w:val="20"/>
        </w:rPr>
        <w:br/>
      </w:r>
      <w:r>
        <w:rPr>
          <w:rStyle w:val="HTMLCode"/>
          <w:color w:val="000000"/>
        </w:rPr>
        <w:t>   </w:t>
      </w:r>
      <w:hyperlink r:id="rId26" w:anchor="process_property_schema.requirement_for_action_resource" w:history="1">
        <w:r>
          <w:rPr>
            <w:rStyle w:val="Hyperlink"/>
            <w:rFonts w:ascii="Courier New" w:hAnsi="Courier New" w:cs="Courier New"/>
            <w:sz w:val="20"/>
            <w:szCs w:val="20"/>
          </w:rPr>
          <w:t>requirement_for_action_resource</w:t>
        </w:r>
      </w:hyperlink>
      <w:r>
        <w:rPr>
          <w:rStyle w:val="HTMLCode"/>
          <w:color w:val="000000"/>
        </w:rPr>
        <w:t>, </w:t>
      </w:r>
      <w:r>
        <w:rPr>
          <w:rFonts w:ascii="Courier New" w:hAnsi="Courier New" w:cs="Courier New"/>
          <w:color w:val="000000"/>
          <w:sz w:val="20"/>
          <w:szCs w:val="20"/>
        </w:rPr>
        <w:br/>
      </w:r>
      <w:r>
        <w:rPr>
          <w:rStyle w:val="HTMLCode"/>
          <w:color w:val="000000"/>
        </w:rPr>
        <w:t>   </w:t>
      </w:r>
      <w:hyperlink r:id="rId27" w:anchor="process_property_schema.resource_property" w:history="1">
        <w:r>
          <w:rPr>
            <w:rStyle w:val="Hyperlink"/>
            <w:rFonts w:ascii="Courier New" w:hAnsi="Courier New" w:cs="Courier New"/>
            <w:sz w:val="20"/>
            <w:szCs w:val="20"/>
          </w:rPr>
          <w:t>resource_property</w:t>
        </w:r>
      </w:hyperlink>
      <w:r>
        <w:rPr>
          <w:rStyle w:val="HTMLCode"/>
          <w:color w:val="000000"/>
        </w:rPr>
        <w:t>, </w:t>
      </w:r>
      <w:r>
        <w:rPr>
          <w:rFonts w:ascii="Courier New" w:hAnsi="Courier New" w:cs="Courier New"/>
          <w:color w:val="000000"/>
          <w:sz w:val="20"/>
          <w:szCs w:val="20"/>
        </w:rPr>
        <w:br/>
      </w:r>
      <w:r>
        <w:rPr>
          <w:rStyle w:val="HTMLCode"/>
          <w:color w:val="000000"/>
        </w:rPr>
        <w:t>   </w:t>
      </w:r>
      <w:hyperlink r:id="rId28" w:anchor="process_property_schema.resource_requirement_type" w:history="1">
        <w:r>
          <w:rPr>
            <w:rStyle w:val="Hyperlink"/>
            <w:rFonts w:ascii="Courier New" w:hAnsi="Courier New" w:cs="Courier New"/>
            <w:sz w:val="20"/>
            <w:szCs w:val="20"/>
          </w:rPr>
          <w:t>resource_requirement_type</w:t>
        </w:r>
      </w:hyperlink>
      <w:r>
        <w:rPr>
          <w:rStyle w:val="HTMLCode"/>
          <w:color w:val="000000"/>
        </w:rPr>
        <w:t>); </w:t>
      </w:r>
      <w:r>
        <w:rPr>
          <w:rFonts w:ascii="Courier New" w:hAnsi="Courier New" w:cs="Courier New"/>
          <w:color w:val="000000"/>
          <w:sz w:val="20"/>
          <w:szCs w:val="20"/>
        </w:rPr>
        <w:br/>
      </w:r>
      <w:r>
        <w:rPr>
          <w:rStyle w:val="HTMLCode"/>
          <w:color w:val="000000"/>
        </w:rPr>
        <w:t>(*</w:t>
      </w:r>
    </w:p>
    <w:p w:rsidR="00376C06" w:rsidRDefault="00376C06" w:rsidP="00376C06">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376C06" w:rsidTr="00376C06">
        <w:trPr>
          <w:tblCellSpacing w:w="15" w:type="dxa"/>
        </w:trPr>
        <w:tc>
          <w:tcPr>
            <w:tcW w:w="3990" w:type="dxa"/>
            <w:vAlign w:val="center"/>
            <w:hideMark/>
          </w:tcPr>
          <w:p w:rsidR="00376C06" w:rsidRDefault="00376C06">
            <w:pPr>
              <w:rPr>
                <w:sz w:val="24"/>
                <w:szCs w:val="24"/>
              </w:rPr>
            </w:pPr>
            <w:r>
              <w:rPr>
                <w:b/>
                <w:bCs/>
                <w:sz w:val="20"/>
                <w:szCs w:val="20"/>
              </w:rPr>
              <w:t>Activity_method_mim</w:t>
            </w:r>
          </w:p>
        </w:tc>
        <w:tc>
          <w:tcPr>
            <w:tcW w:w="1905" w:type="dxa"/>
            <w:vAlign w:val="center"/>
            <w:hideMark/>
          </w:tcPr>
          <w:p w:rsidR="00376C06" w:rsidRDefault="00376C06">
            <w:r>
              <w:rPr>
                <w:sz w:val="20"/>
                <w:szCs w:val="20"/>
              </w:rPr>
              <w:t>ISO/TS 10303-1049</w:t>
            </w:r>
          </w:p>
        </w:tc>
      </w:tr>
      <w:tr w:rsidR="00376C06" w:rsidTr="00376C06">
        <w:trPr>
          <w:tblCellSpacing w:w="15" w:type="dxa"/>
        </w:trPr>
        <w:tc>
          <w:tcPr>
            <w:tcW w:w="3990" w:type="dxa"/>
            <w:vAlign w:val="center"/>
            <w:hideMark/>
          </w:tcPr>
          <w:p w:rsidR="00376C06" w:rsidRDefault="00376C06">
            <w:r>
              <w:rPr>
                <w:b/>
                <w:bCs/>
                <w:sz w:val="20"/>
                <w:szCs w:val="20"/>
              </w:rPr>
              <w:t>Item_definition_structure_mim</w:t>
            </w:r>
          </w:p>
        </w:tc>
        <w:tc>
          <w:tcPr>
            <w:tcW w:w="1905" w:type="dxa"/>
            <w:vAlign w:val="center"/>
            <w:hideMark/>
          </w:tcPr>
          <w:p w:rsidR="00376C06" w:rsidRDefault="00376C06">
            <w:r>
              <w:rPr>
                <w:sz w:val="20"/>
                <w:szCs w:val="20"/>
              </w:rPr>
              <w:t>ISO/TS 10303-1345</w:t>
            </w:r>
          </w:p>
        </w:tc>
      </w:tr>
      <w:tr w:rsidR="00376C06" w:rsidTr="00376C06">
        <w:trPr>
          <w:tblCellSpacing w:w="15" w:type="dxa"/>
        </w:trPr>
        <w:tc>
          <w:tcPr>
            <w:tcW w:w="3990" w:type="dxa"/>
            <w:vAlign w:val="center"/>
            <w:hideMark/>
          </w:tcPr>
          <w:p w:rsidR="00376C06" w:rsidRDefault="00376C06">
            <w:r>
              <w:rPr>
                <w:b/>
                <w:bCs/>
                <w:sz w:val="20"/>
                <w:szCs w:val="20"/>
              </w:rPr>
              <w:t>Product_view_definition_mim</w:t>
            </w:r>
          </w:p>
        </w:tc>
        <w:tc>
          <w:tcPr>
            <w:tcW w:w="1905" w:type="dxa"/>
            <w:vAlign w:val="center"/>
            <w:hideMark/>
          </w:tcPr>
          <w:p w:rsidR="00376C06" w:rsidRDefault="00376C06">
            <w:r>
              <w:rPr>
                <w:sz w:val="20"/>
                <w:szCs w:val="20"/>
              </w:rPr>
              <w:t>ISO/TS 10303-1019</w:t>
            </w:r>
          </w:p>
        </w:tc>
      </w:tr>
      <w:tr w:rsidR="00376C06" w:rsidTr="00376C06">
        <w:trPr>
          <w:tblCellSpacing w:w="15" w:type="dxa"/>
        </w:trPr>
        <w:tc>
          <w:tcPr>
            <w:tcW w:w="3990" w:type="dxa"/>
            <w:vAlign w:val="center"/>
            <w:hideMark/>
          </w:tcPr>
          <w:p w:rsidR="00376C06" w:rsidRDefault="00376C06">
            <w:r>
              <w:rPr>
                <w:b/>
                <w:bCs/>
                <w:sz w:val="20"/>
                <w:szCs w:val="20"/>
              </w:rPr>
              <w:t>Support_resource_mim</w:t>
            </w:r>
          </w:p>
        </w:tc>
        <w:tc>
          <w:tcPr>
            <w:tcW w:w="1905" w:type="dxa"/>
            <w:vAlign w:val="center"/>
            <w:hideMark/>
          </w:tcPr>
          <w:p w:rsidR="00376C06" w:rsidRDefault="00376C06">
            <w:r>
              <w:rPr>
                <w:sz w:val="20"/>
                <w:szCs w:val="20"/>
              </w:rPr>
              <w:t>ISO/TS 10303-1800</w:t>
            </w:r>
          </w:p>
        </w:tc>
      </w:tr>
      <w:tr w:rsidR="00376C06" w:rsidTr="00376C06">
        <w:trPr>
          <w:tblCellSpacing w:w="15" w:type="dxa"/>
        </w:trPr>
        <w:tc>
          <w:tcPr>
            <w:tcW w:w="3990" w:type="dxa"/>
            <w:vAlign w:val="center"/>
            <w:hideMark/>
          </w:tcPr>
          <w:p w:rsidR="00376C06" w:rsidRDefault="00376C06">
            <w:r>
              <w:rPr>
                <w:b/>
                <w:bCs/>
                <w:sz w:val="20"/>
                <w:szCs w:val="20"/>
              </w:rPr>
              <w:t>Shape_property_assignment_mim</w:t>
            </w:r>
          </w:p>
        </w:tc>
        <w:tc>
          <w:tcPr>
            <w:tcW w:w="1905" w:type="dxa"/>
            <w:vAlign w:val="center"/>
            <w:hideMark/>
          </w:tcPr>
          <w:p w:rsidR="00376C06" w:rsidRDefault="00376C06">
            <w:r>
              <w:rPr>
                <w:sz w:val="20"/>
                <w:szCs w:val="20"/>
              </w:rPr>
              <w:t>ISO/TS 10303-1032</w:t>
            </w:r>
          </w:p>
        </w:tc>
      </w:tr>
      <w:tr w:rsidR="00376C06" w:rsidTr="00376C06">
        <w:trPr>
          <w:tblCellSpacing w:w="15" w:type="dxa"/>
        </w:trPr>
        <w:tc>
          <w:tcPr>
            <w:tcW w:w="3990" w:type="dxa"/>
            <w:vAlign w:val="center"/>
            <w:hideMark/>
          </w:tcPr>
          <w:p w:rsidR="00376C06" w:rsidRDefault="00376C06">
            <w:r>
              <w:rPr>
                <w:b/>
                <w:bCs/>
                <w:sz w:val="20"/>
                <w:szCs w:val="20"/>
              </w:rPr>
              <w:t>Specification_control_mim</w:t>
            </w:r>
          </w:p>
        </w:tc>
        <w:tc>
          <w:tcPr>
            <w:tcW w:w="1905" w:type="dxa"/>
            <w:vAlign w:val="center"/>
            <w:hideMark/>
          </w:tcPr>
          <w:p w:rsidR="00376C06" w:rsidRDefault="00376C06">
            <w:r>
              <w:rPr>
                <w:sz w:val="20"/>
                <w:szCs w:val="20"/>
              </w:rPr>
              <w:t>ISO/TS 10303-1112</w:t>
            </w:r>
          </w:p>
        </w:tc>
      </w:tr>
      <w:tr w:rsidR="00376C06" w:rsidTr="00376C06">
        <w:trPr>
          <w:tblCellSpacing w:w="15" w:type="dxa"/>
        </w:trPr>
        <w:tc>
          <w:tcPr>
            <w:tcW w:w="3990" w:type="dxa"/>
            <w:vAlign w:val="center"/>
            <w:hideMark/>
          </w:tcPr>
          <w:p w:rsidR="00376C06" w:rsidRDefault="00376C06">
            <w:r>
              <w:rPr>
                <w:b/>
                <w:bCs/>
                <w:sz w:val="20"/>
                <w:szCs w:val="20"/>
              </w:rPr>
              <w:t>Time_interval_assignment_mim</w:t>
            </w:r>
          </w:p>
        </w:tc>
        <w:tc>
          <w:tcPr>
            <w:tcW w:w="1905" w:type="dxa"/>
            <w:vAlign w:val="center"/>
            <w:hideMark/>
          </w:tcPr>
          <w:p w:rsidR="00376C06" w:rsidRDefault="00376C06">
            <w:r>
              <w:rPr>
                <w:sz w:val="20"/>
                <w:szCs w:val="20"/>
              </w:rPr>
              <w:t>ISO/TS 10303-1365</w:t>
            </w:r>
          </w:p>
        </w:tc>
      </w:tr>
      <w:tr w:rsidR="00376C06" w:rsidTr="00376C06">
        <w:trPr>
          <w:tblCellSpacing w:w="15" w:type="dxa"/>
        </w:trPr>
        <w:tc>
          <w:tcPr>
            <w:tcW w:w="3990" w:type="dxa"/>
            <w:vAlign w:val="center"/>
            <w:hideMark/>
          </w:tcPr>
          <w:p w:rsidR="00376C06" w:rsidRDefault="00376C06">
            <w:r>
              <w:rPr>
                <w:b/>
                <w:bCs/>
                <w:sz w:val="20"/>
                <w:szCs w:val="20"/>
              </w:rPr>
              <w:t>action_schema</w:t>
            </w:r>
          </w:p>
        </w:tc>
        <w:tc>
          <w:tcPr>
            <w:tcW w:w="1905" w:type="dxa"/>
            <w:vAlign w:val="center"/>
            <w:hideMark/>
          </w:tcPr>
          <w:p w:rsidR="00376C06" w:rsidRDefault="00376C06">
            <w:r>
              <w:rPr>
                <w:sz w:val="20"/>
                <w:szCs w:val="20"/>
              </w:rPr>
              <w:t>ISO 10303-41</w:t>
            </w:r>
          </w:p>
        </w:tc>
      </w:tr>
      <w:tr w:rsidR="00376C06" w:rsidTr="00376C06">
        <w:trPr>
          <w:tblCellSpacing w:w="15" w:type="dxa"/>
        </w:trPr>
        <w:tc>
          <w:tcPr>
            <w:tcW w:w="3990" w:type="dxa"/>
            <w:vAlign w:val="center"/>
            <w:hideMark/>
          </w:tcPr>
          <w:p w:rsidR="00376C06" w:rsidRDefault="00376C06">
            <w:r>
              <w:rPr>
                <w:b/>
                <w:bCs/>
                <w:sz w:val="20"/>
                <w:szCs w:val="20"/>
              </w:rPr>
              <w:t>process_property_representation_schema</w:t>
            </w:r>
          </w:p>
        </w:tc>
        <w:tc>
          <w:tcPr>
            <w:tcW w:w="1905" w:type="dxa"/>
            <w:vAlign w:val="center"/>
            <w:hideMark/>
          </w:tcPr>
          <w:p w:rsidR="00376C06" w:rsidRDefault="00376C06">
            <w:r>
              <w:rPr>
                <w:sz w:val="20"/>
                <w:szCs w:val="20"/>
              </w:rPr>
              <w:t>ISO 10303-49</w:t>
            </w:r>
          </w:p>
        </w:tc>
      </w:tr>
      <w:tr w:rsidR="00376C06" w:rsidTr="00376C06">
        <w:trPr>
          <w:tblCellSpacing w:w="15" w:type="dxa"/>
        </w:trPr>
        <w:tc>
          <w:tcPr>
            <w:tcW w:w="3990" w:type="dxa"/>
            <w:vAlign w:val="center"/>
            <w:hideMark/>
          </w:tcPr>
          <w:p w:rsidR="00376C06" w:rsidRDefault="00376C06">
            <w:r>
              <w:rPr>
                <w:b/>
                <w:bCs/>
                <w:sz w:val="20"/>
                <w:szCs w:val="20"/>
              </w:rPr>
              <w:t>process_property_schema</w:t>
            </w:r>
          </w:p>
        </w:tc>
        <w:tc>
          <w:tcPr>
            <w:tcW w:w="1905" w:type="dxa"/>
            <w:vAlign w:val="center"/>
            <w:hideMark/>
          </w:tcPr>
          <w:p w:rsidR="00376C06" w:rsidRDefault="00376C06">
            <w:r>
              <w:rPr>
                <w:sz w:val="20"/>
                <w:szCs w:val="20"/>
              </w:rPr>
              <w:t>ISO 10303-49</w:t>
            </w:r>
          </w:p>
        </w:tc>
      </w:tr>
    </w:tbl>
    <w:p w:rsidR="00376C06" w:rsidRDefault="00376C06" w:rsidP="00376C06">
      <w:pPr>
        <w:pStyle w:val="note"/>
        <w:rPr>
          <w:color w:val="000000"/>
          <w:sz w:val="27"/>
          <w:szCs w:val="27"/>
        </w:rPr>
      </w:pPr>
      <w:r>
        <w:rPr>
          <w:color w:val="000000"/>
        </w:rPr>
        <w:lastRenderedPageBreak/>
        <w:t>NOTE 2   See Annex </w:t>
      </w:r>
      <w:hyperlink r:id="rId29" w:history="1">
        <w:r>
          <w:rPr>
            <w:rStyle w:val="Hyperlink"/>
          </w:rPr>
          <w:t>D</w:t>
        </w:r>
      </w:hyperlink>
      <w:r>
        <w:rPr>
          <w:color w:val="000000"/>
        </w:rPr>
        <w:t>, Figures </w:t>
      </w:r>
      <w:hyperlink r:id="rId30" w:history="1">
        <w:r>
          <w:rPr>
            <w:rStyle w:val="Hyperlink"/>
          </w:rPr>
          <w:t>D.1</w:t>
        </w:r>
      </w:hyperlink>
      <w:r>
        <w:rPr>
          <w:color w:val="000000"/>
        </w:rPr>
        <w:t>and </w:t>
      </w:r>
      <w:hyperlink r:id="rId31" w:history="1">
        <w:r>
          <w:rPr>
            <w:rStyle w:val="Hyperlink"/>
          </w:rPr>
          <w:t>D.2</w:t>
        </w:r>
      </w:hyperlink>
      <w:r>
        <w:rPr>
          <w:color w:val="000000"/>
        </w:rPr>
        <w:t> for a graphical representation of this schema.</w:t>
      </w:r>
    </w:p>
    <w:p w:rsidR="00376C06" w:rsidRDefault="00376C06" w:rsidP="00376C06">
      <w:pPr>
        <w:pStyle w:val="Heading2"/>
        <w:rPr>
          <w:color w:val="000000"/>
        </w:rPr>
      </w:pPr>
      <w:bookmarkStart w:id="3" w:name="entities"/>
      <w:r>
        <w:rPr>
          <w:color w:val="000000"/>
        </w:rPr>
        <w:t>5.2.1 MIM entity definitions</w:t>
      </w:r>
      <w:bookmarkEnd w:id="3"/>
    </w:p>
    <w:p w:rsidR="00376C06" w:rsidRDefault="00376C06" w:rsidP="00376C06">
      <w:pPr>
        <w:pStyle w:val="NormalWeb"/>
        <w:rPr>
          <w:color w:val="000000"/>
          <w:sz w:val="27"/>
          <w:szCs w:val="27"/>
        </w:rPr>
      </w:pPr>
      <w:r>
        <w:rPr>
          <w:color w:val="000000"/>
          <w:sz w:val="27"/>
          <w:szCs w:val="27"/>
        </w:rPr>
        <w:t>This subclause specifies the MIM entities for this module. The MIM entities and definitions are specified below.</w:t>
      </w:r>
    </w:p>
    <w:p w:rsidR="00376C06" w:rsidRDefault="00376C06" w:rsidP="00376C06">
      <w:pPr>
        <w:pStyle w:val="Heading2"/>
        <w:rPr>
          <w:color w:val="000000"/>
        </w:rPr>
      </w:pPr>
      <w:bookmarkStart w:id="4" w:name="process_plan_mim.process_operation"/>
      <w:r>
        <w:rPr>
          <w:color w:val="000000"/>
        </w:rPr>
        <w:t>5.2.1.1 process_operation</w:t>
      </w:r>
      <w:bookmarkEnd w:id="4"/>
      <w:r>
        <w:rPr>
          <w:color w:val="000000"/>
        </w:rPr>
        <w: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76C06" w:rsidRDefault="00376C06" w:rsidP="00376C06">
      <w:r>
        <w:rPr>
          <w:color w:val="000000"/>
          <w:sz w:val="27"/>
          <w:szCs w:val="27"/>
        </w:rPr>
        <w:t>A </w:t>
      </w:r>
      <w:r>
        <w:rPr>
          <w:b/>
          <w:bCs/>
          <w:color w:val="000000"/>
          <w:sz w:val="27"/>
          <w:szCs w:val="27"/>
        </w:rPr>
        <w:t>process_operation</w:t>
      </w:r>
      <w:r>
        <w:rPr>
          <w:color w:val="000000"/>
          <w:sz w:val="27"/>
          <w:szCs w:val="27"/>
        </w:rPr>
        <w:t> is a type of </w:t>
      </w:r>
      <w:hyperlink r:id="rId33" w:anchor="action_schema.action_method" w:history="1">
        <w:r>
          <w:rPr>
            <w:rStyle w:val="Hyperlink"/>
            <w:b/>
            <w:bCs/>
            <w:sz w:val="27"/>
            <w:szCs w:val="27"/>
          </w:rPr>
          <w:t>action_method</w:t>
        </w:r>
      </w:hyperlink>
      <w:r>
        <w:rPr>
          <w:color w:val="000000"/>
          <w:sz w:val="27"/>
          <w:szCs w:val="27"/>
        </w:rPr>
        <w:t> that implements the ARM concept of </w:t>
      </w:r>
      <w:hyperlink r:id="rId34" w:anchor="process_plan_arm.process_operation_definition" w:history="1">
        <w:r>
          <w:rPr>
            <w:rStyle w:val="Hyperlink"/>
            <w:b/>
            <w:bCs/>
            <w:sz w:val="27"/>
            <w:szCs w:val="27"/>
          </w:rPr>
          <w:t>Process_operation_definition</w:t>
        </w:r>
      </w:hyperlink>
      <w:r>
        <w:rPr>
          <w:color w:val="000000"/>
          <w:sz w:val="27"/>
          <w:szCs w:val="27"/>
        </w:rPr>
        <w:t>. A </w:t>
      </w:r>
      <w:r>
        <w:rPr>
          <w:b/>
          <w:bCs/>
          <w:color w:val="000000"/>
          <w:sz w:val="27"/>
          <w:szCs w:val="27"/>
        </w:rPr>
        <w:t>process_operation</w:t>
      </w:r>
      <w:r>
        <w:rPr>
          <w:color w:val="000000"/>
          <w:sz w:val="27"/>
          <w:szCs w:val="27"/>
        </w:rPr>
        <w:t> is the identification of a specific step in a process. It collects all information that is common for all occurrences of this particular step in the processes which make use of this step.</w:t>
      </w:r>
    </w:p>
    <w:p w:rsidR="00376C06" w:rsidRDefault="00376C06" w:rsidP="00376C06">
      <w:pPr>
        <w:pStyle w:val="NormalWeb"/>
        <w:rPr>
          <w:color w:val="000000"/>
          <w:sz w:val="27"/>
          <w:szCs w:val="27"/>
        </w:rPr>
      </w:pPr>
      <w:r>
        <w:rPr>
          <w:color w:val="000000"/>
          <w:sz w:val="27"/>
          <w:szCs w:val="27"/>
          <w:u w:val="single"/>
        </w:rPr>
        <w:t>EXPRESS specification:</w:t>
      </w:r>
    </w:p>
    <w:p w:rsidR="00376C06" w:rsidRDefault="00376C06" w:rsidP="00376C0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process_operation</w:t>
      </w:r>
      <w:r>
        <w:rPr>
          <w:rFonts w:ascii="Courier New" w:hAnsi="Courier New" w:cs="Courier New"/>
          <w:color w:val="000000"/>
          <w:sz w:val="20"/>
          <w:szCs w:val="20"/>
        </w:rPr>
        <w:br/>
      </w:r>
      <w:r>
        <w:rPr>
          <w:rStyle w:val="HTMLCode"/>
          <w:color w:val="000000"/>
        </w:rPr>
        <w:t>  SUBTYPE OF (</w:t>
      </w:r>
      <w:hyperlink r:id="rId35" w:anchor="action_schema.action_method" w:history="1">
        <w:r>
          <w:rPr>
            <w:rStyle w:val="Hyperlink"/>
            <w:rFonts w:ascii="Courier New" w:hAnsi="Courier New" w:cs="Courier New"/>
            <w:sz w:val="20"/>
            <w:szCs w:val="20"/>
          </w:rPr>
          <w:t>action_method</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76C06" w:rsidRDefault="00376C06" w:rsidP="00376C06">
      <w:pPr>
        <w:pStyle w:val="Heading2"/>
        <w:rPr>
          <w:color w:val="000000"/>
        </w:rPr>
      </w:pPr>
      <w:bookmarkStart w:id="5" w:name="process_plan_mim.process_plan"/>
      <w:r>
        <w:rPr>
          <w:color w:val="000000"/>
        </w:rPr>
        <w:t>5.2.1.2 process_plan</w:t>
      </w:r>
      <w:bookmarkEnd w:id="5"/>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76C06" w:rsidRDefault="00376C06" w:rsidP="00376C06">
      <w:r>
        <w:rPr>
          <w:color w:val="000000"/>
          <w:sz w:val="27"/>
          <w:szCs w:val="27"/>
        </w:rPr>
        <w:t>A </w:t>
      </w:r>
      <w:r>
        <w:rPr>
          <w:b/>
          <w:bCs/>
          <w:color w:val="000000"/>
          <w:sz w:val="27"/>
          <w:szCs w:val="27"/>
        </w:rPr>
        <w:t>process_plan</w:t>
      </w:r>
      <w:r>
        <w:rPr>
          <w:color w:val="000000"/>
          <w:sz w:val="27"/>
          <w:szCs w:val="27"/>
        </w:rPr>
        <w:t> is a type of </w:t>
      </w:r>
      <w:hyperlink r:id="rId36" w:anchor="action_schema.action" w:history="1">
        <w:r>
          <w:rPr>
            <w:rStyle w:val="Hyperlink"/>
            <w:b/>
            <w:bCs/>
            <w:sz w:val="27"/>
            <w:szCs w:val="27"/>
          </w:rPr>
          <w:t>action</w:t>
        </w:r>
      </w:hyperlink>
      <w:r>
        <w:rPr>
          <w:color w:val="000000"/>
          <w:sz w:val="27"/>
          <w:szCs w:val="27"/>
        </w:rPr>
        <w:t> that implements the ARM concept of </w:t>
      </w:r>
      <w:hyperlink r:id="rId37" w:anchor="process_plan_arm.process_plan" w:history="1">
        <w:r>
          <w:rPr>
            <w:rStyle w:val="Hyperlink"/>
            <w:b/>
            <w:bCs/>
            <w:sz w:val="27"/>
            <w:szCs w:val="27"/>
          </w:rPr>
          <w:t>Process_plan</w:t>
        </w:r>
      </w:hyperlink>
      <w:r>
        <w:rPr>
          <w:color w:val="000000"/>
          <w:sz w:val="27"/>
          <w:szCs w:val="27"/>
        </w:rPr>
        <w:t>. A </w:t>
      </w:r>
      <w:r>
        <w:rPr>
          <w:b/>
          <w:bCs/>
          <w:color w:val="000000"/>
          <w:sz w:val="27"/>
          <w:szCs w:val="27"/>
        </w:rPr>
        <w:t>process_plan</w:t>
      </w:r>
      <w:r>
        <w:rPr>
          <w:color w:val="000000"/>
          <w:sz w:val="27"/>
          <w:szCs w:val="27"/>
        </w:rPr>
        <w:t> specifies the information necessary for manufacturing planning.</w:t>
      </w:r>
    </w:p>
    <w:p w:rsidR="00376C06" w:rsidRDefault="00376C06" w:rsidP="00376C06">
      <w:pPr>
        <w:pStyle w:val="NormalWeb"/>
        <w:rPr>
          <w:color w:val="000000"/>
          <w:sz w:val="27"/>
          <w:szCs w:val="27"/>
        </w:rPr>
      </w:pPr>
      <w:r>
        <w:rPr>
          <w:color w:val="000000"/>
          <w:sz w:val="27"/>
          <w:szCs w:val="27"/>
          <w:u w:val="single"/>
        </w:rPr>
        <w:t>EXPRESS specification:</w:t>
      </w:r>
    </w:p>
    <w:p w:rsidR="00376C06" w:rsidRDefault="00376C06" w:rsidP="00376C0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process_plan</w:t>
      </w:r>
      <w:r>
        <w:rPr>
          <w:rFonts w:ascii="Courier New" w:hAnsi="Courier New" w:cs="Courier New"/>
          <w:color w:val="000000"/>
          <w:sz w:val="20"/>
          <w:szCs w:val="20"/>
        </w:rPr>
        <w:br/>
      </w:r>
      <w:r>
        <w:rPr>
          <w:rStyle w:val="HTMLCode"/>
          <w:color w:val="000000"/>
        </w:rPr>
        <w:t>  SUBTYPE OF (</w:t>
      </w:r>
      <w:hyperlink r:id="rId38" w:anchor="action_schema.action" w:history="1">
        <w:r>
          <w:rPr>
            <w:rStyle w:val="Hyperlink"/>
            <w:rFonts w:ascii="Courier New" w:hAnsi="Courier New" w:cs="Courier New"/>
            <w:sz w:val="20"/>
            <w:szCs w:val="20"/>
          </w:rPr>
          <w:t>action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SIZEOF(QUERY(ar &lt;* USEDIN(SELF, 'ACTION_SCHEMA.ACTION_RELATIONSHIP.RELATED_ACTION') | SIZEOF(['PROCESS_PLAN_MIM.PROCESS_PLAN','PROCESS_PLAN_MIM.PRODUCT_PROCESS_PLAN'] * TYPEOF(ar.relating_action)) &lt;&gt; 1)) = 0;</w:t>
      </w:r>
      <w:r>
        <w:rPr>
          <w:rFonts w:ascii="Courier New" w:hAnsi="Courier New" w:cs="Courier New"/>
          <w:color w:val="000000"/>
          <w:sz w:val="20"/>
          <w:szCs w:val="20"/>
        </w:rPr>
        <w:br/>
      </w:r>
      <w:r>
        <w:rPr>
          <w:rStyle w:val="HTMLCode"/>
          <w:color w:val="000000"/>
        </w:rPr>
        <w:t xml:space="preserve">  WR2: SIZEOF(QUERY(ar &lt;* USEDIN(SELF, 'ACTION_SCHEMA.ACTION_RELATIONSHIP.RELATING_ACTION') | (SIZEOF(['PROCESS_PLAN_MIM.PROCESS_PLAN','PROCESS_PLAN_MIM.PRODUCT_PROCESS_PLAN'] * TYPEOF(ar.related_action)) = 1) OR ((ar.name = 'process operation occurrence') AND ('PROCESS_PLAN_MIM.PROCESS_OPERATION' IN TYPEOF(ar.related_action.chosen_method))))) = SIZEOF(USEDIN(SELF, </w:t>
      </w:r>
      <w:r>
        <w:rPr>
          <w:rStyle w:val="HTMLCode"/>
          <w:color w:val="000000"/>
        </w:rPr>
        <w:lastRenderedPageBreak/>
        <w:t>'ACTION_SCHEMA.ACTION_RELATIONSHIP.RELATING_ACTION'));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76C06" w:rsidRDefault="00376C06" w:rsidP="00376C06">
      <w:pPr>
        <w:pStyle w:val="NormalWeb"/>
        <w:rPr>
          <w:color w:val="000000"/>
          <w:sz w:val="27"/>
          <w:szCs w:val="27"/>
        </w:rPr>
      </w:pPr>
      <w:r>
        <w:rPr>
          <w:color w:val="000000"/>
          <w:sz w:val="27"/>
          <w:szCs w:val="27"/>
          <w:u w:val="single"/>
        </w:rPr>
        <w:t>Formal propositions:</w:t>
      </w:r>
    </w:p>
    <w:p w:rsidR="00376C06" w:rsidRDefault="00376C06" w:rsidP="00376C06">
      <w:pPr>
        <w:pStyle w:val="expressdescription"/>
        <w:rPr>
          <w:color w:val="000000"/>
          <w:sz w:val="27"/>
          <w:szCs w:val="27"/>
        </w:rPr>
      </w:pPr>
      <w:bookmarkStart w:id="6" w:name="process_plan_mim.process_plan.wr:wr1"/>
      <w:r>
        <w:rPr>
          <w:b/>
          <w:bCs/>
          <w:color w:val="000000"/>
          <w:sz w:val="27"/>
          <w:szCs w:val="27"/>
        </w:rPr>
        <w:t>WR1: </w:t>
      </w:r>
      <w:bookmarkEnd w:id="6"/>
      <w:r>
        <w:rPr>
          <w:color w:val="000000"/>
          <w:sz w:val="27"/>
          <w:szCs w:val="27"/>
        </w:rPr>
        <w:t>The </w:t>
      </w:r>
      <w:r>
        <w:rPr>
          <w:b/>
          <w:bCs/>
          <w:color w:val="000000"/>
          <w:sz w:val="27"/>
          <w:szCs w:val="27"/>
        </w:rPr>
        <w:t>process_plan</w:t>
      </w:r>
      <w:r>
        <w:rPr>
          <w:color w:val="000000"/>
          <w:sz w:val="27"/>
          <w:szCs w:val="27"/>
        </w:rPr>
        <w:t> shall only be referenced as the </w:t>
      </w:r>
      <w:hyperlink r:id="rId39" w:anchor="action_schema.action_relationship.related_action" w:history="1">
        <w:r>
          <w:rPr>
            <w:rStyle w:val="Hyperlink"/>
            <w:b/>
            <w:bCs/>
            <w:sz w:val="27"/>
            <w:szCs w:val="27"/>
          </w:rPr>
          <w:t>related_action</w:t>
        </w:r>
      </w:hyperlink>
      <w:r>
        <w:rPr>
          <w:color w:val="000000"/>
          <w:sz w:val="27"/>
          <w:szCs w:val="27"/>
        </w:rPr>
        <w:t> by </w:t>
      </w:r>
      <w:hyperlink r:id="rId40" w:anchor="action_schema.action_relationship" w:history="1">
        <w:r>
          <w:rPr>
            <w:rStyle w:val="Hyperlink"/>
            <w:b/>
            <w:bCs/>
            <w:sz w:val="27"/>
            <w:szCs w:val="27"/>
          </w:rPr>
          <w:t>action_relationships</w:t>
        </w:r>
      </w:hyperlink>
      <w:r>
        <w:rPr>
          <w:color w:val="000000"/>
          <w:sz w:val="27"/>
          <w:szCs w:val="27"/>
        </w:rPr>
        <w:t> that reference as the </w:t>
      </w:r>
      <w:hyperlink r:id="rId41" w:anchor="action_schema.action_relationship.relating_action" w:history="1">
        <w:r>
          <w:rPr>
            <w:rStyle w:val="Hyperlink"/>
            <w:b/>
            <w:bCs/>
            <w:sz w:val="27"/>
            <w:szCs w:val="27"/>
          </w:rPr>
          <w:t>relating_action</w:t>
        </w:r>
      </w:hyperlink>
      <w:r>
        <w:rPr>
          <w:color w:val="000000"/>
          <w:sz w:val="27"/>
          <w:szCs w:val="27"/>
        </w:rPr>
        <w:t> a </w:t>
      </w:r>
      <w:r>
        <w:rPr>
          <w:b/>
          <w:bCs/>
          <w:color w:val="000000"/>
          <w:sz w:val="27"/>
          <w:szCs w:val="27"/>
        </w:rPr>
        <w:t>process_plan</w:t>
      </w:r>
      <w:r>
        <w:rPr>
          <w:color w:val="000000"/>
          <w:sz w:val="27"/>
          <w:szCs w:val="27"/>
        </w:rPr>
        <w:t> or a</w:t>
      </w:r>
      <w:ins w:id="7" w:author="Sapp (US), Brandon" w:date="2019-03-21T08:31:00Z">
        <w:r w:rsidR="00632542">
          <w:rPr>
            <w:color w:val="000000"/>
            <w:sz w:val="27"/>
            <w:szCs w:val="27"/>
          </w:rPr>
          <w:t xml:space="preserve"> </w:t>
        </w:r>
      </w:ins>
      <w:hyperlink r:id="rId42" w:anchor="process_plan_mim.product_process_plan" w:history="1">
        <w:r>
          <w:rPr>
            <w:rStyle w:val="Hyperlink"/>
            <w:b/>
            <w:bCs/>
            <w:sz w:val="27"/>
            <w:szCs w:val="27"/>
          </w:rPr>
          <w:t>product_process_plan</w:t>
        </w:r>
      </w:hyperlink>
      <w:r>
        <w:rPr>
          <w:color w:val="000000"/>
          <w:sz w:val="27"/>
          <w:szCs w:val="27"/>
        </w:rPr>
        <w:t>.</w:t>
      </w:r>
    </w:p>
    <w:p w:rsidR="00376C06" w:rsidRDefault="00376C06" w:rsidP="00376C06">
      <w:pPr>
        <w:pStyle w:val="expressdescription"/>
        <w:rPr>
          <w:color w:val="000000"/>
          <w:sz w:val="27"/>
          <w:szCs w:val="27"/>
        </w:rPr>
      </w:pPr>
      <w:bookmarkStart w:id="8" w:name="process_plan_mim.process_plan.wr:wr2"/>
      <w:r>
        <w:rPr>
          <w:b/>
          <w:bCs/>
          <w:color w:val="000000"/>
          <w:sz w:val="27"/>
          <w:szCs w:val="27"/>
        </w:rPr>
        <w:t>WR2: </w:t>
      </w:r>
      <w:bookmarkEnd w:id="8"/>
      <w:r>
        <w:rPr>
          <w:color w:val="000000"/>
          <w:sz w:val="27"/>
          <w:szCs w:val="27"/>
        </w:rPr>
        <w:t>The </w:t>
      </w:r>
      <w:r>
        <w:rPr>
          <w:b/>
          <w:bCs/>
          <w:color w:val="000000"/>
          <w:sz w:val="27"/>
          <w:szCs w:val="27"/>
        </w:rPr>
        <w:t>process_plan</w:t>
      </w:r>
      <w:r>
        <w:rPr>
          <w:color w:val="000000"/>
          <w:sz w:val="27"/>
          <w:szCs w:val="27"/>
        </w:rPr>
        <w:t> shall only be referenced as the </w:t>
      </w:r>
      <w:hyperlink r:id="rId43" w:anchor="action_schema.action_relationship.relating_action" w:history="1">
        <w:r>
          <w:rPr>
            <w:rStyle w:val="Hyperlink"/>
            <w:b/>
            <w:bCs/>
            <w:sz w:val="27"/>
            <w:szCs w:val="27"/>
          </w:rPr>
          <w:t>relating_action</w:t>
        </w:r>
      </w:hyperlink>
      <w:r>
        <w:rPr>
          <w:color w:val="000000"/>
          <w:sz w:val="27"/>
          <w:szCs w:val="27"/>
        </w:rPr>
        <w:t> by </w:t>
      </w:r>
      <w:hyperlink r:id="rId44" w:anchor="action_schema.action_relationship" w:history="1">
        <w:r>
          <w:rPr>
            <w:rStyle w:val="Hyperlink"/>
            <w:b/>
            <w:bCs/>
            <w:sz w:val="27"/>
            <w:szCs w:val="27"/>
          </w:rPr>
          <w:t>action_relationships</w:t>
        </w:r>
      </w:hyperlink>
      <w:r>
        <w:rPr>
          <w:color w:val="000000"/>
          <w:sz w:val="27"/>
          <w:szCs w:val="27"/>
        </w:rPr>
        <w:t> that reference as the </w:t>
      </w:r>
      <w:hyperlink r:id="rId45" w:anchor="action_schema.action_relationship.related_action" w:history="1">
        <w:r>
          <w:rPr>
            <w:rStyle w:val="Hyperlink"/>
            <w:b/>
            <w:bCs/>
            <w:sz w:val="27"/>
            <w:szCs w:val="27"/>
          </w:rPr>
          <w:t>related_action</w:t>
        </w:r>
      </w:hyperlink>
      <w:r>
        <w:rPr>
          <w:color w:val="000000"/>
          <w:sz w:val="27"/>
          <w:szCs w:val="27"/>
        </w:rPr>
        <w:t> a </w:t>
      </w:r>
      <w:r>
        <w:rPr>
          <w:b/>
          <w:bCs/>
          <w:color w:val="000000"/>
          <w:sz w:val="27"/>
          <w:szCs w:val="27"/>
        </w:rPr>
        <w:t>process_plan</w:t>
      </w:r>
      <w:r>
        <w:rPr>
          <w:color w:val="000000"/>
          <w:sz w:val="27"/>
          <w:szCs w:val="27"/>
        </w:rPr>
        <w:t>, or a</w:t>
      </w:r>
      <w:ins w:id="9" w:author="Sapp (US), Brandon" w:date="2019-03-21T08:31:00Z">
        <w:r w:rsidR="00632542">
          <w:rPr>
            <w:color w:val="000000"/>
            <w:sz w:val="27"/>
            <w:szCs w:val="27"/>
          </w:rPr>
          <w:t xml:space="preserve"> </w:t>
        </w:r>
      </w:ins>
      <w:hyperlink r:id="rId46" w:anchor="process_plan_mim.product_process_plan" w:history="1">
        <w:r>
          <w:rPr>
            <w:rStyle w:val="Hyperlink"/>
            <w:b/>
            <w:bCs/>
            <w:sz w:val="27"/>
            <w:szCs w:val="27"/>
          </w:rPr>
          <w:t>product_process_plan</w:t>
        </w:r>
      </w:hyperlink>
      <w:r>
        <w:rPr>
          <w:color w:val="000000"/>
          <w:sz w:val="27"/>
          <w:szCs w:val="27"/>
        </w:rPr>
        <w:t>, or by </w:t>
      </w:r>
      <w:hyperlink r:id="rId47" w:anchor="action_schema.action_relationship" w:history="1">
        <w:r>
          <w:rPr>
            <w:rStyle w:val="Hyperlink"/>
            <w:b/>
            <w:bCs/>
            <w:sz w:val="27"/>
            <w:szCs w:val="27"/>
          </w:rPr>
          <w:t>action_relationships</w:t>
        </w:r>
      </w:hyperlink>
      <w:r>
        <w:rPr>
          <w:color w:val="000000"/>
          <w:sz w:val="27"/>
          <w:szCs w:val="27"/>
        </w:rPr>
        <w:t> that have a name of 'process operation occurrence' and that reference as the </w:t>
      </w:r>
      <w:hyperlink r:id="rId48" w:anchor="action_schema.action_relationship.related_action" w:history="1">
        <w:r>
          <w:rPr>
            <w:rStyle w:val="Hyperlink"/>
            <w:b/>
            <w:bCs/>
            <w:sz w:val="27"/>
            <w:szCs w:val="27"/>
          </w:rPr>
          <w:t>related_action</w:t>
        </w:r>
      </w:hyperlink>
      <w:r>
        <w:rPr>
          <w:color w:val="000000"/>
          <w:sz w:val="27"/>
          <w:szCs w:val="27"/>
        </w:rPr>
        <w:t> an </w:t>
      </w:r>
      <w:hyperlink r:id="rId49" w:anchor="action_schema.action" w:history="1">
        <w:r>
          <w:rPr>
            <w:rStyle w:val="Hyperlink"/>
            <w:b/>
            <w:bCs/>
            <w:sz w:val="27"/>
            <w:szCs w:val="27"/>
          </w:rPr>
          <w:t>action</w:t>
        </w:r>
      </w:hyperlink>
      <w:r>
        <w:rPr>
          <w:color w:val="000000"/>
          <w:sz w:val="27"/>
          <w:szCs w:val="27"/>
        </w:rPr>
        <w:t> that refers to a </w:t>
      </w:r>
      <w:r>
        <w:rPr>
          <w:b/>
          <w:bCs/>
          <w:color w:val="000000"/>
          <w:sz w:val="27"/>
          <w:szCs w:val="27"/>
        </w:rPr>
        <w:t>process_plan</w:t>
      </w:r>
      <w:r>
        <w:rPr>
          <w:color w:val="000000"/>
          <w:sz w:val="27"/>
          <w:szCs w:val="27"/>
        </w:rPr>
        <w:t> as its </w:t>
      </w:r>
      <w:hyperlink r:id="rId50" w:anchor="action_schema.action.chosen_method" w:history="1">
        <w:r>
          <w:rPr>
            <w:rStyle w:val="Hyperlink"/>
            <w:b/>
            <w:bCs/>
            <w:sz w:val="27"/>
            <w:szCs w:val="27"/>
          </w:rPr>
          <w:t>chosen_method</w:t>
        </w:r>
      </w:hyperlink>
      <w:r>
        <w:rPr>
          <w:color w:val="000000"/>
          <w:sz w:val="27"/>
          <w:szCs w:val="27"/>
        </w:rPr>
        <w:t>.</w:t>
      </w:r>
    </w:p>
    <w:p w:rsidR="00376C06" w:rsidRDefault="00376C06" w:rsidP="00376C06">
      <w:pPr>
        <w:pStyle w:val="Heading2"/>
        <w:rPr>
          <w:color w:val="000000"/>
        </w:rPr>
      </w:pPr>
      <w:r>
        <w:rPr>
          <w:color w:val="000000"/>
        </w:rPr>
        <w:t>5.2.1.3 product_definition_resource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76C06" w:rsidRDefault="00376C06" w:rsidP="00376C06">
      <w:r>
        <w:rPr>
          <w:color w:val="000000"/>
          <w:sz w:val="27"/>
          <w:szCs w:val="27"/>
        </w:rPr>
        <w:t>A </w:t>
      </w:r>
      <w:r>
        <w:rPr>
          <w:b/>
          <w:bCs/>
          <w:color w:val="000000"/>
          <w:sz w:val="27"/>
          <w:szCs w:val="27"/>
        </w:rPr>
        <w:t>product_definition_resource</w:t>
      </w:r>
      <w:r>
        <w:rPr>
          <w:color w:val="000000"/>
          <w:sz w:val="27"/>
          <w:szCs w:val="27"/>
        </w:rPr>
        <w:t> is a type of </w:t>
      </w:r>
      <w:hyperlink r:id="rId51" w:anchor="action_schema.action_resource" w:history="1">
        <w:r>
          <w:rPr>
            <w:rStyle w:val="Hyperlink"/>
            <w:b/>
            <w:bCs/>
            <w:sz w:val="27"/>
            <w:szCs w:val="27"/>
          </w:rPr>
          <w:t>action_resource</w:t>
        </w:r>
      </w:hyperlink>
      <w:r>
        <w:rPr>
          <w:color w:val="000000"/>
          <w:sz w:val="27"/>
          <w:szCs w:val="27"/>
        </w:rPr>
        <w:t> and a type of </w:t>
      </w:r>
      <w:hyperlink r:id="rId52" w:anchor="product_definition_schema.product_definition" w:history="1">
        <w:r>
          <w:rPr>
            <w:rStyle w:val="Hyperlink"/>
            <w:b/>
            <w:bCs/>
            <w:sz w:val="27"/>
            <w:szCs w:val="27"/>
          </w:rPr>
          <w:t>product_definition</w:t>
        </w:r>
      </w:hyperlink>
      <w:r>
        <w:rPr>
          <w:color w:val="000000"/>
          <w:sz w:val="27"/>
          <w:szCs w:val="27"/>
        </w:rPr>
        <w:t> that specifies a tool that is used to perform a </w:t>
      </w:r>
      <w:hyperlink r:id="rId53" w:anchor="process_plan_mim.process_operation" w:history="1">
        <w:r>
          <w:rPr>
            <w:rStyle w:val="Hyperlink"/>
            <w:b/>
            <w:bCs/>
            <w:sz w:val="27"/>
            <w:szCs w:val="27"/>
          </w:rPr>
          <w:t>process_operation</w:t>
        </w:r>
      </w:hyperlink>
      <w:r>
        <w:rPr>
          <w:color w:val="000000"/>
          <w:sz w:val="27"/>
          <w:szCs w:val="27"/>
        </w:rPr>
        <w:t>.</w:t>
      </w:r>
    </w:p>
    <w:p w:rsidR="00376C06" w:rsidRDefault="00376C06" w:rsidP="00376C06">
      <w:pPr>
        <w:pStyle w:val="NormalWeb"/>
        <w:rPr>
          <w:color w:val="000000"/>
          <w:sz w:val="27"/>
          <w:szCs w:val="27"/>
        </w:rPr>
      </w:pPr>
      <w:r>
        <w:rPr>
          <w:color w:val="000000"/>
          <w:sz w:val="27"/>
          <w:szCs w:val="27"/>
          <w:u w:val="single"/>
        </w:rPr>
        <w:t>EXPRESS specification:</w:t>
      </w:r>
    </w:p>
    <w:p w:rsidR="00376C06" w:rsidRDefault="00376C06" w:rsidP="00376C0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product_definition_resource</w:t>
      </w:r>
      <w:r>
        <w:rPr>
          <w:rFonts w:ascii="Courier New" w:hAnsi="Courier New" w:cs="Courier New"/>
          <w:color w:val="000000"/>
          <w:sz w:val="20"/>
          <w:szCs w:val="20"/>
        </w:rPr>
        <w:br/>
      </w:r>
      <w:r>
        <w:rPr>
          <w:rStyle w:val="HTMLCode"/>
          <w:color w:val="000000"/>
        </w:rPr>
        <w:t>  SUBTYPE OF (</w:t>
      </w:r>
      <w:hyperlink r:id="rId54" w:anchor="action_schema.action_resource" w:history="1">
        <w:r>
          <w:rPr>
            <w:rStyle w:val="Hyperlink"/>
            <w:rFonts w:ascii="Courier New" w:hAnsi="Courier New" w:cs="Courier New"/>
            <w:sz w:val="20"/>
            <w:szCs w:val="20"/>
          </w:rPr>
          <w:t>action_resource</w:t>
        </w:r>
      </w:hyperlink>
      <w:r>
        <w:rPr>
          <w:rStyle w:val="HTMLCode"/>
          <w:color w:val="000000"/>
        </w:rPr>
        <w:t>, </w:t>
      </w:r>
      <w:hyperlink r:id="rId55"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SIZEOF(USEDIN(SELF, 'PROCESS_PROPERTY_SCHEMA.REQUIREMENT_FOR_ACTION_RESOURCE.RESOURCES')) &gt; 0;</w:t>
      </w:r>
      <w:r>
        <w:rPr>
          <w:rFonts w:ascii="Courier New" w:hAnsi="Courier New" w:cs="Courier New"/>
          <w:color w:val="000000"/>
          <w:sz w:val="20"/>
          <w:szCs w:val="20"/>
        </w:rPr>
        <w:br/>
      </w:r>
      <w:r>
        <w:rPr>
          <w:rStyle w:val="HTMLCode"/>
          <w:color w:val="000000"/>
        </w:rPr>
        <w:t>  WR2: SELF.frame_of_reference.name IN ['part definition','part occurrence','physical occurrence'];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76C06" w:rsidRDefault="00376C06" w:rsidP="00376C06">
      <w:pPr>
        <w:pStyle w:val="NormalWeb"/>
        <w:rPr>
          <w:color w:val="000000"/>
          <w:sz w:val="27"/>
          <w:szCs w:val="27"/>
        </w:rPr>
      </w:pPr>
      <w:r>
        <w:rPr>
          <w:color w:val="000000"/>
          <w:sz w:val="27"/>
          <w:szCs w:val="27"/>
          <w:u w:val="single"/>
        </w:rPr>
        <w:t>Formal propositions:</w:t>
      </w:r>
    </w:p>
    <w:p w:rsidR="00376C06" w:rsidRDefault="00376C06" w:rsidP="00376C06">
      <w:pPr>
        <w:pStyle w:val="expressdescription"/>
        <w:rPr>
          <w:color w:val="000000"/>
          <w:sz w:val="27"/>
          <w:szCs w:val="27"/>
        </w:rPr>
      </w:pPr>
      <w:r>
        <w:rPr>
          <w:b/>
          <w:bCs/>
          <w:color w:val="000000"/>
          <w:sz w:val="27"/>
          <w:szCs w:val="27"/>
        </w:rPr>
        <w:t>WR1: </w:t>
      </w:r>
      <w:r>
        <w:rPr>
          <w:color w:val="000000"/>
          <w:sz w:val="27"/>
          <w:szCs w:val="27"/>
        </w:rPr>
        <w:t>A </w:t>
      </w:r>
      <w:r>
        <w:rPr>
          <w:b/>
          <w:bCs/>
          <w:color w:val="000000"/>
          <w:sz w:val="27"/>
          <w:szCs w:val="27"/>
        </w:rPr>
        <w:t>product_definition_resource</w:t>
      </w:r>
      <w:r>
        <w:rPr>
          <w:color w:val="000000"/>
          <w:sz w:val="27"/>
          <w:szCs w:val="27"/>
        </w:rPr>
        <w:t> is contained in the set of </w:t>
      </w:r>
      <w:hyperlink r:id="rId56" w:anchor="process_property_schema.requirement_for_action_resource.resources" w:history="1">
        <w:r>
          <w:rPr>
            <w:rStyle w:val="Hyperlink"/>
            <w:b/>
            <w:bCs/>
            <w:sz w:val="27"/>
            <w:szCs w:val="27"/>
          </w:rPr>
          <w:t>resources</w:t>
        </w:r>
      </w:hyperlink>
      <w:r>
        <w:rPr>
          <w:color w:val="000000"/>
          <w:sz w:val="27"/>
          <w:szCs w:val="27"/>
        </w:rPr>
        <w:t> of at least one </w:t>
      </w:r>
      <w:hyperlink r:id="rId57" w:anchor="process_property_schema.requirement_for_action_resource" w:history="1">
        <w:r>
          <w:rPr>
            <w:rStyle w:val="Hyperlink"/>
            <w:b/>
            <w:bCs/>
            <w:sz w:val="27"/>
            <w:szCs w:val="27"/>
          </w:rPr>
          <w:t>requirement_for_action_resource</w:t>
        </w:r>
      </w:hyperlink>
      <w:r>
        <w:rPr>
          <w:color w:val="000000"/>
          <w:sz w:val="27"/>
          <w:szCs w:val="27"/>
        </w:rPr>
        <w:t>.</w:t>
      </w:r>
    </w:p>
    <w:p w:rsidR="00376C06" w:rsidRDefault="00376C06" w:rsidP="00376C06">
      <w:pPr>
        <w:pStyle w:val="expressdescription"/>
        <w:rPr>
          <w:color w:val="000000"/>
          <w:sz w:val="27"/>
          <w:szCs w:val="27"/>
        </w:rPr>
      </w:pPr>
      <w:bookmarkStart w:id="10" w:name="process_plan_mim.product_definition_reso"/>
      <w:r>
        <w:rPr>
          <w:b/>
          <w:bCs/>
          <w:color w:val="000000"/>
          <w:sz w:val="27"/>
          <w:szCs w:val="27"/>
        </w:rPr>
        <w:t>WR2: </w:t>
      </w:r>
      <w:bookmarkEnd w:id="10"/>
      <w:r>
        <w:rPr>
          <w:color w:val="000000"/>
          <w:sz w:val="27"/>
          <w:szCs w:val="27"/>
        </w:rPr>
        <w:t>A </w:t>
      </w:r>
      <w:r>
        <w:rPr>
          <w:b/>
          <w:bCs/>
          <w:color w:val="000000"/>
          <w:sz w:val="27"/>
          <w:szCs w:val="27"/>
        </w:rPr>
        <w:t>product_definition_resource</w:t>
      </w:r>
      <w:r>
        <w:rPr>
          <w:color w:val="000000"/>
          <w:sz w:val="27"/>
          <w:szCs w:val="27"/>
        </w:rPr>
        <w:t> shall reference as its </w:t>
      </w:r>
      <w:hyperlink r:id="rId58" w:anchor="product_definition_schema.product_definition.frame_of_reference" w:history="1">
        <w:r>
          <w:rPr>
            <w:rStyle w:val="Hyperlink"/>
            <w:b/>
            <w:bCs/>
            <w:sz w:val="27"/>
            <w:szCs w:val="27"/>
          </w:rPr>
          <w:t>frame_of_reference</w:t>
        </w:r>
      </w:hyperlink>
      <w:r>
        <w:rPr>
          <w:color w:val="000000"/>
          <w:sz w:val="27"/>
          <w:szCs w:val="27"/>
        </w:rPr>
        <w:t> a </w:t>
      </w:r>
      <w:hyperlink r:id="rId59" w:anchor="application_context_schema.product_definition_context" w:history="1">
        <w:r>
          <w:rPr>
            <w:rStyle w:val="Hyperlink"/>
            <w:b/>
            <w:bCs/>
            <w:sz w:val="27"/>
            <w:szCs w:val="27"/>
          </w:rPr>
          <w:t>product_definition_context</w:t>
        </w:r>
      </w:hyperlink>
      <w:r>
        <w:rPr>
          <w:color w:val="000000"/>
          <w:sz w:val="27"/>
          <w:szCs w:val="27"/>
        </w:rPr>
        <w:t> with a </w:t>
      </w:r>
      <w:hyperlink r:id="rId60" w:anchor="application_context_schema.application_context_element.name" w:history="1">
        <w:r>
          <w:rPr>
            <w:rStyle w:val="Hyperlink"/>
            <w:b/>
            <w:bCs/>
            <w:sz w:val="27"/>
            <w:szCs w:val="27"/>
          </w:rPr>
          <w:t>name</w:t>
        </w:r>
      </w:hyperlink>
      <w:r>
        <w:rPr>
          <w:color w:val="000000"/>
          <w:sz w:val="27"/>
          <w:szCs w:val="27"/>
        </w:rPr>
        <w:t> of 'part definition', 'part occurrence', or 'physical occurrence'.</w:t>
      </w:r>
    </w:p>
    <w:p w:rsidR="00376C06" w:rsidRDefault="00376C06" w:rsidP="00376C06">
      <w:pPr>
        <w:pStyle w:val="Heading2"/>
        <w:rPr>
          <w:color w:val="000000"/>
        </w:rPr>
      </w:pPr>
      <w:bookmarkStart w:id="11" w:name="process_plan_mim.product_process_plan"/>
      <w:r>
        <w:rPr>
          <w:color w:val="000000"/>
        </w:rPr>
        <w:t>5.2.1.4 product_process_plan</w:t>
      </w:r>
      <w:bookmarkEnd w:id="11"/>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76C06" w:rsidRDefault="00376C06" w:rsidP="00376C06">
      <w:r>
        <w:rPr>
          <w:color w:val="000000"/>
          <w:sz w:val="27"/>
          <w:szCs w:val="27"/>
        </w:rPr>
        <w:lastRenderedPageBreak/>
        <w:t>A </w:t>
      </w:r>
      <w:r>
        <w:rPr>
          <w:b/>
          <w:bCs/>
          <w:color w:val="000000"/>
          <w:sz w:val="27"/>
          <w:szCs w:val="27"/>
        </w:rPr>
        <w:t>product_process_plan</w:t>
      </w:r>
      <w:r>
        <w:rPr>
          <w:color w:val="000000"/>
          <w:sz w:val="27"/>
          <w:szCs w:val="27"/>
        </w:rPr>
        <w:t> is a type of </w:t>
      </w:r>
      <w:hyperlink r:id="rId61" w:anchor="process_property_schema.product_definition_process" w:history="1">
        <w:r>
          <w:rPr>
            <w:rStyle w:val="Hyperlink"/>
            <w:b/>
            <w:bCs/>
            <w:sz w:val="27"/>
            <w:szCs w:val="27"/>
          </w:rPr>
          <w:t>product_definition_process</w:t>
        </w:r>
      </w:hyperlink>
      <w:r>
        <w:rPr>
          <w:color w:val="000000"/>
          <w:sz w:val="27"/>
          <w:szCs w:val="27"/>
        </w:rPr>
        <w:t> that implements the ARM concept of </w:t>
      </w:r>
      <w:hyperlink r:id="rId62" w:anchor="process_plan_arm.process_plan" w:history="1">
        <w:r>
          <w:rPr>
            <w:rStyle w:val="Hyperlink"/>
            <w:b/>
            <w:bCs/>
            <w:sz w:val="27"/>
            <w:szCs w:val="27"/>
          </w:rPr>
          <w:t>Process_plan</w:t>
        </w:r>
      </w:hyperlink>
      <w:r>
        <w:rPr>
          <w:color w:val="000000"/>
          <w:sz w:val="27"/>
          <w:szCs w:val="27"/>
        </w:rPr>
        <w:t>. A </w:t>
      </w:r>
      <w:r>
        <w:rPr>
          <w:b/>
          <w:bCs/>
          <w:color w:val="000000"/>
          <w:sz w:val="27"/>
          <w:szCs w:val="27"/>
        </w:rPr>
        <w:t>product_process_plan</w:t>
      </w:r>
      <w:r>
        <w:rPr>
          <w:color w:val="000000"/>
          <w:sz w:val="27"/>
          <w:szCs w:val="27"/>
        </w:rPr>
        <w:t> specifies the information necessary for manufacturing planning to realize or produce a product.</w:t>
      </w:r>
    </w:p>
    <w:p w:rsidR="00376C06" w:rsidRDefault="00376C06" w:rsidP="00376C06">
      <w:pPr>
        <w:pStyle w:val="NormalWeb"/>
        <w:rPr>
          <w:color w:val="000000"/>
          <w:sz w:val="27"/>
          <w:szCs w:val="27"/>
        </w:rPr>
      </w:pPr>
      <w:r>
        <w:rPr>
          <w:color w:val="000000"/>
          <w:sz w:val="27"/>
          <w:szCs w:val="27"/>
          <w:u w:val="single"/>
        </w:rPr>
        <w:t>EXPRESS specification:</w:t>
      </w:r>
    </w:p>
    <w:p w:rsidR="00376C06" w:rsidRDefault="00376C06" w:rsidP="00376C0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product_process_plan</w:t>
      </w:r>
      <w:r>
        <w:rPr>
          <w:rFonts w:ascii="Courier New" w:hAnsi="Courier New" w:cs="Courier New"/>
          <w:color w:val="000000"/>
          <w:sz w:val="20"/>
          <w:szCs w:val="20"/>
        </w:rPr>
        <w:br/>
      </w:r>
      <w:r>
        <w:rPr>
          <w:rStyle w:val="HTMLCode"/>
          <w:color w:val="000000"/>
        </w:rPr>
        <w:t>  SUBTYPE OF (</w:t>
      </w:r>
      <w:hyperlink r:id="rId63" w:anchor="process_property_schema.product_definition_process" w:history="1">
        <w:r>
          <w:rPr>
            <w:rStyle w:val="Hyperlink"/>
            <w:rFonts w:ascii="Courier New" w:hAnsi="Courier New" w:cs="Courier New"/>
            <w:sz w:val="20"/>
            <w:szCs w:val="20"/>
          </w:rPr>
          <w:t>product_definition_process</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SIZEOF(QUERY(ar &lt;* USEDIN(SELF, 'ACTION_SCHEMA.ACTION_RELATIONSHIP.RELATED_ACTION') | SIZEOF(['PROCESS_PLAN_MIM.PROCESS_PLAN','PROCESS_PLAN_MIM.PRODUCT_PROCESS_PLAN'] * TYPEOF(ar.relating_action)) &lt;&gt; 1)) = 0;</w:t>
      </w:r>
      <w:r>
        <w:rPr>
          <w:rFonts w:ascii="Courier New" w:hAnsi="Courier New" w:cs="Courier New"/>
          <w:color w:val="000000"/>
          <w:sz w:val="20"/>
          <w:szCs w:val="20"/>
        </w:rPr>
        <w:br/>
      </w:r>
      <w:r>
        <w:rPr>
          <w:rStyle w:val="HTMLCode"/>
          <w:color w:val="000000"/>
        </w:rPr>
        <w:t>  WR2: SIZEOF(QUERY(ar &lt;* USEDIN(SELF, 'ACTION_SCHEMA.ACTION_RELATIONSHIP.RELATING_ACTION') | (SIZEOF(['PROCESS_PLAN_MIM.PROCESS_PLAN','PROCESS_PLAN_MIM.PRODUCT_PROCESS_PLAN'] * TYPEOF(ar.related_action)) = 1) OR ((ar.name = 'process operation occurrence') AND ('PROCESS_PLAN_MIM.PROCESS_OPERATION' IN TYPEOF(ar.related_action.chosen_method))))) = SIZEOF(USEDIN(SELF, 'ACTION_SCHEMA.ACTION_RELATIONSHIP.RELATING_ACTION'));</w:t>
      </w:r>
      <w:r>
        <w:rPr>
          <w:rFonts w:ascii="Courier New" w:hAnsi="Courier New" w:cs="Courier New"/>
          <w:color w:val="000000"/>
          <w:sz w:val="20"/>
          <w:szCs w:val="20"/>
        </w:rPr>
        <w:br/>
      </w:r>
      <w:r>
        <w:rPr>
          <w:rStyle w:val="HTMLCode"/>
          <w:color w:val="000000"/>
        </w:rPr>
        <w:t>  WR3: SIZEOF(QUERY(ppa &lt;* USEDIN(SELF, 'PROCESS_PROPERTY_SCHEMA.PROCESS_PRODUCT_ASSOCIATION.PROCESS') | (ppa.name &lt;&gt; 'produced output') OR NOT ('PROCESS_PLAN_MIM.PRODUCT_DEFINITION' IN TYPEOF(ppa.defined_product)))) =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76C06" w:rsidRDefault="00376C06" w:rsidP="00376C06">
      <w:pPr>
        <w:pStyle w:val="NormalWeb"/>
        <w:rPr>
          <w:color w:val="000000"/>
          <w:sz w:val="27"/>
          <w:szCs w:val="27"/>
        </w:rPr>
      </w:pPr>
      <w:r>
        <w:rPr>
          <w:color w:val="000000"/>
          <w:sz w:val="27"/>
          <w:szCs w:val="27"/>
          <w:u w:val="single"/>
        </w:rPr>
        <w:t>Formal propositions:</w:t>
      </w:r>
    </w:p>
    <w:p w:rsidR="00376C06" w:rsidRDefault="00376C06" w:rsidP="00376C06">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product_process_plan</w:t>
      </w:r>
      <w:r>
        <w:rPr>
          <w:color w:val="000000"/>
          <w:sz w:val="27"/>
          <w:szCs w:val="27"/>
        </w:rPr>
        <w:t> shall only be referenced as the </w:t>
      </w:r>
      <w:hyperlink r:id="rId64" w:anchor="action_schema.action_relationship.related_action" w:history="1">
        <w:r>
          <w:rPr>
            <w:rStyle w:val="Hyperlink"/>
            <w:b/>
            <w:bCs/>
            <w:sz w:val="27"/>
            <w:szCs w:val="27"/>
          </w:rPr>
          <w:t>related_action</w:t>
        </w:r>
      </w:hyperlink>
      <w:r>
        <w:rPr>
          <w:color w:val="000000"/>
          <w:sz w:val="27"/>
          <w:szCs w:val="27"/>
        </w:rPr>
        <w:t> by </w:t>
      </w:r>
      <w:hyperlink r:id="rId65" w:anchor="action_schema.action_relationship" w:history="1">
        <w:r>
          <w:rPr>
            <w:rStyle w:val="Hyperlink"/>
            <w:b/>
            <w:bCs/>
            <w:sz w:val="27"/>
            <w:szCs w:val="27"/>
          </w:rPr>
          <w:t>action_relationships</w:t>
        </w:r>
      </w:hyperlink>
      <w:r>
        <w:rPr>
          <w:color w:val="000000"/>
          <w:sz w:val="27"/>
          <w:szCs w:val="27"/>
        </w:rPr>
        <w:t> that reference as the </w:t>
      </w:r>
      <w:hyperlink r:id="rId66" w:anchor="action_schema.action_relationship.relating_action" w:history="1">
        <w:r>
          <w:rPr>
            <w:rStyle w:val="Hyperlink"/>
            <w:b/>
            <w:bCs/>
            <w:sz w:val="27"/>
            <w:szCs w:val="27"/>
          </w:rPr>
          <w:t>relating_action</w:t>
        </w:r>
      </w:hyperlink>
      <w:r>
        <w:rPr>
          <w:color w:val="000000"/>
          <w:sz w:val="27"/>
          <w:szCs w:val="27"/>
        </w:rPr>
        <w:t> a </w:t>
      </w:r>
      <w:hyperlink r:id="rId67" w:anchor="process_plan_mim.process_plan" w:history="1">
        <w:r>
          <w:rPr>
            <w:rStyle w:val="Hyperlink"/>
            <w:b/>
            <w:bCs/>
            <w:sz w:val="27"/>
            <w:szCs w:val="27"/>
          </w:rPr>
          <w:t>process_plan</w:t>
        </w:r>
      </w:hyperlink>
      <w:ins w:id="12" w:author="Sapp (US), Brandon" w:date="2019-03-21T08:32:00Z">
        <w:r w:rsidR="00632542">
          <w:rPr>
            <w:rStyle w:val="Hyperlink"/>
            <w:b/>
            <w:bCs/>
            <w:sz w:val="27"/>
            <w:szCs w:val="27"/>
          </w:rPr>
          <w:t xml:space="preserve"> </w:t>
        </w:r>
      </w:ins>
      <w:r>
        <w:rPr>
          <w:color w:val="000000"/>
          <w:sz w:val="27"/>
          <w:szCs w:val="27"/>
        </w:rPr>
        <w:t>or a </w:t>
      </w:r>
      <w:r>
        <w:rPr>
          <w:b/>
          <w:bCs/>
          <w:color w:val="000000"/>
          <w:sz w:val="27"/>
          <w:szCs w:val="27"/>
        </w:rPr>
        <w:t>product_process_plan</w:t>
      </w:r>
      <w:r>
        <w:rPr>
          <w:color w:val="000000"/>
          <w:sz w:val="27"/>
          <w:szCs w:val="27"/>
        </w:rPr>
        <w:t>.</w:t>
      </w:r>
    </w:p>
    <w:p w:rsidR="00376C06" w:rsidRDefault="00376C06" w:rsidP="00376C06">
      <w:pPr>
        <w:pStyle w:val="expressdescription"/>
        <w:rPr>
          <w:color w:val="000000"/>
          <w:sz w:val="27"/>
          <w:szCs w:val="27"/>
        </w:rPr>
      </w:pPr>
      <w:r>
        <w:rPr>
          <w:b/>
          <w:bCs/>
          <w:color w:val="000000"/>
          <w:sz w:val="27"/>
          <w:szCs w:val="27"/>
        </w:rPr>
        <w:t>WR2: </w:t>
      </w:r>
      <w:r>
        <w:rPr>
          <w:color w:val="000000"/>
          <w:sz w:val="27"/>
          <w:szCs w:val="27"/>
        </w:rPr>
        <w:t>The </w:t>
      </w:r>
      <w:r>
        <w:rPr>
          <w:b/>
          <w:bCs/>
          <w:color w:val="000000"/>
          <w:sz w:val="27"/>
          <w:szCs w:val="27"/>
        </w:rPr>
        <w:t>product_process_plan</w:t>
      </w:r>
      <w:r>
        <w:rPr>
          <w:color w:val="000000"/>
          <w:sz w:val="27"/>
          <w:szCs w:val="27"/>
        </w:rPr>
        <w:t> shall only be referenced as the </w:t>
      </w:r>
      <w:hyperlink r:id="rId68" w:anchor="action_schema.action_relationship.relating_action" w:history="1">
        <w:r>
          <w:rPr>
            <w:rStyle w:val="Hyperlink"/>
            <w:b/>
            <w:bCs/>
            <w:sz w:val="27"/>
            <w:szCs w:val="27"/>
          </w:rPr>
          <w:t>relating_action</w:t>
        </w:r>
      </w:hyperlink>
      <w:r>
        <w:rPr>
          <w:color w:val="000000"/>
          <w:sz w:val="27"/>
          <w:szCs w:val="27"/>
        </w:rPr>
        <w:t> by </w:t>
      </w:r>
      <w:hyperlink r:id="rId69" w:anchor="action_schema.action_relationship" w:history="1">
        <w:r>
          <w:rPr>
            <w:rStyle w:val="Hyperlink"/>
            <w:b/>
            <w:bCs/>
            <w:sz w:val="27"/>
            <w:szCs w:val="27"/>
          </w:rPr>
          <w:t>action_relationships</w:t>
        </w:r>
      </w:hyperlink>
      <w:r>
        <w:rPr>
          <w:color w:val="000000"/>
          <w:sz w:val="27"/>
          <w:szCs w:val="27"/>
        </w:rPr>
        <w:t> that reference as the </w:t>
      </w:r>
      <w:hyperlink r:id="rId70" w:anchor="action_schema.action_relationship.related_action" w:history="1">
        <w:r>
          <w:rPr>
            <w:rStyle w:val="Hyperlink"/>
            <w:b/>
            <w:bCs/>
            <w:sz w:val="27"/>
            <w:szCs w:val="27"/>
          </w:rPr>
          <w:t>related_action</w:t>
        </w:r>
      </w:hyperlink>
      <w:r>
        <w:rPr>
          <w:color w:val="000000"/>
          <w:sz w:val="27"/>
          <w:szCs w:val="27"/>
        </w:rPr>
        <w:t> a </w:t>
      </w:r>
      <w:hyperlink r:id="rId71" w:anchor="process_plan_mim.process_plan" w:history="1">
        <w:r>
          <w:rPr>
            <w:rStyle w:val="Hyperlink"/>
            <w:b/>
            <w:bCs/>
            <w:sz w:val="27"/>
            <w:szCs w:val="27"/>
          </w:rPr>
          <w:t>process_plan</w:t>
        </w:r>
      </w:hyperlink>
      <w:ins w:id="13" w:author="Sapp (US), Brandon" w:date="2019-03-21T08:32:00Z">
        <w:r w:rsidR="00632542">
          <w:rPr>
            <w:rStyle w:val="Hyperlink"/>
            <w:b/>
            <w:bCs/>
            <w:sz w:val="27"/>
            <w:szCs w:val="27"/>
          </w:rPr>
          <w:t xml:space="preserve"> </w:t>
        </w:r>
      </w:ins>
      <w:bookmarkStart w:id="14" w:name="_GoBack"/>
      <w:bookmarkEnd w:id="14"/>
      <w:r>
        <w:rPr>
          <w:color w:val="000000"/>
          <w:sz w:val="27"/>
          <w:szCs w:val="27"/>
        </w:rPr>
        <w:t>or a </w:t>
      </w:r>
      <w:r>
        <w:rPr>
          <w:b/>
          <w:bCs/>
          <w:color w:val="000000"/>
          <w:sz w:val="27"/>
          <w:szCs w:val="27"/>
        </w:rPr>
        <w:t>product_process_plan</w:t>
      </w:r>
      <w:r>
        <w:rPr>
          <w:color w:val="000000"/>
          <w:sz w:val="27"/>
          <w:szCs w:val="27"/>
        </w:rPr>
        <w:t>, or by </w:t>
      </w:r>
      <w:hyperlink r:id="rId72" w:anchor="action_schema.action_relationship" w:history="1">
        <w:r>
          <w:rPr>
            <w:rStyle w:val="Hyperlink"/>
            <w:b/>
            <w:bCs/>
            <w:sz w:val="27"/>
            <w:szCs w:val="27"/>
          </w:rPr>
          <w:t>action_relationships</w:t>
        </w:r>
      </w:hyperlink>
      <w:r>
        <w:rPr>
          <w:color w:val="000000"/>
          <w:sz w:val="27"/>
          <w:szCs w:val="27"/>
        </w:rPr>
        <w:t> that have a name of 'process operation occurrence' and that reference as the </w:t>
      </w:r>
      <w:hyperlink r:id="rId73" w:anchor="action_schema.action_relationship.related_action" w:history="1">
        <w:r>
          <w:rPr>
            <w:rStyle w:val="Hyperlink"/>
            <w:b/>
            <w:bCs/>
            <w:sz w:val="27"/>
            <w:szCs w:val="27"/>
          </w:rPr>
          <w:t>related_action</w:t>
        </w:r>
      </w:hyperlink>
      <w:r>
        <w:rPr>
          <w:color w:val="000000"/>
          <w:sz w:val="27"/>
          <w:szCs w:val="27"/>
        </w:rPr>
        <w:t> an </w:t>
      </w:r>
      <w:hyperlink r:id="rId74" w:anchor="action_schema.action" w:history="1">
        <w:r>
          <w:rPr>
            <w:rStyle w:val="Hyperlink"/>
            <w:b/>
            <w:bCs/>
            <w:sz w:val="27"/>
            <w:szCs w:val="27"/>
          </w:rPr>
          <w:t>action</w:t>
        </w:r>
      </w:hyperlink>
      <w:r>
        <w:rPr>
          <w:color w:val="000000"/>
          <w:sz w:val="27"/>
          <w:szCs w:val="27"/>
        </w:rPr>
        <w:t> that refers to a </w:t>
      </w:r>
      <w:hyperlink r:id="rId75" w:anchor="process_plan_mim.process_operation" w:history="1">
        <w:r>
          <w:rPr>
            <w:rStyle w:val="Hyperlink"/>
            <w:b/>
            <w:bCs/>
            <w:sz w:val="27"/>
            <w:szCs w:val="27"/>
          </w:rPr>
          <w:t>process_operation</w:t>
        </w:r>
      </w:hyperlink>
      <w:r>
        <w:rPr>
          <w:color w:val="000000"/>
          <w:sz w:val="27"/>
          <w:szCs w:val="27"/>
        </w:rPr>
        <w:t> as its </w:t>
      </w:r>
      <w:hyperlink r:id="rId76" w:anchor="action_schema.action.chosen_method" w:history="1">
        <w:r>
          <w:rPr>
            <w:rStyle w:val="Hyperlink"/>
            <w:b/>
            <w:bCs/>
            <w:sz w:val="27"/>
            <w:szCs w:val="27"/>
          </w:rPr>
          <w:t>chosen_method</w:t>
        </w:r>
      </w:hyperlink>
      <w:r>
        <w:rPr>
          <w:color w:val="000000"/>
          <w:sz w:val="27"/>
          <w:szCs w:val="27"/>
        </w:rPr>
        <w:t>.</w:t>
      </w:r>
    </w:p>
    <w:p w:rsidR="00376C06" w:rsidRDefault="00376C06" w:rsidP="00376C06">
      <w:pPr>
        <w:pStyle w:val="expressdescription"/>
        <w:rPr>
          <w:color w:val="000000"/>
          <w:sz w:val="27"/>
          <w:szCs w:val="27"/>
        </w:rPr>
      </w:pPr>
      <w:bookmarkStart w:id="15" w:name="process_plan_mim.product_process_plan.wr"/>
      <w:r>
        <w:rPr>
          <w:b/>
          <w:bCs/>
          <w:color w:val="000000"/>
          <w:sz w:val="27"/>
          <w:szCs w:val="27"/>
        </w:rPr>
        <w:t>WR3: </w:t>
      </w:r>
      <w:bookmarkEnd w:id="15"/>
      <w:r>
        <w:rPr>
          <w:color w:val="000000"/>
          <w:sz w:val="27"/>
          <w:szCs w:val="27"/>
        </w:rPr>
        <w:t>The </w:t>
      </w:r>
      <w:r>
        <w:rPr>
          <w:b/>
          <w:bCs/>
          <w:color w:val="000000"/>
          <w:sz w:val="27"/>
          <w:szCs w:val="27"/>
        </w:rPr>
        <w:t>product_process_plan</w:t>
      </w:r>
      <w:r>
        <w:rPr>
          <w:color w:val="000000"/>
          <w:sz w:val="27"/>
          <w:szCs w:val="27"/>
        </w:rPr>
        <w:t xml:space="preserve"> shall only be referenced </w:t>
      </w:r>
      <w:del w:id="16" w:author="Sapp (US), Brandon" w:date="2019-03-21T08:30:00Z">
        <w:r w:rsidRPr="00632542" w:rsidDel="00632542">
          <w:rPr>
            <w:color w:val="000000"/>
            <w:sz w:val="27"/>
            <w:szCs w:val="27"/>
            <w:lang w:val="en-GB"/>
            <w:rPrChange w:id="17" w:author="Sapp (US), Brandon" w:date="2019-03-21T08:30:00Z">
              <w:rPr>
                <w:color w:val="000000"/>
                <w:sz w:val="27"/>
                <w:szCs w:val="27"/>
              </w:rPr>
            </w:rPrChange>
          </w:rPr>
          <w:delText>as </w:delText>
        </w:r>
      </w:del>
      <w:ins w:id="18" w:author="Sapp (US), Brandon" w:date="2019-03-21T08:30:00Z">
        <w:r w:rsidR="00632542" w:rsidRPr="00632542">
          <w:rPr>
            <w:color w:val="000000"/>
            <w:sz w:val="27"/>
            <w:szCs w:val="27"/>
            <w:lang w:val="en-GB"/>
            <w:rPrChange w:id="19" w:author="Sapp (US), Brandon" w:date="2019-03-21T08:30:00Z">
              <w:rPr>
                <w:color w:val="000000"/>
                <w:sz w:val="27"/>
                <w:szCs w:val="27"/>
              </w:rPr>
            </w:rPrChange>
          </w:rPr>
          <w:t>as</w:t>
        </w:r>
        <w:r w:rsidR="00632542">
          <w:rPr>
            <w:color w:val="000000"/>
            <w:sz w:val="27"/>
            <w:szCs w:val="27"/>
          </w:rPr>
          <w:t xml:space="preserve"> a </w:t>
        </w:r>
      </w:ins>
      <w:hyperlink r:id="rId77" w:anchor="process_property_schema.process_product_association.process" w:history="1">
        <w:r>
          <w:rPr>
            <w:rStyle w:val="Hyperlink"/>
            <w:b/>
            <w:bCs/>
            <w:sz w:val="27"/>
            <w:szCs w:val="27"/>
          </w:rPr>
          <w:t>process</w:t>
        </w:r>
      </w:hyperlink>
      <w:r>
        <w:rPr>
          <w:color w:val="000000"/>
          <w:sz w:val="27"/>
          <w:szCs w:val="27"/>
        </w:rPr>
        <w:t> by </w:t>
      </w:r>
      <w:hyperlink r:id="rId78" w:anchor="process_property_schema.process_product_association" w:history="1">
        <w:r>
          <w:rPr>
            <w:rStyle w:val="Hyperlink"/>
            <w:b/>
            <w:bCs/>
            <w:sz w:val="27"/>
            <w:szCs w:val="27"/>
          </w:rPr>
          <w:t>process_product_associations</w:t>
        </w:r>
      </w:hyperlink>
      <w:r>
        <w:rPr>
          <w:color w:val="000000"/>
          <w:sz w:val="27"/>
          <w:szCs w:val="27"/>
        </w:rPr>
        <w:t> that have a </w:t>
      </w:r>
      <w:hyperlink r:id="rId79" w:anchor="process_property_schema.process_product_association.name" w:history="1">
        <w:r>
          <w:rPr>
            <w:rStyle w:val="Hyperlink"/>
            <w:b/>
            <w:bCs/>
            <w:sz w:val="27"/>
            <w:szCs w:val="27"/>
          </w:rPr>
          <w:t>name</w:t>
        </w:r>
      </w:hyperlink>
      <w:r>
        <w:rPr>
          <w:color w:val="000000"/>
          <w:sz w:val="27"/>
          <w:szCs w:val="27"/>
        </w:rPr>
        <w:t> of 'produced output' and that reference as </w:t>
      </w:r>
      <w:hyperlink r:id="rId80" w:anchor="process_property_schema.process_product_association.defined_product" w:history="1">
        <w:r>
          <w:rPr>
            <w:rStyle w:val="Hyperlink"/>
            <w:b/>
            <w:bCs/>
            <w:sz w:val="27"/>
            <w:szCs w:val="27"/>
          </w:rPr>
          <w:t>defined_product</w:t>
        </w:r>
      </w:hyperlink>
      <w:r>
        <w:rPr>
          <w:color w:val="000000"/>
          <w:sz w:val="27"/>
          <w:szCs w:val="27"/>
        </w:rPr>
        <w:t> a </w:t>
      </w:r>
      <w:hyperlink r:id="rId81" w:anchor="product_definition_schema.product_definition" w:history="1">
        <w:r>
          <w:rPr>
            <w:rStyle w:val="Hyperlink"/>
            <w:b/>
            <w:bCs/>
            <w:sz w:val="27"/>
            <w:szCs w:val="27"/>
          </w:rPr>
          <w:t>product_definition</w:t>
        </w:r>
      </w:hyperlink>
      <w:r>
        <w:rPr>
          <w:color w:val="000000"/>
          <w:sz w:val="27"/>
          <w:szCs w:val="27"/>
        </w:rPr>
        <w:t>.</w:t>
      </w:r>
    </w:p>
    <w:p w:rsidR="00376C06" w:rsidRDefault="00376C06" w:rsidP="00376C06">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Process_plan_mim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lastRenderedPageBreak/>
        <w:br/>
      </w:r>
    </w:p>
    <w:p w:rsidR="00376C06" w:rsidRDefault="00376C06" w:rsidP="00376C06">
      <w:pPr>
        <w:pStyle w:val="NormalWeb"/>
        <w:rPr>
          <w:color w:val="000000"/>
          <w:sz w:val="27"/>
          <w:szCs w:val="27"/>
        </w:rPr>
      </w:pPr>
      <w:r>
        <w:rPr>
          <w:color w:val="000000"/>
          <w:sz w:val="27"/>
          <w:szCs w:val="27"/>
        </w:rPr>
        <w:t>© ISO 2019 — All rights reserved</w:t>
      </w:r>
    </w:p>
    <w:p w:rsidR="004B0747" w:rsidRPr="00376C06" w:rsidRDefault="004B0747" w:rsidP="00376C06"/>
    <w:sectPr w:rsidR="004B0747" w:rsidRPr="00376C06"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B2DD7"/>
    <w:multiLevelType w:val="multilevel"/>
    <w:tmpl w:val="894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22E5"/>
    <w:multiLevelType w:val="multilevel"/>
    <w:tmpl w:val="D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D59A4"/>
    <w:multiLevelType w:val="multilevel"/>
    <w:tmpl w:val="5C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2"/>
  </w:num>
  <w:num w:numId="4">
    <w:abstractNumId w:val="15"/>
  </w:num>
  <w:num w:numId="5">
    <w:abstractNumId w:val="16"/>
  </w:num>
  <w:num w:numId="6">
    <w:abstractNumId w:val="1"/>
  </w:num>
  <w:num w:numId="7">
    <w:abstractNumId w:val="13"/>
  </w:num>
  <w:num w:numId="8">
    <w:abstractNumId w:val="7"/>
  </w:num>
  <w:num w:numId="9">
    <w:abstractNumId w:val="8"/>
  </w:num>
  <w:num w:numId="10">
    <w:abstractNumId w:val="0"/>
  </w:num>
  <w:num w:numId="11">
    <w:abstractNumId w:val="5"/>
  </w:num>
  <w:num w:numId="12">
    <w:abstractNumId w:val="14"/>
  </w:num>
  <w:num w:numId="13">
    <w:abstractNumId w:val="11"/>
  </w:num>
  <w:num w:numId="14">
    <w:abstractNumId w:val="3"/>
  </w:num>
  <w:num w:numId="15">
    <w:abstractNumId w:val="9"/>
  </w:num>
  <w:num w:numId="16">
    <w:abstractNumId w:val="10"/>
  </w:num>
  <w:num w:numId="17">
    <w:abstractNumId w:val="17"/>
  </w:num>
  <w:num w:numId="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QUA4ZgBgSwAAAA="/>
  </w:docVars>
  <w:rsids>
    <w:rsidRoot w:val="0025162F"/>
    <w:rsid w:val="000D6036"/>
    <w:rsid w:val="001047C2"/>
    <w:rsid w:val="0016543A"/>
    <w:rsid w:val="00196BF5"/>
    <w:rsid w:val="0025162F"/>
    <w:rsid w:val="00376C06"/>
    <w:rsid w:val="00475D66"/>
    <w:rsid w:val="004A0CED"/>
    <w:rsid w:val="004B0747"/>
    <w:rsid w:val="005A5B46"/>
    <w:rsid w:val="00632542"/>
    <w:rsid w:val="00683EA8"/>
    <w:rsid w:val="007D5C51"/>
    <w:rsid w:val="008134E3"/>
    <w:rsid w:val="008461C1"/>
    <w:rsid w:val="00867951"/>
    <w:rsid w:val="008A6D26"/>
    <w:rsid w:val="008C47A7"/>
    <w:rsid w:val="00903347"/>
    <w:rsid w:val="009A7CCC"/>
    <w:rsid w:val="009C618B"/>
    <w:rsid w:val="00A36C79"/>
    <w:rsid w:val="00AF260F"/>
    <w:rsid w:val="00B14CC8"/>
    <w:rsid w:val="00B853D3"/>
    <w:rsid w:val="00C163C3"/>
    <w:rsid w:val="00DC67B9"/>
    <w:rsid w:val="00DE3BB2"/>
    <w:rsid w:val="00F60844"/>
    <w:rsid w:val="00F64006"/>
    <w:rsid w:val="00FA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B6D1"/>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325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542"/>
    <w:rPr>
      <w:rFonts w:ascii="Segoe UI" w:hAnsi="Segoe UI" w:cs="Segoe UI"/>
      <w:sz w:val="18"/>
      <w:szCs w:val="18"/>
    </w:rPr>
  </w:style>
  <w:style w:type="paragraph" w:styleId="Revision">
    <w:name w:val="Revision"/>
    <w:hidden/>
    <w:uiPriority w:val="99"/>
    <w:semiHidden/>
    <w:rsid w:val="006325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133372">
      <w:bodyDiv w:val="1"/>
      <w:marLeft w:val="0"/>
      <w:marRight w:val="0"/>
      <w:marTop w:val="0"/>
      <w:marBottom w:val="0"/>
      <w:divBdr>
        <w:top w:val="none" w:sz="0" w:space="0" w:color="auto"/>
        <w:left w:val="none" w:sz="0" w:space="0" w:color="auto"/>
        <w:bottom w:val="none" w:sz="0" w:space="0" w:color="auto"/>
        <w:right w:val="none" w:sz="0" w:space="0" w:color="auto"/>
      </w:divBdr>
      <w:divsChild>
        <w:div w:id="202256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611858536">
      <w:bodyDiv w:val="1"/>
      <w:marLeft w:val="0"/>
      <w:marRight w:val="0"/>
      <w:marTop w:val="0"/>
      <w:marBottom w:val="0"/>
      <w:divBdr>
        <w:top w:val="none" w:sz="0" w:space="0" w:color="auto"/>
        <w:left w:val="none" w:sz="0" w:space="0" w:color="auto"/>
        <w:bottom w:val="none" w:sz="0" w:space="0" w:color="auto"/>
        <w:right w:val="none" w:sz="0" w:space="0" w:color="auto"/>
      </w:divBdr>
      <w:divsChild>
        <w:div w:id="83873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04542">
      <w:bodyDiv w:val="1"/>
      <w:marLeft w:val="0"/>
      <w:marRight w:val="0"/>
      <w:marTop w:val="0"/>
      <w:marBottom w:val="0"/>
      <w:divBdr>
        <w:top w:val="none" w:sz="0" w:space="0" w:color="auto"/>
        <w:left w:val="none" w:sz="0" w:space="0" w:color="auto"/>
        <w:bottom w:val="none" w:sz="0" w:space="0" w:color="auto"/>
        <w:right w:val="none" w:sz="0" w:space="0" w:color="auto"/>
      </w:divBdr>
      <w:divsChild>
        <w:div w:id="17337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951">
      <w:bodyDiv w:val="1"/>
      <w:marLeft w:val="0"/>
      <w:marRight w:val="0"/>
      <w:marTop w:val="0"/>
      <w:marBottom w:val="0"/>
      <w:divBdr>
        <w:top w:val="none" w:sz="0" w:space="0" w:color="auto"/>
        <w:left w:val="none" w:sz="0" w:space="0" w:color="auto"/>
        <w:bottom w:val="none" w:sz="0" w:space="0" w:color="auto"/>
        <w:right w:val="none" w:sz="0" w:space="0" w:color="auto"/>
      </w:divBdr>
      <w:divsChild>
        <w:div w:id="140576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part1000\data\resources\action_schema\action_schema.htm" TargetMode="External"/><Relationship Id="rId18" Type="http://schemas.openxmlformats.org/officeDocument/2006/relationships/hyperlink" Target="file:///C:\Users\bus4005\Downloads\CR_FDIS_3_20190311_draft\CR_FDIS_3\part1000\data\resources\process_property_representation_schema\process_property_representation_schema.htm" TargetMode="External"/><Relationship Id="rId26" Type="http://schemas.openxmlformats.org/officeDocument/2006/relationships/hyperlink" Target="file:///C:\Users\bus4005\Downloads\CR_FDIS_3_20190311_draft\CR_FDIS_3\part1000\data\resources\process_property_schema\process_property_schema.htm" TargetMode="External"/><Relationship Id="rId39" Type="http://schemas.openxmlformats.org/officeDocument/2006/relationships/hyperlink" Target="file:///C:\Users\bus4005\Downloads\CR_FDIS_3_20190311_draft\CR_FDIS_3\part1000\data\resource_docs\fundamentals_of_product_description_and_support\sys\4_schema.htm" TargetMode="External"/><Relationship Id="rId21" Type="http://schemas.openxmlformats.org/officeDocument/2006/relationships/hyperlink" Target="file:///C:\Users\bus4005\Downloads\CR_FDIS_3_20190311_draft\CR_FDIS_3\part1000\data\resources\process_property_schema\process_property_schema.htm" TargetMode="External"/><Relationship Id="rId34" Type="http://schemas.openxmlformats.org/officeDocument/2006/relationships/hyperlink" Target="file:///C:\Users\bus4005\Downloads\CR_FDIS_3_20190311_draft\CR_FDIS_3\part1000\data\modules\process_plan\sys\4_info_reqs.htm" TargetMode="External"/><Relationship Id="rId42" Type="http://schemas.openxmlformats.org/officeDocument/2006/relationships/hyperlink" Target="file:///C:\Users\bus4005\Downloads\CR_FDIS_3_20190311_draft\CR_FDIS_3\part1000\data\modules\process_plan\sys\5_mim.htm" TargetMode="External"/><Relationship Id="rId47" Type="http://schemas.openxmlformats.org/officeDocument/2006/relationships/hyperlink" Target="file:///C:\Users\bus4005\Downloads\CR_FDIS_3_20190311_draft\CR_FDIS_3\part1000\data\resource_docs\fundamentals_of_product_description_and_support\sys\4_schema.htm" TargetMode="External"/><Relationship Id="rId50" Type="http://schemas.openxmlformats.org/officeDocument/2006/relationships/hyperlink" Target="file:///C:\Users\bus4005\Downloads\CR_FDIS_3_20190311_draft\CR_FDIS_3\part1000\data\resource_docs\fundamentals_of_product_description_and_support\sys\4_schema.htm" TargetMode="External"/><Relationship Id="rId55" Type="http://schemas.openxmlformats.org/officeDocument/2006/relationships/hyperlink" Target="file:///C:\Users\bus4005\Downloads\CR_FDIS_3_20190311_draft\CR_FDIS_3\part1000\data\resources\product_definition_schema\product_definition_schema.htm" TargetMode="External"/><Relationship Id="rId63" Type="http://schemas.openxmlformats.org/officeDocument/2006/relationships/hyperlink" Target="file:///C:\Users\bus4005\Downloads\CR_FDIS_3_20190311_draft\CR_FDIS_3\part1000\data\resources\process_property_schema\process_property_schema.htm" TargetMode="External"/><Relationship Id="rId68" Type="http://schemas.openxmlformats.org/officeDocument/2006/relationships/hyperlink" Target="file:///C:\Users\bus4005\Downloads\CR_FDIS_3_20190311_draft\CR_FDIS_3\part1000\data\resource_docs\fundamentals_of_product_description_and_support\sys\4_schema.htm" TargetMode="External"/><Relationship Id="rId76" Type="http://schemas.openxmlformats.org/officeDocument/2006/relationships/hyperlink" Target="file:///C:\Users\bus4005\Downloads\CR_FDIS_3_20190311_draft\CR_FDIS_3\part1000\data\resource_docs\fundamentals_of_product_description_and_support\sys\4_schema.htm" TargetMode="External"/><Relationship Id="rId84" Type="http://schemas.openxmlformats.org/officeDocument/2006/relationships/theme" Target="theme/theme1.xml"/><Relationship Id="rId7" Type="http://schemas.openxmlformats.org/officeDocument/2006/relationships/hyperlink" Target="file:///C:\Users\bus4005\Downloads\CR_FDIS_3_20190311_draft\CR_FDIS_3\part1000\data\modules\product_view_definition\sys\5_mim.htm" TargetMode="External"/><Relationship Id="rId71" Type="http://schemas.openxmlformats.org/officeDocument/2006/relationships/hyperlink" Target="file:///C:\Users\bus4005\Downloads\CR_FDIS_3_20190311_draft\CR_FDIS_3\part1000\data\modules\process_plan\sys\5_mim.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resources\process_property_representation_schema\process_property_representation_schema.htm" TargetMode="External"/><Relationship Id="rId29" Type="http://schemas.openxmlformats.org/officeDocument/2006/relationships/hyperlink" Target="file:///C:\Users\bus4005\Downloads\CR_FDIS_3_20190311_draft\CR_FDIS_3\part1000\data\modules\process_plan\sys\d_mim_expg.htm" TargetMode="External"/><Relationship Id="rId11" Type="http://schemas.openxmlformats.org/officeDocument/2006/relationships/hyperlink" Target="file:///C:\Users\bus4005\Downloads\CR_FDIS_3_20190311_draft\CR_FDIS_3\part1000\data\modules\time_interval_assignment\sys\5_mim.htm" TargetMode="External"/><Relationship Id="rId24" Type="http://schemas.openxmlformats.org/officeDocument/2006/relationships/hyperlink" Target="file:///C:\Users\bus4005\Downloads\CR_FDIS_3_20190311_draft\CR_FDIS_3\part1000\data\resources\process_property_schema\process_property_schema.htm" TargetMode="External"/><Relationship Id="rId32" Type="http://schemas.openxmlformats.org/officeDocument/2006/relationships/image" Target="media/image1.gif"/><Relationship Id="rId37" Type="http://schemas.openxmlformats.org/officeDocument/2006/relationships/hyperlink" Target="file:///C:\Users\bus4005\Downloads\CR_FDIS_3_20190311_draft\CR_FDIS_3\part1000\data\modules\process_plan\sys\4_info_reqs.htm" TargetMode="External"/><Relationship Id="rId40" Type="http://schemas.openxmlformats.org/officeDocument/2006/relationships/hyperlink" Target="file:///C:\Users\bus4005\Downloads\CR_FDIS_3_20190311_draft\CR_FDIS_3\part1000\data\resource_docs\fundamentals_of_product_description_and_support\sys\4_schema.htm" TargetMode="External"/><Relationship Id="rId45" Type="http://schemas.openxmlformats.org/officeDocument/2006/relationships/hyperlink" Target="file:///C:\Users\bus4005\Downloads\CR_FDIS_3_20190311_draft\CR_FDIS_3\part1000\data\resource_docs\fundamentals_of_product_description_and_support\sys\4_schema.htm" TargetMode="External"/><Relationship Id="rId53" Type="http://schemas.openxmlformats.org/officeDocument/2006/relationships/hyperlink" Target="file:///C:\Users\bus4005\Downloads\CR_FDIS_3_20190311_draft\CR_FDIS_3\part1000\data\modules\process_plan\sys\5_mim.htm" TargetMode="External"/><Relationship Id="rId58" Type="http://schemas.openxmlformats.org/officeDocument/2006/relationships/hyperlink" Target="file:///C:\Users\bus4005\Downloads\CR_FDIS_3_20190311_draft\CR_FDIS_3\part1000\data\resource_docs\fundamentals_of_product_description_and_support\sys\21_schema.htm" TargetMode="External"/><Relationship Id="rId66" Type="http://schemas.openxmlformats.org/officeDocument/2006/relationships/hyperlink" Target="file:///C:\Users\bus4005\Downloads\CR_FDIS_3_20190311_draft\CR_FDIS_3\part1000\data\resource_docs\fundamentals_of_product_description_and_support\sys\4_schema.htm" TargetMode="External"/><Relationship Id="rId74" Type="http://schemas.openxmlformats.org/officeDocument/2006/relationships/hyperlink" Target="file:///C:\Users\bus4005\Downloads\CR_FDIS_3_20190311_draft\CR_FDIS_3\part1000\data\resource_docs\fundamentals_of_product_description_and_support\sys\4_schema.htm" TargetMode="External"/><Relationship Id="rId79" Type="http://schemas.openxmlformats.org/officeDocument/2006/relationships/hyperlink" Target="file:///C:\Users\bus4005\Downloads\CR_FDIS_3_20190311_draft\CR_FDIS_3\part1000\data\resources\process_property_schema\process_property_schema.htm" TargetMode="External"/><Relationship Id="rId5" Type="http://schemas.openxmlformats.org/officeDocument/2006/relationships/hyperlink" Target="file:///C:\Users\bus4005\Downloads\CR_FDIS_3_20190311_draft\CR_FDIS_3\part1000\data\modules\activity_method\sys\5_mim.htm" TargetMode="External"/><Relationship Id="rId61" Type="http://schemas.openxmlformats.org/officeDocument/2006/relationships/hyperlink" Target="file:///C:\Users\bus4005\Downloads\CR_FDIS_3_20190311_draft\CR_FDIS_3\part1000\data\resources\process_property_schema\process_property_schema.htm" TargetMode="External"/><Relationship Id="rId82" Type="http://schemas.openxmlformats.org/officeDocument/2006/relationships/fontTable" Target="fontTable.xml"/><Relationship Id="rId10" Type="http://schemas.openxmlformats.org/officeDocument/2006/relationships/hyperlink" Target="file:///C:\Users\bus4005\Downloads\CR_FDIS_3_20190311_draft\CR_FDIS_3\part1000\data\modules\specification_control\sys\5_mim.htm" TargetMode="External"/><Relationship Id="rId19" Type="http://schemas.openxmlformats.org/officeDocument/2006/relationships/hyperlink" Target="file:///C:\Users\bus4005\Downloads\CR_FDIS_3_20190311_draft\CR_FDIS_3\part1000\data\resources\process_property_schema\process_property_schema.htm" TargetMode="External"/><Relationship Id="rId31" Type="http://schemas.openxmlformats.org/officeDocument/2006/relationships/hyperlink" Target="file:///C:\Users\bus4005\Downloads\CR_FDIS_3_20190311_draft\CR_FDIS_3\part1000\data\modules\process_plan\mimexpg2.htm" TargetMode="External"/><Relationship Id="rId44" Type="http://schemas.openxmlformats.org/officeDocument/2006/relationships/hyperlink" Target="file:///C:\Users\bus4005\Downloads\CR_FDIS_3_20190311_draft\CR_FDIS_3\part1000\data\resource_docs\fundamentals_of_product_description_and_support\sys\4_schema.htm" TargetMode="External"/><Relationship Id="rId52" Type="http://schemas.openxmlformats.org/officeDocument/2006/relationships/hyperlink" Target="file:///C:\Users\bus4005\Downloads\CR_FDIS_3_20190311_draft\CR_FDIS_3\part1000\data\resource_docs\fundamentals_of_product_description_and_support\sys\21_schema.htm" TargetMode="External"/><Relationship Id="rId60" Type="http://schemas.openxmlformats.org/officeDocument/2006/relationships/hyperlink" Target="file:///C:\Users\bus4005\Downloads\CR_FDIS_3_20190311_draft\CR_FDIS_3\part1000\data\resource_docs\fundamentals_of_product_description_and_support\sys\5_schema.htm" TargetMode="External"/><Relationship Id="rId65" Type="http://schemas.openxmlformats.org/officeDocument/2006/relationships/hyperlink" Target="file:///C:\Users\bus4005\Downloads\CR_FDIS_3_20190311_draft\CR_FDIS_3\part1000\data\resource_docs\fundamentals_of_product_description_and_support\sys\4_schema.htm" TargetMode="External"/><Relationship Id="rId73" Type="http://schemas.openxmlformats.org/officeDocument/2006/relationships/hyperlink" Target="file:///C:\Users\bus4005\Downloads\CR_FDIS_3_20190311_draft\CR_FDIS_3\part1000\data\resource_docs\fundamentals_of_product_description_and_support\sys\4_schema.htm" TargetMode="External"/><Relationship Id="rId78" Type="http://schemas.openxmlformats.org/officeDocument/2006/relationships/hyperlink" Target="file:///C:\Users\bus4005\Downloads\CR_FDIS_3_20190311_draft\CR_FDIS_3\part1000\data\resources\process_property_schema\process_property_schema.htm" TargetMode="External"/><Relationship Id="rId81" Type="http://schemas.openxmlformats.org/officeDocument/2006/relationships/hyperlink" Target="file:///C:\Users\bus4005\Downloads\CR_FDIS_3_20190311_draft\CR_FDIS_3\part1000\data\resource_docs\fundamentals_of_product_description_and_support\sys\21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shape_property_assignment\sys\5_mim.htm" TargetMode="External"/><Relationship Id="rId14" Type="http://schemas.openxmlformats.org/officeDocument/2006/relationships/hyperlink" Target="file:///C:\Users\bus4005\Downloads\CR_FDIS_3_20190311_draft\CR_FDIS_3\part1000\data\resources\action_schema\action_schema.htm" TargetMode="External"/><Relationship Id="rId22" Type="http://schemas.openxmlformats.org/officeDocument/2006/relationships/hyperlink" Target="file:///C:\Users\bus4005\Downloads\CR_FDIS_3_20190311_draft\CR_FDIS_3\part1000\data\resources\process_property_schema\process_property_schema.htm" TargetMode="External"/><Relationship Id="rId27" Type="http://schemas.openxmlformats.org/officeDocument/2006/relationships/hyperlink" Target="file:///C:\Users\bus4005\Downloads\CR_FDIS_3_20190311_draft\CR_FDIS_3\part1000\data\resources\process_property_schema\process_property_schema.htm" TargetMode="External"/><Relationship Id="rId30" Type="http://schemas.openxmlformats.org/officeDocument/2006/relationships/hyperlink" Target="file:///C:\Users\bus4005\Downloads\CR_FDIS_3_20190311_draft\CR_FDIS_3\part1000\data\modules\process_plan\mimexpg1.htm" TargetMode="External"/><Relationship Id="rId35" Type="http://schemas.openxmlformats.org/officeDocument/2006/relationships/hyperlink" Target="file:///C:\Users\bus4005\Downloads\CR_FDIS_3_20190311_draft\CR_FDIS_3\part1000\data\resources\action_schema\action_schema.htm" TargetMode="External"/><Relationship Id="rId43" Type="http://schemas.openxmlformats.org/officeDocument/2006/relationships/hyperlink" Target="file:///C:\Users\bus4005\Downloads\CR_FDIS_3_20190311_draft\CR_FDIS_3\part1000\data\resource_docs\fundamentals_of_product_description_and_support\sys\4_schema.htm" TargetMode="External"/><Relationship Id="rId48" Type="http://schemas.openxmlformats.org/officeDocument/2006/relationships/hyperlink" Target="file:///C:\Users\bus4005\Downloads\CR_FDIS_3_20190311_draft\CR_FDIS_3\part1000\data\resource_docs\fundamentals_of_product_description_and_support\sys\4_schema.htm" TargetMode="External"/><Relationship Id="rId56" Type="http://schemas.openxmlformats.org/officeDocument/2006/relationships/hyperlink" Target="file:///C:\Users\bus4005\Downloads\CR_FDIS_3_20190311_draft\CR_FDIS_3\part1000\data\resources\process_property_schema\process_property_schema.htm" TargetMode="External"/><Relationship Id="rId64" Type="http://schemas.openxmlformats.org/officeDocument/2006/relationships/hyperlink" Target="file:///C:\Users\bus4005\Downloads\CR_FDIS_3_20190311_draft\CR_FDIS_3\part1000\data\resource_docs\fundamentals_of_product_description_and_support\sys\4_schema.htm" TargetMode="External"/><Relationship Id="rId69" Type="http://schemas.openxmlformats.org/officeDocument/2006/relationships/hyperlink" Target="file:///C:\Users\bus4005\Downloads\CR_FDIS_3_20190311_draft\CR_FDIS_3\part1000\data\resource_docs\fundamentals_of_product_description_and_support\sys\4_schema.htm" TargetMode="External"/><Relationship Id="rId77" Type="http://schemas.openxmlformats.org/officeDocument/2006/relationships/hyperlink" Target="file:///C:\Users\bus4005\Downloads\CR_FDIS_3_20190311_draft\CR_FDIS_3\part1000\data\resources\process_property_schema\process_property_schema.htm" TargetMode="External"/><Relationship Id="rId8" Type="http://schemas.openxmlformats.org/officeDocument/2006/relationships/hyperlink" Target="file:///C:\Users\bus4005\Downloads\CR_FDIS_3_20190311_draft\CR_FDIS_3\part1000\data\modules\support_resource\sys\5_mim.htm" TargetMode="External"/><Relationship Id="rId51" Type="http://schemas.openxmlformats.org/officeDocument/2006/relationships/hyperlink" Target="file:///C:\Users\bus4005\Downloads\CR_FDIS_3_20190311_draft\CR_FDIS_3\part1000\data\resource_docs\fundamentals_of_product_description_and_support\sys\4_schema.htm" TargetMode="External"/><Relationship Id="rId72" Type="http://schemas.openxmlformats.org/officeDocument/2006/relationships/hyperlink" Target="file:///C:\Users\bus4005\Downloads\CR_FDIS_3_20190311_draft\CR_FDIS_3\part1000\data\resource_docs\fundamentals_of_product_description_and_support\sys\4_schema.htm" TargetMode="External"/><Relationship Id="rId80" Type="http://schemas.openxmlformats.org/officeDocument/2006/relationships/hyperlink" Target="file:///C:\Users\bus4005\Downloads\CR_FDIS_3_20190311_draft\CR_FDIS_3\part1000\data\resources\process_property_schema\process_property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resources\action_schema\action_schema.htm" TargetMode="External"/><Relationship Id="rId17" Type="http://schemas.openxmlformats.org/officeDocument/2006/relationships/hyperlink" Target="file:///C:\Users\bus4005\Downloads\CR_FDIS_3_20190311_draft\CR_FDIS_3\part1000\data\resources\process_property_representation_schema\process_property_representation_schema.htm" TargetMode="External"/><Relationship Id="rId25" Type="http://schemas.openxmlformats.org/officeDocument/2006/relationships/hyperlink" Target="file:///C:\Users\bus4005\Downloads\CR_FDIS_3_20190311_draft\CR_FDIS_3\part1000\data\resources\process_property_schema\process_property_schema.htm" TargetMode="External"/><Relationship Id="rId33" Type="http://schemas.openxmlformats.org/officeDocument/2006/relationships/hyperlink" Target="file:///C:\Users\bus4005\Downloads\CR_FDIS_3_20190311_draft\CR_FDIS_3\part1000\data\resource_docs\fundamentals_of_product_description_and_support\sys\4_schema.htm" TargetMode="External"/><Relationship Id="rId38" Type="http://schemas.openxmlformats.org/officeDocument/2006/relationships/hyperlink" Target="file:///C:\Users\bus4005\Downloads\CR_FDIS_3_20190311_draft\CR_FDIS_3\part1000\data\resources\action_schema\action_schema.htm" TargetMode="External"/><Relationship Id="rId46" Type="http://schemas.openxmlformats.org/officeDocument/2006/relationships/hyperlink" Target="file:///C:\Users\bus4005\Downloads\CR_FDIS_3_20190311_draft\CR_FDIS_3\part1000\data\modules\process_plan\sys\5_mim.htm" TargetMode="External"/><Relationship Id="rId59" Type="http://schemas.openxmlformats.org/officeDocument/2006/relationships/hyperlink" Target="file:///C:\Users\bus4005\Downloads\CR_FDIS_3_20190311_draft\CR_FDIS_3\part1000\data\resource_docs\fundamentals_of_product_description_and_support\sys\5_schema.htm" TargetMode="External"/><Relationship Id="rId67" Type="http://schemas.openxmlformats.org/officeDocument/2006/relationships/hyperlink" Target="file:///C:\Users\bus4005\Downloads\CR_FDIS_3_20190311_draft\CR_FDIS_3\part1000\data\modules\process_plan\sys\5_mim.htm" TargetMode="External"/><Relationship Id="rId20" Type="http://schemas.openxmlformats.org/officeDocument/2006/relationships/hyperlink" Target="file:///C:\Users\bus4005\Downloads\CR_FDIS_3_20190311_draft\CR_FDIS_3\part1000\data\resources\process_property_schema\process_property_schema.htm" TargetMode="External"/><Relationship Id="rId41" Type="http://schemas.openxmlformats.org/officeDocument/2006/relationships/hyperlink" Target="file:///C:\Users\bus4005\Downloads\CR_FDIS_3_20190311_draft\CR_FDIS_3\part1000\data\resource_docs\fundamentals_of_product_description_and_support\sys\4_schema.htm" TargetMode="External"/><Relationship Id="rId54" Type="http://schemas.openxmlformats.org/officeDocument/2006/relationships/hyperlink" Target="file:///C:\Users\bus4005\Downloads\CR_FDIS_3_20190311_draft\CR_FDIS_3\part1000\data\resources\action_schema\action_schema.htm" TargetMode="External"/><Relationship Id="rId62" Type="http://schemas.openxmlformats.org/officeDocument/2006/relationships/hyperlink" Target="file:///C:\Users\bus4005\Downloads\CR_FDIS_3_20190311_draft\CR_FDIS_3\part1000\data\modules\process_plan\sys\4_info_reqs.htm" TargetMode="External"/><Relationship Id="rId70" Type="http://schemas.openxmlformats.org/officeDocument/2006/relationships/hyperlink" Target="file:///C:\Users\bus4005\Downloads\CR_FDIS_3_20190311_draft\CR_FDIS_3\part1000\data\resource_docs\fundamentals_of_product_description_and_support\sys\4_schema.htm" TargetMode="External"/><Relationship Id="rId75" Type="http://schemas.openxmlformats.org/officeDocument/2006/relationships/hyperlink" Target="file:///C:\Users\bus4005\Downloads\CR_FDIS_3_20190311_draft\CR_FDIS_3\part1000\data\modules\process_plan\sys\5_mim.htm" TargetMode="External"/><Relationship Id="rId83"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item_definition_structure\sys\5_mim.htm" TargetMode="External"/><Relationship Id="rId15" Type="http://schemas.openxmlformats.org/officeDocument/2006/relationships/hyperlink" Target="file:///C:\Users\bus4005\Downloads\CR_FDIS_3_20190311_draft\CR_FDIS_3\part1000\data\resources\action_schema\action_schema.htm" TargetMode="External"/><Relationship Id="rId23" Type="http://schemas.openxmlformats.org/officeDocument/2006/relationships/hyperlink" Target="file:///C:\Users\bus4005\Downloads\CR_FDIS_3_20190311_draft\CR_FDIS_3\part1000\data\resources\process_property_schema\process_property_schema.htm" TargetMode="External"/><Relationship Id="rId28" Type="http://schemas.openxmlformats.org/officeDocument/2006/relationships/hyperlink" Target="file:///C:\Users\bus4005\Downloads\CR_FDIS_3_20190311_draft\CR_FDIS_3\part1000\data\resources\process_property_schema\process_property_schema.htm" TargetMode="External"/><Relationship Id="rId36" Type="http://schemas.openxmlformats.org/officeDocument/2006/relationships/hyperlink" Target="file:///C:\Users\bus4005\Downloads\CR_FDIS_3_20190311_draft\CR_FDIS_3\part1000\data\resource_docs\fundamentals_of_product_description_and_support\sys\4_schema.htm" TargetMode="External"/><Relationship Id="rId49" Type="http://schemas.openxmlformats.org/officeDocument/2006/relationships/hyperlink" Target="file:///C:\Users\bus4005\Downloads\CR_FDIS_3_20190311_draft\CR_FDIS_3\part1000\data\resource_docs\fundamentals_of_product_description_and_support\sys\4_schema.htm" TargetMode="External"/><Relationship Id="rId57" Type="http://schemas.openxmlformats.org/officeDocument/2006/relationships/hyperlink" Target="file:///C:\Users\bus4005\Downloads\CR_FDIS_3_20190311_draft\CR_FDIS_3\part1000\data\resources\process_property_schema\process_property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3603</Words>
  <Characters>20542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2019-03-21T15:33:00Z</dcterms:created>
  <dcterms:modified xsi:type="dcterms:W3CDTF">2019-03-21T15:33:00Z</dcterms:modified>
</cp:coreProperties>
</file>