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E1F" w:rsidRDefault="00D84E1F" w:rsidP="00D84E1F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5" w:anchor="activity_method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Activity_method_arm</w:t>
        </w:r>
      </w:hyperlink>
      <w:r>
        <w:rPr>
          <w:rStyle w:val="HTMLCode"/>
          <w:color w:val="000000"/>
        </w:rPr>
        <w:t>;    --  ISO/TS 10303-1049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6" w:anchor="item_definition_structur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Item_definition_structure_arm</w:t>
        </w:r>
      </w:hyperlink>
      <w:r>
        <w:rPr>
          <w:rStyle w:val="HTMLCode"/>
          <w:color w:val="000000"/>
        </w:rPr>
        <w:t>;    --  ISO/TS 10303-1345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7" w:anchor="product_view_definitio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Product_view_definition_arm</w:t>
        </w:r>
      </w:hyperlink>
      <w:r>
        <w:rPr>
          <w:rStyle w:val="HTMLCode"/>
          <w:color w:val="000000"/>
        </w:rPr>
        <w:t>;    --  ISO/TS 10303-1019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8" w:anchor="support_resourc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Support_resource_arm</w:t>
        </w:r>
      </w:hyperlink>
      <w:r>
        <w:rPr>
          <w:rStyle w:val="HTMLCode"/>
          <w:color w:val="000000"/>
        </w:rPr>
        <w:t>;    --  ISO/TS 10303-1800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9" w:anchor="shape_property_assignment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Shape_property_assignment_arm</w:t>
        </w:r>
      </w:hyperlink>
      <w:r>
        <w:rPr>
          <w:rStyle w:val="HTMLCode"/>
          <w:color w:val="000000"/>
        </w:rPr>
        <w:t>;    --  ISO/TS 10303-1032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0" w:anchor="specification_control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Specification_control_arm</w:t>
        </w:r>
      </w:hyperlink>
      <w:r>
        <w:rPr>
          <w:rStyle w:val="HTMLCode"/>
          <w:color w:val="000000"/>
        </w:rPr>
        <w:t>;    --  ISO/TS 10303-1112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1" w:anchor="time_interval_assignment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Time_interval_assignment_arm</w:t>
        </w:r>
      </w:hyperlink>
      <w:r>
        <w:rPr>
          <w:rStyle w:val="HTMLCode"/>
          <w:color w:val="000000"/>
        </w:rPr>
        <w:t>;    --  ISO/TS 10303-1365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Activity_method_arm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10303-1049</w:t>
            </w:r>
          </w:p>
        </w:tc>
      </w:tr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r>
              <w:rPr>
                <w:b/>
                <w:bCs/>
                <w:sz w:val="20"/>
                <w:szCs w:val="20"/>
              </w:rPr>
              <w:t>Item_definition_structure_arm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10303-1345</w:t>
            </w:r>
          </w:p>
        </w:tc>
      </w:tr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r>
              <w:rPr>
                <w:b/>
                <w:bCs/>
                <w:sz w:val="20"/>
                <w:szCs w:val="20"/>
              </w:rPr>
              <w:t>Product_view_definition_arm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10303-1019</w:t>
            </w:r>
          </w:p>
        </w:tc>
      </w:tr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r>
              <w:rPr>
                <w:b/>
                <w:bCs/>
                <w:sz w:val="20"/>
                <w:szCs w:val="20"/>
              </w:rPr>
              <w:t>Support_resource_arm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10303-1800</w:t>
            </w:r>
          </w:p>
        </w:tc>
      </w:tr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r>
              <w:rPr>
                <w:b/>
                <w:bCs/>
                <w:sz w:val="20"/>
                <w:szCs w:val="20"/>
              </w:rPr>
              <w:t>Shape_property_assignment_arm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10303-1032</w:t>
            </w:r>
          </w:p>
        </w:tc>
      </w:tr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r>
              <w:rPr>
                <w:b/>
                <w:bCs/>
                <w:sz w:val="20"/>
                <w:szCs w:val="20"/>
              </w:rPr>
              <w:t>Specification_control_arm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10303-1112</w:t>
            </w:r>
          </w:p>
        </w:tc>
      </w:tr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r>
              <w:rPr>
                <w:b/>
                <w:bCs/>
                <w:sz w:val="20"/>
                <w:szCs w:val="20"/>
              </w:rPr>
              <w:t>Time_interval_assignment_arm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10303-1365</w:t>
            </w:r>
          </w:p>
        </w:tc>
      </w:tr>
    </w:tbl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12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13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14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D84E1F" w:rsidRDefault="00D84E1F" w:rsidP="00D84E1F">
      <w:pPr>
        <w:pStyle w:val="Heading2"/>
        <w:rPr>
          <w:color w:val="000000"/>
        </w:rPr>
      </w:pPr>
      <w:bookmarkStart w:id="1" w:name="types"/>
      <w:r>
        <w:rPr>
          <w:color w:val="000000"/>
        </w:rPr>
        <w:lastRenderedPageBreak/>
        <w:t>4.2 ARM type definitions</w:t>
      </w:r>
      <w:bookmarkEnd w:id="1"/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types for this application module. The ARM types and definitions are specified below.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4.2.1 pl_additional_application_domain_enumeration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3" name="Picture 33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pl_additional_application_domain_enumeration</w:t>
      </w:r>
      <w:r>
        <w:rPr>
          <w:color w:val="000000"/>
          <w:sz w:val="27"/>
          <w:szCs w:val="27"/>
        </w:rPr>
        <w:t> provides pre-defined identifiers for the additional application domains of </w:t>
      </w:r>
      <w:hyperlink r:id="rId16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>s.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pl_additional_application_domain_enumeration = ENUMERATION BASED_ON </w:t>
      </w:r>
      <w:hyperlink r:id="rId17" w:anchor="product_view_definition_arm.additional_application_domain_enumer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additional_application_domain_enumeration</w:t>
        </w:r>
      </w:hyperlink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(process_state);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2" w:name="process_plan_arm.pl_additional_applicati"/>
      <w:r>
        <w:rPr>
          <w:b/>
          <w:bCs/>
          <w:color w:val="000000"/>
          <w:sz w:val="27"/>
          <w:szCs w:val="27"/>
        </w:rPr>
        <w:t>process_state: </w:t>
      </w:r>
      <w:bookmarkEnd w:id="2"/>
      <w:r>
        <w:rPr>
          <w:color w:val="000000"/>
          <w:sz w:val="27"/>
          <w:szCs w:val="27"/>
        </w:rPr>
        <w:t>the application domain is process state.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4.2.2 process_operation_input_or_output_select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2" name="Picture 32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process_operation_input_or_output_select</w:t>
      </w:r>
      <w:r>
        <w:rPr>
          <w:color w:val="000000"/>
          <w:sz w:val="27"/>
          <w:szCs w:val="27"/>
        </w:rPr>
        <w:t> type is an extensible list of alternate data types that allows for the designation of the data types</w:t>
      </w:r>
      <w:ins w:id="3" w:author="Sapp (US), Brandon" w:date="2019-03-21T08:27:00Z">
        <w:r w:rsidR="00770B37">
          <w:rPr>
            <w:color w:val="000000"/>
            <w:sz w:val="27"/>
            <w:szCs w:val="27"/>
          </w:rPr>
          <w:t xml:space="preserve"> </w:t>
        </w:r>
      </w:ins>
      <w:hyperlink r:id="rId18" w:anchor="assembly_structure_arm.assembly_component_relationship" w:history="1">
        <w:r>
          <w:rPr>
            <w:rStyle w:val="Hyperlink"/>
            <w:b/>
            <w:bCs/>
            <w:sz w:val="27"/>
            <w:szCs w:val="27"/>
          </w:rPr>
          <w:t>Assembly_component_relationship</w:t>
        </w:r>
      </w:hyperlink>
      <w:r>
        <w:rPr>
          <w:color w:val="000000"/>
          <w:sz w:val="27"/>
          <w:szCs w:val="27"/>
        </w:rPr>
        <w:t>, </w:t>
      </w:r>
      <w:hyperlink r:id="rId19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, and </w:t>
      </w:r>
      <w:hyperlink r:id="rId20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  The list of entity data types may be extended in application modules that use the constructs of this module.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process_operation_input_or_output_select = EXTENSIBLE GENERIC_ENTITY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21" w:anchor="assembly_structure_arm.assembly_compon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Assembly_component_relationship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22" w:anchor="part_view_definition_arm.par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23" w:anchor="product_occurrence_arm.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lastRenderedPageBreak/>
        <w:t>4.2.3 process_state_relationship_direction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1" name="Picture 31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process_state_relationship_direction</w:t>
      </w:r>
      <w:r>
        <w:rPr>
          <w:color w:val="000000"/>
          <w:sz w:val="27"/>
          <w:szCs w:val="27"/>
        </w:rPr>
        <w:t> type is an identification of the direction of a </w:t>
      </w:r>
      <w:hyperlink r:id="rId24" w:anchor="process_plan_arm.process_state_relationship" w:history="1">
        <w:r>
          <w:rPr>
            <w:rStyle w:val="Hyperlink"/>
            <w:b/>
            <w:bCs/>
            <w:sz w:val="27"/>
            <w:szCs w:val="27"/>
          </w:rPr>
          <w:t>Process_state_relationship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process_state_relationship_direction = ENUMERATION OF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(bidirectional_process_state_relationship,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unidirectional_process_state_relationship);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bidirectional_process_state_relationship: </w:t>
      </w:r>
      <w:r>
        <w:rPr>
          <w:color w:val="000000"/>
          <w:sz w:val="27"/>
          <w:szCs w:val="27"/>
        </w:rPr>
        <w:t>the direction is bidirectional.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unidirectional_process_state_relationship: </w:t>
      </w:r>
      <w:r>
        <w:rPr>
          <w:color w:val="000000"/>
          <w:sz w:val="27"/>
          <w:szCs w:val="27"/>
        </w:rPr>
        <w:t>the direction is unidirectional.</w:t>
      </w:r>
    </w:p>
    <w:p w:rsidR="00D84E1F" w:rsidRDefault="00D84E1F" w:rsidP="00D84E1F">
      <w:pPr>
        <w:pStyle w:val="Heading2"/>
        <w:rPr>
          <w:color w:val="000000"/>
        </w:rPr>
      </w:pPr>
      <w:bookmarkStart w:id="4" w:name="process_plan_arm.resource_definition_sel"/>
      <w:r>
        <w:rPr>
          <w:color w:val="000000"/>
        </w:rPr>
        <w:t>4.2.4 resource_definition_select</w:t>
      </w:r>
      <w:bookmarkEnd w:id="4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0" name="Picture 30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resource_definition_select</w:t>
      </w:r>
      <w:r>
        <w:rPr>
          <w:color w:val="000000"/>
          <w:sz w:val="27"/>
          <w:szCs w:val="27"/>
        </w:rPr>
        <w:t> type is an extensible list of alternate data types that allows for the designation of the data types </w:t>
      </w:r>
      <w:hyperlink r:id="rId25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, </w:t>
      </w:r>
      <w:hyperlink r:id="rId26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, and </w:t>
      </w:r>
      <w:hyperlink r:id="rId27" w:anchor="process_plan_arm.resource_requirement_type" w:history="1">
        <w:r>
          <w:rPr>
            <w:rStyle w:val="Hyperlink"/>
            <w:b/>
            <w:bCs/>
            <w:sz w:val="27"/>
            <w:szCs w:val="27"/>
          </w:rPr>
          <w:t>Resource_requirement_type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  The list of entity data types may be extended in application modules that use the constructs of this module.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resource_definition_select = EXTENSIBLE GENERIC_ENTITY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28" w:anchor="product_occurrence_arm.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29" w:anchor="part_view_definition_arm.par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30" w:anchor="process_plan_arm.resource_requirement_type" w:history="1">
        <w:r>
          <w:rPr>
            <w:rStyle w:val="Hyperlink"/>
            <w:rFonts w:ascii="Courier New" w:hAnsi="Courier New" w:cs="Courier New"/>
            <w:sz w:val="20"/>
            <w:szCs w:val="20"/>
          </w:rPr>
          <w:t>Resource_requirement_type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Heading2"/>
        <w:rPr>
          <w:color w:val="000000"/>
        </w:rPr>
      </w:pPr>
      <w:bookmarkStart w:id="5" w:name="entities"/>
      <w:r>
        <w:rPr>
          <w:color w:val="000000"/>
        </w:rPr>
        <w:t>4.3 ARM entity definitions</w:t>
      </w:r>
      <w:bookmarkEnd w:id="5"/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4.3.1 Process_operation_definition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9" name="Picture 29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8" name="Picture 28" descr="Mapping table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pping table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 is a specification of an activity that may be included in a </w:t>
      </w:r>
      <w:hyperlink r:id="rId33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 characterizes a manufacturing or control operation.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bookmarkStart w:id="6" w:name="note_1"/>
      <w:r>
        <w:rPr>
          <w:color w:val="000000"/>
        </w:rPr>
        <w:t>NOTE 1   </w:t>
      </w:r>
      <w:r>
        <w:rPr>
          <w:b/>
          <w:bCs/>
          <w:color w:val="000000"/>
        </w:rPr>
        <w:t>Process_operation_definition</w:t>
      </w:r>
      <w:r>
        <w:rPr>
          <w:color w:val="000000"/>
        </w:rPr>
        <w:t> as well as </w:t>
      </w:r>
      <w:hyperlink r:id="rId34" w:anchor="process_plan_arm.process_operation_occurrence" w:history="1">
        <w:r>
          <w:rPr>
            <w:rStyle w:val="Hyperlink"/>
            <w:b/>
            <w:bCs/>
          </w:rPr>
          <w:t>Process_operation_occurrence</w:t>
        </w:r>
      </w:hyperlink>
      <w:r>
        <w:rPr>
          <w:color w:val="000000"/>
        </w:rPr>
        <w:t> may be associated with organizational data, e.g., </w:t>
      </w:r>
      <w:hyperlink r:id="rId35" w:anchor="person_organization_assignment_arm.organization_or_person_in_organization_assignment" w:history="1">
        <w:r>
          <w:rPr>
            <w:rStyle w:val="Hyperlink"/>
            <w:b/>
            <w:bCs/>
          </w:rPr>
          <w:t>Organization_or_person_in_organization_assignment</w:t>
        </w:r>
      </w:hyperlink>
      <w:r>
        <w:rPr>
          <w:color w:val="000000"/>
        </w:rPr>
        <w:t>. The reason for having these data available for both types of objects is the requirement to associate </w:t>
      </w:r>
      <w:r>
        <w:rPr>
          <w:b/>
          <w:bCs/>
          <w:color w:val="000000"/>
        </w:rPr>
        <w:t>Process_operation_definition</w:t>
      </w:r>
      <w:r>
        <w:rPr>
          <w:color w:val="000000"/>
        </w:rPr>
        <w:t xml:space="preserve"> with organizational data in both a context independent and a </w:t>
      </w:r>
      <w:del w:id="7" w:author="Sapp (US), Brandon" w:date="2019-03-21T08:23:00Z">
        <w:r w:rsidDel="00770B37">
          <w:rPr>
            <w:color w:val="000000"/>
          </w:rPr>
          <w:delText xml:space="preserve">context </w:delText>
        </w:r>
      </w:del>
      <w:ins w:id="8" w:author="Sapp (US), Brandon" w:date="2019-03-21T08:23:00Z">
        <w:r w:rsidR="00770B37">
          <w:rPr>
            <w:color w:val="000000"/>
          </w:rPr>
          <w:t>context</w:t>
        </w:r>
        <w:r w:rsidR="00770B37">
          <w:rPr>
            <w:color w:val="000000"/>
          </w:rPr>
          <w:t>-</w:t>
        </w:r>
      </w:ins>
      <w:r>
        <w:rPr>
          <w:color w:val="000000"/>
        </w:rPr>
        <w:t>dependent way (the context is a particular </w:t>
      </w:r>
      <w:hyperlink r:id="rId36" w:anchor="process_plan_arm.process_plan" w:history="1">
        <w:r>
          <w:rPr>
            <w:rStyle w:val="Hyperlink"/>
            <w:b/>
            <w:bCs/>
          </w:rPr>
          <w:t>Process_plan</w:t>
        </w:r>
      </w:hyperlink>
      <w:r>
        <w:rPr>
          <w:color w:val="000000"/>
        </w:rPr>
        <w:t>).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bookmarkStart w:id="9" w:name="note_2"/>
      <w:r>
        <w:rPr>
          <w:color w:val="000000"/>
        </w:rPr>
        <w:t>NOTE 2   In the case where an instance of </w:t>
      </w:r>
      <w:r>
        <w:rPr>
          <w:b/>
          <w:bCs/>
          <w:color w:val="000000"/>
        </w:rPr>
        <w:t>Process_operation_definition</w:t>
      </w:r>
      <w:r>
        <w:rPr>
          <w:color w:val="000000"/>
        </w:rPr>
        <w:t> is associated with, e.g., two </w:t>
      </w:r>
      <w:hyperlink r:id="rId37" w:anchor="person_organization_arm.organization" w:history="1">
        <w:r>
          <w:rPr>
            <w:rStyle w:val="Hyperlink"/>
            <w:b/>
            <w:bCs/>
          </w:rPr>
          <w:t>Organization</w:t>
        </w:r>
      </w:hyperlink>
      <w:r>
        <w:rPr>
          <w:color w:val="000000"/>
        </w:rPr>
        <w:t xml:space="preserve"> objects (e.g., as location), once context independent and once </w:t>
      </w:r>
      <w:del w:id="10" w:author="Sapp (US), Brandon" w:date="2019-03-21T08:23:00Z">
        <w:r w:rsidDel="00770B37">
          <w:rPr>
            <w:color w:val="000000"/>
          </w:rPr>
          <w:delText xml:space="preserve">context </w:delText>
        </w:r>
      </w:del>
      <w:ins w:id="11" w:author="Sapp (US), Brandon" w:date="2019-03-21T08:23:00Z">
        <w:r w:rsidR="00770B37">
          <w:rPr>
            <w:color w:val="000000"/>
          </w:rPr>
          <w:t>context</w:t>
        </w:r>
        <w:r w:rsidR="00770B37">
          <w:rPr>
            <w:color w:val="000000"/>
          </w:rPr>
          <w:t>-</w:t>
        </w:r>
      </w:ins>
      <w:r>
        <w:rPr>
          <w:color w:val="000000"/>
        </w:rPr>
        <w:t xml:space="preserve">dependent, the two locations need not be the same but should be related in a way that the </w:t>
      </w:r>
      <w:del w:id="12" w:author="Sapp (US), Brandon" w:date="2019-03-21T08:23:00Z">
        <w:r w:rsidDel="00770B37">
          <w:rPr>
            <w:color w:val="000000"/>
          </w:rPr>
          <w:delText xml:space="preserve">context </w:delText>
        </w:r>
      </w:del>
      <w:ins w:id="13" w:author="Sapp (US), Brandon" w:date="2019-03-21T08:23:00Z">
        <w:r w:rsidR="00770B37">
          <w:rPr>
            <w:color w:val="000000"/>
          </w:rPr>
          <w:t>context</w:t>
        </w:r>
        <w:r w:rsidR="00770B37">
          <w:rPr>
            <w:color w:val="000000"/>
          </w:rPr>
          <w:t>-</w:t>
        </w:r>
      </w:ins>
      <w:r>
        <w:rPr>
          <w:color w:val="000000"/>
        </w:rPr>
        <w:t>dependent location should be a specialization of the context independent location (e.g., a particular assembly line in a plant).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Process_operation_definition;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id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name : OPTIONAL </w:t>
      </w:r>
      <w:hyperlink r:id="rId38" w:anchor="support_resource_arm.label" w:history="1">
        <w:r>
          <w:rPr>
            <w:rStyle w:val="Hyperlink"/>
            <w:rFonts w:ascii="Courier New" w:hAnsi="Courier New" w:cs="Courier New"/>
            <w:sz w:val="20"/>
            <w:szCs w:val="20"/>
          </w:rPr>
          <w:t>label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process_type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 OPTIONAL </w:t>
      </w:r>
      <w:hyperlink r:id="rId39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version_id : OPTIONAL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id: </w:t>
      </w:r>
      <w:r>
        <w:rPr>
          <w:color w:val="000000"/>
          <w:sz w:val="27"/>
          <w:szCs w:val="27"/>
        </w:rPr>
        <w:t>specifies the identifier of the </w:t>
      </w:r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 that shall be unique within the scope of the associated </w:t>
      </w:r>
      <w:hyperlink r:id="rId40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name: </w:t>
      </w:r>
      <w:r>
        <w:rPr>
          <w:color w:val="000000"/>
          <w:sz w:val="27"/>
          <w:szCs w:val="27"/>
        </w:rPr>
        <w:t>specifies the word or group of words by which the </w:t>
      </w:r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 is referred to.</w:t>
      </w:r>
    </w:p>
    <w:p w:rsidR="00D84E1F" w:rsidRDefault="00D84E1F" w:rsidP="00D84E1F">
      <w:pPr>
        <w:pStyle w:val="example"/>
        <w:rPr>
          <w:color w:val="000000"/>
          <w:sz w:val="27"/>
          <w:szCs w:val="27"/>
        </w:rPr>
      </w:pPr>
      <w:bookmarkStart w:id="14" w:name="example_"/>
      <w:r>
        <w:rPr>
          <w:color w:val="000000"/>
        </w:rPr>
        <w:t xml:space="preserve">EXAMPLE    'operation Z10.114' is an example </w:t>
      </w:r>
      <w:del w:id="15" w:author="Sapp (US), Brandon" w:date="2019-03-21T08:23:00Z">
        <w:r w:rsidDel="00770B37">
          <w:rPr>
            <w:color w:val="000000"/>
          </w:rPr>
          <w:delText xml:space="preserve">for </w:delText>
        </w:r>
      </w:del>
      <w:ins w:id="16" w:author="Sapp (US), Brandon" w:date="2019-03-21T08:23:00Z">
        <w:r w:rsidR="00770B37">
          <w:rPr>
            <w:color w:val="000000"/>
          </w:rPr>
          <w:t>of</w:t>
        </w:r>
        <w:r w:rsidR="00770B37">
          <w:rPr>
            <w:color w:val="000000"/>
          </w:rPr>
          <w:t xml:space="preserve"> </w:t>
        </w:r>
        <w:r w:rsidR="00770B37">
          <w:rPr>
            <w:color w:val="000000"/>
          </w:rPr>
          <w:t xml:space="preserve">a </w:t>
        </w:r>
      </w:ins>
      <w:r>
        <w:rPr>
          <w:color w:val="000000"/>
        </w:rPr>
        <w:t>name.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process_type: </w:t>
      </w:r>
      <w:r>
        <w:rPr>
          <w:color w:val="000000"/>
          <w:sz w:val="27"/>
          <w:szCs w:val="27"/>
        </w:rPr>
        <w:t xml:space="preserve">specifies the type of </w:t>
      </w:r>
      <w:del w:id="17" w:author="Sapp (US), Brandon" w:date="2019-03-21T08:23:00Z">
        <w:r w:rsidDel="00770B37">
          <w:rPr>
            <w:color w:val="000000"/>
            <w:sz w:val="27"/>
            <w:szCs w:val="27"/>
          </w:rPr>
          <w:delText>the </w:delText>
        </w:r>
      </w:del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specifies additional information about the </w:t>
      </w:r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version_id: </w:t>
      </w:r>
      <w:r>
        <w:rPr>
          <w:color w:val="000000"/>
          <w:sz w:val="27"/>
          <w:szCs w:val="27"/>
        </w:rPr>
        <w:t>specifies the identification of a particular version of a </w:t>
      </w:r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4.3.2 Process_operation_definition_relationship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7" name="Picture 27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6" name="Picture 26" descr="Mapping table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pping table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Process_operation_definition_relationship</w:t>
      </w:r>
      <w:r>
        <w:rPr>
          <w:color w:val="000000"/>
          <w:sz w:val="27"/>
          <w:szCs w:val="27"/>
        </w:rPr>
        <w:t> is a relationship between two </w:t>
      </w:r>
      <w:hyperlink r:id="rId42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objects.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Process_operation_definition_relationship;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relation_type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 </w:t>
      </w:r>
      <w:hyperlink r:id="rId43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relating : </w:t>
      </w:r>
      <w:hyperlink r:id="rId44" w:anchor="process_plan_arm.process_operation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 : </w:t>
      </w:r>
      <w:hyperlink r:id="rId45" w:anchor="process_plan_arm.process_operation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relation_type: </w:t>
      </w:r>
      <w:r>
        <w:rPr>
          <w:color w:val="000000"/>
          <w:sz w:val="27"/>
          <w:szCs w:val="27"/>
        </w:rPr>
        <w:t>specifies the meaning of the relationship. Where applicable the following values shall be used:</w:t>
      </w:r>
    </w:p>
    <w:p w:rsidR="00D84E1F" w:rsidRDefault="00D84E1F" w:rsidP="00D84E1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'alternative': The application object defines a relationship where the related </w:t>
      </w:r>
      <w:hyperlink r:id="rId46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may be used alternatively instead of the relating</w:t>
      </w:r>
      <w:ins w:id="18" w:author="Sapp (US), Brandon" w:date="2019-03-21T08:27:00Z">
        <w:r w:rsidR="00770B37">
          <w:rPr>
            <w:color w:val="000000"/>
            <w:sz w:val="27"/>
            <w:szCs w:val="27"/>
          </w:rPr>
          <w:t xml:space="preserve"> </w:t>
        </w:r>
      </w:ins>
      <w:hyperlink r:id="rId47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;</w:t>
      </w:r>
    </w:p>
    <w:p w:rsidR="00D84E1F" w:rsidRDefault="00D84E1F" w:rsidP="00D84E1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'substitution': The application object defines a relationship where the related </w:t>
      </w:r>
      <w:hyperlink r:id="rId48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replaces the relating</w:t>
      </w:r>
      <w:ins w:id="19" w:author="Sapp (US), Brandon" w:date="2019-03-21T08:27:00Z">
        <w:r w:rsidR="00770B37">
          <w:rPr>
            <w:color w:val="000000"/>
            <w:sz w:val="27"/>
            <w:szCs w:val="27"/>
          </w:rPr>
          <w:t xml:space="preserve"> </w:t>
        </w:r>
      </w:ins>
      <w:hyperlink r:id="rId49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;</w:t>
      </w:r>
    </w:p>
    <w:p w:rsidR="00D84E1F" w:rsidRDefault="00D84E1F" w:rsidP="00D84E1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'version association': The application object defines a relationship where the related </w:t>
      </w:r>
      <w:hyperlink r:id="rId50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is a version of the relating</w:t>
      </w:r>
      <w:ins w:id="20" w:author="Sapp (US), Brandon" w:date="2019-03-21T08:28:00Z">
        <w:r w:rsidR="00770B37">
          <w:rPr>
            <w:color w:val="000000"/>
            <w:sz w:val="27"/>
            <w:szCs w:val="27"/>
          </w:rPr>
          <w:t xml:space="preserve"> </w:t>
        </w:r>
      </w:ins>
      <w:hyperlink r:id="rId51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. In this case, only the related </w:t>
      </w:r>
      <w:hyperlink r:id="rId52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shall specify a </w:t>
      </w:r>
      <w:hyperlink r:id="rId53" w:anchor="process_plan_arm.process_operation_definition.version_id" w:history="1">
        <w:r>
          <w:rPr>
            <w:rStyle w:val="Hyperlink"/>
            <w:b/>
            <w:bCs/>
            <w:sz w:val="27"/>
            <w:szCs w:val="27"/>
          </w:rPr>
          <w:t>version_id</w:t>
        </w:r>
      </w:hyperlink>
      <w:r>
        <w:rPr>
          <w:color w:val="000000"/>
          <w:sz w:val="27"/>
          <w:szCs w:val="27"/>
        </w:rPr>
        <w:t>;</w:t>
      </w:r>
    </w:p>
    <w:p w:rsidR="00D84E1F" w:rsidRDefault="00D84E1F" w:rsidP="00D84E1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'version sequence': The application object defines a relationship where the relating </w:t>
      </w:r>
      <w:hyperlink r:id="rId54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is the preceding version</w:t>
      </w:r>
      <w:ins w:id="21" w:author="Sapp (US), Brandon" w:date="2019-03-21T08:24:00Z">
        <w:r w:rsidR="00770B37">
          <w:rPr>
            <w:color w:val="000000"/>
            <w:sz w:val="27"/>
            <w:szCs w:val="27"/>
          </w:rPr>
          <w:t>,</w:t>
        </w:r>
      </w:ins>
      <w:r>
        <w:rPr>
          <w:color w:val="000000"/>
          <w:sz w:val="27"/>
          <w:szCs w:val="27"/>
        </w:rPr>
        <w:t xml:space="preserve"> and the related</w:t>
      </w:r>
      <w:ins w:id="22" w:author="Sapp (US), Brandon" w:date="2019-03-21T08:24:00Z">
        <w:r w:rsidR="00770B37">
          <w:rPr>
            <w:color w:val="000000"/>
            <w:sz w:val="27"/>
            <w:szCs w:val="27"/>
          </w:rPr>
          <w:t xml:space="preserve"> </w:t>
        </w:r>
      </w:ins>
      <w:hyperlink r:id="rId55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is the following version. In this case, both </w:t>
      </w:r>
      <w:hyperlink r:id="rId56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objects shall specify a </w:t>
      </w:r>
      <w:hyperlink r:id="rId57" w:anchor="process_plan_arm.process_operation_definition.version_id" w:history="1">
        <w:r>
          <w:rPr>
            <w:rStyle w:val="Hyperlink"/>
            <w:b/>
            <w:bCs/>
            <w:sz w:val="27"/>
            <w:szCs w:val="27"/>
          </w:rPr>
          <w:t>version_id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specifies additional information about the </w:t>
      </w:r>
      <w:r>
        <w:rPr>
          <w:b/>
          <w:bCs/>
          <w:color w:val="000000"/>
          <w:sz w:val="27"/>
          <w:szCs w:val="27"/>
        </w:rPr>
        <w:t>Process_operation_definition_relationship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specifies the first of the two objects related by the </w:t>
      </w:r>
      <w:r>
        <w:rPr>
          <w:b/>
          <w:bCs/>
          <w:color w:val="000000"/>
          <w:sz w:val="27"/>
          <w:szCs w:val="27"/>
        </w:rPr>
        <w:t>Process_operation_definition_relationship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semantics of this attribute is defined by the attribute </w:t>
      </w:r>
      <w:r>
        <w:rPr>
          <w:b/>
          <w:bCs/>
          <w:color w:val="000000"/>
        </w:rPr>
        <w:t>relation_type</w:t>
      </w:r>
      <w:r>
        <w:rPr>
          <w:color w:val="000000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23" w:name="process_plan_arm.process_operation_defin"/>
      <w:r>
        <w:rPr>
          <w:b/>
          <w:bCs/>
          <w:color w:val="000000"/>
          <w:sz w:val="27"/>
          <w:szCs w:val="27"/>
        </w:rPr>
        <w:t>related: </w:t>
      </w:r>
      <w:bookmarkEnd w:id="23"/>
      <w:r>
        <w:rPr>
          <w:color w:val="000000"/>
          <w:sz w:val="27"/>
          <w:szCs w:val="27"/>
        </w:rPr>
        <w:t>specifies the second of the two objects related by the </w:t>
      </w:r>
      <w:r>
        <w:rPr>
          <w:b/>
          <w:bCs/>
          <w:color w:val="000000"/>
          <w:sz w:val="27"/>
          <w:szCs w:val="27"/>
        </w:rPr>
        <w:t>Process_operation_definition_relationship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The semantics of this attribute is defined by the attribute </w:t>
      </w:r>
      <w:r>
        <w:rPr>
          <w:b/>
          <w:bCs/>
          <w:color w:val="000000"/>
        </w:rPr>
        <w:t>relation_type</w:t>
      </w:r>
      <w:r>
        <w:rPr>
          <w:color w:val="000000"/>
        </w:rPr>
        <w:t>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4.3.3 Process_operation_input_or_output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5" name="Picture 25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7" name="Picture 17" descr="Mapping table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pping table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Process_operation_input_or_output</w:t>
      </w:r>
      <w:r>
        <w:rPr>
          <w:color w:val="000000"/>
          <w:sz w:val="27"/>
          <w:szCs w:val="27"/>
        </w:rPr>
        <w:t> is an input or expected result of a </w:t>
      </w:r>
      <w:hyperlink r:id="rId59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Process_operation_input_or_output;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role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 OPTIONAL </w:t>
      </w:r>
      <w:hyperlink r:id="rId60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operation : </w:t>
      </w:r>
      <w:hyperlink r:id="rId61" w:anchor="process_plan_arm.process_operation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Process_operation_occurrence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element : </w:t>
      </w:r>
      <w:hyperlink r:id="rId62" w:anchor="process_plan_arm.process_operation_input_or_output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process_operation_input_or_output_select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concerned_shape : SET[0:?] OF </w:t>
      </w:r>
      <w:hyperlink r:id="rId63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role: </w:t>
      </w:r>
      <w:r>
        <w:rPr>
          <w:color w:val="000000"/>
          <w:sz w:val="27"/>
          <w:szCs w:val="27"/>
        </w:rPr>
        <w:t>specifies whether the identified element plays the role of an input or an output for the operation.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specifies additional information about the </w:t>
      </w:r>
      <w:r>
        <w:rPr>
          <w:b/>
          <w:bCs/>
          <w:color w:val="000000"/>
          <w:sz w:val="27"/>
          <w:szCs w:val="27"/>
        </w:rPr>
        <w:t>Process_operation_input_or_output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operation: </w:t>
      </w:r>
      <w:r>
        <w:rPr>
          <w:color w:val="000000"/>
          <w:sz w:val="27"/>
          <w:szCs w:val="27"/>
        </w:rPr>
        <w:t>specifies the </w:t>
      </w:r>
      <w:hyperlink r:id="rId64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that the </w:t>
      </w:r>
      <w:r>
        <w:rPr>
          <w:b/>
          <w:bCs/>
          <w:color w:val="000000"/>
          <w:sz w:val="27"/>
          <w:szCs w:val="27"/>
        </w:rPr>
        <w:t>Process_operation_input_or_output</w:t>
      </w:r>
      <w:r>
        <w:rPr>
          <w:color w:val="000000"/>
          <w:sz w:val="27"/>
          <w:szCs w:val="27"/>
        </w:rPr>
        <w:t> is associated with.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element: </w:t>
      </w:r>
      <w:r>
        <w:rPr>
          <w:color w:val="000000"/>
          <w:sz w:val="27"/>
          <w:szCs w:val="27"/>
        </w:rPr>
        <w:t>specifies the element that plays the role of the input or the output for the operation.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24" w:name="process_plan_arm.process_operation_input"/>
      <w:r>
        <w:rPr>
          <w:b/>
          <w:bCs/>
          <w:color w:val="000000"/>
          <w:sz w:val="27"/>
          <w:szCs w:val="27"/>
        </w:rPr>
        <w:t>concerned_shape: </w:t>
      </w:r>
      <w:bookmarkEnd w:id="24"/>
      <w:r>
        <w:rPr>
          <w:color w:val="000000"/>
          <w:sz w:val="27"/>
          <w:szCs w:val="27"/>
        </w:rPr>
        <w:t>specifies the set of </w:t>
      </w:r>
      <w:hyperlink r:id="rId65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objects that are affected by the </w:t>
      </w:r>
      <w:hyperlink r:id="rId66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 There shall exist zero or more</w:t>
      </w:r>
      <w:ins w:id="25" w:author="Sapp (US), Brandon" w:date="2019-03-21T08:28:00Z">
        <w:r w:rsidR="00770B37">
          <w:rPr>
            <w:color w:val="000000"/>
            <w:sz w:val="27"/>
            <w:szCs w:val="27"/>
          </w:rPr>
          <w:t xml:space="preserve"> </w:t>
        </w:r>
      </w:ins>
      <w:hyperlink r:id="rId67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Shape_elements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Process_operation_input_or_output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4.3.4 Process_operation_occurrence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6" name="Picture 16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5" name="Picture 15" descr="Mapping table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apping table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Process_operation_occurrence</w:t>
      </w:r>
      <w:r>
        <w:rPr>
          <w:color w:val="000000"/>
          <w:sz w:val="27"/>
          <w:szCs w:val="27"/>
        </w:rPr>
        <w:t> is a usage of a </w:t>
      </w:r>
      <w:hyperlink r:id="rId69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in a </w:t>
      </w:r>
      <w:hyperlink r:id="rId70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. This association states that the</w:t>
      </w:r>
      <w:ins w:id="26" w:author="Sapp (US), Brandon" w:date="2019-03-21T08:28:00Z">
        <w:r w:rsidR="00770B37">
          <w:rPr>
            <w:color w:val="000000"/>
            <w:sz w:val="27"/>
            <w:szCs w:val="27"/>
          </w:rPr>
          <w:t xml:space="preserve"> </w:t>
        </w:r>
      </w:ins>
      <w:hyperlink r:id="rId71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is part of the </w:t>
      </w:r>
      <w:hyperlink r:id="rId72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bookmarkStart w:id="27" w:name="note_"/>
      <w:r>
        <w:rPr>
          <w:color w:val="000000"/>
        </w:rPr>
        <w:t>NOTE    This mechanism enables the reuse of a </w:t>
      </w:r>
      <w:hyperlink r:id="rId73" w:anchor="process_plan_arm.process_operation_definition" w:history="1">
        <w:r>
          <w:rPr>
            <w:rStyle w:val="Hyperlink"/>
            <w:b/>
            <w:bCs/>
          </w:rPr>
          <w:t>Process_operation_definition</w:t>
        </w:r>
      </w:hyperlink>
      <w:r>
        <w:rPr>
          <w:color w:val="000000"/>
        </w:rPr>
        <w:t> in the context of more than one </w:t>
      </w:r>
      <w:hyperlink r:id="rId74" w:anchor="process_plan_arm.process_plan" w:history="1">
        <w:r>
          <w:rPr>
            <w:rStyle w:val="Hyperlink"/>
            <w:b/>
            <w:bCs/>
          </w:rPr>
          <w:t>Process_plan</w:t>
        </w:r>
      </w:hyperlink>
      <w:r>
        <w:rPr>
          <w:color w:val="000000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Process_operation_occurrence;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id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plan : </w:t>
      </w:r>
      <w:hyperlink r:id="rId75" w:anchor="process_plan_arm.process_pla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Process_plan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operation_definition : </w:t>
      </w:r>
      <w:hyperlink r:id="rId76" w:anchor="process_plan_arm.process_operation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is_defined_in : OPTIONAL </w:t>
      </w:r>
      <w:hyperlink r:id="rId77" w:anchor="elemental_geometric_shape_arm.geometric_coordinate_space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Geometric_coordinate_space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id: </w:t>
      </w:r>
      <w:r>
        <w:rPr>
          <w:color w:val="000000"/>
          <w:sz w:val="27"/>
          <w:szCs w:val="27"/>
        </w:rPr>
        <w:t>specifies the identifier of the </w:t>
      </w:r>
      <w:r>
        <w:rPr>
          <w:b/>
          <w:bCs/>
          <w:color w:val="000000"/>
          <w:sz w:val="27"/>
          <w:szCs w:val="27"/>
        </w:rPr>
        <w:t>Process_operation_occurrence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plan: </w:t>
      </w:r>
      <w:r>
        <w:rPr>
          <w:color w:val="000000"/>
          <w:sz w:val="27"/>
          <w:szCs w:val="27"/>
        </w:rPr>
        <w:t>specifies the </w:t>
      </w:r>
      <w:hyperlink r:id="rId78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to which the </w:t>
      </w:r>
      <w:r>
        <w:rPr>
          <w:b/>
          <w:bCs/>
          <w:color w:val="000000"/>
          <w:sz w:val="27"/>
          <w:szCs w:val="27"/>
        </w:rPr>
        <w:t>Process_operation_occurrence</w:t>
      </w:r>
      <w:r>
        <w:rPr>
          <w:color w:val="000000"/>
          <w:sz w:val="27"/>
          <w:szCs w:val="27"/>
        </w:rPr>
        <w:t> is assigning a </w:t>
      </w:r>
      <w:hyperlink r:id="rId79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operation_definition: </w:t>
      </w:r>
      <w:r>
        <w:rPr>
          <w:color w:val="000000"/>
          <w:sz w:val="27"/>
          <w:szCs w:val="27"/>
        </w:rPr>
        <w:t>specifies the </w:t>
      </w:r>
      <w:hyperlink r:id="rId80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that defines the </w:t>
      </w:r>
      <w:r>
        <w:rPr>
          <w:b/>
          <w:bCs/>
          <w:color w:val="000000"/>
          <w:sz w:val="27"/>
          <w:szCs w:val="27"/>
        </w:rPr>
        <w:t>Process_operation_occurrence</w:t>
      </w:r>
      <w:r>
        <w:rPr>
          <w:color w:val="000000"/>
          <w:sz w:val="27"/>
          <w:szCs w:val="27"/>
        </w:rPr>
        <w:t> in a </w:t>
      </w:r>
      <w:hyperlink r:id="rId81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is_defined_in: </w:t>
      </w:r>
      <w:r>
        <w:rPr>
          <w:color w:val="000000"/>
          <w:sz w:val="27"/>
          <w:szCs w:val="27"/>
        </w:rPr>
        <w:t>specifies the </w:t>
      </w:r>
      <w:hyperlink r:id="rId82" w:anchor="elemental_geometric_shape_arm.geometric_coordinate_space" w:history="1">
        <w:r>
          <w:rPr>
            <w:rStyle w:val="Hyperlink"/>
            <w:b/>
            <w:bCs/>
            <w:sz w:val="27"/>
            <w:szCs w:val="27"/>
          </w:rPr>
          <w:t>Geometric_coordinate_space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Process_operation_occurrence</w:t>
      </w:r>
      <w:r>
        <w:rPr>
          <w:color w:val="000000"/>
          <w:sz w:val="27"/>
          <w:szCs w:val="27"/>
        </w:rPr>
        <w:t> for the case where none of the tools associated by</w:t>
      </w:r>
      <w:ins w:id="28" w:author="Sapp (US), Brandon" w:date="2019-03-21T08:28:00Z">
        <w:r w:rsidR="00770B37">
          <w:rPr>
            <w:color w:val="000000"/>
            <w:sz w:val="27"/>
            <w:szCs w:val="27"/>
          </w:rPr>
          <w:t xml:space="preserve"> </w:t>
        </w:r>
      </w:ins>
      <w:hyperlink r:id="rId83" w:anchor="process_plan_arm.process_operation_input_or_output" w:history="1">
        <w:r>
          <w:rPr>
            <w:rStyle w:val="Hyperlink"/>
            <w:b/>
            <w:bCs/>
            <w:sz w:val="27"/>
            <w:szCs w:val="27"/>
          </w:rPr>
          <w:t>Process_operation_input_or_output</w:t>
        </w:r>
      </w:hyperlink>
      <w:r>
        <w:rPr>
          <w:color w:val="000000"/>
          <w:sz w:val="27"/>
          <w:szCs w:val="27"/>
        </w:rPr>
        <w:t> plays the role of a reference tool defining the reference coordinate space. The value of this attribute need not be specified.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4.3.5 Process_operation_occurrence_relationship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4" name="Picture 14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3" name="Picture 13" descr="Mapping table">
              <a:hlinkClick xmlns:a="http://schemas.openxmlformats.org/drawingml/2006/main" r:id="rId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pping table">
                      <a:hlinkClick r:id="rId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lastRenderedPageBreak/>
        <w:t>A </w:t>
      </w:r>
      <w:r>
        <w:rPr>
          <w:b/>
          <w:bCs/>
          <w:color w:val="000000"/>
          <w:sz w:val="27"/>
          <w:szCs w:val="27"/>
        </w:rPr>
        <w:t>Process_operation_occurrence_relationship</w:t>
      </w:r>
      <w:r>
        <w:rPr>
          <w:color w:val="000000"/>
          <w:sz w:val="27"/>
          <w:szCs w:val="27"/>
        </w:rPr>
        <w:t> is a relationship between two </w:t>
      </w:r>
      <w:hyperlink r:id="rId85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objects.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relating </w:t>
      </w:r>
      <w:hyperlink r:id="rId86" w:anchor="process_plan_arm.process_operation_occurrence" w:history="1">
        <w:r>
          <w:rPr>
            <w:rStyle w:val="Hyperlink"/>
            <w:b/>
            <w:bCs/>
          </w:rPr>
          <w:t>Process_operation_occurrence</w:t>
        </w:r>
      </w:hyperlink>
      <w:r>
        <w:rPr>
          <w:color w:val="000000"/>
        </w:rPr>
        <w:t> and the related </w:t>
      </w:r>
      <w:hyperlink r:id="rId87" w:anchor="process_plan_arm.process_operation_occurrence" w:history="1">
        <w:r>
          <w:rPr>
            <w:rStyle w:val="Hyperlink"/>
            <w:b/>
            <w:bCs/>
          </w:rPr>
          <w:t>Process_operation_occurrence</w:t>
        </w:r>
      </w:hyperlink>
      <w:r>
        <w:rPr>
          <w:color w:val="000000"/>
        </w:rPr>
        <w:t> need not belong to the same </w:t>
      </w:r>
      <w:hyperlink r:id="rId88" w:anchor="process_plan_arm.process_plan" w:history="1">
        <w:r>
          <w:rPr>
            <w:rStyle w:val="Hyperlink"/>
            <w:b/>
            <w:bCs/>
          </w:rPr>
          <w:t>Process_plan</w:t>
        </w:r>
      </w:hyperlink>
      <w:r>
        <w:rPr>
          <w:color w:val="000000"/>
        </w:rPr>
        <w:t> version.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Process_operation_occurrence_relationship;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relation_type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 OPTIONAL </w:t>
      </w:r>
      <w:hyperlink r:id="rId89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relating : </w:t>
      </w:r>
      <w:hyperlink r:id="rId90" w:anchor="process_plan_arm.process_operation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Process_operation_occurrence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 : </w:t>
      </w:r>
      <w:hyperlink r:id="rId91" w:anchor="process_plan_arm.process_operation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Process_operation_occurrence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cycle_time : OPTIONAL </w:t>
      </w:r>
      <w:hyperlink r:id="rId92" w:anchor="time_interval_arm.time_interval_with_bounds" w:history="1">
        <w:r>
          <w:rPr>
            <w:rStyle w:val="Hyperlink"/>
            <w:rFonts w:ascii="Courier New" w:hAnsi="Courier New" w:cs="Courier New"/>
            <w:sz w:val="20"/>
            <w:szCs w:val="20"/>
          </w:rPr>
          <w:t>Time_interval_with_bounds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waiting_time : OPTIONAL </w:t>
      </w:r>
      <w:hyperlink r:id="rId93" w:anchor="value_with_unit_arm.dur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Duration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relation_type: </w:t>
      </w:r>
      <w:r>
        <w:rPr>
          <w:color w:val="000000"/>
          <w:sz w:val="27"/>
          <w:szCs w:val="27"/>
        </w:rPr>
        <w:t>specifies the meaning of the relationship. Where applicable the following values shall be used:</w:t>
      </w:r>
    </w:p>
    <w:p w:rsidR="00D84E1F" w:rsidRDefault="00D84E1F" w:rsidP="00D84E1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'decomposition': The application object defines a relationship where the related </w:t>
      </w:r>
      <w:hyperlink r:id="rId94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is one of the components of the relating</w:t>
      </w:r>
      <w:ins w:id="29" w:author="Sapp (US), Brandon" w:date="2019-03-21T08:28:00Z">
        <w:r w:rsidR="00770B37">
          <w:rPr>
            <w:color w:val="000000"/>
            <w:sz w:val="27"/>
            <w:szCs w:val="27"/>
          </w:rPr>
          <w:t xml:space="preserve"> </w:t>
        </w:r>
      </w:ins>
      <w:hyperlink r:id="rId95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;</w:t>
      </w:r>
    </w:p>
    <w:p w:rsidR="00D84E1F" w:rsidRDefault="00D84E1F" w:rsidP="00D84E1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'exclusiveness': The application object defines a relationship where the relating and the related </w:t>
      </w:r>
      <w:hyperlink r:id="rId96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shall not have any overlap in time of execution;</w:t>
      </w:r>
    </w:p>
    <w:p w:rsidR="00D84E1F" w:rsidRDefault="00D84E1F" w:rsidP="00D84E1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'sequence': The application object defines a relationship where the relating </w:t>
      </w:r>
      <w:hyperlink r:id="rId97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shall be completed before the related</w:t>
      </w:r>
      <w:ins w:id="30" w:author="Sapp (US), Brandon" w:date="2019-03-21T08:28:00Z">
        <w:r w:rsidR="00770B37">
          <w:rPr>
            <w:color w:val="000000"/>
            <w:sz w:val="27"/>
            <w:szCs w:val="27"/>
          </w:rPr>
          <w:t xml:space="preserve"> </w:t>
        </w:r>
      </w:ins>
      <w:hyperlink r:id="rId98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starts;</w:t>
      </w:r>
    </w:p>
    <w:p w:rsidR="00D84E1F" w:rsidRDefault="00D84E1F" w:rsidP="00D84E1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'simultaneity': The application object defines a relationship where the relating and the related </w:t>
      </w:r>
      <w:hyperlink r:id="rId99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are considered as occurring during the same time period;</w:t>
      </w:r>
    </w:p>
    <w:p w:rsidR="00D84E1F" w:rsidRDefault="00D84E1F" w:rsidP="00D84E1F">
      <w:pPr>
        <w:pStyle w:val="note"/>
        <w:ind w:left="720"/>
        <w:rPr>
          <w:color w:val="000000"/>
          <w:sz w:val="27"/>
          <w:szCs w:val="27"/>
        </w:rPr>
      </w:pPr>
      <w:r>
        <w:rPr>
          <w:color w:val="000000"/>
        </w:rPr>
        <w:t>NOTE 2   The criteria for 'simultaneity'</w:t>
      </w:r>
      <w:ins w:id="31" w:author="Sapp (US), Brandon" w:date="2019-03-21T08:24:00Z">
        <w:r w:rsidR="00770B37">
          <w:rPr>
            <w:color w:val="000000"/>
          </w:rPr>
          <w:t>,</w:t>
        </w:r>
      </w:ins>
      <w:r>
        <w:rPr>
          <w:color w:val="000000"/>
        </w:rPr>
        <w:t xml:space="preserve"> and in particular</w:t>
      </w:r>
      <w:ins w:id="32" w:author="Sapp (US), Brandon" w:date="2019-03-21T08:24:00Z">
        <w:r w:rsidR="00770B37">
          <w:rPr>
            <w:color w:val="000000"/>
          </w:rPr>
          <w:t>,</w:t>
        </w:r>
      </w:ins>
      <w:r>
        <w:rPr>
          <w:color w:val="000000"/>
        </w:rPr>
        <w:t xml:space="preserve"> the allowed delay between two </w:t>
      </w:r>
      <w:hyperlink r:id="rId100" w:anchor="process_plan_arm.process_operation_occurrence" w:history="1">
        <w:r>
          <w:rPr>
            <w:rStyle w:val="Hyperlink"/>
            <w:b/>
            <w:bCs/>
          </w:rPr>
          <w:t>Process_operation_occurrence</w:t>
        </w:r>
      </w:hyperlink>
      <w:r>
        <w:rPr>
          <w:color w:val="000000"/>
        </w:rPr>
        <w:t> objects declared simultaneous, are user-dependent.</w:t>
      </w:r>
    </w:p>
    <w:p w:rsidR="00D84E1F" w:rsidRDefault="00D84E1F" w:rsidP="00D84E1F">
      <w:pPr>
        <w:pStyle w:val="note"/>
        <w:ind w:left="720"/>
        <w:rPr>
          <w:color w:val="000000"/>
          <w:sz w:val="27"/>
          <w:szCs w:val="27"/>
        </w:rPr>
      </w:pPr>
      <w:bookmarkStart w:id="33" w:name="note_3"/>
      <w:r>
        <w:rPr>
          <w:color w:val="000000"/>
        </w:rPr>
        <w:t>NOTE 3</w:t>
      </w:r>
      <w:bookmarkEnd w:id="33"/>
      <w:r>
        <w:rPr>
          <w:color w:val="000000"/>
        </w:rPr>
        <w:t>   See attribute </w:t>
      </w:r>
      <w:r>
        <w:rPr>
          <w:b/>
          <w:bCs/>
          <w:color w:val="000000"/>
        </w:rPr>
        <w:t>cycle_time</w:t>
      </w:r>
      <w:r>
        <w:rPr>
          <w:color w:val="000000"/>
        </w:rPr>
        <w:t> for additional information.</w:t>
      </w:r>
    </w:p>
    <w:p w:rsidR="00D84E1F" w:rsidRDefault="00D84E1F" w:rsidP="00D84E1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'substitution': The application object defines a relationship where the related </w:t>
      </w:r>
      <w:hyperlink r:id="rId101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replaces of the relating</w:t>
      </w:r>
      <w:ins w:id="34" w:author="Sapp (US), Brandon" w:date="2019-03-21T08:28:00Z">
        <w:r w:rsidR="00770B37">
          <w:rPr>
            <w:color w:val="000000"/>
            <w:sz w:val="27"/>
            <w:szCs w:val="27"/>
          </w:rPr>
          <w:t xml:space="preserve"> </w:t>
        </w:r>
      </w:ins>
      <w:hyperlink r:id="rId102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description: </w:t>
      </w:r>
      <w:r>
        <w:rPr>
          <w:color w:val="000000"/>
          <w:sz w:val="27"/>
          <w:szCs w:val="27"/>
        </w:rPr>
        <w:t>additional information about the </w:t>
      </w:r>
      <w:r>
        <w:rPr>
          <w:b/>
          <w:bCs/>
          <w:color w:val="000000"/>
          <w:sz w:val="27"/>
          <w:szCs w:val="27"/>
        </w:rPr>
        <w:t>Process_operation_occurrence_relationship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specifies the first of the two </w:t>
      </w:r>
      <w:hyperlink r:id="rId103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objects related by a </w:t>
      </w:r>
      <w:r>
        <w:rPr>
          <w:b/>
          <w:bCs/>
          <w:color w:val="000000"/>
          <w:sz w:val="27"/>
          <w:szCs w:val="27"/>
        </w:rPr>
        <w:t>Process_operation_occurrence_relationship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bookmarkStart w:id="35" w:name="note_4"/>
      <w:r>
        <w:rPr>
          <w:color w:val="000000"/>
        </w:rPr>
        <w:t>NOTE 4</w:t>
      </w:r>
      <w:bookmarkEnd w:id="35"/>
      <w:r>
        <w:rPr>
          <w:color w:val="000000"/>
        </w:rPr>
        <w:t>   The semantics of this attribute are defined by the attribute </w:t>
      </w:r>
      <w:r>
        <w:rPr>
          <w:b/>
          <w:bCs/>
          <w:color w:val="000000"/>
        </w:rPr>
        <w:t>relation_type</w:t>
      </w:r>
      <w:r>
        <w:rPr>
          <w:color w:val="000000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specifies the second of the two </w:t>
      </w:r>
      <w:hyperlink r:id="rId104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objects related by a </w:t>
      </w:r>
      <w:r>
        <w:rPr>
          <w:b/>
          <w:bCs/>
          <w:color w:val="000000"/>
          <w:sz w:val="27"/>
          <w:szCs w:val="27"/>
        </w:rPr>
        <w:t>Process_operation_occurrence_relationship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bookmarkStart w:id="36" w:name="note_5"/>
      <w:r>
        <w:rPr>
          <w:color w:val="000000"/>
        </w:rPr>
        <w:t>NOTE 5</w:t>
      </w:r>
      <w:bookmarkEnd w:id="36"/>
      <w:r>
        <w:rPr>
          <w:color w:val="000000"/>
        </w:rPr>
        <w:t>   The semantics of this attribute are defined by the attribute </w:t>
      </w:r>
      <w:r>
        <w:rPr>
          <w:b/>
          <w:bCs/>
          <w:color w:val="000000"/>
        </w:rPr>
        <w:t>relation_type</w:t>
      </w:r>
      <w:r>
        <w:rPr>
          <w:color w:val="000000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cycle_time: </w:t>
      </w:r>
      <w:r>
        <w:rPr>
          <w:color w:val="000000"/>
          <w:sz w:val="27"/>
          <w:szCs w:val="27"/>
        </w:rPr>
        <w:t>specifies the interval of time within which both </w:t>
      </w:r>
      <w:hyperlink r:id="rId105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objects have to take place in order to be declared as simultaneous.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37" w:name="process_plan_arm.process_operation_occur"/>
      <w:r>
        <w:rPr>
          <w:b/>
          <w:bCs/>
          <w:color w:val="000000"/>
          <w:sz w:val="27"/>
          <w:szCs w:val="27"/>
        </w:rPr>
        <w:t>waiting_time: </w:t>
      </w:r>
      <w:bookmarkEnd w:id="37"/>
      <w:r>
        <w:rPr>
          <w:color w:val="000000"/>
          <w:sz w:val="27"/>
          <w:szCs w:val="27"/>
        </w:rPr>
        <w:t>specifies the time which shall elapse, at least, between the completion of the relating </w:t>
      </w:r>
      <w:hyperlink r:id="rId106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and the start of the related</w:t>
      </w:r>
      <w:ins w:id="38" w:author="Sapp (US), Brandon" w:date="2019-03-21T08:28:00Z">
        <w:r w:rsidR="00770B37">
          <w:rPr>
            <w:color w:val="000000"/>
            <w:sz w:val="27"/>
            <w:szCs w:val="27"/>
          </w:rPr>
          <w:t xml:space="preserve"> </w:t>
        </w:r>
      </w:ins>
      <w:hyperlink r:id="rId107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 The referenced shall have a definition that is a </w:t>
      </w:r>
      <w:hyperlink r:id="rId108" w:anchor="value_with_unit_arm.duration" w:history="1">
        <w:r>
          <w:rPr>
            <w:rStyle w:val="Hyperlink"/>
            <w:b/>
            <w:bCs/>
            <w:sz w:val="27"/>
            <w:szCs w:val="27"/>
          </w:rPr>
          <w:t>Duration</w:t>
        </w:r>
      </w:hyperlink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4.3.6 Process_operation_resource_assignment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2" name="Picture 12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1" name="Picture 11" descr="Mapping table">
              <a:hlinkClick xmlns:a="http://schemas.openxmlformats.org/drawingml/2006/main" r:id="rId10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pping table">
                      <a:hlinkClick r:id="rId10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Process_operation_resource_assignment</w:t>
      </w:r>
      <w:r>
        <w:rPr>
          <w:color w:val="000000"/>
          <w:sz w:val="27"/>
          <w:szCs w:val="27"/>
        </w:rPr>
        <w:t> is a mechanism to associate a resource with a </w:t>
      </w:r>
      <w:hyperlink r:id="rId110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Process_operation_resource_assignment;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reference_tool : BOOLEAN;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operation : </w:t>
      </w:r>
      <w:hyperlink r:id="rId111" w:anchor="process_plan_arm.process_operation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Process_operation_occurrence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reason : OPTIONAL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resource_definition : </w:t>
      </w:r>
      <w:hyperlink r:id="rId112" w:anchor="process_plan_arm.resource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resource_definition_select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reference_tool: </w:t>
      </w:r>
      <w:r>
        <w:rPr>
          <w:color w:val="000000"/>
          <w:sz w:val="27"/>
          <w:szCs w:val="27"/>
        </w:rPr>
        <w:t>specifies whether or not the resource identified by the </w:t>
      </w:r>
      <w:r>
        <w:rPr>
          <w:b/>
          <w:bCs/>
          <w:color w:val="000000"/>
          <w:sz w:val="27"/>
          <w:szCs w:val="27"/>
        </w:rPr>
        <w:t>Process_operation_resource_assignment</w:t>
      </w:r>
      <w:r>
        <w:rPr>
          <w:color w:val="000000"/>
          <w:sz w:val="27"/>
          <w:szCs w:val="27"/>
        </w:rPr>
        <w:t> plays the role of the reference tool for the occurrence of an operation.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 the case where the value of this attribute is 'true', all geometric transformations within the scope of the </w:t>
      </w:r>
      <w:hyperlink r:id="rId113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are defined with respect to the local coordinate system of the resource identified by the </w:t>
      </w:r>
      <w:r>
        <w:rPr>
          <w:b/>
          <w:bCs/>
          <w:color w:val="000000"/>
          <w:sz w:val="27"/>
          <w:szCs w:val="27"/>
        </w:rPr>
        <w:t>Process_operation_resource_assignment</w:t>
      </w:r>
      <w:r>
        <w:rPr>
          <w:color w:val="000000"/>
          <w:sz w:val="27"/>
          <w:szCs w:val="27"/>
        </w:rPr>
        <w:t>. There must not be more than one resource playing the role of the reference tool for one </w:t>
      </w:r>
      <w:hyperlink r:id="rId114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 the case where the resource is not represented as a </w:t>
      </w:r>
      <w:hyperlink r:id="rId115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the value of the </w:t>
      </w:r>
      <w:r>
        <w:rPr>
          <w:b/>
          <w:bCs/>
          <w:color w:val="000000"/>
          <w:sz w:val="27"/>
          <w:szCs w:val="27"/>
        </w:rPr>
        <w:t>reference_tool</w:t>
      </w:r>
      <w:r>
        <w:rPr>
          <w:color w:val="000000"/>
          <w:sz w:val="27"/>
          <w:szCs w:val="27"/>
        </w:rPr>
        <w:t> shall be 'false'.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operation: </w:t>
      </w:r>
      <w:r>
        <w:rPr>
          <w:color w:val="000000"/>
          <w:sz w:val="27"/>
          <w:szCs w:val="27"/>
        </w:rPr>
        <w:t>specifies the </w:t>
      </w:r>
      <w:hyperlink r:id="rId116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with which the resource is associated.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reason: </w:t>
      </w:r>
      <w:r>
        <w:rPr>
          <w:color w:val="000000"/>
          <w:sz w:val="27"/>
          <w:szCs w:val="27"/>
        </w:rPr>
        <w:t>specifies the rationale behind the use of the resource for a particular </w:t>
      </w:r>
      <w:hyperlink r:id="rId117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39" w:name="process_plan_arm.process_operation_resou"/>
      <w:r>
        <w:rPr>
          <w:b/>
          <w:bCs/>
          <w:color w:val="000000"/>
          <w:sz w:val="27"/>
          <w:szCs w:val="27"/>
        </w:rPr>
        <w:t>resource_definition: </w:t>
      </w:r>
      <w:bookmarkEnd w:id="39"/>
      <w:r>
        <w:rPr>
          <w:color w:val="000000"/>
          <w:sz w:val="27"/>
          <w:szCs w:val="27"/>
        </w:rPr>
        <w:t>specifies the tool that is used to perform the operation.</w:t>
      </w:r>
    </w:p>
    <w:p w:rsidR="00D84E1F" w:rsidRDefault="00D84E1F" w:rsidP="00D84E1F">
      <w:pPr>
        <w:pStyle w:val="Heading2"/>
        <w:rPr>
          <w:color w:val="000000"/>
        </w:rPr>
      </w:pPr>
      <w:bookmarkStart w:id="40" w:name="process_plan_arm.process_plan"/>
      <w:r>
        <w:rPr>
          <w:color w:val="000000"/>
        </w:rPr>
        <w:t>4.3.7 Process_plan</w:t>
      </w:r>
      <w:bookmarkEnd w:id="40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9" name="Picture 9" descr="Mapping table">
              <a:hlinkClick xmlns:a="http://schemas.openxmlformats.org/drawingml/2006/main" r:id="rId1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pping table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Process_plan</w:t>
      </w:r>
      <w:r>
        <w:rPr>
          <w:color w:val="000000"/>
          <w:sz w:val="27"/>
          <w:szCs w:val="27"/>
        </w:rPr>
        <w:t> is a manufacturing planning information, necessary to realize or produce a particular version of a </w:t>
      </w:r>
      <w:hyperlink r:id="rId119" w:anchor="part_and_version_identification_arm.part" w:history="1">
        <w:r>
          <w:rPr>
            <w:rStyle w:val="Hyperlink"/>
            <w:b/>
            <w:bCs/>
            <w:sz w:val="27"/>
            <w:szCs w:val="27"/>
          </w:rPr>
          <w:t>Part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Process_plan;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plan_id : </w:t>
      </w:r>
      <w:hyperlink r:id="rId120" w:anchor="support_resource_arm.identifier" w:history="1">
        <w:r>
          <w:rPr>
            <w:rStyle w:val="Hyperlink"/>
            <w:rFonts w:ascii="Courier New" w:hAnsi="Courier New" w:cs="Courier New"/>
            <w:sz w:val="20"/>
            <w:szCs w:val="20"/>
          </w:rPr>
          <w:t>identifier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name : OPTIONAL </w:t>
      </w:r>
      <w:hyperlink r:id="rId121" w:anchor="support_resource_arm.label" w:history="1">
        <w:r>
          <w:rPr>
            <w:rStyle w:val="Hyperlink"/>
            <w:rFonts w:ascii="Courier New" w:hAnsi="Courier New" w:cs="Courier New"/>
            <w:sz w:val="20"/>
            <w:szCs w:val="20"/>
          </w:rPr>
          <w:t>label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 OPTIONAL </w:t>
      </w:r>
      <w:hyperlink r:id="rId122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version_id : OPTIONAL </w:t>
      </w:r>
      <w:hyperlink r:id="rId123" w:anchor="support_resource_arm.identifier" w:history="1">
        <w:r>
          <w:rPr>
            <w:rStyle w:val="Hyperlink"/>
            <w:rFonts w:ascii="Courier New" w:hAnsi="Courier New" w:cs="Courier New"/>
            <w:sz w:val="20"/>
            <w:szCs w:val="20"/>
          </w:rPr>
          <w:t>identifier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produced_output : OPTIONAL SET[1:?] OF </w:t>
      </w:r>
      <w:hyperlink r:id="rId124" w:anchor="part_and_version_identification_arm.part_vers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Part_version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41" w:name="process_plan_arm.process_plan.plan_id"/>
      <w:r>
        <w:rPr>
          <w:b/>
          <w:bCs/>
          <w:color w:val="000000"/>
          <w:sz w:val="27"/>
          <w:szCs w:val="27"/>
        </w:rPr>
        <w:t>plan_id: </w:t>
      </w:r>
      <w:bookmarkEnd w:id="41"/>
      <w:r>
        <w:rPr>
          <w:color w:val="000000"/>
          <w:sz w:val="27"/>
          <w:szCs w:val="27"/>
        </w:rPr>
        <w:t>specifies the identifier of the </w:t>
      </w:r>
      <w:r>
        <w:rPr>
          <w:b/>
          <w:bCs/>
          <w:color w:val="000000"/>
          <w:sz w:val="27"/>
          <w:szCs w:val="27"/>
        </w:rPr>
        <w:t>Process_plan</w:t>
      </w:r>
      <w:r>
        <w:rPr>
          <w:color w:val="000000"/>
          <w:sz w:val="27"/>
          <w:szCs w:val="27"/>
        </w:rPr>
        <w:t> that shall be unique within the scope of an organization.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42" w:name="process_plan_arm.process_plan.name"/>
      <w:r>
        <w:rPr>
          <w:b/>
          <w:bCs/>
          <w:color w:val="000000"/>
          <w:sz w:val="27"/>
          <w:szCs w:val="27"/>
        </w:rPr>
        <w:lastRenderedPageBreak/>
        <w:t>name: </w:t>
      </w:r>
      <w:bookmarkEnd w:id="42"/>
      <w:r>
        <w:rPr>
          <w:color w:val="000000"/>
          <w:sz w:val="27"/>
          <w:szCs w:val="27"/>
        </w:rPr>
        <w:t>specifies the word or group of words by which the </w:t>
      </w:r>
      <w:r>
        <w:rPr>
          <w:b/>
          <w:bCs/>
          <w:color w:val="000000"/>
          <w:sz w:val="27"/>
          <w:szCs w:val="27"/>
        </w:rPr>
        <w:t>Process_plan</w:t>
      </w:r>
      <w:r>
        <w:rPr>
          <w:color w:val="000000"/>
          <w:sz w:val="27"/>
          <w:szCs w:val="27"/>
        </w:rPr>
        <w:t> is referred to.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43" w:name="process_plan_arm.process_plan.descriptio"/>
      <w:r>
        <w:rPr>
          <w:b/>
          <w:bCs/>
          <w:color w:val="000000"/>
          <w:sz w:val="27"/>
          <w:szCs w:val="27"/>
        </w:rPr>
        <w:t>description: </w:t>
      </w:r>
      <w:bookmarkEnd w:id="43"/>
      <w:r>
        <w:rPr>
          <w:color w:val="000000"/>
          <w:sz w:val="27"/>
          <w:szCs w:val="27"/>
        </w:rPr>
        <w:t>specifies additional information about the </w:t>
      </w:r>
      <w:r>
        <w:rPr>
          <w:b/>
          <w:bCs/>
          <w:color w:val="000000"/>
          <w:sz w:val="27"/>
          <w:szCs w:val="27"/>
        </w:rPr>
        <w:t>Process_plan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44" w:name="process_plan_arm.process_plan.version_id"/>
      <w:r>
        <w:rPr>
          <w:b/>
          <w:bCs/>
          <w:color w:val="000000"/>
          <w:sz w:val="27"/>
          <w:szCs w:val="27"/>
        </w:rPr>
        <w:t>version_id: </w:t>
      </w:r>
      <w:bookmarkEnd w:id="44"/>
      <w:r>
        <w:rPr>
          <w:color w:val="000000"/>
          <w:sz w:val="27"/>
          <w:szCs w:val="27"/>
        </w:rPr>
        <w:t>specifies the identification of a particular version of a </w:t>
      </w:r>
      <w:r>
        <w:rPr>
          <w:b/>
          <w:bCs/>
          <w:color w:val="000000"/>
          <w:sz w:val="27"/>
          <w:szCs w:val="27"/>
        </w:rPr>
        <w:t>Process_plan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45" w:name="process_plan_arm.process_plan.produced_o"/>
      <w:r>
        <w:rPr>
          <w:b/>
          <w:bCs/>
          <w:color w:val="000000"/>
          <w:sz w:val="27"/>
          <w:szCs w:val="27"/>
        </w:rPr>
        <w:t>produced_output: </w:t>
      </w:r>
      <w:bookmarkEnd w:id="45"/>
      <w:r>
        <w:rPr>
          <w:color w:val="000000"/>
          <w:sz w:val="27"/>
          <w:szCs w:val="27"/>
        </w:rPr>
        <w:t>specifies the set of </w:t>
      </w:r>
      <w:hyperlink r:id="rId125" w:anchor="part_and_version_identification_arm.part_version" w:history="1">
        <w:r>
          <w:rPr>
            <w:rStyle w:val="Hyperlink"/>
            <w:b/>
            <w:bCs/>
            <w:sz w:val="27"/>
            <w:szCs w:val="27"/>
          </w:rPr>
          <w:t>Part_version</w:t>
        </w:r>
      </w:hyperlink>
      <w:r>
        <w:rPr>
          <w:color w:val="000000"/>
          <w:sz w:val="27"/>
          <w:szCs w:val="27"/>
        </w:rPr>
        <w:t> objects that are produced by the operations of the </w:t>
      </w:r>
      <w:r>
        <w:rPr>
          <w:b/>
          <w:bCs/>
          <w:color w:val="000000"/>
          <w:sz w:val="27"/>
          <w:szCs w:val="27"/>
        </w:rPr>
        <w:t>Process_plan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4.3.8 Process_plan_relationship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8" name="Picture 8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7" name="Picture 7" descr="Mapping table">
              <a:hlinkClick xmlns:a="http://schemas.openxmlformats.org/drawingml/2006/main" r:id="rId1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apping table">
                      <a:hlinkClick r:id="rId1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Process_plan_relationship</w:t>
      </w:r>
      <w:r>
        <w:rPr>
          <w:color w:val="000000"/>
          <w:sz w:val="27"/>
          <w:szCs w:val="27"/>
        </w:rPr>
        <w:t> is a relationship between two </w:t>
      </w:r>
      <w:hyperlink r:id="rId127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objects.</w:t>
      </w:r>
    </w:p>
    <w:p w:rsidR="00D84E1F" w:rsidRDefault="00D84E1F" w:rsidP="00D84E1F">
      <w:pPr>
        <w:pStyle w:val="example"/>
        <w:rPr>
          <w:color w:val="000000"/>
          <w:sz w:val="27"/>
          <w:szCs w:val="27"/>
        </w:rPr>
      </w:pPr>
      <w:r>
        <w:rPr>
          <w:color w:val="000000"/>
        </w:rPr>
        <w:t>EXAMPLE </w:t>
      </w:r>
      <w:bookmarkEnd w:id="14"/>
      <w:r>
        <w:rPr>
          <w:color w:val="000000"/>
        </w:rPr>
        <w:t>   If an item shall be manufactured at two different manufacturing sites, e.g., one at Paris and the other at Bordeaux, there will be two different process plans, that may be related by a </w:t>
      </w:r>
      <w:r>
        <w:rPr>
          <w:b/>
          <w:bCs/>
          <w:color w:val="000000"/>
        </w:rPr>
        <w:t>Process_plan_relationship</w:t>
      </w:r>
      <w:r>
        <w:rPr>
          <w:color w:val="000000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Process_plan_relationship;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relation_type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 OPTIONAL </w:t>
      </w:r>
      <w:hyperlink r:id="rId128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relating : </w:t>
      </w:r>
      <w:hyperlink r:id="rId129" w:anchor="process_plan_arm.process_pla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Process_plan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 : </w:t>
      </w:r>
      <w:hyperlink r:id="rId130" w:anchor="process_plan_arm.process_pla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Process_plan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relation_type: </w:t>
      </w:r>
      <w:r>
        <w:rPr>
          <w:color w:val="000000"/>
          <w:sz w:val="27"/>
          <w:szCs w:val="27"/>
        </w:rPr>
        <w:t>specifies the meaning of the relationship. Where applicable the following values shall be used:</w:t>
      </w:r>
    </w:p>
    <w:p w:rsidR="00D84E1F" w:rsidRDefault="00D84E1F" w:rsidP="00D84E1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'alternative': The application object defines a relationship where the related </w:t>
      </w:r>
      <w:hyperlink r:id="rId131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may be used alternatively to the relating </w:t>
      </w:r>
      <w:hyperlink r:id="rId132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;</w:t>
      </w:r>
    </w:p>
    <w:p w:rsidR="00D84E1F" w:rsidRDefault="00D84E1F" w:rsidP="00D84E1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'version association': The application object defines a relationship where the related </w:t>
      </w:r>
      <w:hyperlink r:id="rId133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is a version of the relating </w:t>
      </w:r>
      <w:hyperlink r:id="rId134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;</w:t>
      </w:r>
    </w:p>
    <w:p w:rsidR="00D84E1F" w:rsidRDefault="00D84E1F" w:rsidP="00D84E1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'version sequence': The application object defines a relationship where the relating </w:t>
      </w:r>
      <w:hyperlink r:id="rId135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is the preceding version</w:t>
      </w:r>
      <w:ins w:id="46" w:author="Sapp (US), Brandon" w:date="2019-03-21T08:24:00Z">
        <w:r w:rsidR="00770B37">
          <w:rPr>
            <w:color w:val="000000"/>
            <w:sz w:val="27"/>
            <w:szCs w:val="27"/>
          </w:rPr>
          <w:t>,</w:t>
        </w:r>
      </w:ins>
      <w:r>
        <w:rPr>
          <w:color w:val="000000"/>
          <w:sz w:val="27"/>
          <w:szCs w:val="27"/>
        </w:rPr>
        <w:t xml:space="preserve"> and the related </w:t>
      </w:r>
      <w:hyperlink r:id="rId136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is the following version.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specifies additional information about the </w:t>
      </w:r>
      <w:r>
        <w:rPr>
          <w:b/>
          <w:bCs/>
          <w:color w:val="000000"/>
          <w:sz w:val="27"/>
          <w:szCs w:val="27"/>
        </w:rPr>
        <w:t>Process_plan_relationship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specifies the first of the two </w:t>
      </w:r>
      <w:hyperlink r:id="rId137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objects related by a </w:t>
      </w:r>
      <w:r>
        <w:rPr>
          <w:b/>
          <w:bCs/>
          <w:color w:val="000000"/>
          <w:sz w:val="27"/>
          <w:szCs w:val="27"/>
        </w:rPr>
        <w:t>Process_plan_relationship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</w:t>
      </w:r>
      <w:bookmarkEnd w:id="6"/>
      <w:r>
        <w:rPr>
          <w:color w:val="000000"/>
        </w:rPr>
        <w:t>   The semantics of this attribute are defined by the attribute </w:t>
      </w:r>
      <w:r>
        <w:rPr>
          <w:b/>
          <w:bCs/>
          <w:color w:val="000000"/>
        </w:rPr>
        <w:t>relation_type</w:t>
      </w:r>
      <w:r>
        <w:rPr>
          <w:color w:val="000000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47" w:name="process_plan_arm.process_plan_relationsh"/>
      <w:r>
        <w:rPr>
          <w:b/>
          <w:bCs/>
          <w:color w:val="000000"/>
          <w:sz w:val="27"/>
          <w:szCs w:val="27"/>
        </w:rPr>
        <w:t>related: </w:t>
      </w:r>
      <w:bookmarkEnd w:id="47"/>
      <w:r>
        <w:rPr>
          <w:color w:val="000000"/>
          <w:sz w:val="27"/>
          <w:szCs w:val="27"/>
        </w:rPr>
        <w:t>specifies the second of the two </w:t>
      </w:r>
      <w:hyperlink r:id="rId138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objects related by a </w:t>
      </w:r>
      <w:r>
        <w:rPr>
          <w:b/>
          <w:bCs/>
          <w:color w:val="000000"/>
          <w:sz w:val="27"/>
          <w:szCs w:val="27"/>
        </w:rPr>
        <w:t>Process_plan_relationship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</w:t>
      </w:r>
      <w:bookmarkEnd w:id="9"/>
      <w:r>
        <w:rPr>
          <w:color w:val="000000"/>
        </w:rPr>
        <w:t>   The semantics of this attribute are defined by the attribute </w:t>
      </w:r>
      <w:r>
        <w:rPr>
          <w:b/>
          <w:bCs/>
          <w:color w:val="000000"/>
        </w:rPr>
        <w:t>relation_type</w:t>
      </w:r>
      <w:r>
        <w:rPr>
          <w:color w:val="000000"/>
        </w:rPr>
        <w:t>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4.3.9 Process_state_relationship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" name="Picture 6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" name="Picture 5" descr="Mapping table">
              <a:hlinkClick xmlns:a="http://schemas.openxmlformats.org/drawingml/2006/main" r:id="rId1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pping table">
                      <a:hlinkClick r:id="rId1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Process_state_relationship</w:t>
      </w:r>
      <w:r>
        <w:rPr>
          <w:color w:val="000000"/>
          <w:sz w:val="27"/>
          <w:szCs w:val="27"/>
        </w:rPr>
        <w:t> is a type of </w:t>
      </w:r>
      <w:hyperlink r:id="rId140" w:anchor="item_definition_structure_arm.part_definition_relationship" w:history="1">
        <w:r>
          <w:rPr>
            <w:rStyle w:val="Hyperlink"/>
            <w:b/>
            <w:bCs/>
            <w:sz w:val="27"/>
            <w:szCs w:val="27"/>
          </w:rPr>
          <w:t>Part_definition_relationship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Process_state_relationship</w:t>
      </w:r>
      <w:r>
        <w:rPr>
          <w:color w:val="000000"/>
          <w:sz w:val="27"/>
          <w:szCs w:val="27"/>
        </w:rPr>
        <w:t> is a relationship between two </w:t>
      </w:r>
      <w:hyperlink r:id="rId141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ins w:id="48" w:author="Sapp (US), Brandon" w:date="2019-03-21T08:29:00Z">
        <w:r w:rsidR="00770B37">
          <w:rPr>
            <w:rStyle w:val="Hyperlink"/>
            <w:b/>
            <w:bCs/>
            <w:sz w:val="27"/>
            <w:szCs w:val="27"/>
          </w:rPr>
          <w:t xml:space="preserve"> </w:t>
        </w:r>
      </w:ins>
      <w:bookmarkStart w:id="49" w:name="_GoBack"/>
      <w:bookmarkEnd w:id="49"/>
      <w:r>
        <w:rPr>
          <w:color w:val="000000"/>
          <w:sz w:val="27"/>
          <w:szCs w:val="27"/>
        </w:rPr>
        <w:t>objects where the relating </w:t>
      </w:r>
      <w:hyperlink r:id="rId142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is an in-process-part definition of a particular version of a part. It characterizes a state of the </w:t>
      </w:r>
      <w:hyperlink r:id="rId143" w:anchor="part_and_version_identification_arm.part_version" w:history="1">
        <w:r>
          <w:rPr>
            <w:rStyle w:val="Hyperlink"/>
            <w:b/>
            <w:bCs/>
            <w:sz w:val="27"/>
            <w:szCs w:val="27"/>
          </w:rPr>
          <w:t>Part_version</w:t>
        </w:r>
      </w:hyperlink>
      <w:r>
        <w:rPr>
          <w:color w:val="000000"/>
          <w:sz w:val="27"/>
          <w:szCs w:val="27"/>
        </w:rPr>
        <w:t> that occurs before the state identified by the related </w:t>
      </w:r>
      <w:hyperlink r:id="rId144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</w:t>
      </w:r>
      <w:bookmarkEnd w:id="27"/>
      <w:r>
        <w:rPr>
          <w:color w:val="000000"/>
        </w:rPr>
        <w:t>   A </w:t>
      </w:r>
      <w:r>
        <w:rPr>
          <w:b/>
          <w:bCs/>
          <w:color w:val="000000"/>
        </w:rPr>
        <w:t>Process_state_relationship</w:t>
      </w:r>
      <w:r>
        <w:rPr>
          <w:color w:val="000000"/>
        </w:rPr>
        <w:t> may be used to characterize intermediate states of the </w:t>
      </w:r>
      <w:hyperlink r:id="rId145" w:anchor="part_and_version_identification_arm.part_version" w:history="1">
        <w:r>
          <w:rPr>
            <w:rStyle w:val="Hyperlink"/>
            <w:b/>
            <w:bCs/>
          </w:rPr>
          <w:t>Part_version</w:t>
        </w:r>
      </w:hyperlink>
      <w:del w:id="50" w:author="Sapp (US), Brandon" w:date="2019-03-21T08:25:00Z">
        <w:r w:rsidDel="00770B37">
          <w:rPr>
            <w:color w:val="000000"/>
          </w:rPr>
          <w:delText>,</w:delText>
        </w:r>
      </w:del>
      <w:r>
        <w:rPr>
          <w:color w:val="000000"/>
        </w:rPr>
        <w:t xml:space="preserve"> if this </w:t>
      </w:r>
      <w:hyperlink r:id="rId146" w:anchor="part_and_version_identification_arm.part_version" w:history="1">
        <w:r>
          <w:rPr>
            <w:rStyle w:val="Hyperlink"/>
            <w:b/>
            <w:bCs/>
          </w:rPr>
          <w:t>Part_version</w:t>
        </w:r>
      </w:hyperlink>
      <w:r>
        <w:rPr>
          <w:color w:val="000000"/>
        </w:rPr>
        <w:t> is one of the produced outputs of a </w:t>
      </w:r>
      <w:hyperlink r:id="rId147" w:anchor="process_plan_arm.process_plan" w:history="1">
        <w:r>
          <w:rPr>
            <w:rStyle w:val="Hyperlink"/>
            <w:b/>
            <w:bCs/>
          </w:rPr>
          <w:t>Process_plan</w:t>
        </w:r>
      </w:hyperlink>
      <w:r>
        <w:rPr>
          <w:color w:val="000000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Process_state_relationship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48" w:anchor="item_definition_structure_arm.part_definition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Part_definition_relationship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direction : OPTIONAL </w:t>
      </w:r>
      <w:hyperlink r:id="rId149" w:anchor="process_plan_arm.process_state_relationship_direc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process_state_relationship_direction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51" w:name="process_plan_arm.process_state_relations"/>
      <w:r>
        <w:rPr>
          <w:b/>
          <w:bCs/>
          <w:color w:val="000000"/>
          <w:sz w:val="27"/>
          <w:szCs w:val="27"/>
        </w:rPr>
        <w:t>direction: </w:t>
      </w:r>
      <w:bookmarkEnd w:id="51"/>
      <w:r>
        <w:rPr>
          <w:color w:val="000000"/>
          <w:sz w:val="27"/>
          <w:szCs w:val="27"/>
        </w:rPr>
        <w:t xml:space="preserve">specifies </w:t>
      </w:r>
      <w:del w:id="52" w:author="Sapp (US), Brandon" w:date="2019-03-21T08:25:00Z">
        <w:r w:rsidDel="00770B37">
          <w:rPr>
            <w:color w:val="000000"/>
            <w:sz w:val="27"/>
            <w:szCs w:val="27"/>
          </w:rPr>
          <w:delText xml:space="preserve">on </w:delText>
        </w:r>
      </w:del>
      <w:r>
        <w:rPr>
          <w:color w:val="000000"/>
          <w:sz w:val="27"/>
          <w:szCs w:val="27"/>
        </w:rPr>
        <w:t>whether the relationship is unidirectional from the related to the relating </w:t>
      </w:r>
      <w:hyperlink r:id="rId150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 xml:space="preserve"> or bidirectional. If not </w:t>
      </w:r>
      <w:del w:id="53" w:author="Sapp (US), Brandon" w:date="2019-03-21T08:26:00Z">
        <w:r w:rsidDel="00770B37">
          <w:rPr>
            <w:color w:val="000000"/>
            <w:sz w:val="27"/>
            <w:szCs w:val="27"/>
          </w:rPr>
          <w:delText>specified</w:delText>
        </w:r>
      </w:del>
      <w:ins w:id="54" w:author="Sapp (US), Brandon" w:date="2019-03-21T08:26:00Z">
        <w:r w:rsidR="00770B37">
          <w:rPr>
            <w:color w:val="000000"/>
            <w:sz w:val="27"/>
            <w:szCs w:val="27"/>
          </w:rPr>
          <w:t>specified,</w:t>
        </w:r>
      </w:ins>
      <w:r>
        <w:rPr>
          <w:color w:val="000000"/>
          <w:sz w:val="27"/>
          <w:szCs w:val="27"/>
        </w:rPr>
        <w:t xml:space="preserve"> the direction is not known.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4.3.10 Resource_requirement_type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" name="Picture 4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" name="Picture 3" descr="Mapping table">
              <a:hlinkClick xmlns:a="http://schemas.openxmlformats.org/drawingml/2006/main" r:id="rId1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apping table">
                      <a:hlinkClick r:id="rId1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lastRenderedPageBreak/>
        <w:t>A </w:t>
      </w:r>
      <w:r>
        <w:rPr>
          <w:b/>
          <w:bCs/>
          <w:color w:val="000000"/>
          <w:sz w:val="27"/>
          <w:szCs w:val="27"/>
        </w:rPr>
        <w:t>Resource_requirement_type</w:t>
      </w:r>
      <w:r>
        <w:rPr>
          <w:color w:val="000000"/>
          <w:sz w:val="27"/>
          <w:szCs w:val="27"/>
        </w:rPr>
        <w:t> is a definition of a kind of a requirement for a resource.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Resource_requirement_type;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name : </w:t>
      </w:r>
      <w:hyperlink r:id="rId152" w:anchor="support_resource_arm.label" w:history="1">
        <w:r>
          <w:rPr>
            <w:rStyle w:val="Hyperlink"/>
            <w:rFonts w:ascii="Courier New" w:hAnsi="Courier New" w:cs="Courier New"/>
            <w:sz w:val="20"/>
            <w:szCs w:val="20"/>
          </w:rPr>
          <w:t>label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 </w:t>
      </w:r>
      <w:hyperlink r:id="rId153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name: </w:t>
      </w:r>
      <w:r>
        <w:rPr>
          <w:color w:val="000000"/>
          <w:sz w:val="27"/>
          <w:szCs w:val="27"/>
        </w:rPr>
        <w:t>specifies the word or group of words by which the </w:t>
      </w:r>
      <w:r>
        <w:rPr>
          <w:b/>
          <w:bCs/>
          <w:color w:val="000000"/>
          <w:sz w:val="27"/>
          <w:szCs w:val="27"/>
        </w:rPr>
        <w:t>Resource_requirement_type</w:t>
      </w:r>
      <w:r>
        <w:rPr>
          <w:color w:val="000000"/>
          <w:sz w:val="27"/>
          <w:szCs w:val="27"/>
        </w:rPr>
        <w:t> is referred to.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55" w:name="process_plan_arm.resource_requirement_ty"/>
      <w:r>
        <w:rPr>
          <w:b/>
          <w:bCs/>
          <w:color w:val="000000"/>
          <w:sz w:val="27"/>
          <w:szCs w:val="27"/>
        </w:rPr>
        <w:t>description: </w:t>
      </w:r>
      <w:bookmarkEnd w:id="55"/>
      <w:r>
        <w:rPr>
          <w:color w:val="000000"/>
          <w:sz w:val="27"/>
          <w:szCs w:val="27"/>
        </w:rPr>
        <w:t>specifies additional information about the </w:t>
      </w:r>
      <w:r>
        <w:rPr>
          <w:b/>
          <w:bCs/>
          <w:color w:val="000000"/>
          <w:sz w:val="27"/>
          <w:szCs w:val="27"/>
        </w:rPr>
        <w:t>Resource_requirement_type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Heading2"/>
        <w:rPr>
          <w:color w:val="000000"/>
        </w:rPr>
      </w:pPr>
      <w:bookmarkStart w:id="56" w:name="process_plan_arm.same_time_machining_rel"/>
      <w:r>
        <w:rPr>
          <w:color w:val="000000"/>
        </w:rPr>
        <w:t>4.3.11 Same_time_machining_relationship</w:t>
      </w:r>
      <w:bookmarkEnd w:id="56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" name="Picture 2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" name="Picture 1" descr="Mapping table">
              <a:hlinkClick xmlns:a="http://schemas.openxmlformats.org/drawingml/2006/main" r:id="rId1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Mapping table">
                      <a:hlinkClick r:id="rId1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Same_time_machining_relationship</w:t>
      </w:r>
      <w:r>
        <w:rPr>
          <w:color w:val="000000"/>
          <w:sz w:val="27"/>
          <w:szCs w:val="27"/>
        </w:rPr>
        <w:t> is a type of </w:t>
      </w:r>
      <w:hyperlink r:id="rId155" w:anchor="specification_control_arm.part_occurrence_relationship" w:history="1">
        <w:r>
          <w:rPr>
            <w:rStyle w:val="Hyperlink"/>
            <w:b/>
            <w:bCs/>
            <w:sz w:val="27"/>
            <w:szCs w:val="27"/>
          </w:rPr>
          <w:t>Part_occurrence_relationship</w:t>
        </w:r>
      </w:hyperlink>
      <w:r>
        <w:rPr>
          <w:color w:val="000000"/>
          <w:sz w:val="27"/>
          <w:szCs w:val="27"/>
        </w:rPr>
        <w:t> A </w:t>
      </w:r>
      <w:r>
        <w:rPr>
          <w:b/>
          <w:bCs/>
          <w:color w:val="000000"/>
          <w:sz w:val="27"/>
          <w:szCs w:val="27"/>
        </w:rPr>
        <w:t>Same_time_machining_relationship</w:t>
      </w:r>
      <w:r>
        <w:rPr>
          <w:color w:val="000000"/>
          <w:sz w:val="27"/>
          <w:szCs w:val="27"/>
        </w:rPr>
        <w:t> is a relationship between two</w:t>
      </w:r>
      <w:ins w:id="57" w:author="Sapp (US), Brandon" w:date="2019-03-21T08:26:00Z">
        <w:r w:rsidR="00770B37">
          <w:rPr>
            <w:color w:val="000000"/>
            <w:sz w:val="27"/>
            <w:szCs w:val="27"/>
          </w:rPr>
          <w:t xml:space="preserve"> </w:t>
        </w:r>
      </w:ins>
      <w:hyperlink r:id="rId156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objects that specifies that those two objects shall be manufactured together within the same </w:t>
      </w:r>
      <w:hyperlink r:id="rId157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Same_time_machining_relationship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58" w:anchor="specification_control_arm.part_occurrence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Part_occurrence_relationship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Process_plan_arm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© ISO 2019 — All rights reserved</w:t>
      </w:r>
    </w:p>
    <w:p w:rsidR="004B0747" w:rsidRPr="00D84E1F" w:rsidRDefault="004B0747" w:rsidP="00D84E1F"/>
    <w:sectPr w:rsidR="004B0747" w:rsidRPr="00D84E1F" w:rsidSect="00683EA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B9D"/>
    <w:multiLevelType w:val="multilevel"/>
    <w:tmpl w:val="702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2550"/>
    <w:multiLevelType w:val="multilevel"/>
    <w:tmpl w:val="69F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0787"/>
    <w:multiLevelType w:val="multilevel"/>
    <w:tmpl w:val="EC1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B2AFF"/>
    <w:multiLevelType w:val="multilevel"/>
    <w:tmpl w:val="565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42E08"/>
    <w:multiLevelType w:val="multilevel"/>
    <w:tmpl w:val="3AC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D45EC"/>
    <w:multiLevelType w:val="multilevel"/>
    <w:tmpl w:val="4CA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34B1A"/>
    <w:multiLevelType w:val="multilevel"/>
    <w:tmpl w:val="DEA2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93991"/>
    <w:multiLevelType w:val="multilevel"/>
    <w:tmpl w:val="5EF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D4539"/>
    <w:multiLevelType w:val="multilevel"/>
    <w:tmpl w:val="C556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2"/>
  </w:num>
  <w:num w:numId="4">
    <w:abstractNumId w:val="15"/>
  </w:num>
  <w:num w:numId="5">
    <w:abstractNumId w:val="16"/>
  </w:num>
  <w:num w:numId="6">
    <w:abstractNumId w:val="1"/>
  </w:num>
  <w:num w:numId="7">
    <w:abstractNumId w:val="13"/>
  </w:num>
  <w:num w:numId="8">
    <w:abstractNumId w:val="6"/>
  </w:num>
  <w:num w:numId="9">
    <w:abstractNumId w:val="8"/>
  </w:num>
  <w:num w:numId="10">
    <w:abstractNumId w:val="0"/>
  </w:num>
  <w:num w:numId="11">
    <w:abstractNumId w:val="5"/>
  </w:num>
  <w:num w:numId="12">
    <w:abstractNumId w:val="14"/>
  </w:num>
  <w:num w:numId="13">
    <w:abstractNumId w:val="10"/>
  </w:num>
  <w:num w:numId="14">
    <w:abstractNumId w:val="3"/>
  </w:num>
  <w:num w:numId="15">
    <w:abstractNumId w:val="9"/>
  </w:num>
  <w:num w:numId="16">
    <w:abstractNumId w:val="17"/>
  </w:num>
  <w:num w:numId="17">
    <w:abstractNumId w:val="7"/>
  </w:num>
  <w:num w:numId="18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pp (US), Brandon">
    <w15:presenceInfo w15:providerId="AD" w15:userId="S-1-5-21-2025429265-1303643608-1417001333-7354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qQUA4ZgBgSwAAAA="/>
  </w:docVars>
  <w:rsids>
    <w:rsidRoot w:val="0025162F"/>
    <w:rsid w:val="000D6036"/>
    <w:rsid w:val="001047C2"/>
    <w:rsid w:val="0016543A"/>
    <w:rsid w:val="00196BF5"/>
    <w:rsid w:val="0025162F"/>
    <w:rsid w:val="004A0CED"/>
    <w:rsid w:val="004B0747"/>
    <w:rsid w:val="005A5B46"/>
    <w:rsid w:val="00683EA8"/>
    <w:rsid w:val="00770B37"/>
    <w:rsid w:val="007D5C51"/>
    <w:rsid w:val="008134E3"/>
    <w:rsid w:val="008461C1"/>
    <w:rsid w:val="00867951"/>
    <w:rsid w:val="008A6D26"/>
    <w:rsid w:val="008C47A7"/>
    <w:rsid w:val="00903347"/>
    <w:rsid w:val="009A7CCC"/>
    <w:rsid w:val="009C618B"/>
    <w:rsid w:val="00A36C79"/>
    <w:rsid w:val="00AF260F"/>
    <w:rsid w:val="00B14CC8"/>
    <w:rsid w:val="00B853D3"/>
    <w:rsid w:val="00C163C3"/>
    <w:rsid w:val="00D84E1F"/>
    <w:rsid w:val="00DC67B9"/>
    <w:rsid w:val="00DE3BB2"/>
    <w:rsid w:val="00F60844"/>
    <w:rsid w:val="00F64006"/>
    <w:rsid w:val="00FA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310EA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D2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0B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B37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70B37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3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5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5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4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bus4005\Downloads\CR_FDIS_3_20190311_draft\CR_FDIS_3\part1000\data\modules\part_view_definition\sys\4_info_reqs.htm" TargetMode="External"/><Relationship Id="rId117" Type="http://schemas.openxmlformats.org/officeDocument/2006/relationships/hyperlink" Target="file:///C:\Users\bus4005\Downloads\CR_FDIS_3_20190311_draft\CR_FDIS_3\part1000\data\modules\process_plan\sys\4_info_reqs.htm" TargetMode="External"/><Relationship Id="rId21" Type="http://schemas.openxmlformats.org/officeDocument/2006/relationships/hyperlink" Target="file:///C:\Users\bus4005\Downloads\CR_FDIS_3_20190311_draft\CR_FDIS_3\part1000\data\modules\assembly_structure\sys\4_info_reqs.htm" TargetMode="External"/><Relationship Id="rId42" Type="http://schemas.openxmlformats.org/officeDocument/2006/relationships/hyperlink" Target="file:///C:\Users\bus4005\Downloads\CR_FDIS_3_20190311_draft\CR_FDIS_3\part1000\data\modules\process_plan\sys\4_info_reqs.htm" TargetMode="External"/><Relationship Id="rId47" Type="http://schemas.openxmlformats.org/officeDocument/2006/relationships/hyperlink" Target="file:///C:\Users\bus4005\Downloads\CR_FDIS_3_20190311_draft\CR_FDIS_3\part1000\data\modules\process_plan\sys\4_info_reqs.htm" TargetMode="External"/><Relationship Id="rId63" Type="http://schemas.openxmlformats.org/officeDocument/2006/relationships/hyperlink" Target="file:///C:\Users\bus4005\Downloads\CR_FDIS_3_20190311_draft\CR_FDIS_3\part1000\data\modules\shape_property_assignment\sys\4_info_reqs.htm" TargetMode="External"/><Relationship Id="rId68" Type="http://schemas.openxmlformats.org/officeDocument/2006/relationships/hyperlink" Target="file:///C:\Users\bus4005\Downloads\CR_FDIS_3_20190311_draft\CR_FDIS_3\part1000\data\modules\process_plan\sys\5_mapping.htm#aeentityprocess_operation_occurrence" TargetMode="External"/><Relationship Id="rId84" Type="http://schemas.openxmlformats.org/officeDocument/2006/relationships/hyperlink" Target="file:///C:\Users\bus4005\Downloads\CR_FDIS_3_20190311_draft\CR_FDIS_3\part1000\data\modules\process_plan\sys\5_mapping.htm#aeentityprocess_operation_occurrence_relationship" TargetMode="External"/><Relationship Id="rId89" Type="http://schemas.openxmlformats.org/officeDocument/2006/relationships/hyperlink" Target="file:///C:\Users\bus4005\Downloads\CR_FDIS_3_20190311_draft\CR_FDIS_3\part1000\data\modules\support_resource\sys\4_info_reqs.htm" TargetMode="External"/><Relationship Id="rId112" Type="http://schemas.openxmlformats.org/officeDocument/2006/relationships/hyperlink" Target="file:///C:\Users\bus4005\Downloads\CR_FDIS_3_20190311_draft\CR_FDIS_3\part1000\data\modules\process_plan\sys\4_info_reqs.htm" TargetMode="External"/><Relationship Id="rId133" Type="http://schemas.openxmlformats.org/officeDocument/2006/relationships/hyperlink" Target="file:///C:\Users\bus4005\Downloads\CR_FDIS_3_20190311_draft\CR_FDIS_3\part1000\data\modules\process_plan\sys\4_info_reqs.htm" TargetMode="External"/><Relationship Id="rId138" Type="http://schemas.openxmlformats.org/officeDocument/2006/relationships/hyperlink" Target="file:///C:\Users\bus4005\Downloads\CR_FDIS_3_20190311_draft\CR_FDIS_3\part1000\data\modules\process_plan\sys\4_info_reqs.htm" TargetMode="External"/><Relationship Id="rId154" Type="http://schemas.openxmlformats.org/officeDocument/2006/relationships/hyperlink" Target="file:///C:\Users\bus4005\Downloads\CR_FDIS_3_20190311_draft\CR_FDIS_3\part1000\data\modules\process_plan\sys\5_mapping.htm#aeentitysame_time_machining_relationship" TargetMode="External"/><Relationship Id="rId159" Type="http://schemas.openxmlformats.org/officeDocument/2006/relationships/fontTable" Target="fontTable.xml"/><Relationship Id="rId16" Type="http://schemas.openxmlformats.org/officeDocument/2006/relationships/hyperlink" Target="file:///C:\Users\bus4005\Downloads\CR_FDIS_3_20190311_draft\CR_FDIS_3\part1000\data\modules\product_view_definition\sys\4_info_reqs.htm" TargetMode="External"/><Relationship Id="rId107" Type="http://schemas.openxmlformats.org/officeDocument/2006/relationships/hyperlink" Target="file:///C:\Users\bus4005\Downloads\CR_FDIS_3_20190311_draft\CR_FDIS_3\part1000\data\modules\process_plan\sys\4_info_reqs.htm" TargetMode="External"/><Relationship Id="rId11" Type="http://schemas.openxmlformats.org/officeDocument/2006/relationships/hyperlink" Target="file:///C:\Users\bus4005\Downloads\CR_FDIS_3_20190311_draft\CR_FDIS_3\part1000\data\modules\time_interval_assignment\sys\4_info_reqs.htm" TargetMode="External"/><Relationship Id="rId32" Type="http://schemas.openxmlformats.org/officeDocument/2006/relationships/image" Target="media/image2.gif"/><Relationship Id="rId37" Type="http://schemas.openxmlformats.org/officeDocument/2006/relationships/hyperlink" Target="file:///C:\Users\bus4005\Downloads\CR_FDIS_3_20190311_draft\CR_FDIS_3\part1000\data\modules\person_organization\sys\4_info_reqs.htm" TargetMode="External"/><Relationship Id="rId53" Type="http://schemas.openxmlformats.org/officeDocument/2006/relationships/hyperlink" Target="file:///C:\Users\bus4005\Downloads\CR_FDIS_3_20190311_draft\CR_FDIS_3\part1000\data\modules\process_plan\sys\4_info_reqs.htm" TargetMode="External"/><Relationship Id="rId58" Type="http://schemas.openxmlformats.org/officeDocument/2006/relationships/hyperlink" Target="file:///C:\Users\bus4005\Downloads\CR_FDIS_3_20190311_draft\CR_FDIS_3\part1000\data\modules\process_plan\sys\5_mapping.htm#aeentityprocess_operation_input_or_output" TargetMode="External"/><Relationship Id="rId74" Type="http://schemas.openxmlformats.org/officeDocument/2006/relationships/hyperlink" Target="file:///C:\Users\bus4005\Downloads\CR_FDIS_3_20190311_draft\CR_FDIS_3\part1000\data\modules\process_plan\sys\4_info_reqs.htm" TargetMode="External"/><Relationship Id="rId79" Type="http://schemas.openxmlformats.org/officeDocument/2006/relationships/hyperlink" Target="file:///C:\Users\bus4005\Downloads\CR_FDIS_3_20190311_draft\CR_FDIS_3\part1000\data\modules\process_plan\sys\4_info_reqs.htm" TargetMode="External"/><Relationship Id="rId102" Type="http://schemas.openxmlformats.org/officeDocument/2006/relationships/hyperlink" Target="file:///C:\Users\bus4005\Downloads\CR_FDIS_3_20190311_draft\CR_FDIS_3\part1000\data\modules\process_plan\sys\4_info_reqs.htm" TargetMode="External"/><Relationship Id="rId123" Type="http://schemas.openxmlformats.org/officeDocument/2006/relationships/hyperlink" Target="file:///C:\Users\bus4005\Downloads\CR_FDIS_3_20190311_draft\CR_FDIS_3\part1000\data\modules\support_resource\sys\4_info_reqs.htm" TargetMode="External"/><Relationship Id="rId128" Type="http://schemas.openxmlformats.org/officeDocument/2006/relationships/hyperlink" Target="file:///C:\Users\bus4005\Downloads\CR_FDIS_3_20190311_draft\CR_FDIS_3\part1000\data\modules\support_resource\sys\4_info_reqs.htm" TargetMode="External"/><Relationship Id="rId144" Type="http://schemas.openxmlformats.org/officeDocument/2006/relationships/hyperlink" Target="file:///C:\Users\bus4005\Downloads\CR_FDIS_3_20190311_draft\CR_FDIS_3\part1000\data\modules\part_view_definition\sys\4_info_reqs.htm" TargetMode="External"/><Relationship Id="rId149" Type="http://schemas.openxmlformats.org/officeDocument/2006/relationships/hyperlink" Target="file:///C:\Users\bus4005\Downloads\CR_FDIS_3_20190311_draft\CR_FDIS_3\part1000\data\modules\process_plan\sys\4_info_reqs.htm" TargetMode="External"/><Relationship Id="rId5" Type="http://schemas.openxmlformats.org/officeDocument/2006/relationships/hyperlink" Target="file:///C:\Users\bus4005\Downloads\CR_FDIS_3_20190311_draft\CR_FDIS_3\part1000\data\modules\activity_method\sys\4_info_reqs.htm" TargetMode="External"/><Relationship Id="rId90" Type="http://schemas.openxmlformats.org/officeDocument/2006/relationships/hyperlink" Target="file:///C:\Users\bus4005\Downloads\CR_FDIS_3_20190311_draft\CR_FDIS_3\part1000\data\modules\process_plan\sys\4_info_reqs.htm" TargetMode="External"/><Relationship Id="rId95" Type="http://schemas.openxmlformats.org/officeDocument/2006/relationships/hyperlink" Target="file:///C:\Users\bus4005\Downloads\CR_FDIS_3_20190311_draft\CR_FDIS_3\part1000\data\modules\process_plan\sys\4_info_reqs.htm" TargetMode="External"/><Relationship Id="rId160" Type="http://schemas.microsoft.com/office/2011/relationships/people" Target="people.xml"/><Relationship Id="rId22" Type="http://schemas.openxmlformats.org/officeDocument/2006/relationships/hyperlink" Target="file:///C:\Users\bus4005\Downloads\CR_FDIS_3_20190311_draft\CR_FDIS_3\part1000\data\modules\part_view_definition\sys\4_info_reqs.htm" TargetMode="External"/><Relationship Id="rId27" Type="http://schemas.openxmlformats.org/officeDocument/2006/relationships/hyperlink" Target="file:///C:\Users\bus4005\Downloads\CR_FDIS_3_20190311_draft\CR_FDIS_3\part1000\data\modules\process_plan\sys\4_info_reqs.htm" TargetMode="External"/><Relationship Id="rId43" Type="http://schemas.openxmlformats.org/officeDocument/2006/relationships/hyperlink" Target="file:///C:\Users\bus4005\Downloads\CR_FDIS_3_20190311_draft\CR_FDIS_3\part1000\data\modules\support_resource\sys\4_info_reqs.htm" TargetMode="External"/><Relationship Id="rId48" Type="http://schemas.openxmlformats.org/officeDocument/2006/relationships/hyperlink" Target="file:///C:\Users\bus4005\Downloads\CR_FDIS_3_20190311_draft\CR_FDIS_3\part1000\data\modules\process_plan\sys\4_info_reqs.htm" TargetMode="External"/><Relationship Id="rId64" Type="http://schemas.openxmlformats.org/officeDocument/2006/relationships/hyperlink" Target="file:///C:\Users\bus4005\Downloads\CR_FDIS_3_20190311_draft\CR_FDIS_3\part1000\data\modules\process_plan\sys\4_info_reqs.htm" TargetMode="External"/><Relationship Id="rId69" Type="http://schemas.openxmlformats.org/officeDocument/2006/relationships/hyperlink" Target="file:///C:\Users\bus4005\Downloads\CR_FDIS_3_20190311_draft\CR_FDIS_3\part1000\data\modules\process_plan\sys\4_info_reqs.htm" TargetMode="External"/><Relationship Id="rId113" Type="http://schemas.openxmlformats.org/officeDocument/2006/relationships/hyperlink" Target="file:///C:\Users\bus4005\Downloads\CR_FDIS_3_20190311_draft\CR_FDIS_3\part1000\data\modules\process_plan\sys\4_info_reqs.htm" TargetMode="External"/><Relationship Id="rId118" Type="http://schemas.openxmlformats.org/officeDocument/2006/relationships/hyperlink" Target="file:///C:\Users\bus4005\Downloads\CR_FDIS_3_20190311_draft\CR_FDIS_3\part1000\data\modules\process_plan\sys\5_mapping.htm#aeentityprocess_plan" TargetMode="External"/><Relationship Id="rId134" Type="http://schemas.openxmlformats.org/officeDocument/2006/relationships/hyperlink" Target="file:///C:\Users\bus4005\Downloads\CR_FDIS_3_20190311_draft\CR_FDIS_3\part1000\data\modules\process_plan\sys\4_info_reqs.htm" TargetMode="External"/><Relationship Id="rId139" Type="http://schemas.openxmlformats.org/officeDocument/2006/relationships/hyperlink" Target="file:///C:\Users\bus4005\Downloads\CR_FDIS_3_20190311_draft\CR_FDIS_3\part1000\data\modules\process_plan\sys\5_mapping.htm#aeentityprocess_state_relationship" TargetMode="External"/><Relationship Id="rId80" Type="http://schemas.openxmlformats.org/officeDocument/2006/relationships/hyperlink" Target="file:///C:\Users\bus4005\Downloads\CR_FDIS_3_20190311_draft\CR_FDIS_3\part1000\data\modules\process_plan\sys\4_info_reqs.htm" TargetMode="External"/><Relationship Id="rId85" Type="http://schemas.openxmlformats.org/officeDocument/2006/relationships/hyperlink" Target="file:///C:\Users\bus4005\Downloads\CR_FDIS_3_20190311_draft\CR_FDIS_3\part1000\data\modules\process_plan\sys\4_info_reqs.htm" TargetMode="External"/><Relationship Id="rId150" Type="http://schemas.openxmlformats.org/officeDocument/2006/relationships/hyperlink" Target="file:///C:\Users\bus4005\Downloads\CR_FDIS_3_20190311_draft\CR_FDIS_3\part1000\data\modules\part_view_definition\sys\4_info_reqs.htm" TargetMode="External"/><Relationship Id="rId155" Type="http://schemas.openxmlformats.org/officeDocument/2006/relationships/hyperlink" Target="file:///C:\Users\bus4005\Downloads\CR_FDIS_3_20190311_draft\CR_FDIS_3\part1000\data\modules\specification_control\sys\4_info_reqs.htm" TargetMode="External"/><Relationship Id="rId12" Type="http://schemas.openxmlformats.org/officeDocument/2006/relationships/hyperlink" Target="file:///C:\Users\bus4005\Downloads\CR_FDIS_3_20190311_draft\CR_FDIS_3\part1000\data\modules\process_plan\sys\c_arm_expg.htm" TargetMode="External"/><Relationship Id="rId17" Type="http://schemas.openxmlformats.org/officeDocument/2006/relationships/hyperlink" Target="file:///C:\Users\bus4005\Downloads\CR_FDIS_3_20190311_draft\CR_FDIS_3\part1000\data\modules\product_view_definition\sys\4_info_reqs.htm" TargetMode="External"/><Relationship Id="rId33" Type="http://schemas.openxmlformats.org/officeDocument/2006/relationships/hyperlink" Target="file:///C:\Users\bus4005\Downloads\CR_FDIS_3_20190311_draft\CR_FDIS_3\part1000\data\modules\process_plan\sys\4_info_reqs.htm" TargetMode="External"/><Relationship Id="rId38" Type="http://schemas.openxmlformats.org/officeDocument/2006/relationships/hyperlink" Target="file:///C:\Users\bus4005\Downloads\CR_FDIS_3_20190311_draft\CR_FDIS_3\part1000\data\modules\support_resource\sys\4_info_reqs.htm" TargetMode="External"/><Relationship Id="rId59" Type="http://schemas.openxmlformats.org/officeDocument/2006/relationships/hyperlink" Target="file:///C:\Users\bus4005\Downloads\CR_FDIS_3_20190311_draft\CR_FDIS_3\part1000\data\modules\process_plan\sys\4_info_reqs.htm" TargetMode="External"/><Relationship Id="rId103" Type="http://schemas.openxmlformats.org/officeDocument/2006/relationships/hyperlink" Target="file:///C:\Users\bus4005\Downloads\CR_FDIS_3_20190311_draft\CR_FDIS_3\part1000\data\modules\process_plan\sys\4_info_reqs.htm" TargetMode="External"/><Relationship Id="rId108" Type="http://schemas.openxmlformats.org/officeDocument/2006/relationships/hyperlink" Target="file:///C:\Users\bus4005\Downloads\CR_FDIS_3_20190311_draft\CR_FDIS_3\part1000\data\modules\value_with_unit\sys\4_info_reqs.htm" TargetMode="External"/><Relationship Id="rId124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129" Type="http://schemas.openxmlformats.org/officeDocument/2006/relationships/hyperlink" Target="file:///C:\Users\bus4005\Downloads\CR_FDIS_3_20190311_draft\CR_FDIS_3\part1000\data\modules\process_plan\sys\4_info_reqs.htm" TargetMode="External"/><Relationship Id="rId20" Type="http://schemas.openxmlformats.org/officeDocument/2006/relationships/hyperlink" Target="file:///C:\Users\bus4005\Downloads\CR_FDIS_3_20190311_draft\CR_FDIS_3\part1000\data\modules\product_occurrence\sys\4_info_reqs.htm" TargetMode="External"/><Relationship Id="rId41" Type="http://schemas.openxmlformats.org/officeDocument/2006/relationships/hyperlink" Target="file:///C:\Users\bus4005\Downloads\CR_FDIS_3_20190311_draft\CR_FDIS_3\part1000\data\modules\process_plan\sys\5_mapping.htm#aeentityprocess_operation_definition_relationship" TargetMode="External"/><Relationship Id="rId54" Type="http://schemas.openxmlformats.org/officeDocument/2006/relationships/hyperlink" Target="file:///C:\Users\bus4005\Downloads\CR_FDIS_3_20190311_draft\CR_FDIS_3\part1000\data\modules\process_plan\sys\4_info_reqs.htm" TargetMode="External"/><Relationship Id="rId62" Type="http://schemas.openxmlformats.org/officeDocument/2006/relationships/hyperlink" Target="file:///C:\Users\bus4005\Downloads\CR_FDIS_3_20190311_draft\CR_FDIS_3\part1000\data\modules\process_plan\sys\4_info_reqs.htm" TargetMode="External"/><Relationship Id="rId70" Type="http://schemas.openxmlformats.org/officeDocument/2006/relationships/hyperlink" Target="file:///C:\Users\bus4005\Downloads\CR_FDIS_3_20190311_draft\CR_FDIS_3\part1000\data\modules\process_plan\sys\4_info_reqs.htm" TargetMode="External"/><Relationship Id="rId75" Type="http://schemas.openxmlformats.org/officeDocument/2006/relationships/hyperlink" Target="file:///C:\Users\bus4005\Downloads\CR_FDIS_3_20190311_draft\CR_FDIS_3\part1000\data\modules\process_plan\sys\4_info_reqs.htm" TargetMode="External"/><Relationship Id="rId83" Type="http://schemas.openxmlformats.org/officeDocument/2006/relationships/hyperlink" Target="file:///C:\Users\bus4005\Downloads\CR_FDIS_3_20190311_draft\CR_FDIS_3\part1000\data\modules\process_plan\sys\4_info_reqs.htm" TargetMode="External"/><Relationship Id="rId88" Type="http://schemas.openxmlformats.org/officeDocument/2006/relationships/hyperlink" Target="file:///C:\Users\bus4005\Downloads\CR_FDIS_3_20190311_draft\CR_FDIS_3\part1000\data\modules\process_plan\sys\4_info_reqs.htm" TargetMode="External"/><Relationship Id="rId91" Type="http://schemas.openxmlformats.org/officeDocument/2006/relationships/hyperlink" Target="file:///C:\Users\bus4005\Downloads\CR_FDIS_3_20190311_draft\CR_FDIS_3\part1000\data\modules\process_plan\sys\4_info_reqs.htm" TargetMode="External"/><Relationship Id="rId96" Type="http://schemas.openxmlformats.org/officeDocument/2006/relationships/hyperlink" Target="file:///C:\Users\bus4005\Downloads\CR_FDIS_3_20190311_draft\CR_FDIS_3\part1000\data\modules\process_plan\sys\4_info_reqs.htm" TargetMode="External"/><Relationship Id="rId111" Type="http://schemas.openxmlformats.org/officeDocument/2006/relationships/hyperlink" Target="file:///C:\Users\bus4005\Downloads\CR_FDIS_3_20190311_draft\CR_FDIS_3\part1000\data\modules\process_plan\sys\4_info_reqs.htm" TargetMode="External"/><Relationship Id="rId132" Type="http://schemas.openxmlformats.org/officeDocument/2006/relationships/hyperlink" Target="file:///C:\Users\bus4005\Downloads\CR_FDIS_3_20190311_draft\CR_FDIS_3\part1000\data\modules\process_plan\sys\4_info_reqs.htm" TargetMode="External"/><Relationship Id="rId140" Type="http://schemas.openxmlformats.org/officeDocument/2006/relationships/hyperlink" Target="file:///C:\Users\bus4005\Downloads\CR_FDIS_3_20190311_draft\CR_FDIS_3\part1000\data\modules\item_definition_structure\sys\4_info_reqs.htm" TargetMode="External"/><Relationship Id="rId145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153" Type="http://schemas.openxmlformats.org/officeDocument/2006/relationships/hyperlink" Target="file:///C:\Users\bus4005\Downloads\CR_FDIS_3_20190311_draft\CR_FDIS_3\part1000\data\modules\support_resource\sys\4_info_reqs.htm" TargetMode="External"/><Relationship Id="rId16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item_definition_structure\sys\4_info_reqs.htm" TargetMode="External"/><Relationship Id="rId15" Type="http://schemas.openxmlformats.org/officeDocument/2006/relationships/image" Target="media/image1.gif"/><Relationship Id="rId23" Type="http://schemas.openxmlformats.org/officeDocument/2006/relationships/hyperlink" Target="file:///C:\Users\bus4005\Downloads\CR_FDIS_3_20190311_draft\CR_FDIS_3\part1000\data\modules\product_occurrence\sys\4_info_reqs.htm" TargetMode="External"/><Relationship Id="rId28" Type="http://schemas.openxmlformats.org/officeDocument/2006/relationships/hyperlink" Target="file:///C:\Users\bus4005\Downloads\CR_FDIS_3_20190311_draft\CR_FDIS_3\part1000\data\modules\product_occurrence\sys\4_info_reqs.htm" TargetMode="External"/><Relationship Id="rId36" Type="http://schemas.openxmlformats.org/officeDocument/2006/relationships/hyperlink" Target="file:///C:\Users\bus4005\Downloads\CR_FDIS_3_20190311_draft\CR_FDIS_3\part1000\data\modules\process_plan\sys\4_info_reqs.htm" TargetMode="External"/><Relationship Id="rId49" Type="http://schemas.openxmlformats.org/officeDocument/2006/relationships/hyperlink" Target="file:///C:\Users\bus4005\Downloads\CR_FDIS_3_20190311_draft\CR_FDIS_3\part1000\data\modules\process_plan\sys\4_info_reqs.htm" TargetMode="External"/><Relationship Id="rId57" Type="http://schemas.openxmlformats.org/officeDocument/2006/relationships/hyperlink" Target="file:///C:\Users\bus4005\Downloads\CR_FDIS_3_20190311_draft\CR_FDIS_3\part1000\data\modules\process_plan\sys\4_info_reqs.htm" TargetMode="External"/><Relationship Id="rId106" Type="http://schemas.openxmlformats.org/officeDocument/2006/relationships/hyperlink" Target="file:///C:\Users\bus4005\Downloads\CR_FDIS_3_20190311_draft\CR_FDIS_3\part1000\data\modules\process_plan\sys\4_info_reqs.htm" TargetMode="External"/><Relationship Id="rId114" Type="http://schemas.openxmlformats.org/officeDocument/2006/relationships/hyperlink" Target="file:///C:\Users\bus4005\Downloads\CR_FDIS_3_20190311_draft\CR_FDIS_3\part1000\data\modules\process_plan\sys\4_info_reqs.htm" TargetMode="External"/><Relationship Id="rId119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127" Type="http://schemas.openxmlformats.org/officeDocument/2006/relationships/hyperlink" Target="file:///C:\Users\bus4005\Downloads\CR_FDIS_3_20190311_draft\CR_FDIS_3\part1000\data\modules\process_plan\sys\4_info_reqs.htm" TargetMode="External"/><Relationship Id="rId10" Type="http://schemas.openxmlformats.org/officeDocument/2006/relationships/hyperlink" Target="file:///C:\Users\bus4005\Downloads\CR_FDIS_3_20190311_draft\CR_FDIS_3\part1000\data\modules\specification_control\sys\4_info_reqs.htm" TargetMode="External"/><Relationship Id="rId31" Type="http://schemas.openxmlformats.org/officeDocument/2006/relationships/hyperlink" Target="file:///C:\Users\bus4005\Downloads\CR_FDIS_3_20190311_draft\CR_FDIS_3\part1000\data\modules\process_plan\sys\5_mapping.htm#aeentityprocess_operation_definition" TargetMode="External"/><Relationship Id="rId44" Type="http://schemas.openxmlformats.org/officeDocument/2006/relationships/hyperlink" Target="file:///C:\Users\bus4005\Downloads\CR_FDIS_3_20190311_draft\CR_FDIS_3\part1000\data\modules\process_plan\sys\4_info_reqs.htm" TargetMode="External"/><Relationship Id="rId52" Type="http://schemas.openxmlformats.org/officeDocument/2006/relationships/hyperlink" Target="file:///C:\Users\bus4005\Downloads\CR_FDIS_3_20190311_draft\CR_FDIS_3\part1000\data\modules\process_plan\sys\4_info_reqs.htm" TargetMode="External"/><Relationship Id="rId60" Type="http://schemas.openxmlformats.org/officeDocument/2006/relationships/hyperlink" Target="file:///C:\Users\bus4005\Downloads\CR_FDIS_3_20190311_draft\CR_FDIS_3\part1000\data\modules\support_resource\sys\4_info_reqs.htm" TargetMode="External"/><Relationship Id="rId65" Type="http://schemas.openxmlformats.org/officeDocument/2006/relationships/hyperlink" Target="file:///C:\Users\bus4005\Downloads\CR_FDIS_3_20190311_draft\CR_FDIS_3\part1000\data\modules\shape_property_assignment\sys\4_info_reqs.htm" TargetMode="External"/><Relationship Id="rId73" Type="http://schemas.openxmlformats.org/officeDocument/2006/relationships/hyperlink" Target="file:///C:\Users\bus4005\Downloads\CR_FDIS_3_20190311_draft\CR_FDIS_3\part1000\data\modules\process_plan\sys\4_info_reqs.htm" TargetMode="External"/><Relationship Id="rId78" Type="http://schemas.openxmlformats.org/officeDocument/2006/relationships/hyperlink" Target="file:///C:\Users\bus4005\Downloads\CR_FDIS_3_20190311_draft\CR_FDIS_3\part1000\data\modules\process_plan\sys\4_info_reqs.htm" TargetMode="External"/><Relationship Id="rId81" Type="http://schemas.openxmlformats.org/officeDocument/2006/relationships/hyperlink" Target="file:///C:\Users\bus4005\Downloads\CR_FDIS_3_20190311_draft\CR_FDIS_3\part1000\data\modules\process_plan\sys\4_info_reqs.htm" TargetMode="External"/><Relationship Id="rId86" Type="http://schemas.openxmlformats.org/officeDocument/2006/relationships/hyperlink" Target="file:///C:\Users\bus4005\Downloads\CR_FDIS_3_20190311_draft\CR_FDIS_3\part1000\data\modules\process_plan\sys\4_info_reqs.htm" TargetMode="External"/><Relationship Id="rId94" Type="http://schemas.openxmlformats.org/officeDocument/2006/relationships/hyperlink" Target="file:///C:\Users\bus4005\Downloads\CR_FDIS_3_20190311_draft\CR_FDIS_3\part1000\data\modules\process_plan\sys\4_info_reqs.htm" TargetMode="External"/><Relationship Id="rId99" Type="http://schemas.openxmlformats.org/officeDocument/2006/relationships/hyperlink" Target="file:///C:\Users\bus4005\Downloads\CR_FDIS_3_20190311_draft\CR_FDIS_3\part1000\data\modules\process_plan\sys\4_info_reqs.htm" TargetMode="External"/><Relationship Id="rId101" Type="http://schemas.openxmlformats.org/officeDocument/2006/relationships/hyperlink" Target="file:///C:\Users\bus4005\Downloads\CR_FDIS_3_20190311_draft\CR_FDIS_3\part1000\data\modules\process_plan\sys\4_info_reqs.htm" TargetMode="External"/><Relationship Id="rId122" Type="http://schemas.openxmlformats.org/officeDocument/2006/relationships/hyperlink" Target="file:///C:\Users\bus4005\Downloads\CR_FDIS_3_20190311_draft\CR_FDIS_3\part1000\data\modules\support_resource\sys\4_info_reqs.htm" TargetMode="External"/><Relationship Id="rId130" Type="http://schemas.openxmlformats.org/officeDocument/2006/relationships/hyperlink" Target="file:///C:\Users\bus4005\Downloads\CR_FDIS_3_20190311_draft\CR_FDIS_3\part1000\data\modules\process_plan\sys\4_info_reqs.htm" TargetMode="External"/><Relationship Id="rId135" Type="http://schemas.openxmlformats.org/officeDocument/2006/relationships/hyperlink" Target="file:///C:\Users\bus4005\Downloads\CR_FDIS_3_20190311_draft\CR_FDIS_3\part1000\data\modules\process_plan\sys\4_info_reqs.htm" TargetMode="External"/><Relationship Id="rId143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148" Type="http://schemas.openxmlformats.org/officeDocument/2006/relationships/hyperlink" Target="file:///C:\Users\bus4005\Downloads\CR_FDIS_3_20190311_draft\CR_FDIS_3\part1000\data\modules\item_definition_structure\sys\4_info_reqs.htm" TargetMode="External"/><Relationship Id="rId151" Type="http://schemas.openxmlformats.org/officeDocument/2006/relationships/hyperlink" Target="file:///C:\Users\bus4005\Downloads\CR_FDIS_3_20190311_draft\CR_FDIS_3\part1000\data\modules\process_plan\sys\5_mapping.htm#aeentityresource_requirement_type" TargetMode="External"/><Relationship Id="rId156" Type="http://schemas.openxmlformats.org/officeDocument/2006/relationships/hyperlink" Target="file:///C:\Users\bus4005\Downloads\CR_FDIS_3_20190311_draft\CR_FDIS_3\part1000\data\modules\product_occurrence\sys\4_info_reqs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shape_property_assignment\sys\4_info_reqs.htm" TargetMode="External"/><Relationship Id="rId13" Type="http://schemas.openxmlformats.org/officeDocument/2006/relationships/hyperlink" Target="file:///C:\Users\bus4005\Downloads\CR_FDIS_3_20190311_draft\CR_FDIS_3\part1000\data\modules\process_plan\armexpg1.htm" TargetMode="External"/><Relationship Id="rId18" Type="http://schemas.openxmlformats.org/officeDocument/2006/relationships/hyperlink" Target="file:///C:\Users\bus4005\Downloads\CR_FDIS_3_20190311_draft\CR_FDIS_3\part1000\data\modules\assembly_structure\sys\4_info_reqs.htm" TargetMode="External"/><Relationship Id="rId39" Type="http://schemas.openxmlformats.org/officeDocument/2006/relationships/hyperlink" Target="file:///C:\Users\bus4005\Downloads\CR_FDIS_3_20190311_draft\CR_FDIS_3\part1000\data\modules\support_resource\sys\4_info_reqs.htm" TargetMode="External"/><Relationship Id="rId109" Type="http://schemas.openxmlformats.org/officeDocument/2006/relationships/hyperlink" Target="file:///C:\Users\bus4005\Downloads\CR_FDIS_3_20190311_draft\CR_FDIS_3\part1000\data\modules\process_plan\sys\5_mapping.htm#aeentityprocess_operation_resource_assignment" TargetMode="External"/><Relationship Id="rId34" Type="http://schemas.openxmlformats.org/officeDocument/2006/relationships/hyperlink" Target="file:///C:\Users\bus4005\Downloads\CR_FDIS_3_20190311_draft\CR_FDIS_3\part1000\data\modules\process_plan\sys\4_info_reqs.htm" TargetMode="External"/><Relationship Id="rId50" Type="http://schemas.openxmlformats.org/officeDocument/2006/relationships/hyperlink" Target="file:///C:\Users\bus4005\Downloads\CR_FDIS_3_20190311_draft\CR_FDIS_3\part1000\data\modules\process_plan\sys\4_info_reqs.htm" TargetMode="External"/><Relationship Id="rId55" Type="http://schemas.openxmlformats.org/officeDocument/2006/relationships/hyperlink" Target="file:///C:\Users\bus4005\Downloads\CR_FDIS_3_20190311_draft\CR_FDIS_3\part1000\data\modules\process_plan\sys\4_info_reqs.htm" TargetMode="External"/><Relationship Id="rId76" Type="http://schemas.openxmlformats.org/officeDocument/2006/relationships/hyperlink" Target="file:///C:\Users\bus4005\Downloads\CR_FDIS_3_20190311_draft\CR_FDIS_3\part1000\data\modules\process_plan\sys\4_info_reqs.htm" TargetMode="External"/><Relationship Id="rId97" Type="http://schemas.openxmlformats.org/officeDocument/2006/relationships/hyperlink" Target="file:///C:\Users\bus4005\Downloads\CR_FDIS_3_20190311_draft\CR_FDIS_3\part1000\data\modules\process_plan\sys\4_info_reqs.htm" TargetMode="External"/><Relationship Id="rId104" Type="http://schemas.openxmlformats.org/officeDocument/2006/relationships/hyperlink" Target="file:///C:\Users\bus4005\Downloads\CR_FDIS_3_20190311_draft\CR_FDIS_3\part1000\data\modules\process_plan\sys\4_info_reqs.htm" TargetMode="External"/><Relationship Id="rId120" Type="http://schemas.openxmlformats.org/officeDocument/2006/relationships/hyperlink" Target="file:///C:\Users\bus4005\Downloads\CR_FDIS_3_20190311_draft\CR_FDIS_3\part1000\data\modules\support_resource\sys\4_info_reqs.htm" TargetMode="External"/><Relationship Id="rId125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141" Type="http://schemas.openxmlformats.org/officeDocument/2006/relationships/hyperlink" Target="file:///C:\Users\bus4005\Downloads\CR_FDIS_3_20190311_draft\CR_FDIS_3\part1000\data\modules\part_view_definition\sys\4_info_reqs.htm" TargetMode="External"/><Relationship Id="rId146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7" Type="http://schemas.openxmlformats.org/officeDocument/2006/relationships/hyperlink" Target="file:///C:\Users\bus4005\Downloads\CR_FDIS_3_20190311_draft\CR_FDIS_3\part1000\data\modules\product_view_definition\sys\4_info_reqs.htm" TargetMode="External"/><Relationship Id="rId71" Type="http://schemas.openxmlformats.org/officeDocument/2006/relationships/hyperlink" Target="file:///C:\Users\bus4005\Downloads\CR_FDIS_3_20190311_draft\CR_FDIS_3\part1000\data\modules\process_plan\sys\4_info_reqs.htm" TargetMode="External"/><Relationship Id="rId92" Type="http://schemas.openxmlformats.org/officeDocument/2006/relationships/hyperlink" Target="file:///C:\Users\bus4005\Downloads\CR_FDIS_3_20190311_draft\CR_FDIS_3\part1000\data\modules\time_interval\sys\4_info_reqs.htm" TargetMode="External"/><Relationship Id="rId2" Type="http://schemas.openxmlformats.org/officeDocument/2006/relationships/styles" Target="styles.xml"/><Relationship Id="rId29" Type="http://schemas.openxmlformats.org/officeDocument/2006/relationships/hyperlink" Target="file:///C:\Users\bus4005\Downloads\CR_FDIS_3_20190311_draft\CR_FDIS_3\part1000\data\modules\part_view_definition\sys\4_info_reqs.htm" TargetMode="External"/><Relationship Id="rId24" Type="http://schemas.openxmlformats.org/officeDocument/2006/relationships/hyperlink" Target="file:///C:\Users\bus4005\Downloads\CR_FDIS_3_20190311_draft\CR_FDIS_3\part1000\data\modules\process_plan\sys\4_info_reqs.htm" TargetMode="External"/><Relationship Id="rId40" Type="http://schemas.openxmlformats.org/officeDocument/2006/relationships/hyperlink" Target="file:///C:\Users\bus4005\Downloads\CR_FDIS_3_20190311_draft\CR_FDIS_3\part1000\data\modules\process_plan\sys\4_info_reqs.htm" TargetMode="External"/><Relationship Id="rId45" Type="http://schemas.openxmlformats.org/officeDocument/2006/relationships/hyperlink" Target="file:///C:\Users\bus4005\Downloads\CR_FDIS_3_20190311_draft\CR_FDIS_3\part1000\data\modules\process_plan\sys\4_info_reqs.htm" TargetMode="External"/><Relationship Id="rId66" Type="http://schemas.openxmlformats.org/officeDocument/2006/relationships/hyperlink" Target="file:///C:\Users\bus4005\Downloads\CR_FDIS_3_20190311_draft\CR_FDIS_3\part1000\data\modules\process_plan\sys\4_info_reqs.htm" TargetMode="External"/><Relationship Id="rId87" Type="http://schemas.openxmlformats.org/officeDocument/2006/relationships/hyperlink" Target="file:///C:\Users\bus4005\Downloads\CR_FDIS_3_20190311_draft\CR_FDIS_3\part1000\data\modules\process_plan\sys\4_info_reqs.htm" TargetMode="External"/><Relationship Id="rId110" Type="http://schemas.openxmlformats.org/officeDocument/2006/relationships/hyperlink" Target="file:///C:\Users\bus4005\Downloads\CR_FDIS_3_20190311_draft\CR_FDIS_3\part1000\data\modules\process_plan\sys\4_info_reqs.htm" TargetMode="External"/><Relationship Id="rId115" Type="http://schemas.openxmlformats.org/officeDocument/2006/relationships/hyperlink" Target="file:///C:\Users\bus4005\Downloads\CR_FDIS_3_20190311_draft\CR_FDIS_3\part1000\data\modules\part_view_definition\sys\4_info_reqs.htm" TargetMode="External"/><Relationship Id="rId131" Type="http://schemas.openxmlformats.org/officeDocument/2006/relationships/hyperlink" Target="file:///C:\Users\bus4005\Downloads\CR_FDIS_3_20190311_draft\CR_FDIS_3\part1000\data\modules\process_plan\sys\4_info_reqs.htm" TargetMode="External"/><Relationship Id="rId136" Type="http://schemas.openxmlformats.org/officeDocument/2006/relationships/hyperlink" Target="file:///C:\Users\bus4005\Downloads\CR_FDIS_3_20190311_draft\CR_FDIS_3\part1000\data\modules\process_plan\sys\4_info_reqs.htm" TargetMode="External"/><Relationship Id="rId157" Type="http://schemas.openxmlformats.org/officeDocument/2006/relationships/hyperlink" Target="file:///C:\Users\bus4005\Downloads\CR_FDIS_3_20190311_draft\CR_FDIS_3\part1000\data\modules\process_plan\sys\4_info_reqs.htm" TargetMode="External"/><Relationship Id="rId61" Type="http://schemas.openxmlformats.org/officeDocument/2006/relationships/hyperlink" Target="file:///C:\Users\bus4005\Downloads\CR_FDIS_3_20190311_draft\CR_FDIS_3\part1000\data\modules\process_plan\sys\4_info_reqs.htm" TargetMode="External"/><Relationship Id="rId82" Type="http://schemas.openxmlformats.org/officeDocument/2006/relationships/hyperlink" Target="file:///C:\Users\bus4005\Downloads\CR_FDIS_3_20190311_draft\CR_FDIS_3\part1000\data\modules\elemental_geometric_shape\sys\4_info_reqs.htm" TargetMode="External"/><Relationship Id="rId152" Type="http://schemas.openxmlformats.org/officeDocument/2006/relationships/hyperlink" Target="file:///C:\Users\bus4005\Downloads\CR_FDIS_3_20190311_draft\CR_FDIS_3\part1000\data\modules\support_resource\sys\4_info_reqs.htm" TargetMode="External"/><Relationship Id="rId19" Type="http://schemas.openxmlformats.org/officeDocument/2006/relationships/hyperlink" Target="file:///C:\Users\bus4005\Downloads\CR_FDIS_3_20190311_draft\CR_FDIS_3\part1000\data\modules\part_view_definition\sys\4_info_reqs.htm" TargetMode="External"/><Relationship Id="rId14" Type="http://schemas.openxmlformats.org/officeDocument/2006/relationships/hyperlink" Target="file:///C:\Users\bus4005\Downloads\CR_FDIS_3_20190311_draft\CR_FDIS_3\part1000\data\modules\process_plan\armexpg2.htm" TargetMode="External"/><Relationship Id="rId30" Type="http://schemas.openxmlformats.org/officeDocument/2006/relationships/hyperlink" Target="file:///C:\Users\bus4005\Downloads\CR_FDIS_3_20190311_draft\CR_FDIS_3\part1000\data\modules\process_plan\sys\4_info_reqs.htm" TargetMode="External"/><Relationship Id="rId35" Type="http://schemas.openxmlformats.org/officeDocument/2006/relationships/hyperlink" Target="file:///C:\Users\bus4005\Downloads\CR_FDIS_3_20190311_draft\CR_FDIS_3\part1000\data\modules\person_organization_assignment\sys\4_info_reqs.htm" TargetMode="External"/><Relationship Id="rId56" Type="http://schemas.openxmlformats.org/officeDocument/2006/relationships/hyperlink" Target="file:///C:\Users\bus4005\Downloads\CR_FDIS_3_20190311_draft\CR_FDIS_3\part1000\data\modules\process_plan\sys\4_info_reqs.htm" TargetMode="External"/><Relationship Id="rId77" Type="http://schemas.openxmlformats.org/officeDocument/2006/relationships/hyperlink" Target="file:///C:\Users\bus4005\Downloads\CR_FDIS_3_20190311_draft\CR_FDIS_3\part1000\data\modules\elemental_geometric_shape\sys\4_info_reqs.htm" TargetMode="External"/><Relationship Id="rId100" Type="http://schemas.openxmlformats.org/officeDocument/2006/relationships/hyperlink" Target="file:///C:\Users\bus4005\Downloads\CR_FDIS_3_20190311_draft\CR_FDIS_3\part1000\data\modules\process_plan\sys\4_info_reqs.htm" TargetMode="External"/><Relationship Id="rId105" Type="http://schemas.openxmlformats.org/officeDocument/2006/relationships/hyperlink" Target="file:///C:\Users\bus4005\Downloads\CR_FDIS_3_20190311_draft\CR_FDIS_3\part1000\data\modules\process_plan\sys\4_info_reqs.htm" TargetMode="External"/><Relationship Id="rId126" Type="http://schemas.openxmlformats.org/officeDocument/2006/relationships/hyperlink" Target="file:///C:\Users\bus4005\Downloads\CR_FDIS_3_20190311_draft\CR_FDIS_3\part1000\data\modules\process_plan\sys\5_mapping.htm#aeentityprocess_plan_relationship" TargetMode="External"/><Relationship Id="rId147" Type="http://schemas.openxmlformats.org/officeDocument/2006/relationships/hyperlink" Target="file:///C:\Users\bus4005\Downloads\CR_FDIS_3_20190311_draft\CR_FDIS_3\part1000\data\modules\process_plan\sys\4_info_reqs.htm" TargetMode="External"/><Relationship Id="rId8" Type="http://schemas.openxmlformats.org/officeDocument/2006/relationships/hyperlink" Target="file:///C:\Users\bus4005\Downloads\CR_FDIS_3_20190311_draft\CR_FDIS_3\part1000\data\modules\support_resource\sys\4_info_reqs.htm" TargetMode="External"/><Relationship Id="rId51" Type="http://schemas.openxmlformats.org/officeDocument/2006/relationships/hyperlink" Target="file:///C:\Users\bus4005\Downloads\CR_FDIS_3_20190311_draft\CR_FDIS_3\part1000\data\modules\process_plan\sys\4_info_reqs.htm" TargetMode="External"/><Relationship Id="rId72" Type="http://schemas.openxmlformats.org/officeDocument/2006/relationships/hyperlink" Target="file:///C:\Users\bus4005\Downloads\CR_FDIS_3_20190311_draft\CR_FDIS_3\part1000\data\modules\process_plan\sys\4_info_reqs.htm" TargetMode="External"/><Relationship Id="rId93" Type="http://schemas.openxmlformats.org/officeDocument/2006/relationships/hyperlink" Target="file:///C:\Users\bus4005\Downloads\CR_FDIS_3_20190311_draft\CR_FDIS_3\part1000\data\modules\value_with_unit\sys\4_info_reqs.htm" TargetMode="External"/><Relationship Id="rId98" Type="http://schemas.openxmlformats.org/officeDocument/2006/relationships/hyperlink" Target="file:///C:\Users\bus4005\Downloads\CR_FDIS_3_20190311_draft\CR_FDIS_3\part1000\data\modules\process_plan\sys\4_info_reqs.htm" TargetMode="External"/><Relationship Id="rId121" Type="http://schemas.openxmlformats.org/officeDocument/2006/relationships/hyperlink" Target="file:///C:\Users\bus4005\Downloads\CR_FDIS_3_20190311_draft\CR_FDIS_3\part1000\data\modules\support_resource\sys\4_info_reqs.htm" TargetMode="External"/><Relationship Id="rId142" Type="http://schemas.openxmlformats.org/officeDocument/2006/relationships/hyperlink" Target="file:///C:\Users\bus4005\Downloads\CR_FDIS_3_20190311_draft\CR_FDIS_3\part1000\data\modules\part_view_definition\sys\4_info_reqs.htm" TargetMode="External"/><Relationship Id="rId3" Type="http://schemas.openxmlformats.org/officeDocument/2006/relationships/settings" Target="settings.xml"/><Relationship Id="rId25" Type="http://schemas.openxmlformats.org/officeDocument/2006/relationships/hyperlink" Target="file:///C:\Users\bus4005\Downloads\CR_FDIS_3_20190311_draft\CR_FDIS_3\part1000\data\modules\product_occurrence\sys\4_info_reqs.htm" TargetMode="External"/><Relationship Id="rId46" Type="http://schemas.openxmlformats.org/officeDocument/2006/relationships/hyperlink" Target="file:///C:\Users\bus4005\Downloads\CR_FDIS_3_20190311_draft\CR_FDIS_3\part1000\data\modules\process_plan\sys\4_info_reqs.htm" TargetMode="External"/><Relationship Id="rId67" Type="http://schemas.openxmlformats.org/officeDocument/2006/relationships/hyperlink" Target="file:///C:\Users\bus4005\Downloads\CR_FDIS_3_20190311_draft\CR_FDIS_3\part1000\data\modules\shape_property_assignment\sys\4_info_reqs.htm" TargetMode="External"/><Relationship Id="rId116" Type="http://schemas.openxmlformats.org/officeDocument/2006/relationships/hyperlink" Target="file:///C:\Users\bus4005\Downloads\CR_FDIS_3_20190311_draft\CR_FDIS_3\part1000\data\modules\process_plan\sys\4_info_reqs.htm" TargetMode="External"/><Relationship Id="rId137" Type="http://schemas.openxmlformats.org/officeDocument/2006/relationships/hyperlink" Target="file:///C:\Users\bus4005\Downloads\CR_FDIS_3_20190311_draft\CR_FDIS_3\part1000\data\modules\process_plan\sys\4_info_reqs.htm" TargetMode="External"/><Relationship Id="rId158" Type="http://schemas.openxmlformats.org/officeDocument/2006/relationships/hyperlink" Target="file:///C:\Users\bus4005\Downloads\CR_FDIS_3_20190311_draft\CR_FDIS_3\part1000\data\modules\specification_control\sys\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7074</Words>
  <Characters>40324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47304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2019-03-21T15:29:00Z</dcterms:created>
  <dcterms:modified xsi:type="dcterms:W3CDTF">2019-03-21T15:29:00Z</dcterms:modified>
</cp:coreProperties>
</file>