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A33" w:rsidRDefault="00460A33" w:rsidP="00460A33">
      <w:pPr>
        <w:pStyle w:val="Heading2"/>
        <w:rPr>
          <w:color w:val="000000"/>
        </w:rPr>
      </w:pPr>
      <w:bookmarkStart w:id="0" w:name="mim_express"/>
      <w:r>
        <w:rPr>
          <w:color w:val="000000"/>
        </w:rPr>
        <w:t>5.2 MIM EXPRESS short listing</w:t>
      </w:r>
      <w:bookmarkEnd w:id="0"/>
    </w:p>
    <w:p w:rsidR="00460A33" w:rsidRDefault="00460A33" w:rsidP="00460A33">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460A33" w:rsidRDefault="00460A33" w:rsidP="00460A33">
      <w:pPr>
        <w:pStyle w:val="NormalWeb"/>
        <w:rPr>
          <w:color w:val="000000"/>
          <w:sz w:val="27"/>
          <w:szCs w:val="27"/>
        </w:rPr>
      </w:pPr>
      <w:r>
        <w:rPr>
          <w:color w:val="000000"/>
          <w:sz w:val="27"/>
          <w:szCs w:val="27"/>
        </w:rPr>
        <w:t>This clause constitutes the Module Interpreted Module (MIM) of the application module.</w:t>
      </w:r>
    </w:p>
    <w:p w:rsidR="00460A33" w:rsidRDefault="00460A33" w:rsidP="00460A33">
      <w:pPr>
        <w:pStyle w:val="NormalWeb"/>
        <w:rPr>
          <w:color w:val="000000"/>
          <w:sz w:val="27"/>
          <w:szCs w:val="27"/>
        </w:rPr>
      </w:pPr>
      <w:r>
        <w:rPr>
          <w:color w:val="000000"/>
          <w:sz w:val="27"/>
          <w:szCs w:val="27"/>
        </w:rPr>
        <w:t>This clause also specifies the modifications that apply to the constructs imported from the common resources.</w:t>
      </w:r>
    </w:p>
    <w:p w:rsidR="00460A33" w:rsidRDefault="00460A33" w:rsidP="00460A33">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460A33" w:rsidRDefault="00460A33" w:rsidP="00460A33">
      <w:pPr>
        <w:numPr>
          <w:ilvl w:val="0"/>
          <w:numId w:val="2"/>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460A33" w:rsidRDefault="00460A33" w:rsidP="00460A33">
      <w:pPr>
        <w:numPr>
          <w:ilvl w:val="0"/>
          <w:numId w:val="2"/>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460A33" w:rsidRDefault="00460A33" w:rsidP="00460A33">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460A33" w:rsidRDefault="00460A33" w:rsidP="00460A33">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physical_interface_requirement_"/>
      <w:r>
        <w:rPr>
          <w:rStyle w:val="HTMLCode"/>
          <w:rFonts w:eastAsiaTheme="minorHAnsi"/>
          <w:color w:val="000000"/>
        </w:rPr>
        <w:t>SCHEMA Assembly_physical_interface_requirement_mim;</w:t>
      </w:r>
    </w:p>
    <w:p w:rsidR="00460A33" w:rsidRDefault="00460A33" w:rsidP="00460A33">
      <w:pPr>
        <w:pStyle w:val="NormalWeb"/>
        <w:spacing w:after="270" w:afterAutospacing="0"/>
        <w:rPr>
          <w:color w:val="000000"/>
          <w:sz w:val="27"/>
          <w:szCs w:val="27"/>
        </w:rPr>
      </w:pPr>
      <w:bookmarkStart w:id="2" w:name="interfaces"/>
      <w:bookmarkEnd w:id="2"/>
      <w:r>
        <w:rPr>
          <w:rStyle w:val="HTMLCode"/>
          <w:color w:val="000000"/>
        </w:rPr>
        <w:t>USE FROM </w:t>
      </w:r>
      <w:hyperlink r:id="rId5" w:anchor="assembly_functional_interface_requirement_mim" w:history="1">
        <w:r>
          <w:rPr>
            <w:rStyle w:val="Hyperlink"/>
            <w:rFonts w:ascii="Courier New" w:hAnsi="Courier New" w:cs="Courier New"/>
            <w:sz w:val="20"/>
            <w:szCs w:val="20"/>
          </w:rPr>
          <w:t>Assembly_functional_interface_requirement_mim</w:t>
        </w:r>
      </w:hyperlink>
      <w:r>
        <w:rPr>
          <w:rStyle w:val="HTMLCode"/>
          <w:color w:val="000000"/>
        </w:rPr>
        <w:t>;    --  ISO/TS 10303-1635</w:t>
      </w:r>
    </w:p>
    <w:p w:rsidR="00460A33" w:rsidRDefault="00460A33" w:rsidP="00460A33">
      <w:pPr>
        <w:pStyle w:val="NormalWeb"/>
        <w:spacing w:after="270" w:afterAutospacing="0"/>
        <w:rPr>
          <w:color w:val="000000"/>
          <w:sz w:val="27"/>
          <w:szCs w:val="27"/>
        </w:rPr>
      </w:pPr>
      <w:r>
        <w:rPr>
          <w:rStyle w:val="HTMLCode"/>
          <w:color w:val="000000"/>
        </w:rPr>
        <w:t>USE FROM </w:t>
      </w:r>
      <w:hyperlink r:id="rId6" w:anchor="layered_3d_shape_mim" w:history="1">
        <w:r>
          <w:rPr>
            <w:rStyle w:val="Hyperlink"/>
            <w:rFonts w:ascii="Courier New" w:hAnsi="Courier New" w:cs="Courier New"/>
            <w:sz w:val="20"/>
            <w:szCs w:val="20"/>
          </w:rPr>
          <w:t>Layered_3d_shape_mim</w:t>
        </w:r>
      </w:hyperlink>
      <w:r>
        <w:rPr>
          <w:rStyle w:val="HTMLCode"/>
          <w:color w:val="000000"/>
        </w:rPr>
        <w:t>;    --  ISO/TS 10303-1694</w:t>
      </w:r>
    </w:p>
    <w:p w:rsidR="00460A33" w:rsidRDefault="00460A33" w:rsidP="00460A33">
      <w:pPr>
        <w:pStyle w:val="NormalWeb"/>
        <w:spacing w:after="270" w:afterAutospacing="0"/>
        <w:rPr>
          <w:color w:val="000000"/>
          <w:sz w:val="27"/>
          <w:szCs w:val="27"/>
        </w:rPr>
      </w:pPr>
      <w:r>
        <w:rPr>
          <w:rStyle w:val="HTMLCode"/>
          <w:color w:val="000000"/>
        </w:rPr>
        <w:t>USE FROM </w:t>
      </w:r>
      <w:hyperlink r:id="rId7" w:anchor="printed_physical_layout_template_mim" w:history="1">
        <w:r>
          <w:rPr>
            <w:rStyle w:val="Hyperlink"/>
            <w:rFonts w:ascii="Courier New" w:hAnsi="Courier New" w:cs="Courier New"/>
            <w:sz w:val="20"/>
            <w:szCs w:val="20"/>
          </w:rPr>
          <w:t>Printed_physical_layout_template_mim</w:t>
        </w:r>
      </w:hyperlink>
      <w:r>
        <w:rPr>
          <w:rStyle w:val="HTMLCode"/>
          <w:color w:val="000000"/>
        </w:rPr>
        <w:t>;    --  ISO/TS 10303-1737</w:t>
      </w:r>
    </w:p>
    <w:p w:rsidR="00460A33" w:rsidRDefault="00460A33" w:rsidP="00460A33">
      <w:pPr>
        <w:pStyle w:val="NormalWeb"/>
        <w:spacing w:after="270" w:afterAutospacing="0"/>
        <w:rPr>
          <w:color w:val="000000"/>
          <w:sz w:val="27"/>
          <w:szCs w:val="27"/>
        </w:rPr>
      </w:pPr>
      <w:r>
        <w:rPr>
          <w:rStyle w:val="HTMLCode"/>
          <w:color w:val="000000"/>
        </w:rPr>
        <w:t>USE FROM </w:t>
      </w:r>
      <w:hyperlink r:id="rId8" w:anchor="product_structure_schema" w:history="1">
        <w:r>
          <w:rPr>
            <w:rStyle w:val="Hyperlink"/>
            <w:rFonts w:ascii="Courier New" w:hAnsi="Courier New" w:cs="Courier New"/>
            <w:sz w:val="20"/>
            <w:szCs w:val="20"/>
          </w:rPr>
          <w:t>product_structure_schema</w:t>
        </w:r>
      </w:hyperlink>
      <w:r>
        <w:rPr>
          <w:rStyle w:val="HTMLCode"/>
          <w:color w:val="000000"/>
        </w:rPr>
        <w:t>    --  ISO 10303-44</w:t>
      </w:r>
      <w:r>
        <w:rPr>
          <w:rFonts w:ascii="Courier New" w:hAnsi="Courier New" w:cs="Courier New"/>
          <w:color w:val="000000"/>
          <w:sz w:val="20"/>
          <w:szCs w:val="20"/>
        </w:rPr>
        <w:br/>
      </w:r>
      <w:r>
        <w:rPr>
          <w:rStyle w:val="HTMLCode"/>
          <w:color w:val="000000"/>
        </w:rPr>
        <w:t>  (</w:t>
      </w:r>
      <w:hyperlink r:id="rId9" w:anchor="product_structure_schema.specified_higher_usage_occurrence" w:history="1">
        <w:r>
          <w:rPr>
            <w:rStyle w:val="Hyperlink"/>
            <w:rFonts w:ascii="Courier New" w:hAnsi="Courier New" w:cs="Courier New"/>
            <w:sz w:val="20"/>
            <w:szCs w:val="20"/>
          </w:rPr>
          <w:t>specified_higher_usage_occurrence</w:t>
        </w:r>
      </w:hyperlink>
      <w:r>
        <w:rPr>
          <w:rStyle w:val="HTMLCode"/>
          <w:color w:val="000000"/>
        </w:rPr>
        <w:t>); </w:t>
      </w:r>
      <w:r>
        <w:rPr>
          <w:rFonts w:ascii="Courier New" w:hAnsi="Courier New" w:cs="Courier New"/>
          <w:color w:val="000000"/>
          <w:sz w:val="20"/>
          <w:szCs w:val="20"/>
        </w:rPr>
        <w:br/>
      </w:r>
      <w:r>
        <w:rPr>
          <w:rStyle w:val="HTMLCode"/>
          <w:color w:val="000000"/>
        </w:rPr>
        <w:t>(*</w:t>
      </w:r>
    </w:p>
    <w:p w:rsidR="00460A33" w:rsidRDefault="00460A33" w:rsidP="00460A33">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8"/>
        <w:gridCol w:w="1950"/>
      </w:tblGrid>
      <w:tr w:rsidR="00460A33" w:rsidTr="00460A33">
        <w:trPr>
          <w:tblCellSpacing w:w="15" w:type="dxa"/>
        </w:trPr>
        <w:tc>
          <w:tcPr>
            <w:tcW w:w="3990" w:type="dxa"/>
            <w:vAlign w:val="center"/>
            <w:hideMark/>
          </w:tcPr>
          <w:p w:rsidR="00460A33" w:rsidRDefault="00460A33">
            <w:pPr>
              <w:rPr>
                <w:sz w:val="24"/>
                <w:szCs w:val="24"/>
              </w:rPr>
            </w:pPr>
            <w:r>
              <w:rPr>
                <w:b/>
                <w:bCs/>
                <w:sz w:val="20"/>
                <w:szCs w:val="20"/>
              </w:rPr>
              <w:t>Assembly_functional_interface_requirement_mim</w:t>
            </w:r>
          </w:p>
        </w:tc>
        <w:tc>
          <w:tcPr>
            <w:tcW w:w="1905" w:type="dxa"/>
            <w:vAlign w:val="center"/>
            <w:hideMark/>
          </w:tcPr>
          <w:p w:rsidR="00460A33" w:rsidRDefault="00460A33">
            <w:r>
              <w:rPr>
                <w:sz w:val="20"/>
                <w:szCs w:val="20"/>
              </w:rPr>
              <w:t>ISO/TS 10303-1635</w:t>
            </w:r>
          </w:p>
        </w:tc>
      </w:tr>
      <w:tr w:rsidR="00460A33" w:rsidTr="00460A33">
        <w:trPr>
          <w:tblCellSpacing w:w="15" w:type="dxa"/>
        </w:trPr>
        <w:tc>
          <w:tcPr>
            <w:tcW w:w="3990" w:type="dxa"/>
            <w:vAlign w:val="center"/>
            <w:hideMark/>
          </w:tcPr>
          <w:p w:rsidR="00460A33" w:rsidRDefault="00460A33">
            <w:r>
              <w:rPr>
                <w:b/>
                <w:bCs/>
                <w:sz w:val="20"/>
                <w:szCs w:val="20"/>
              </w:rPr>
              <w:lastRenderedPageBreak/>
              <w:t>Layered_3d_shape_mim</w:t>
            </w:r>
          </w:p>
        </w:tc>
        <w:tc>
          <w:tcPr>
            <w:tcW w:w="1905" w:type="dxa"/>
            <w:vAlign w:val="center"/>
            <w:hideMark/>
          </w:tcPr>
          <w:p w:rsidR="00460A33" w:rsidRDefault="00460A33">
            <w:r>
              <w:rPr>
                <w:sz w:val="20"/>
                <w:szCs w:val="20"/>
              </w:rPr>
              <w:t>ISO/TS 10303-1694</w:t>
            </w:r>
          </w:p>
        </w:tc>
      </w:tr>
      <w:tr w:rsidR="00460A33" w:rsidTr="00460A33">
        <w:trPr>
          <w:tblCellSpacing w:w="15" w:type="dxa"/>
        </w:trPr>
        <w:tc>
          <w:tcPr>
            <w:tcW w:w="3990" w:type="dxa"/>
            <w:vAlign w:val="center"/>
            <w:hideMark/>
          </w:tcPr>
          <w:p w:rsidR="00460A33" w:rsidRDefault="00460A33">
            <w:r>
              <w:rPr>
                <w:b/>
                <w:bCs/>
                <w:sz w:val="20"/>
                <w:szCs w:val="20"/>
              </w:rPr>
              <w:t>Printed_physical_layout_template_mim</w:t>
            </w:r>
          </w:p>
        </w:tc>
        <w:tc>
          <w:tcPr>
            <w:tcW w:w="1905" w:type="dxa"/>
            <w:vAlign w:val="center"/>
            <w:hideMark/>
          </w:tcPr>
          <w:p w:rsidR="00460A33" w:rsidRDefault="00460A33">
            <w:r>
              <w:rPr>
                <w:sz w:val="20"/>
                <w:szCs w:val="20"/>
              </w:rPr>
              <w:t>ISO/TS 10303-1737</w:t>
            </w:r>
          </w:p>
        </w:tc>
      </w:tr>
      <w:tr w:rsidR="00460A33" w:rsidTr="00460A33">
        <w:trPr>
          <w:tblCellSpacing w:w="15" w:type="dxa"/>
        </w:trPr>
        <w:tc>
          <w:tcPr>
            <w:tcW w:w="3990" w:type="dxa"/>
            <w:vAlign w:val="center"/>
            <w:hideMark/>
          </w:tcPr>
          <w:p w:rsidR="00460A33" w:rsidRDefault="00460A33">
            <w:r>
              <w:rPr>
                <w:b/>
                <w:bCs/>
                <w:sz w:val="20"/>
                <w:szCs w:val="20"/>
              </w:rPr>
              <w:t>product_structure_schema</w:t>
            </w:r>
          </w:p>
        </w:tc>
        <w:tc>
          <w:tcPr>
            <w:tcW w:w="1905" w:type="dxa"/>
            <w:vAlign w:val="center"/>
            <w:hideMark/>
          </w:tcPr>
          <w:p w:rsidR="00460A33" w:rsidRDefault="00460A33">
            <w:r>
              <w:rPr>
                <w:sz w:val="20"/>
                <w:szCs w:val="20"/>
              </w:rPr>
              <w:t>ISO 10303-44</w:t>
            </w:r>
          </w:p>
        </w:tc>
      </w:tr>
    </w:tbl>
    <w:p w:rsidR="00460A33" w:rsidRDefault="00460A33" w:rsidP="00460A33">
      <w:pPr>
        <w:pStyle w:val="note"/>
        <w:rPr>
          <w:color w:val="000000"/>
          <w:sz w:val="27"/>
          <w:szCs w:val="27"/>
        </w:rPr>
      </w:pPr>
      <w:r>
        <w:rPr>
          <w:color w:val="000000"/>
        </w:rPr>
        <w:t>NOTE 2   See Annex </w:t>
      </w:r>
      <w:hyperlink r:id="rId10" w:history="1">
        <w:r>
          <w:rPr>
            <w:rStyle w:val="Hyperlink"/>
          </w:rPr>
          <w:t>D</w:t>
        </w:r>
      </w:hyperlink>
      <w:r>
        <w:rPr>
          <w:color w:val="000000"/>
        </w:rPr>
        <w:t>, Figures </w:t>
      </w:r>
      <w:hyperlink r:id="rId11" w:history="1">
        <w:r>
          <w:rPr>
            <w:rStyle w:val="Hyperlink"/>
          </w:rPr>
          <w:t>D.1</w:t>
        </w:r>
      </w:hyperlink>
      <w:r>
        <w:rPr>
          <w:color w:val="000000"/>
        </w:rPr>
        <w:t>and </w:t>
      </w:r>
      <w:hyperlink r:id="rId12" w:history="1">
        <w:r>
          <w:rPr>
            <w:rStyle w:val="Hyperlink"/>
          </w:rPr>
          <w:t>D.2</w:t>
        </w:r>
      </w:hyperlink>
      <w:r>
        <w:rPr>
          <w:color w:val="000000"/>
        </w:rPr>
        <w:t> for a graphical representation of this schema.</w:t>
      </w:r>
    </w:p>
    <w:p w:rsidR="00460A33" w:rsidRDefault="00460A33" w:rsidP="00460A33">
      <w:pPr>
        <w:pStyle w:val="Heading2"/>
        <w:rPr>
          <w:color w:val="000000"/>
        </w:rPr>
      </w:pPr>
      <w:bookmarkStart w:id="3" w:name="types"/>
      <w:r>
        <w:rPr>
          <w:color w:val="000000"/>
        </w:rPr>
        <w:t>5.2.1 MIM type definitions</w:t>
      </w:r>
      <w:bookmarkEnd w:id="3"/>
    </w:p>
    <w:p w:rsidR="00460A33" w:rsidRDefault="00460A33" w:rsidP="00460A33">
      <w:pPr>
        <w:pStyle w:val="NormalWeb"/>
        <w:rPr>
          <w:color w:val="000000"/>
          <w:sz w:val="27"/>
          <w:szCs w:val="27"/>
        </w:rPr>
      </w:pPr>
      <w:r>
        <w:rPr>
          <w:color w:val="000000"/>
          <w:sz w:val="27"/>
          <w:szCs w:val="27"/>
        </w:rPr>
        <w:t>This subclause specifies the MIM types for this application module. The MIM types and definitions are specified below.</w:t>
      </w:r>
    </w:p>
    <w:p w:rsidR="00460A33" w:rsidRDefault="00460A33" w:rsidP="00460A33">
      <w:pPr>
        <w:pStyle w:val="Heading2"/>
        <w:rPr>
          <w:color w:val="000000"/>
        </w:rPr>
      </w:pPr>
      <w:r>
        <w:rPr>
          <w:color w:val="000000"/>
        </w:rPr>
        <w:t>5.2.1.1 apir_document_reference_item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60A33" w:rsidRDefault="00460A33" w:rsidP="00460A33">
      <w:pPr>
        <w:pStyle w:val="NormalWeb"/>
        <w:rPr>
          <w:color w:val="000000"/>
          <w:sz w:val="27"/>
          <w:szCs w:val="27"/>
        </w:rPr>
      </w:pPr>
      <w:r>
        <w:rPr>
          <w:color w:val="000000"/>
          <w:sz w:val="27"/>
          <w:szCs w:val="27"/>
        </w:rPr>
        <w:t>The </w:t>
      </w:r>
      <w:r>
        <w:rPr>
          <w:b/>
          <w:bCs/>
          <w:color w:val="000000"/>
          <w:sz w:val="27"/>
          <w:szCs w:val="27"/>
        </w:rPr>
        <w:t>apir_document_reference_item</w:t>
      </w:r>
      <w:r>
        <w:rPr>
          <w:color w:val="000000"/>
          <w:sz w:val="27"/>
          <w:szCs w:val="27"/>
        </w:rPr>
        <w:t> type is an extension of the </w:t>
      </w:r>
      <w:hyperlink r:id="rId14"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15" w:anchor="assembly_functional_interface_requirement_mim.protocol_physical_layer_definition" w:history="1">
        <w:r>
          <w:rPr>
            <w:rStyle w:val="Hyperlink"/>
            <w:b/>
            <w:bCs/>
            <w:sz w:val="27"/>
            <w:szCs w:val="27"/>
          </w:rPr>
          <w:t>protocol_physical_layer_definition</w:t>
        </w:r>
      </w:hyperlink>
      <w:r>
        <w:rPr>
          <w:color w:val="000000"/>
          <w:sz w:val="27"/>
          <w:szCs w:val="27"/>
        </w:rPr>
        <w:t> to the list of alternate data types.</w:t>
      </w:r>
    </w:p>
    <w:p w:rsidR="00460A33" w:rsidRDefault="00460A33" w:rsidP="00460A33">
      <w:pPr>
        <w:pStyle w:val="note"/>
        <w:rPr>
          <w:color w:val="000000"/>
          <w:sz w:val="27"/>
          <w:szCs w:val="27"/>
        </w:rPr>
      </w:pPr>
      <w:r>
        <w:rPr>
          <w:color w:val="000000"/>
        </w:rPr>
        <w:t>NOTE  The list of entity data types may be extended in application modules that use the constructs of this module.</w:t>
      </w:r>
    </w:p>
    <w:p w:rsidR="00460A33" w:rsidRDefault="00460A33" w:rsidP="00460A33">
      <w:pPr>
        <w:pStyle w:val="NormalWeb"/>
        <w:rPr>
          <w:color w:val="000000"/>
          <w:sz w:val="27"/>
          <w:szCs w:val="27"/>
        </w:rPr>
      </w:pPr>
      <w:r>
        <w:rPr>
          <w:color w:val="000000"/>
          <w:sz w:val="27"/>
          <w:szCs w:val="27"/>
          <w:u w:val="single"/>
        </w:rPr>
        <w:t>EXPRESS specification:</w:t>
      </w:r>
    </w:p>
    <w:p w:rsidR="00460A33" w:rsidRDefault="00460A33" w:rsidP="00460A3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apir_document_reference_item = EXTENSIBLE GENERIC_ENTITY SELECT BASED_ON </w:t>
      </w:r>
      <w:hyperlink r:id="rId16"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7" w:anchor="assembly_functional_interface_requirement_mi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60A33" w:rsidRDefault="00460A33" w:rsidP="00460A33">
      <w:pPr>
        <w:pStyle w:val="Heading2"/>
        <w:rPr>
          <w:color w:val="000000"/>
        </w:rPr>
      </w:pPr>
      <w:r>
        <w:rPr>
          <w:color w:val="000000"/>
        </w:rPr>
        <w:t>5.2.1.2 apir_requirement_assigned_item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60A33" w:rsidRDefault="00460A33" w:rsidP="00460A33">
      <w:pPr>
        <w:pStyle w:val="NormalWeb"/>
        <w:rPr>
          <w:color w:val="000000"/>
          <w:sz w:val="27"/>
          <w:szCs w:val="27"/>
        </w:rPr>
      </w:pPr>
      <w:r>
        <w:rPr>
          <w:color w:val="000000"/>
          <w:sz w:val="27"/>
          <w:szCs w:val="27"/>
        </w:rPr>
        <w:t>The </w:t>
      </w:r>
      <w:r>
        <w:rPr>
          <w:b/>
          <w:bCs/>
          <w:color w:val="000000"/>
          <w:sz w:val="27"/>
          <w:szCs w:val="27"/>
        </w:rPr>
        <w:t>apir_requirement_assigned_item</w:t>
      </w:r>
      <w:r>
        <w:rPr>
          <w:color w:val="000000"/>
          <w:sz w:val="27"/>
          <w:szCs w:val="27"/>
        </w:rPr>
        <w:t> type is an extension of the </w:t>
      </w:r>
      <w:hyperlink r:id="rId18" w:anchor="requirement_assignment_mim.requirement_assigned_item" w:history="1">
        <w:r>
          <w:rPr>
            <w:rStyle w:val="Hyperlink"/>
            <w:b/>
            <w:bCs/>
            <w:sz w:val="27"/>
            <w:szCs w:val="27"/>
          </w:rPr>
          <w:t>requirement_assigned_item</w:t>
        </w:r>
      </w:hyperlink>
      <w:r>
        <w:rPr>
          <w:color w:val="000000"/>
          <w:sz w:val="27"/>
          <w:szCs w:val="27"/>
        </w:rPr>
        <w:t> type. It adds the data types</w:t>
      </w:r>
      <w:ins w:id="4" w:author="Sapp (US), Brandon" w:date="2019-03-20T11:46:00Z">
        <w:r w:rsidR="00D92FCB">
          <w:rPr>
            <w:color w:val="000000"/>
            <w:sz w:val="27"/>
            <w:szCs w:val="27"/>
          </w:rPr>
          <w:t xml:space="preserve"> </w:t>
        </w:r>
      </w:ins>
      <w:hyperlink r:id="rId19" w:anchor="requirement_decomposition_mim.predefined_requirement_view_definition" w:history="1">
        <w:r>
          <w:rPr>
            <w:rStyle w:val="Hyperlink"/>
            <w:b/>
            <w:bCs/>
            <w:sz w:val="27"/>
            <w:szCs w:val="27"/>
          </w:rPr>
          <w:t>predefined_requirement_view_definition</w:t>
        </w:r>
      </w:hyperlink>
      <w:r>
        <w:rPr>
          <w:color w:val="000000"/>
          <w:sz w:val="27"/>
          <w:szCs w:val="27"/>
        </w:rPr>
        <w:t>, and </w:t>
      </w:r>
      <w:hyperlink r:id="rId20" w:anchor="product_property_definition_schema.shape_aspect" w:history="1">
        <w:r>
          <w:rPr>
            <w:rStyle w:val="Hyperlink"/>
            <w:b/>
            <w:bCs/>
            <w:sz w:val="27"/>
            <w:szCs w:val="27"/>
          </w:rPr>
          <w:t>shape_aspect</w:t>
        </w:r>
      </w:hyperlink>
      <w:r>
        <w:rPr>
          <w:color w:val="000000"/>
          <w:sz w:val="27"/>
          <w:szCs w:val="27"/>
        </w:rPr>
        <w:t> to the list of alternate data types.</w:t>
      </w:r>
    </w:p>
    <w:p w:rsidR="00460A33" w:rsidRDefault="00460A33" w:rsidP="00460A33">
      <w:pPr>
        <w:pStyle w:val="note"/>
        <w:rPr>
          <w:color w:val="000000"/>
          <w:sz w:val="27"/>
          <w:szCs w:val="27"/>
        </w:rPr>
      </w:pPr>
      <w:r>
        <w:rPr>
          <w:color w:val="000000"/>
        </w:rPr>
        <w:t>NOTE  The list of entity data types may be extended in application modules that use the constructs of this module.</w:t>
      </w:r>
    </w:p>
    <w:p w:rsidR="00460A33" w:rsidRDefault="00460A33" w:rsidP="00460A33">
      <w:pPr>
        <w:pStyle w:val="NormalWeb"/>
        <w:rPr>
          <w:color w:val="000000"/>
          <w:sz w:val="27"/>
          <w:szCs w:val="27"/>
        </w:rPr>
      </w:pPr>
      <w:r>
        <w:rPr>
          <w:color w:val="000000"/>
          <w:sz w:val="27"/>
          <w:szCs w:val="27"/>
          <w:u w:val="single"/>
        </w:rPr>
        <w:t>EXPRESS specification:</w:t>
      </w:r>
    </w:p>
    <w:p w:rsidR="00460A33" w:rsidRDefault="00460A33" w:rsidP="00460A33">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apir_requirement_assigned_item = EXTENSIBLE GENERIC_ENTITY SELECT BASED_ON </w:t>
      </w:r>
      <w:hyperlink r:id="rId21" w:anchor="requirement_assignment_mim.requirement_assigned_item" w:history="1">
        <w:r>
          <w:rPr>
            <w:rStyle w:val="Hyperlink"/>
            <w:rFonts w:ascii="Courier New" w:hAnsi="Courier New" w:cs="Courier New"/>
            <w:sz w:val="20"/>
            <w:szCs w:val="20"/>
          </w:rPr>
          <w:t>requirement_assigned_item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2" w:anchor="requirement_decomposition_mim.predefined_requirement_view_definition" w:history="1">
        <w:r>
          <w:rPr>
            <w:rStyle w:val="Hyperlink"/>
            <w:rFonts w:ascii="Courier New" w:hAnsi="Courier New" w:cs="Courier New"/>
            <w:sz w:val="20"/>
            <w:szCs w:val="20"/>
          </w:rPr>
          <w:t>predefined_requirement_view_definition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3"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60A33" w:rsidRDefault="00460A33" w:rsidP="00460A33">
      <w:pPr>
        <w:pStyle w:val="Heading2"/>
        <w:rPr>
          <w:color w:val="000000"/>
        </w:rPr>
      </w:pPr>
      <w:bookmarkStart w:id="5" w:name="entities"/>
      <w:r>
        <w:rPr>
          <w:color w:val="000000"/>
        </w:rPr>
        <w:t>5.2.2 MIM entity definition</w:t>
      </w:r>
      <w:bookmarkEnd w:id="5"/>
    </w:p>
    <w:p w:rsidR="00460A33" w:rsidRDefault="00460A33" w:rsidP="00460A33">
      <w:pPr>
        <w:pStyle w:val="NormalWeb"/>
        <w:rPr>
          <w:color w:val="000000"/>
          <w:sz w:val="27"/>
          <w:szCs w:val="27"/>
        </w:rPr>
      </w:pPr>
      <w:r>
        <w:rPr>
          <w:color w:val="000000"/>
          <w:sz w:val="27"/>
          <w:szCs w:val="27"/>
        </w:rPr>
        <w:t>This subclause specifies the MIM entity for this module. The MIM entity and definition is specified below.</w:t>
      </w:r>
    </w:p>
    <w:p w:rsidR="00460A33" w:rsidRDefault="00460A33" w:rsidP="00460A33">
      <w:pPr>
        <w:pStyle w:val="Heading2"/>
        <w:rPr>
          <w:color w:val="000000"/>
        </w:rPr>
      </w:pPr>
      <w:r>
        <w:rPr>
          <w:color w:val="000000"/>
        </w:rPr>
        <w:t>5.2.2.1 protocol_requirement_allocation_to_part_terminal</w:t>
      </w:r>
      <w:bookmarkEnd w:id="1"/>
      <w:r>
        <w:rPr>
          <w:color w:val="000000"/>
        </w:rPr>
        <w:t>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60A33" w:rsidRDefault="00460A33" w:rsidP="00460A33">
      <w:r>
        <w:rPr>
          <w:color w:val="000000"/>
          <w:sz w:val="27"/>
          <w:szCs w:val="27"/>
        </w:rPr>
        <w:t>A </w:t>
      </w:r>
      <w:r>
        <w:rPr>
          <w:b/>
          <w:bCs/>
          <w:color w:val="000000"/>
          <w:sz w:val="27"/>
          <w:szCs w:val="27"/>
        </w:rPr>
        <w:t>protocol_requirement_allocation_to_part_terminal</w:t>
      </w:r>
      <w:r>
        <w:rPr>
          <w:color w:val="000000"/>
          <w:sz w:val="27"/>
          <w:szCs w:val="27"/>
        </w:rPr>
        <w:t> is a type of </w:t>
      </w:r>
      <w:hyperlink r:id="rId24" w:anchor="requirement_assignment_mim.requirement_assignment" w:history="1">
        <w:r>
          <w:rPr>
            <w:rStyle w:val="Hyperlink"/>
            <w:b/>
            <w:bCs/>
            <w:sz w:val="27"/>
            <w:szCs w:val="27"/>
          </w:rPr>
          <w:t>requirement_assignment</w:t>
        </w:r>
      </w:hyperlink>
      <w:r>
        <w:rPr>
          <w:color w:val="000000"/>
          <w:sz w:val="27"/>
          <w:szCs w:val="27"/>
        </w:rPr>
        <w:t> that implements the ARM concept of</w:t>
      </w:r>
      <w:ins w:id="6" w:author="Sapp (US), Brandon" w:date="2019-03-20T11:46:00Z">
        <w:r w:rsidR="00D92FCB">
          <w:rPr>
            <w:color w:val="000000"/>
            <w:sz w:val="27"/>
            <w:szCs w:val="27"/>
          </w:rPr>
          <w:t xml:space="preserve"> </w:t>
        </w:r>
      </w:ins>
      <w:bookmarkStart w:id="7" w:name="_GoBack"/>
      <w:bookmarkEnd w:id="7"/>
      <w:r w:rsidR="00D92FCB">
        <w:rPr>
          <w:rStyle w:val="Hyperlink"/>
          <w:b/>
          <w:bCs/>
          <w:sz w:val="27"/>
          <w:szCs w:val="27"/>
        </w:rPr>
        <w:fldChar w:fldCharType="begin"/>
      </w:r>
      <w:r w:rsidR="00D92FCB">
        <w:rPr>
          <w:rStyle w:val="Hyperlink"/>
          <w:b/>
          <w:bCs/>
          <w:sz w:val="27"/>
          <w:szCs w:val="27"/>
        </w:rPr>
        <w:instrText xml:space="preserve"> HYPERLINK "file:///C:\\Users\\bus4005\\Downloads\\CR_FDIS_3_20190311_draft\\CR_FDIS_3\\part1000\\data\\modules\\assembly_physical_interface_requirement\\sys\\4_info_reqs.htm" \l "assembly_physical_</w:instrText>
      </w:r>
      <w:r w:rsidR="00D92FCB">
        <w:rPr>
          <w:rStyle w:val="Hyperlink"/>
          <w:b/>
          <w:bCs/>
          <w:sz w:val="27"/>
          <w:szCs w:val="27"/>
        </w:rPr>
        <w:instrText xml:space="preserve">interface_requirement_arm.protocol_requirement_allocation_to_part_terminal" </w:instrText>
      </w:r>
      <w:r w:rsidR="00D92FCB">
        <w:rPr>
          <w:rStyle w:val="Hyperlink"/>
          <w:b/>
          <w:bCs/>
          <w:sz w:val="27"/>
          <w:szCs w:val="27"/>
        </w:rPr>
        <w:fldChar w:fldCharType="separate"/>
      </w:r>
      <w:r>
        <w:rPr>
          <w:rStyle w:val="Hyperlink"/>
          <w:b/>
          <w:bCs/>
          <w:sz w:val="27"/>
          <w:szCs w:val="27"/>
        </w:rPr>
        <w:t>Protocol_requirement_allocation_to_part_terminal</w:t>
      </w:r>
      <w:r w:rsidR="00D92FCB">
        <w:rPr>
          <w:rStyle w:val="Hyperlink"/>
          <w:b/>
          <w:bCs/>
          <w:sz w:val="27"/>
          <w:szCs w:val="27"/>
        </w:rPr>
        <w:fldChar w:fldCharType="end"/>
      </w:r>
      <w:r>
        <w:rPr>
          <w:color w:val="000000"/>
          <w:sz w:val="27"/>
          <w:szCs w:val="27"/>
        </w:rPr>
        <w:t>.</w:t>
      </w:r>
    </w:p>
    <w:p w:rsidR="00460A33" w:rsidRDefault="00460A33" w:rsidP="00460A33">
      <w:pPr>
        <w:pStyle w:val="NormalWeb"/>
        <w:rPr>
          <w:color w:val="000000"/>
          <w:sz w:val="27"/>
          <w:szCs w:val="27"/>
        </w:rPr>
      </w:pPr>
      <w:r>
        <w:rPr>
          <w:color w:val="000000"/>
          <w:sz w:val="27"/>
          <w:szCs w:val="27"/>
          <w:u w:val="single"/>
        </w:rPr>
        <w:t>EXPRESS specification:</w:t>
      </w:r>
    </w:p>
    <w:p w:rsidR="00460A33" w:rsidRDefault="00460A33" w:rsidP="00460A3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protocol_requirement_allocation_to_part_terminal</w:t>
      </w:r>
      <w:r>
        <w:rPr>
          <w:rFonts w:ascii="Courier New" w:hAnsi="Courier New" w:cs="Courier New"/>
          <w:color w:val="000000"/>
          <w:sz w:val="20"/>
          <w:szCs w:val="20"/>
        </w:rPr>
        <w:br/>
      </w:r>
      <w:r>
        <w:rPr>
          <w:rStyle w:val="HTMLCode"/>
          <w:color w:val="000000"/>
        </w:rPr>
        <w:t>  SUBTYPE OF (</w:t>
      </w:r>
      <w:hyperlink r:id="rId25" w:anchor="requirement_assignment_mim.requirement_assignment" w:history="1">
        <w:r>
          <w:rPr>
            <w:rStyle w:val="Hyperlink"/>
            <w:rFonts w:ascii="Courier New" w:hAnsi="Courier New" w:cs="Courier New"/>
            <w:sz w:val="20"/>
            <w:szCs w:val="20"/>
          </w:rPr>
          <w:t>requirement_assignment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60A33" w:rsidRDefault="00460A33" w:rsidP="00460A33">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Assembly_physical_interface_requirement_mim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460A33" w:rsidRDefault="00460A33" w:rsidP="00460A33">
      <w:pPr>
        <w:pStyle w:val="NormalWeb"/>
        <w:rPr>
          <w:color w:val="000000"/>
          <w:sz w:val="27"/>
          <w:szCs w:val="27"/>
        </w:rPr>
      </w:pPr>
      <w:r>
        <w:rPr>
          <w:color w:val="000000"/>
          <w:sz w:val="27"/>
          <w:szCs w:val="27"/>
        </w:rPr>
        <w:t>© ISO 2019 — All rights reserved</w:t>
      </w:r>
    </w:p>
    <w:p w:rsidR="004B0747" w:rsidRPr="00460A33" w:rsidRDefault="004B0747" w:rsidP="00460A33"/>
    <w:sectPr w:rsidR="004B0747" w:rsidRPr="00460A33" w:rsidSect="00460A3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8286E"/>
    <w:multiLevelType w:val="multilevel"/>
    <w:tmpl w:val="6ADA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B198D"/>
    <w:multiLevelType w:val="multilevel"/>
    <w:tmpl w:val="C0E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0MTQ0MjQ2MTZR0lEKTi0uzszPAykwqgUAvr5lWywAAAA="/>
  </w:docVars>
  <w:rsids>
    <w:rsidRoot w:val="0025162F"/>
    <w:rsid w:val="0025162F"/>
    <w:rsid w:val="00460A33"/>
    <w:rsid w:val="004A0CED"/>
    <w:rsid w:val="004B0747"/>
    <w:rsid w:val="00903347"/>
    <w:rsid w:val="009C618B"/>
    <w:rsid w:val="00A02EF8"/>
    <w:rsid w:val="00D9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59342"/>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D92FCB"/>
    <w:pPr>
      <w:spacing w:after="0" w:line="240" w:lineRule="auto"/>
    </w:pPr>
    <w:rPr>
      <w:lang w:val="en-GB"/>
    </w:rPr>
  </w:style>
  <w:style w:type="paragraph" w:styleId="BalloonText">
    <w:name w:val="Balloon Text"/>
    <w:basedOn w:val="Normal"/>
    <w:link w:val="BalloonTextChar"/>
    <w:uiPriority w:val="99"/>
    <w:semiHidden/>
    <w:unhideWhenUsed/>
    <w:rsid w:val="00D92F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FCB"/>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9946">
      <w:bodyDiv w:val="1"/>
      <w:marLeft w:val="0"/>
      <w:marRight w:val="0"/>
      <w:marTop w:val="0"/>
      <w:marBottom w:val="0"/>
      <w:divBdr>
        <w:top w:val="none" w:sz="0" w:space="0" w:color="auto"/>
        <w:left w:val="none" w:sz="0" w:space="0" w:color="auto"/>
        <w:bottom w:val="none" w:sz="0" w:space="0" w:color="auto"/>
        <w:right w:val="none" w:sz="0" w:space="0" w:color="auto"/>
      </w:divBdr>
      <w:divsChild>
        <w:div w:id="1863932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951575">
      <w:bodyDiv w:val="1"/>
      <w:marLeft w:val="0"/>
      <w:marRight w:val="0"/>
      <w:marTop w:val="0"/>
      <w:marBottom w:val="0"/>
      <w:divBdr>
        <w:top w:val="none" w:sz="0" w:space="0" w:color="auto"/>
        <w:left w:val="none" w:sz="0" w:space="0" w:color="auto"/>
        <w:bottom w:val="none" w:sz="0" w:space="0" w:color="auto"/>
        <w:right w:val="none" w:sz="0" w:space="0" w:color="auto"/>
      </w:divBdr>
      <w:divsChild>
        <w:div w:id="5112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resources\product_structure_schema\product_structure_schema.htm" TargetMode="External"/><Relationship Id="rId13" Type="http://schemas.openxmlformats.org/officeDocument/2006/relationships/image" Target="media/image1.gif"/><Relationship Id="rId18" Type="http://schemas.openxmlformats.org/officeDocument/2006/relationships/hyperlink" Target="file:///C:\Users\bus4005\Downloads\CR_FDIS_3_20190311_draft\CR_FDIS_3\part1000\data\modules\requirement_assignment\sys\5_mim.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requirement_assignment\sys\5_mim.htm" TargetMode="External"/><Relationship Id="rId7" Type="http://schemas.openxmlformats.org/officeDocument/2006/relationships/hyperlink" Target="file:///C:\Users\bus4005\Downloads\CR_FDIS_3_20190311_draft\CR_FDIS_3\part1000\data\modules\printed_physical_layout_template\sys\5_mim.htm" TargetMode="External"/><Relationship Id="rId12" Type="http://schemas.openxmlformats.org/officeDocument/2006/relationships/hyperlink" Target="file:///C:\Users\bus4005\Downloads\CR_FDIS_3_20190311_draft\CR_FDIS_3\part1000\data\modules\assembly_physical_interface_requirement\mimexpg2.htm" TargetMode="External"/><Relationship Id="rId17" Type="http://schemas.openxmlformats.org/officeDocument/2006/relationships/hyperlink" Target="file:///C:\Users\bus4005\Downloads\CR_FDIS_3_20190311_draft\CR_FDIS_3\part1000\data\modules\assembly_functional_interface_requirement\sys\5_mim.htm" TargetMode="External"/><Relationship Id="rId25" Type="http://schemas.openxmlformats.org/officeDocument/2006/relationships/hyperlink" Target="file:///C:\Users\bus4005\Downloads\CR_FDIS_3_20190311_draft\CR_FDIS_3\part1000\data\modules\requirement_assignment\sys\5_mim.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document_assignment\sys\5_mim.htm" TargetMode="External"/><Relationship Id="rId20" Type="http://schemas.openxmlformats.org/officeDocument/2006/relationships/hyperlink" Target="file:///C:\Users\bus4005\Downloads\CR_FDIS_3_20190311_draft\CR_FDIS_3\part1000\data\resources\product_property_definition_schema\product_property_defini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layered_3d_shape\sys\5_mim.htm" TargetMode="External"/><Relationship Id="rId11" Type="http://schemas.openxmlformats.org/officeDocument/2006/relationships/hyperlink" Target="file:///C:\Users\bus4005\Downloads\CR_FDIS_3_20190311_draft\CR_FDIS_3\part1000\data\modules\assembly_physical_interface_requirement\mimexpg1.htm" TargetMode="External"/><Relationship Id="rId24" Type="http://schemas.openxmlformats.org/officeDocument/2006/relationships/hyperlink" Target="file:///C:\Users\bus4005\Downloads\CR_FDIS_3_20190311_draft\CR_FDIS_3\part1000\data\modules\requirement_assignment\sys\5_mim.htm" TargetMode="External"/><Relationship Id="rId5" Type="http://schemas.openxmlformats.org/officeDocument/2006/relationships/hyperlink" Target="file:///C:\Users\bus4005\Downloads\CR_FDIS_3_20190311_draft\CR_FDIS_3\part1000\data\modules\assembly_functional_interface_requirement\sys\5_mim.htm" TargetMode="External"/><Relationship Id="rId15" Type="http://schemas.openxmlformats.org/officeDocument/2006/relationships/hyperlink" Target="file:///C:\Users\bus4005\Downloads\CR_FDIS_3_20190311_draft\CR_FDIS_3\part1000\data\modules\assembly_functional_interface_requirement\sys\5_mim.htm" TargetMode="External"/><Relationship Id="rId23" Type="http://schemas.openxmlformats.org/officeDocument/2006/relationships/hyperlink" Target="file:///C:\Users\bus4005\Downloads\CR_FDIS_3_20190311_draft\CR_FDIS_3\part1000\data\resources\product_property_definition_schema\product_property_definition_schema.htm" TargetMode="External"/><Relationship Id="rId28" Type="http://schemas.openxmlformats.org/officeDocument/2006/relationships/theme" Target="theme/theme1.xml"/><Relationship Id="rId10" Type="http://schemas.openxmlformats.org/officeDocument/2006/relationships/hyperlink" Target="file:///C:\Users\bus4005\Downloads\CR_FDIS_3_20190311_draft\CR_FDIS_3\part1000\data\modules\assembly_physical_interface_requirement\sys\d_mim_expg.htm" TargetMode="External"/><Relationship Id="rId19" Type="http://schemas.openxmlformats.org/officeDocument/2006/relationships/hyperlink" Target="file:///C:\Users\bus4005\Downloads\CR_FDIS_3_20190311_draft\CR_FDIS_3\part1000\data\modules\requirement_decomposition\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s\product_structure_schema\product_structure_schema.htm" TargetMode="External"/><Relationship Id="rId14" Type="http://schemas.openxmlformats.org/officeDocument/2006/relationships/hyperlink" Target="file:///C:\Users\bus4005\Downloads\CR_FDIS_3_20190311_draft\CR_FDIS_3\part1000\data\modules\document_assignment\sys\5_mim.htm" TargetMode="External"/><Relationship Id="rId22" Type="http://schemas.openxmlformats.org/officeDocument/2006/relationships/hyperlink" Target="file:///C:\Users\bus4005\Downloads\CR_FDIS_3_20190311_draft\CR_FDIS_3\part1000\data\modules\requirement_decomposition\sys\5_mim.ht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1227</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2019-03-20T18:47:00Z</dcterms:created>
  <dcterms:modified xsi:type="dcterms:W3CDTF">2019-03-20T18:47:00Z</dcterms:modified>
</cp:coreProperties>
</file>