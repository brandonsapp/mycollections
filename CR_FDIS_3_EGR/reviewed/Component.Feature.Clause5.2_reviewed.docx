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5794" w:rsidRDefault="00BB5794" w:rsidP="00BB5794">
      <w:pPr>
        <w:pStyle w:val="Heading2"/>
        <w:rPr>
          <w:color w:val="000000"/>
        </w:rPr>
      </w:pPr>
      <w:bookmarkStart w:id="0" w:name="mim_express"/>
      <w:r>
        <w:rPr>
          <w:color w:val="000000"/>
        </w:rPr>
        <w:t>5.2 MIM EXPRESS short listing</w:t>
      </w:r>
      <w:bookmarkEnd w:id="0"/>
    </w:p>
    <w:p w:rsidR="00BB5794" w:rsidRDefault="00BB5794" w:rsidP="00BB5794">
      <w:pPr>
        <w:pStyle w:val="NormalWeb"/>
        <w:rPr>
          <w:color w:val="000000"/>
          <w:sz w:val="27"/>
          <w:szCs w:val="27"/>
        </w:rPr>
      </w:pPr>
      <w:r>
        <w:rPr>
          <w:color w:val="000000"/>
          <w:sz w:val="27"/>
          <w:szCs w:val="27"/>
        </w:rPr>
        <w:t>This clause specifies the EXPRESS schema derived from the mapping table. It uses elements from the common resources or from other application modules and defines the EXPRESS constructs that are specific to this part of ISO 10303.</w:t>
      </w:r>
    </w:p>
    <w:p w:rsidR="00BB5794" w:rsidRDefault="00BB5794" w:rsidP="00BB5794">
      <w:pPr>
        <w:pStyle w:val="NormalWeb"/>
        <w:rPr>
          <w:color w:val="000000"/>
          <w:sz w:val="27"/>
          <w:szCs w:val="27"/>
        </w:rPr>
      </w:pPr>
      <w:r>
        <w:rPr>
          <w:color w:val="000000"/>
          <w:sz w:val="27"/>
          <w:szCs w:val="27"/>
        </w:rPr>
        <w:t>This clause constitutes the Module Interpreted Module (MIM) of the application module.</w:t>
      </w:r>
    </w:p>
    <w:p w:rsidR="00BB5794" w:rsidRDefault="00BB5794" w:rsidP="00BB5794">
      <w:pPr>
        <w:pStyle w:val="NormalWeb"/>
        <w:rPr>
          <w:color w:val="000000"/>
          <w:sz w:val="27"/>
          <w:szCs w:val="27"/>
        </w:rPr>
      </w:pPr>
      <w:r>
        <w:rPr>
          <w:color w:val="000000"/>
          <w:sz w:val="27"/>
          <w:szCs w:val="27"/>
        </w:rPr>
        <w:t>This clause also specifies the modifications that apply to the constructs imported from the common resources.</w:t>
      </w:r>
    </w:p>
    <w:p w:rsidR="00BB5794" w:rsidRDefault="00BB5794" w:rsidP="00BB5794">
      <w:pPr>
        <w:pStyle w:val="NormalWeb"/>
        <w:rPr>
          <w:color w:val="000000"/>
          <w:sz w:val="27"/>
          <w:szCs w:val="27"/>
        </w:rPr>
      </w:pPr>
      <w:r>
        <w:rPr>
          <w:color w:val="000000"/>
          <w:sz w:val="27"/>
          <w:szCs w:val="27"/>
        </w:rPr>
        <w:t>The following restrictions apply to the use, in this schema, of constructs defined in common resources or in application modules:</w:t>
      </w:r>
    </w:p>
    <w:p w:rsidR="00BB5794" w:rsidRDefault="00BB5794" w:rsidP="00BB5794">
      <w:pPr>
        <w:numPr>
          <w:ilvl w:val="0"/>
          <w:numId w:val="5"/>
        </w:numPr>
        <w:spacing w:before="100" w:beforeAutospacing="1" w:after="100" w:afterAutospacing="1" w:line="240" w:lineRule="auto"/>
        <w:rPr>
          <w:color w:val="000000"/>
          <w:sz w:val="27"/>
          <w:szCs w:val="27"/>
        </w:rPr>
      </w:pPr>
      <w:r>
        <w:rPr>
          <w:color w:val="000000"/>
          <w:sz w:val="27"/>
          <w:szCs w:val="27"/>
        </w:rPr>
        <w:t>use of a supertype entity does not make applicable any of its specializations, unless the specialization is also imported in the MIM schema;</w:t>
      </w:r>
    </w:p>
    <w:p w:rsidR="00BB5794" w:rsidRDefault="00BB5794" w:rsidP="00BB5794">
      <w:pPr>
        <w:numPr>
          <w:ilvl w:val="0"/>
          <w:numId w:val="5"/>
        </w:numPr>
        <w:spacing w:before="100" w:beforeAutospacing="1" w:after="100" w:afterAutospacing="1" w:line="240" w:lineRule="auto"/>
        <w:rPr>
          <w:color w:val="000000"/>
          <w:sz w:val="27"/>
          <w:szCs w:val="27"/>
        </w:rPr>
      </w:pPr>
      <w:r>
        <w:rPr>
          <w:color w:val="000000"/>
          <w:sz w:val="27"/>
          <w:szCs w:val="27"/>
        </w:rPr>
        <w:t>use of a SELECT type does not make applicable any of its listed types unless the listed type is also imported in the MIM schema.</w:t>
      </w:r>
    </w:p>
    <w:p w:rsidR="00BB5794" w:rsidRDefault="00BB5794" w:rsidP="00BB5794">
      <w:pPr>
        <w:pStyle w:val="NormalWeb"/>
        <w:rPr>
          <w:color w:val="000000"/>
          <w:sz w:val="27"/>
          <w:szCs w:val="27"/>
        </w:rPr>
      </w:pPr>
      <w:r>
        <w:rPr>
          <w:color w:val="000000"/>
          <w:sz w:val="27"/>
          <w:szCs w:val="27"/>
        </w:rPr>
        <w:t>Short names of entities defined in this schema are described in Annex A. Unambiguous identification of this schema is defined in Annex B.</w:t>
      </w:r>
    </w:p>
    <w:p w:rsidR="00BB5794" w:rsidRDefault="00BB5794" w:rsidP="00BB5794">
      <w:pPr>
        <w:rPr>
          <w:sz w:val="24"/>
          <w:szCs w:val="24"/>
        </w:rPr>
      </w:pPr>
      <w:r>
        <w:rPr>
          <w:color w:val="000000"/>
          <w:sz w:val="27"/>
          <w:szCs w:val="27"/>
          <w:u w:val="single"/>
        </w:rPr>
        <w:t>EXPRESS specification: </w:t>
      </w: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bookmarkStart w:id="1" w:name="component_feature_mim"/>
      <w:r>
        <w:rPr>
          <w:rStyle w:val="HTMLCode"/>
          <w:rFonts w:eastAsiaTheme="minorHAnsi"/>
          <w:color w:val="000000"/>
        </w:rPr>
        <w:t>SCHEMA Component_feature_mim;</w:t>
      </w:r>
      <w:bookmarkEnd w:id="1"/>
    </w:p>
    <w:p w:rsidR="00BB5794" w:rsidRDefault="00BB5794" w:rsidP="00BB5794">
      <w:pPr>
        <w:pStyle w:val="NormalWeb"/>
        <w:spacing w:after="270" w:afterAutospacing="0"/>
        <w:rPr>
          <w:color w:val="000000"/>
          <w:sz w:val="27"/>
          <w:szCs w:val="27"/>
        </w:rPr>
      </w:pPr>
      <w:bookmarkStart w:id="2" w:name="interfaces"/>
      <w:bookmarkEnd w:id="2"/>
      <w:r>
        <w:rPr>
          <w:rStyle w:val="HTMLCode"/>
          <w:color w:val="000000"/>
        </w:rPr>
        <w:t>USE FROM </w:t>
      </w:r>
      <w:hyperlink r:id="rId5" w:anchor="assembly_component_mim" w:history="1">
        <w:r>
          <w:rPr>
            <w:rStyle w:val="Hyperlink"/>
            <w:rFonts w:ascii="Courier New" w:hAnsi="Courier New" w:cs="Courier New"/>
            <w:sz w:val="20"/>
            <w:szCs w:val="20"/>
          </w:rPr>
          <w:t>Assembly_component_mim</w:t>
        </w:r>
      </w:hyperlink>
      <w:r>
        <w:rPr>
          <w:rStyle w:val="HTMLCode"/>
          <w:color w:val="000000"/>
        </w:rPr>
        <w:t>;    --  ISO/TS 10303-1802</w:t>
      </w:r>
    </w:p>
    <w:p w:rsidR="00BB5794" w:rsidRDefault="00BB5794" w:rsidP="00BB5794">
      <w:pPr>
        <w:pStyle w:val="NormalWeb"/>
        <w:spacing w:after="270" w:afterAutospacing="0"/>
        <w:rPr>
          <w:color w:val="000000"/>
          <w:sz w:val="27"/>
          <w:szCs w:val="27"/>
        </w:rPr>
      </w:pPr>
      <w:r>
        <w:rPr>
          <w:rStyle w:val="HTMLCode"/>
          <w:color w:val="000000"/>
        </w:rPr>
        <w:t>USE FROM </w:t>
      </w:r>
      <w:hyperlink r:id="rId6" w:anchor="assembly_shape_mim" w:history="1">
        <w:r>
          <w:rPr>
            <w:rStyle w:val="Hyperlink"/>
            <w:rFonts w:ascii="Courier New" w:hAnsi="Courier New" w:cs="Courier New"/>
            <w:sz w:val="20"/>
            <w:szCs w:val="20"/>
          </w:rPr>
          <w:t>Assembly_shape_mim</w:t>
        </w:r>
      </w:hyperlink>
      <w:r>
        <w:rPr>
          <w:rStyle w:val="HTMLCode"/>
          <w:color w:val="000000"/>
        </w:rPr>
        <w:t>;    --  ISO/TS 10303-1808</w:t>
      </w:r>
      <w:r>
        <w:rPr>
          <w:rFonts w:ascii="Courier New" w:hAnsi="Courier New" w:cs="Courier New"/>
          <w:color w:val="000000"/>
          <w:sz w:val="20"/>
          <w:szCs w:val="20"/>
        </w:rPr>
        <w:br/>
      </w:r>
      <w:r>
        <w:rPr>
          <w:rStyle w:val="HTMLCode"/>
          <w:color w:val="000000"/>
        </w:rPr>
        <w:t>(*</w:t>
      </w:r>
    </w:p>
    <w:p w:rsidR="00BB5794" w:rsidRDefault="00BB5794" w:rsidP="00BB5794">
      <w:pPr>
        <w:pStyle w:val="note"/>
        <w:rPr>
          <w:color w:val="000000"/>
          <w:sz w:val="27"/>
          <w:szCs w:val="27"/>
        </w:rPr>
      </w:pPr>
      <w:r>
        <w:rPr>
          <w:color w:val="000000"/>
        </w:rPr>
        <w:t>NOTE 1   The schemas referenced above are specified in the following part of ISO 10303: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5"/>
        <w:gridCol w:w="1950"/>
      </w:tblGrid>
      <w:tr w:rsidR="00BB5794" w:rsidTr="00BB5794">
        <w:trPr>
          <w:tblCellSpacing w:w="15" w:type="dxa"/>
        </w:trPr>
        <w:tc>
          <w:tcPr>
            <w:tcW w:w="3990" w:type="dxa"/>
            <w:vAlign w:val="center"/>
            <w:hideMark/>
          </w:tcPr>
          <w:p w:rsidR="00BB5794" w:rsidRDefault="00BB5794">
            <w:pPr>
              <w:rPr>
                <w:sz w:val="24"/>
                <w:szCs w:val="24"/>
              </w:rPr>
            </w:pPr>
            <w:r>
              <w:rPr>
                <w:b/>
                <w:bCs/>
                <w:sz w:val="20"/>
                <w:szCs w:val="20"/>
              </w:rPr>
              <w:t>Assembly_component_mim</w:t>
            </w:r>
          </w:p>
        </w:tc>
        <w:tc>
          <w:tcPr>
            <w:tcW w:w="1905" w:type="dxa"/>
            <w:vAlign w:val="center"/>
            <w:hideMark/>
          </w:tcPr>
          <w:p w:rsidR="00BB5794" w:rsidRDefault="00BB5794">
            <w:r>
              <w:rPr>
                <w:sz w:val="20"/>
                <w:szCs w:val="20"/>
              </w:rPr>
              <w:t>ISO/TS 10303-1802</w:t>
            </w:r>
          </w:p>
        </w:tc>
      </w:tr>
      <w:tr w:rsidR="00BB5794" w:rsidTr="00BB5794">
        <w:trPr>
          <w:tblCellSpacing w:w="15" w:type="dxa"/>
        </w:trPr>
        <w:tc>
          <w:tcPr>
            <w:tcW w:w="3990" w:type="dxa"/>
            <w:vAlign w:val="center"/>
            <w:hideMark/>
          </w:tcPr>
          <w:p w:rsidR="00BB5794" w:rsidRDefault="00BB5794">
            <w:r>
              <w:rPr>
                <w:b/>
                <w:bCs/>
                <w:sz w:val="20"/>
                <w:szCs w:val="20"/>
              </w:rPr>
              <w:t>Assembly_shape_mim</w:t>
            </w:r>
          </w:p>
        </w:tc>
        <w:tc>
          <w:tcPr>
            <w:tcW w:w="1905" w:type="dxa"/>
            <w:vAlign w:val="center"/>
            <w:hideMark/>
          </w:tcPr>
          <w:p w:rsidR="00BB5794" w:rsidRDefault="00BB5794">
            <w:r>
              <w:rPr>
                <w:sz w:val="20"/>
                <w:szCs w:val="20"/>
              </w:rPr>
              <w:t>ISO/TS 10303-1808</w:t>
            </w:r>
          </w:p>
        </w:tc>
      </w:tr>
    </w:tbl>
    <w:p w:rsidR="00BB5794" w:rsidRDefault="00BB5794" w:rsidP="00BB5794">
      <w:pPr>
        <w:pStyle w:val="note"/>
        <w:rPr>
          <w:color w:val="000000"/>
          <w:sz w:val="27"/>
          <w:szCs w:val="27"/>
        </w:rPr>
      </w:pPr>
      <w:r>
        <w:rPr>
          <w:color w:val="000000"/>
        </w:rPr>
        <w:t>NOTE 2   See Annex </w:t>
      </w:r>
      <w:hyperlink r:id="rId7" w:history="1">
        <w:r>
          <w:rPr>
            <w:rStyle w:val="Hyperlink"/>
          </w:rPr>
          <w:t>D</w:t>
        </w:r>
      </w:hyperlink>
      <w:r>
        <w:rPr>
          <w:color w:val="000000"/>
        </w:rPr>
        <w:t>, Figures </w:t>
      </w:r>
      <w:hyperlink r:id="rId8" w:history="1">
        <w:r>
          <w:rPr>
            <w:rStyle w:val="Hyperlink"/>
          </w:rPr>
          <w:t>D.1</w:t>
        </w:r>
      </w:hyperlink>
      <w:r>
        <w:rPr>
          <w:color w:val="000000"/>
        </w:rPr>
        <w:t>and </w:t>
      </w:r>
      <w:hyperlink r:id="rId9" w:history="1">
        <w:r>
          <w:rPr>
            <w:rStyle w:val="Hyperlink"/>
          </w:rPr>
          <w:t>D.2</w:t>
        </w:r>
      </w:hyperlink>
      <w:r>
        <w:rPr>
          <w:color w:val="000000"/>
        </w:rPr>
        <w:t> for a graphical representation of this schema.</w:t>
      </w:r>
    </w:p>
    <w:p w:rsidR="00BB5794" w:rsidRDefault="00BB5794" w:rsidP="00BB5794">
      <w:pPr>
        <w:pStyle w:val="Heading2"/>
        <w:rPr>
          <w:color w:val="000000"/>
        </w:rPr>
      </w:pPr>
      <w:bookmarkStart w:id="3" w:name="types"/>
      <w:r>
        <w:rPr>
          <w:color w:val="000000"/>
        </w:rPr>
        <w:lastRenderedPageBreak/>
        <w:t>5.2.1 MIM type definition</w:t>
      </w:r>
      <w:bookmarkEnd w:id="3"/>
    </w:p>
    <w:p w:rsidR="00BB5794" w:rsidRDefault="00BB5794" w:rsidP="00BB5794">
      <w:pPr>
        <w:pStyle w:val="NormalWeb"/>
        <w:rPr>
          <w:color w:val="000000"/>
          <w:sz w:val="27"/>
          <w:szCs w:val="27"/>
        </w:rPr>
      </w:pPr>
      <w:r>
        <w:rPr>
          <w:color w:val="000000"/>
          <w:sz w:val="27"/>
          <w:szCs w:val="27"/>
        </w:rPr>
        <w:t>This subclause specifies the MIM type for this application module. The MIM type and definition is specified below.</w:t>
      </w:r>
    </w:p>
    <w:p w:rsidR="00BB5794" w:rsidRDefault="00BB5794" w:rsidP="00BB5794">
      <w:pPr>
        <w:pStyle w:val="Heading2"/>
        <w:rPr>
          <w:color w:val="000000"/>
        </w:rPr>
      </w:pPr>
      <w:bookmarkStart w:id="4" w:name="component_feature_mim.cf_groupable_item"/>
      <w:r>
        <w:rPr>
          <w:color w:val="000000"/>
        </w:rPr>
        <w:t>5.2.1.1 cf_groupable_item</w:t>
      </w:r>
      <w:bookmarkEnd w:id="4"/>
      <w:r>
        <w:rPr>
          <w:color w:val="000000"/>
        </w:rPr>
        <w:t>   </w:t>
      </w:r>
      <w:r>
        <w:rPr>
          <w:noProof/>
          <w:color w:val="0000FF"/>
          <w:lang w:eastAsia="en-GB"/>
        </w:rPr>
        <w:drawing>
          <wp:inline distT="0" distB="0" distL="0" distR="0">
            <wp:extent cx="180975" cy="209550"/>
            <wp:effectExtent l="0" t="0" r="9525" b="0"/>
            <wp:docPr id="6" name="Picture 6" descr="EXPRESS-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PRESS-G">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BB5794" w:rsidRDefault="00BB5794" w:rsidP="00BB5794">
      <w:pPr>
        <w:pStyle w:val="NormalWeb"/>
        <w:rPr>
          <w:color w:val="000000"/>
          <w:sz w:val="27"/>
          <w:szCs w:val="27"/>
        </w:rPr>
      </w:pPr>
      <w:r>
        <w:rPr>
          <w:color w:val="000000"/>
          <w:sz w:val="27"/>
          <w:szCs w:val="27"/>
        </w:rPr>
        <w:t>The </w:t>
      </w:r>
      <w:r>
        <w:rPr>
          <w:b/>
          <w:bCs/>
          <w:color w:val="000000"/>
          <w:sz w:val="27"/>
          <w:szCs w:val="27"/>
        </w:rPr>
        <w:t>cf_groupable_item</w:t>
      </w:r>
      <w:r>
        <w:rPr>
          <w:color w:val="000000"/>
          <w:sz w:val="27"/>
          <w:szCs w:val="27"/>
        </w:rPr>
        <w:t> type is an extension of the </w:t>
      </w:r>
      <w:hyperlink r:id="rId11" w:anchor="group_mim.groupable_item" w:history="1">
        <w:r>
          <w:rPr>
            <w:rStyle w:val="Hyperlink"/>
            <w:b/>
            <w:bCs/>
            <w:sz w:val="27"/>
            <w:szCs w:val="27"/>
          </w:rPr>
          <w:t>groupable_item</w:t>
        </w:r>
      </w:hyperlink>
      <w:r>
        <w:rPr>
          <w:color w:val="000000"/>
          <w:sz w:val="27"/>
          <w:szCs w:val="27"/>
        </w:rPr>
        <w:t> type. It adds the data type </w:t>
      </w:r>
      <w:hyperlink r:id="rId12" w:anchor="component_feature_mim.component_feature" w:history="1">
        <w:r>
          <w:rPr>
            <w:rStyle w:val="Hyperlink"/>
            <w:b/>
            <w:bCs/>
            <w:sz w:val="27"/>
            <w:szCs w:val="27"/>
          </w:rPr>
          <w:t>component_feature</w:t>
        </w:r>
      </w:hyperlink>
      <w:r>
        <w:rPr>
          <w:color w:val="000000"/>
          <w:sz w:val="27"/>
          <w:szCs w:val="27"/>
        </w:rPr>
        <w:t> to the list of alternate data types.</w:t>
      </w:r>
    </w:p>
    <w:p w:rsidR="00BB5794" w:rsidRDefault="00BB5794" w:rsidP="00BB5794">
      <w:pPr>
        <w:pStyle w:val="NormalWeb"/>
        <w:rPr>
          <w:color w:val="000000"/>
          <w:sz w:val="27"/>
          <w:szCs w:val="27"/>
        </w:rPr>
      </w:pPr>
      <w:r>
        <w:rPr>
          <w:color w:val="000000"/>
          <w:sz w:val="27"/>
          <w:szCs w:val="27"/>
          <w:u w:val="single"/>
        </w:rPr>
        <w:t>EXPRESS specification:</w:t>
      </w:r>
    </w:p>
    <w:p w:rsidR="00BB5794" w:rsidRDefault="00BB5794" w:rsidP="00BB5794">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cf_groupable_item = SELECT BASED_ON </w:t>
      </w:r>
      <w:hyperlink r:id="rId13" w:anchor="group_mim.groupable_item" w:history="1">
        <w:r>
          <w:rPr>
            <w:rStyle w:val="Hyperlink"/>
            <w:rFonts w:ascii="Courier New" w:hAnsi="Courier New" w:cs="Courier New"/>
            <w:sz w:val="20"/>
            <w:szCs w:val="20"/>
          </w:rPr>
          <w:t>groupable_item</w:t>
        </w:r>
      </w:hyperlink>
      <w:r>
        <w:rPr>
          <w:rStyle w:val="HTMLCode"/>
          <w:color w:val="000000"/>
        </w:rPr>
        <w:t> WITH </w:t>
      </w:r>
      <w:r>
        <w:rPr>
          <w:rFonts w:ascii="Courier New" w:hAnsi="Courier New" w:cs="Courier New"/>
          <w:color w:val="000000"/>
          <w:sz w:val="20"/>
          <w:szCs w:val="20"/>
        </w:rPr>
        <w:br/>
      </w:r>
      <w:r>
        <w:rPr>
          <w:rStyle w:val="HTMLCode"/>
          <w:color w:val="000000"/>
        </w:rPr>
        <w:t>   (</w:t>
      </w:r>
      <w:hyperlink r:id="rId14" w:anchor="component_feature_mim.component_feature" w:history="1">
        <w:r>
          <w:rPr>
            <w:rStyle w:val="Hyperlink"/>
            <w:rFonts w:ascii="Courier New" w:hAnsi="Courier New" w:cs="Courier New"/>
            <w:sz w:val="20"/>
            <w:szCs w:val="20"/>
          </w:rPr>
          <w:t>component_feature</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BB5794" w:rsidRDefault="00BB5794" w:rsidP="00BB5794">
      <w:pPr>
        <w:pStyle w:val="Heading2"/>
        <w:rPr>
          <w:color w:val="000000"/>
        </w:rPr>
      </w:pPr>
      <w:bookmarkStart w:id="5" w:name="entities"/>
      <w:r>
        <w:rPr>
          <w:color w:val="000000"/>
        </w:rPr>
        <w:t>5.2.2 MIM entity definitions</w:t>
      </w:r>
      <w:bookmarkEnd w:id="5"/>
    </w:p>
    <w:p w:rsidR="00BB5794" w:rsidRDefault="00BB5794" w:rsidP="00BB5794">
      <w:pPr>
        <w:pStyle w:val="NormalWeb"/>
        <w:rPr>
          <w:color w:val="000000"/>
          <w:sz w:val="27"/>
          <w:szCs w:val="27"/>
        </w:rPr>
      </w:pPr>
      <w:r>
        <w:rPr>
          <w:color w:val="000000"/>
          <w:sz w:val="27"/>
          <w:szCs w:val="27"/>
        </w:rPr>
        <w:t>This subclause specifies the MIM entities for this module. The MIM entities and definitions are specified below.</w:t>
      </w:r>
    </w:p>
    <w:p w:rsidR="00BB5794" w:rsidRDefault="00BB5794" w:rsidP="00BB5794">
      <w:pPr>
        <w:pStyle w:val="Heading2"/>
        <w:rPr>
          <w:color w:val="000000"/>
        </w:rPr>
      </w:pPr>
      <w:bookmarkStart w:id="6" w:name="component_feature_mim.component_feature"/>
      <w:r>
        <w:rPr>
          <w:color w:val="000000"/>
        </w:rPr>
        <w:t>5.2.2.1 component_feature</w:t>
      </w:r>
      <w:bookmarkEnd w:id="6"/>
      <w:r>
        <w:rPr>
          <w:color w:val="000000"/>
        </w:rPr>
        <w:t>   </w:t>
      </w:r>
      <w:r>
        <w:rPr>
          <w:noProof/>
          <w:color w:val="0000FF"/>
          <w:lang w:eastAsia="en-GB"/>
        </w:rPr>
        <w:drawing>
          <wp:inline distT="0" distB="0" distL="0" distR="0">
            <wp:extent cx="180975" cy="209550"/>
            <wp:effectExtent l="0" t="0" r="9525" b="0"/>
            <wp:docPr id="5" name="Picture 5" descr="EXPRESS-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XPRESS-G">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BB5794" w:rsidRDefault="00BB5794" w:rsidP="00BB5794">
      <w:r>
        <w:rPr>
          <w:color w:val="000000"/>
          <w:sz w:val="27"/>
          <w:szCs w:val="27"/>
        </w:rPr>
        <w:t>A </w:t>
      </w:r>
      <w:r>
        <w:rPr>
          <w:b/>
          <w:bCs/>
          <w:color w:val="000000"/>
          <w:sz w:val="27"/>
          <w:szCs w:val="27"/>
        </w:rPr>
        <w:t>component_feature</w:t>
      </w:r>
      <w:r>
        <w:rPr>
          <w:color w:val="000000"/>
          <w:sz w:val="27"/>
          <w:szCs w:val="27"/>
        </w:rPr>
        <w:t> is a type of </w:t>
      </w:r>
      <w:hyperlink r:id="rId15" w:anchor="product_property_definition_schema.shape_aspect" w:history="1">
        <w:r>
          <w:rPr>
            <w:rStyle w:val="Hyperlink"/>
            <w:b/>
            <w:bCs/>
            <w:sz w:val="27"/>
            <w:szCs w:val="27"/>
          </w:rPr>
          <w:t>shape_aspect</w:t>
        </w:r>
      </w:hyperlink>
      <w:r>
        <w:rPr>
          <w:color w:val="000000"/>
          <w:sz w:val="27"/>
          <w:szCs w:val="27"/>
        </w:rPr>
        <w:t> that implements the ARM concept of </w:t>
      </w:r>
      <w:hyperlink r:id="rId16" w:anchor="component_feature_arm.component_feature" w:history="1">
        <w:r>
          <w:rPr>
            <w:rStyle w:val="Hyperlink"/>
            <w:b/>
            <w:bCs/>
            <w:sz w:val="27"/>
            <w:szCs w:val="27"/>
          </w:rPr>
          <w:t>Component_feature</w:t>
        </w:r>
      </w:hyperlink>
      <w:r>
        <w:rPr>
          <w:color w:val="000000"/>
          <w:sz w:val="27"/>
          <w:szCs w:val="27"/>
        </w:rPr>
        <w:t>.</w:t>
      </w:r>
    </w:p>
    <w:p w:rsidR="00BB5794" w:rsidRDefault="00BB5794" w:rsidP="00BB5794">
      <w:pPr>
        <w:pStyle w:val="NormalWeb"/>
        <w:rPr>
          <w:color w:val="000000"/>
          <w:sz w:val="27"/>
          <w:szCs w:val="27"/>
        </w:rPr>
      </w:pPr>
      <w:r>
        <w:rPr>
          <w:color w:val="000000"/>
          <w:sz w:val="27"/>
          <w:szCs w:val="27"/>
          <w:u w:val="single"/>
        </w:rPr>
        <w:t>EXPRESS specification:</w:t>
      </w:r>
    </w:p>
    <w:p w:rsidR="00BB5794" w:rsidRDefault="00BB5794" w:rsidP="00BB5794">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component_feature</w:t>
      </w:r>
      <w:r>
        <w:rPr>
          <w:rFonts w:ascii="Courier New" w:hAnsi="Courier New" w:cs="Courier New"/>
          <w:color w:val="000000"/>
          <w:sz w:val="20"/>
          <w:szCs w:val="20"/>
        </w:rPr>
        <w:br/>
      </w:r>
      <w:r>
        <w:rPr>
          <w:rStyle w:val="HTMLCode"/>
          <w:color w:val="000000"/>
        </w:rPr>
        <w:t>  SUBTYPE OF (</w:t>
      </w:r>
      <w:hyperlink r:id="rId17" w:anchor="product_property_definition_schema.shape_aspect" w:history="1">
        <w:r>
          <w:rPr>
            <w:rStyle w:val="Hyperlink"/>
            <w:rFonts w:ascii="Courier New" w:hAnsi="Courier New" w:cs="Courier New"/>
            <w:sz w:val="20"/>
            <w:szCs w:val="20"/>
          </w:rPr>
          <w:t>shape_aspect</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18" w:anchor="product_property_definition_schema.shape_aspect" w:history="1">
        <w:r>
          <w:rPr>
            <w:rStyle w:val="Hyperlink"/>
            <w:rFonts w:ascii="Courier New" w:hAnsi="Courier New" w:cs="Courier New"/>
            <w:sz w:val="20"/>
            <w:szCs w:val="20"/>
          </w:rPr>
          <w:t>shape_aspect</w:t>
        </w:r>
      </w:hyperlink>
      <w:r>
        <w:rPr>
          <w:rStyle w:val="HTMLCode"/>
          <w:color w:val="000000"/>
        </w:rPr>
        <w:t>.of_shape : </w:t>
      </w:r>
      <w:hyperlink r:id="rId19" w:anchor="assembly_component_mim.assembly_component" w:history="1">
        <w:r>
          <w:rPr>
            <w:rStyle w:val="Hyperlink"/>
            <w:rFonts w:ascii="Courier New" w:hAnsi="Courier New" w:cs="Courier New"/>
            <w:sz w:val="20"/>
            <w:szCs w:val="20"/>
          </w:rPr>
          <w:t>assembly_component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BB5794" w:rsidRDefault="00BB5794" w:rsidP="00BB5794">
      <w:pPr>
        <w:pStyle w:val="NormalWeb"/>
        <w:rPr>
          <w:color w:val="000000"/>
          <w:sz w:val="27"/>
          <w:szCs w:val="27"/>
        </w:rPr>
      </w:pPr>
      <w:r>
        <w:rPr>
          <w:color w:val="000000"/>
          <w:sz w:val="27"/>
          <w:szCs w:val="27"/>
          <w:u w:val="single"/>
        </w:rPr>
        <w:t>Attribute definitions:</w:t>
      </w:r>
    </w:p>
    <w:p w:rsidR="00BB5794" w:rsidRDefault="00BB5794" w:rsidP="00BB5794">
      <w:pPr>
        <w:pStyle w:val="expressdescription"/>
        <w:rPr>
          <w:color w:val="000000"/>
          <w:sz w:val="27"/>
          <w:szCs w:val="27"/>
        </w:rPr>
      </w:pPr>
      <w:bookmarkStart w:id="7" w:name="component_feature_mim.component_feature."/>
      <w:r>
        <w:rPr>
          <w:b/>
          <w:bCs/>
          <w:color w:val="000000"/>
          <w:sz w:val="27"/>
          <w:szCs w:val="27"/>
        </w:rPr>
        <w:t>of_shape: </w:t>
      </w:r>
      <w:bookmarkEnd w:id="7"/>
      <w:r>
        <w:rPr>
          <w:color w:val="000000"/>
          <w:sz w:val="27"/>
          <w:szCs w:val="27"/>
        </w:rPr>
        <w:t>an inherited attribute shall be of type </w:t>
      </w:r>
      <w:hyperlink r:id="rId20" w:anchor="assembly_component_mim.assembly_component" w:history="1">
        <w:r>
          <w:rPr>
            <w:rStyle w:val="Hyperlink"/>
            <w:b/>
            <w:bCs/>
            <w:sz w:val="27"/>
            <w:szCs w:val="27"/>
          </w:rPr>
          <w:t>assembly_component</w:t>
        </w:r>
      </w:hyperlink>
      <w:r>
        <w:rPr>
          <w:color w:val="000000"/>
          <w:sz w:val="27"/>
          <w:szCs w:val="27"/>
        </w:rPr>
        <w:t> for the </w:t>
      </w:r>
      <w:r>
        <w:rPr>
          <w:b/>
          <w:bCs/>
          <w:color w:val="000000"/>
          <w:sz w:val="27"/>
          <w:szCs w:val="27"/>
        </w:rPr>
        <w:t>component_feature</w:t>
      </w:r>
      <w:r>
        <w:rPr>
          <w:color w:val="000000"/>
          <w:sz w:val="27"/>
          <w:szCs w:val="27"/>
        </w:rPr>
        <w:t>.</w:t>
      </w:r>
    </w:p>
    <w:p w:rsidR="00BB5794" w:rsidRDefault="00BB5794" w:rsidP="00BB5794">
      <w:pPr>
        <w:pStyle w:val="Heading2"/>
        <w:rPr>
          <w:color w:val="000000"/>
        </w:rPr>
      </w:pPr>
      <w:r>
        <w:rPr>
          <w:color w:val="000000"/>
        </w:rPr>
        <w:lastRenderedPageBreak/>
        <w:t>5.2.2.2 component_feature_joint   </w:t>
      </w:r>
      <w:r>
        <w:rPr>
          <w:noProof/>
          <w:color w:val="0000FF"/>
          <w:lang w:eastAsia="en-GB"/>
        </w:rPr>
        <w:drawing>
          <wp:inline distT="0" distB="0" distL="0" distR="0">
            <wp:extent cx="180975" cy="209550"/>
            <wp:effectExtent l="0" t="0" r="9525" b="0"/>
            <wp:docPr id="4" name="Picture 4" descr="EXPRESS-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PRESS-G">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BB5794" w:rsidRDefault="00BB5794" w:rsidP="00BB5794">
      <w:pPr>
        <w:pStyle w:val="NormalWeb"/>
        <w:rPr>
          <w:color w:val="000000"/>
          <w:sz w:val="27"/>
          <w:szCs w:val="27"/>
        </w:rPr>
      </w:pPr>
      <w:r>
        <w:rPr>
          <w:color w:val="000000"/>
          <w:sz w:val="27"/>
          <w:szCs w:val="27"/>
        </w:rPr>
        <w:t>A </w:t>
      </w:r>
      <w:r>
        <w:rPr>
          <w:b/>
          <w:bCs/>
          <w:color w:val="000000"/>
          <w:sz w:val="27"/>
          <w:szCs w:val="27"/>
        </w:rPr>
        <w:t>component_feature_joint</w:t>
      </w:r>
      <w:r>
        <w:rPr>
          <w:color w:val="000000"/>
          <w:sz w:val="27"/>
          <w:szCs w:val="27"/>
        </w:rPr>
        <w:t> is a type of </w:t>
      </w:r>
      <w:hyperlink r:id="rId21" w:anchor="product_property_definition_schema.shape_aspect" w:history="1">
        <w:r>
          <w:rPr>
            <w:rStyle w:val="Hyperlink"/>
            <w:b/>
            <w:bCs/>
            <w:sz w:val="27"/>
            <w:szCs w:val="27"/>
          </w:rPr>
          <w:t>shape_aspect</w:t>
        </w:r>
      </w:hyperlink>
      <w:r>
        <w:rPr>
          <w:color w:val="000000"/>
          <w:sz w:val="27"/>
          <w:szCs w:val="27"/>
        </w:rPr>
        <w:t> and a </w:t>
      </w:r>
      <w:hyperlink r:id="rId22" w:anchor="product_property_definition_schema.shape_aspect_relationship" w:history="1">
        <w:r>
          <w:rPr>
            <w:rStyle w:val="Hyperlink"/>
            <w:b/>
            <w:bCs/>
            <w:sz w:val="27"/>
            <w:szCs w:val="27"/>
          </w:rPr>
          <w:t>shape_aspect_relationship</w:t>
        </w:r>
      </w:hyperlink>
      <w:r>
        <w:rPr>
          <w:color w:val="000000"/>
          <w:sz w:val="27"/>
          <w:szCs w:val="27"/>
        </w:rPr>
        <w:t> that implements the ARM concept of </w:t>
      </w:r>
      <w:hyperlink r:id="rId23" w:anchor="component_feature_arm.component_feature_joint" w:history="1">
        <w:r>
          <w:rPr>
            <w:rStyle w:val="Hyperlink"/>
            <w:b/>
            <w:bCs/>
            <w:sz w:val="27"/>
            <w:szCs w:val="27"/>
          </w:rPr>
          <w:t>Component_feature_joint</w:t>
        </w:r>
      </w:hyperlink>
      <w:r>
        <w:rPr>
          <w:color w:val="000000"/>
          <w:sz w:val="27"/>
          <w:szCs w:val="27"/>
        </w:rPr>
        <w:t>.</w:t>
      </w:r>
    </w:p>
    <w:p w:rsidR="00BB5794" w:rsidRDefault="00BB5794" w:rsidP="00BB5794">
      <w:pPr>
        <w:pStyle w:val="NormalWeb"/>
        <w:rPr>
          <w:color w:val="000000"/>
          <w:sz w:val="27"/>
          <w:szCs w:val="27"/>
        </w:rPr>
      </w:pPr>
      <w:r>
        <w:rPr>
          <w:color w:val="000000"/>
          <w:sz w:val="27"/>
          <w:szCs w:val="27"/>
          <w:u w:val="single"/>
        </w:rPr>
        <w:t>EXPRESS specification:</w:t>
      </w:r>
    </w:p>
    <w:p w:rsidR="00BB5794" w:rsidRDefault="00BB5794" w:rsidP="00BB5794">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component_feature_joint</w:t>
      </w:r>
      <w:r>
        <w:rPr>
          <w:rFonts w:ascii="Courier New" w:hAnsi="Courier New" w:cs="Courier New"/>
          <w:color w:val="000000"/>
          <w:sz w:val="20"/>
          <w:szCs w:val="20"/>
        </w:rPr>
        <w:br/>
      </w:r>
      <w:r>
        <w:rPr>
          <w:rStyle w:val="HTMLCode"/>
          <w:color w:val="000000"/>
        </w:rPr>
        <w:t>  SUBTYPE OF (</w:t>
      </w:r>
      <w:hyperlink r:id="rId24" w:anchor="product_property_definition_schema.shape_aspect_relationship" w:history="1">
        <w:r>
          <w:rPr>
            <w:rStyle w:val="Hyperlink"/>
            <w:rFonts w:ascii="Courier New" w:hAnsi="Courier New" w:cs="Courier New"/>
            <w:sz w:val="20"/>
            <w:szCs w:val="20"/>
          </w:rPr>
          <w:t>shape_aspect_relationship</w:t>
        </w:r>
      </w:hyperlink>
      <w:r>
        <w:rPr>
          <w:rStyle w:val="HTMLCode"/>
          <w:color w:val="000000"/>
        </w:rPr>
        <w:t>, </w:t>
      </w:r>
      <w:hyperlink r:id="rId25" w:anchor="product_property_definition_schema.shape_aspect" w:history="1">
        <w:r>
          <w:rPr>
            <w:rStyle w:val="Hyperlink"/>
            <w:rFonts w:ascii="Courier New" w:hAnsi="Courier New" w:cs="Courier New"/>
            <w:sz w:val="20"/>
            <w:szCs w:val="20"/>
          </w:rPr>
          <w:t>shape_aspect</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26" w:anchor="product_property_definition_schema.shape_aspect_relationship" w:history="1">
        <w:r>
          <w:rPr>
            <w:rStyle w:val="Hyperlink"/>
            <w:rFonts w:ascii="Courier New" w:hAnsi="Courier New" w:cs="Courier New"/>
            <w:sz w:val="20"/>
            <w:szCs w:val="20"/>
          </w:rPr>
          <w:t>shape_aspect_relationship</w:t>
        </w:r>
      </w:hyperlink>
      <w:r>
        <w:rPr>
          <w:rStyle w:val="HTMLCode"/>
          <w:color w:val="000000"/>
        </w:rPr>
        <w:t>.relating_shape_aspect : </w:t>
      </w:r>
      <w:hyperlink r:id="rId27" w:anchor="component_feature_mim.component_feature" w:history="1">
        <w:r>
          <w:rPr>
            <w:rStyle w:val="Hyperlink"/>
            <w:rFonts w:ascii="Courier New" w:hAnsi="Courier New" w:cs="Courier New"/>
            <w:sz w:val="20"/>
            <w:szCs w:val="20"/>
          </w:rPr>
          <w:t>component_feature</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28" w:anchor="product_property_definition_schema.shape_aspect_relationship" w:history="1">
        <w:r>
          <w:rPr>
            <w:rStyle w:val="Hyperlink"/>
            <w:rFonts w:ascii="Courier New" w:hAnsi="Courier New" w:cs="Courier New"/>
            <w:sz w:val="20"/>
            <w:szCs w:val="20"/>
          </w:rPr>
          <w:t>shape_aspect_relationship</w:t>
        </w:r>
      </w:hyperlink>
      <w:r>
        <w:rPr>
          <w:rStyle w:val="HTMLCode"/>
          <w:color w:val="000000"/>
        </w:rPr>
        <w:t>.related_shape_aspect : </w:t>
      </w:r>
      <w:hyperlink r:id="rId29" w:anchor="component_feature_mim.component_feature" w:history="1">
        <w:r>
          <w:rPr>
            <w:rStyle w:val="Hyperlink"/>
            <w:rFonts w:ascii="Courier New" w:hAnsi="Courier New" w:cs="Courier New"/>
            <w:sz w:val="20"/>
            <w:szCs w:val="20"/>
          </w:rPr>
          <w:t>component_feature</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BB5794" w:rsidRDefault="00BB5794" w:rsidP="00BB5794">
      <w:pPr>
        <w:pStyle w:val="NormalWeb"/>
        <w:rPr>
          <w:color w:val="000000"/>
          <w:sz w:val="27"/>
          <w:szCs w:val="27"/>
        </w:rPr>
      </w:pPr>
      <w:r>
        <w:rPr>
          <w:color w:val="000000"/>
          <w:sz w:val="27"/>
          <w:szCs w:val="27"/>
          <w:u w:val="single"/>
        </w:rPr>
        <w:t>Attribute definitions:</w:t>
      </w:r>
    </w:p>
    <w:p w:rsidR="00BB5794" w:rsidRDefault="00BB5794" w:rsidP="00BB5794">
      <w:pPr>
        <w:pStyle w:val="expressdescription"/>
        <w:rPr>
          <w:color w:val="000000"/>
          <w:sz w:val="27"/>
          <w:szCs w:val="27"/>
        </w:rPr>
      </w:pPr>
      <w:r>
        <w:rPr>
          <w:b/>
          <w:bCs/>
          <w:color w:val="000000"/>
          <w:sz w:val="27"/>
          <w:szCs w:val="27"/>
        </w:rPr>
        <w:t>relating_shape_aspect: </w:t>
      </w:r>
      <w:r>
        <w:rPr>
          <w:color w:val="000000"/>
          <w:sz w:val="27"/>
          <w:szCs w:val="27"/>
        </w:rPr>
        <w:t>an inherited attribute shall be of type </w:t>
      </w:r>
      <w:hyperlink r:id="rId30" w:anchor="component_feature_mim.component_feature" w:history="1">
        <w:r>
          <w:rPr>
            <w:rStyle w:val="Hyperlink"/>
            <w:b/>
            <w:bCs/>
            <w:sz w:val="27"/>
            <w:szCs w:val="27"/>
          </w:rPr>
          <w:t>component_feature</w:t>
        </w:r>
      </w:hyperlink>
      <w:r>
        <w:rPr>
          <w:color w:val="000000"/>
          <w:sz w:val="27"/>
          <w:szCs w:val="27"/>
        </w:rPr>
        <w:t> for the </w:t>
      </w:r>
      <w:r>
        <w:rPr>
          <w:b/>
          <w:bCs/>
          <w:color w:val="000000"/>
          <w:sz w:val="27"/>
          <w:szCs w:val="27"/>
        </w:rPr>
        <w:t>component_feature_joint</w:t>
      </w:r>
      <w:r>
        <w:rPr>
          <w:color w:val="000000"/>
          <w:sz w:val="27"/>
          <w:szCs w:val="27"/>
        </w:rPr>
        <w:t>.</w:t>
      </w:r>
    </w:p>
    <w:p w:rsidR="00BB5794" w:rsidRDefault="00BB5794" w:rsidP="00BB5794">
      <w:pPr>
        <w:pStyle w:val="expressdescription"/>
        <w:rPr>
          <w:color w:val="000000"/>
          <w:sz w:val="27"/>
          <w:szCs w:val="27"/>
        </w:rPr>
      </w:pPr>
      <w:r>
        <w:rPr>
          <w:b/>
          <w:bCs/>
          <w:color w:val="000000"/>
          <w:sz w:val="27"/>
          <w:szCs w:val="27"/>
        </w:rPr>
        <w:t>related_shape_aspect: </w:t>
      </w:r>
      <w:r>
        <w:rPr>
          <w:color w:val="000000"/>
          <w:sz w:val="27"/>
          <w:szCs w:val="27"/>
        </w:rPr>
        <w:t>an inherited attribute shall be of type </w:t>
      </w:r>
      <w:hyperlink r:id="rId31" w:anchor="component_feature_mim.component_feature" w:history="1">
        <w:r>
          <w:rPr>
            <w:rStyle w:val="Hyperlink"/>
            <w:b/>
            <w:bCs/>
            <w:sz w:val="27"/>
            <w:szCs w:val="27"/>
          </w:rPr>
          <w:t>component_feature</w:t>
        </w:r>
      </w:hyperlink>
      <w:r>
        <w:rPr>
          <w:color w:val="000000"/>
          <w:sz w:val="27"/>
          <w:szCs w:val="27"/>
        </w:rPr>
        <w:t> for the </w:t>
      </w:r>
      <w:r>
        <w:rPr>
          <w:b/>
          <w:bCs/>
          <w:color w:val="000000"/>
          <w:sz w:val="27"/>
          <w:szCs w:val="27"/>
        </w:rPr>
        <w:t>component_feature_joint</w:t>
      </w:r>
      <w:r>
        <w:rPr>
          <w:color w:val="000000"/>
          <w:sz w:val="27"/>
          <w:szCs w:val="27"/>
        </w:rPr>
        <w:t>.</w:t>
      </w:r>
    </w:p>
    <w:p w:rsidR="00BB5794" w:rsidRDefault="00BB5794" w:rsidP="00BB5794">
      <w:pPr>
        <w:pStyle w:val="Heading2"/>
        <w:rPr>
          <w:color w:val="000000"/>
        </w:rPr>
      </w:pPr>
      <w:r>
        <w:rPr>
          <w:color w:val="000000"/>
        </w:rPr>
        <w:t>5.2.2.3 component_feature_relationship   </w:t>
      </w:r>
      <w:r>
        <w:rPr>
          <w:noProof/>
          <w:color w:val="0000FF"/>
          <w:lang w:eastAsia="en-GB"/>
        </w:rPr>
        <w:drawing>
          <wp:inline distT="0" distB="0" distL="0" distR="0">
            <wp:extent cx="180975" cy="209550"/>
            <wp:effectExtent l="0" t="0" r="9525" b="0"/>
            <wp:docPr id="3" name="Picture 3" descr="EXPRESS-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XPRESS-G">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BB5794" w:rsidRDefault="00BB5794" w:rsidP="00BB5794">
      <w:pPr>
        <w:pStyle w:val="NormalWeb"/>
        <w:rPr>
          <w:color w:val="000000"/>
          <w:sz w:val="27"/>
          <w:szCs w:val="27"/>
        </w:rPr>
      </w:pPr>
      <w:r>
        <w:rPr>
          <w:color w:val="000000"/>
          <w:sz w:val="27"/>
          <w:szCs w:val="27"/>
        </w:rPr>
        <w:t>A </w:t>
      </w:r>
      <w:r>
        <w:rPr>
          <w:b/>
          <w:bCs/>
          <w:color w:val="000000"/>
          <w:sz w:val="27"/>
          <w:szCs w:val="27"/>
        </w:rPr>
        <w:t>component_feature_relationship</w:t>
      </w:r>
      <w:r>
        <w:rPr>
          <w:color w:val="000000"/>
          <w:sz w:val="27"/>
          <w:szCs w:val="27"/>
        </w:rPr>
        <w:t> is a type of </w:t>
      </w:r>
      <w:hyperlink r:id="rId32" w:anchor="product_property_definition_schema.shape_aspect_relationship" w:history="1">
        <w:r>
          <w:rPr>
            <w:rStyle w:val="Hyperlink"/>
            <w:b/>
            <w:bCs/>
            <w:sz w:val="27"/>
            <w:szCs w:val="27"/>
          </w:rPr>
          <w:t>shape_aspect_relationship</w:t>
        </w:r>
      </w:hyperlink>
      <w:r>
        <w:rPr>
          <w:color w:val="000000"/>
          <w:sz w:val="27"/>
          <w:szCs w:val="27"/>
        </w:rPr>
        <w:t> that implements the ARM concept of </w:t>
      </w:r>
      <w:hyperlink r:id="rId33" w:anchor="component_feature_arm.component_feature_relationship" w:history="1">
        <w:r>
          <w:rPr>
            <w:rStyle w:val="Hyperlink"/>
            <w:b/>
            <w:bCs/>
            <w:sz w:val="27"/>
            <w:szCs w:val="27"/>
          </w:rPr>
          <w:t>Component_feature_relationship</w:t>
        </w:r>
      </w:hyperlink>
    </w:p>
    <w:p w:rsidR="00BB5794" w:rsidRDefault="00BB5794" w:rsidP="00BB5794">
      <w:pPr>
        <w:pStyle w:val="NormalWeb"/>
        <w:rPr>
          <w:color w:val="000000"/>
          <w:sz w:val="27"/>
          <w:szCs w:val="27"/>
        </w:rPr>
      </w:pPr>
      <w:r>
        <w:rPr>
          <w:color w:val="000000"/>
          <w:sz w:val="27"/>
          <w:szCs w:val="27"/>
          <w:u w:val="single"/>
        </w:rPr>
        <w:t>EXPRESS specification:</w:t>
      </w:r>
    </w:p>
    <w:p w:rsidR="00BB5794" w:rsidRDefault="00BB5794" w:rsidP="00BB5794">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component_feature_relationship</w:t>
      </w:r>
      <w:r>
        <w:rPr>
          <w:rFonts w:ascii="Courier New" w:hAnsi="Courier New" w:cs="Courier New"/>
          <w:color w:val="000000"/>
          <w:sz w:val="20"/>
          <w:szCs w:val="20"/>
        </w:rPr>
        <w:br/>
      </w:r>
      <w:r>
        <w:rPr>
          <w:rStyle w:val="HTMLCode"/>
          <w:color w:val="000000"/>
        </w:rPr>
        <w:t>  SUBTYPE OF (</w:t>
      </w:r>
      <w:hyperlink r:id="rId34" w:anchor="product_property_definition_schema.shape_aspect_relationship" w:history="1">
        <w:r>
          <w:rPr>
            <w:rStyle w:val="Hyperlink"/>
            <w:rFonts w:ascii="Courier New" w:hAnsi="Courier New" w:cs="Courier New"/>
            <w:sz w:val="20"/>
            <w:szCs w:val="20"/>
          </w:rPr>
          <w:t>shape_aspect_relationship</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35" w:anchor="product_property_definition_schema.shape_aspect_relationship" w:history="1">
        <w:r>
          <w:rPr>
            <w:rStyle w:val="Hyperlink"/>
            <w:rFonts w:ascii="Courier New" w:hAnsi="Courier New" w:cs="Courier New"/>
            <w:sz w:val="20"/>
            <w:szCs w:val="20"/>
          </w:rPr>
          <w:t>shape_aspect_relationship</w:t>
        </w:r>
      </w:hyperlink>
      <w:r>
        <w:rPr>
          <w:rStyle w:val="HTMLCode"/>
          <w:color w:val="000000"/>
        </w:rPr>
        <w:t>.relating_shape_aspect : </w:t>
      </w:r>
      <w:hyperlink r:id="rId36" w:anchor="component_feature_mim.component_feature" w:history="1">
        <w:r>
          <w:rPr>
            <w:rStyle w:val="Hyperlink"/>
            <w:rFonts w:ascii="Courier New" w:hAnsi="Courier New" w:cs="Courier New"/>
            <w:sz w:val="20"/>
            <w:szCs w:val="20"/>
          </w:rPr>
          <w:t>component_feature</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37" w:anchor="product_property_definition_schema.shape_aspect_relationship" w:history="1">
        <w:r>
          <w:rPr>
            <w:rStyle w:val="Hyperlink"/>
            <w:rFonts w:ascii="Courier New" w:hAnsi="Courier New" w:cs="Courier New"/>
            <w:sz w:val="20"/>
            <w:szCs w:val="20"/>
          </w:rPr>
          <w:t>shape_aspect_relationship</w:t>
        </w:r>
      </w:hyperlink>
      <w:r>
        <w:rPr>
          <w:rStyle w:val="HTMLCode"/>
          <w:color w:val="000000"/>
        </w:rPr>
        <w:t>.related_shape_aspect : </w:t>
      </w:r>
      <w:hyperlink r:id="rId38" w:anchor="component_feature_mim.component_feature" w:history="1">
        <w:r>
          <w:rPr>
            <w:rStyle w:val="Hyperlink"/>
            <w:rFonts w:ascii="Courier New" w:hAnsi="Courier New" w:cs="Courier New"/>
            <w:sz w:val="20"/>
            <w:szCs w:val="20"/>
          </w:rPr>
          <w:t>component_feature</w:t>
        </w:r>
      </w:hyperlink>
      <w:r>
        <w:rPr>
          <w:rStyle w:val="HTMLCode"/>
          <w:color w:val="000000"/>
        </w:rPr>
        <w:t>;</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SELF\shape_aspect_relationship.related_shape_aspect :&lt;&gt;: SELF\shape_aspect_relationship.relating_shape_aspect;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BB5794" w:rsidRDefault="00BB5794" w:rsidP="00BB5794">
      <w:pPr>
        <w:pStyle w:val="NormalWeb"/>
        <w:rPr>
          <w:color w:val="000000"/>
          <w:sz w:val="27"/>
          <w:szCs w:val="27"/>
        </w:rPr>
      </w:pPr>
      <w:r>
        <w:rPr>
          <w:color w:val="000000"/>
          <w:sz w:val="27"/>
          <w:szCs w:val="27"/>
          <w:u w:val="single"/>
        </w:rPr>
        <w:t>Attribute definitions:</w:t>
      </w:r>
    </w:p>
    <w:p w:rsidR="00BB5794" w:rsidRDefault="00BB5794" w:rsidP="00BB5794">
      <w:pPr>
        <w:pStyle w:val="expressdescription"/>
        <w:rPr>
          <w:color w:val="000000"/>
          <w:sz w:val="27"/>
          <w:szCs w:val="27"/>
        </w:rPr>
      </w:pPr>
      <w:r>
        <w:rPr>
          <w:b/>
          <w:bCs/>
          <w:color w:val="000000"/>
          <w:sz w:val="27"/>
          <w:szCs w:val="27"/>
        </w:rPr>
        <w:lastRenderedPageBreak/>
        <w:t>relating_shape_aspect: </w:t>
      </w:r>
      <w:r>
        <w:rPr>
          <w:color w:val="000000"/>
          <w:sz w:val="27"/>
          <w:szCs w:val="27"/>
        </w:rPr>
        <w:t>an inherited attribute shall be of type </w:t>
      </w:r>
      <w:hyperlink r:id="rId39" w:anchor="component_feature_mim.component_feature" w:history="1">
        <w:r>
          <w:rPr>
            <w:rStyle w:val="Hyperlink"/>
            <w:b/>
            <w:bCs/>
            <w:sz w:val="27"/>
            <w:szCs w:val="27"/>
          </w:rPr>
          <w:t>component_feature</w:t>
        </w:r>
      </w:hyperlink>
      <w:r>
        <w:rPr>
          <w:color w:val="000000"/>
          <w:sz w:val="27"/>
          <w:szCs w:val="27"/>
        </w:rPr>
        <w:t> for the </w:t>
      </w:r>
      <w:r>
        <w:rPr>
          <w:b/>
          <w:bCs/>
          <w:color w:val="000000"/>
          <w:sz w:val="27"/>
          <w:szCs w:val="27"/>
        </w:rPr>
        <w:t>component_feature_relationship</w:t>
      </w:r>
      <w:r>
        <w:rPr>
          <w:color w:val="000000"/>
          <w:sz w:val="27"/>
          <w:szCs w:val="27"/>
        </w:rPr>
        <w:t>.</w:t>
      </w:r>
    </w:p>
    <w:p w:rsidR="00BB5794" w:rsidRDefault="00BB5794" w:rsidP="00BB5794">
      <w:pPr>
        <w:pStyle w:val="expressdescription"/>
        <w:rPr>
          <w:color w:val="000000"/>
          <w:sz w:val="27"/>
          <w:szCs w:val="27"/>
        </w:rPr>
      </w:pPr>
      <w:r>
        <w:rPr>
          <w:b/>
          <w:bCs/>
          <w:color w:val="000000"/>
          <w:sz w:val="27"/>
          <w:szCs w:val="27"/>
        </w:rPr>
        <w:t>related_shape_aspect: </w:t>
      </w:r>
      <w:r>
        <w:rPr>
          <w:color w:val="000000"/>
          <w:sz w:val="27"/>
          <w:szCs w:val="27"/>
        </w:rPr>
        <w:t>an inherited attribute shall be of type </w:t>
      </w:r>
      <w:hyperlink r:id="rId40" w:anchor="component_feature_mim.component_feature" w:history="1">
        <w:r>
          <w:rPr>
            <w:rStyle w:val="Hyperlink"/>
            <w:b/>
            <w:bCs/>
            <w:sz w:val="27"/>
            <w:szCs w:val="27"/>
          </w:rPr>
          <w:t>component_feature</w:t>
        </w:r>
      </w:hyperlink>
      <w:r>
        <w:rPr>
          <w:color w:val="000000"/>
          <w:sz w:val="27"/>
          <w:szCs w:val="27"/>
        </w:rPr>
        <w:t> for the </w:t>
      </w:r>
      <w:r>
        <w:rPr>
          <w:b/>
          <w:bCs/>
          <w:color w:val="000000"/>
          <w:sz w:val="27"/>
          <w:szCs w:val="27"/>
        </w:rPr>
        <w:t>component_feature_relationship</w:t>
      </w:r>
      <w:r>
        <w:rPr>
          <w:color w:val="000000"/>
          <w:sz w:val="27"/>
          <w:szCs w:val="27"/>
        </w:rPr>
        <w:t>.</w:t>
      </w:r>
    </w:p>
    <w:p w:rsidR="00BB5794" w:rsidRDefault="00BB5794" w:rsidP="00BB5794">
      <w:pPr>
        <w:pStyle w:val="NormalWeb"/>
        <w:rPr>
          <w:color w:val="000000"/>
          <w:sz w:val="27"/>
          <w:szCs w:val="27"/>
        </w:rPr>
      </w:pPr>
      <w:r>
        <w:rPr>
          <w:color w:val="000000"/>
          <w:sz w:val="27"/>
          <w:szCs w:val="27"/>
          <w:u w:val="single"/>
        </w:rPr>
        <w:t>Formal propositions:</w:t>
      </w:r>
    </w:p>
    <w:p w:rsidR="00BB5794" w:rsidRDefault="00BB5794" w:rsidP="00BB5794">
      <w:pPr>
        <w:pStyle w:val="expressdescription"/>
        <w:rPr>
          <w:color w:val="000000"/>
          <w:sz w:val="27"/>
          <w:szCs w:val="27"/>
        </w:rPr>
      </w:pPr>
      <w:bookmarkStart w:id="8" w:name="component_feature_mim.component_feature_"/>
      <w:r>
        <w:rPr>
          <w:b/>
          <w:bCs/>
          <w:color w:val="000000"/>
          <w:sz w:val="27"/>
          <w:szCs w:val="27"/>
        </w:rPr>
        <w:t>WR1: </w:t>
      </w:r>
      <w:bookmarkEnd w:id="8"/>
      <w:r>
        <w:rPr>
          <w:color w:val="000000"/>
          <w:sz w:val="27"/>
          <w:szCs w:val="27"/>
        </w:rPr>
        <w:t>The related element shall not be the relating element.</w:t>
      </w:r>
    </w:p>
    <w:p w:rsidR="00BB5794" w:rsidRDefault="00BB5794" w:rsidP="00BB5794">
      <w:pPr>
        <w:pStyle w:val="Heading2"/>
        <w:rPr>
          <w:color w:val="000000"/>
        </w:rPr>
      </w:pPr>
      <w:bookmarkStart w:id="9" w:name="component_feature_mim.component_terminal"/>
      <w:r>
        <w:rPr>
          <w:color w:val="000000"/>
        </w:rPr>
        <w:t>5.2.2.4 component_terminal</w:t>
      </w:r>
      <w:bookmarkEnd w:id="9"/>
      <w:r>
        <w:rPr>
          <w:color w:val="000000"/>
        </w:rPr>
        <w:t>   </w:t>
      </w:r>
      <w:r>
        <w:rPr>
          <w:noProof/>
          <w:color w:val="0000FF"/>
          <w:lang w:eastAsia="en-GB"/>
        </w:rPr>
        <w:drawing>
          <wp:inline distT="0" distB="0" distL="0" distR="0">
            <wp:extent cx="180975" cy="209550"/>
            <wp:effectExtent l="0" t="0" r="9525" b="0"/>
            <wp:docPr id="2" name="Picture 2" descr="EXPRESS-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XPRESS-G">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BB5794" w:rsidRDefault="00BB5794" w:rsidP="00BB5794">
      <w:pPr>
        <w:pStyle w:val="NormalWeb"/>
        <w:rPr>
          <w:color w:val="000000"/>
          <w:sz w:val="27"/>
          <w:szCs w:val="27"/>
        </w:rPr>
      </w:pPr>
      <w:r>
        <w:rPr>
          <w:color w:val="000000"/>
          <w:sz w:val="27"/>
          <w:szCs w:val="27"/>
        </w:rPr>
        <w:t>A </w:t>
      </w:r>
      <w:r>
        <w:rPr>
          <w:b/>
          <w:bCs/>
          <w:color w:val="000000"/>
          <w:sz w:val="27"/>
          <w:szCs w:val="27"/>
        </w:rPr>
        <w:t>component_terminal</w:t>
      </w:r>
      <w:r>
        <w:rPr>
          <w:color w:val="000000"/>
          <w:sz w:val="27"/>
          <w:szCs w:val="27"/>
        </w:rPr>
        <w:t> is a type of </w:t>
      </w:r>
      <w:hyperlink r:id="rId41" w:anchor="component_feature_mim.component_feature" w:history="1">
        <w:r>
          <w:rPr>
            <w:rStyle w:val="Hyperlink"/>
            <w:b/>
            <w:bCs/>
            <w:sz w:val="27"/>
            <w:szCs w:val="27"/>
          </w:rPr>
          <w:t>component_feature</w:t>
        </w:r>
      </w:hyperlink>
      <w:r>
        <w:rPr>
          <w:color w:val="000000"/>
          <w:sz w:val="27"/>
          <w:szCs w:val="27"/>
        </w:rPr>
        <w:t> that implements the ARM concepts of:</w:t>
      </w:r>
    </w:p>
    <w:p w:rsidR="00BB5794" w:rsidRDefault="006E7417" w:rsidP="00BB5794">
      <w:pPr>
        <w:numPr>
          <w:ilvl w:val="0"/>
          <w:numId w:val="6"/>
        </w:numPr>
        <w:spacing w:before="100" w:beforeAutospacing="1" w:after="100" w:afterAutospacing="1" w:line="240" w:lineRule="auto"/>
        <w:rPr>
          <w:color w:val="000000"/>
          <w:sz w:val="27"/>
          <w:szCs w:val="27"/>
        </w:rPr>
      </w:pPr>
      <w:hyperlink r:id="rId42" w:anchor="assembly_module_with_subassembly_arm.assembly_module_component_terminal" w:history="1">
        <w:r w:rsidR="00BB5794">
          <w:rPr>
            <w:rStyle w:val="Hyperlink"/>
            <w:b/>
            <w:bCs/>
            <w:sz w:val="27"/>
            <w:szCs w:val="27"/>
          </w:rPr>
          <w:t>Assembly_module_component_terminal</w:t>
        </w:r>
      </w:hyperlink>
      <w:r w:rsidR="00BB5794">
        <w:rPr>
          <w:color w:val="000000"/>
          <w:sz w:val="27"/>
          <w:szCs w:val="27"/>
        </w:rPr>
        <w:t>;</w:t>
      </w:r>
    </w:p>
    <w:p w:rsidR="00BB5794" w:rsidRDefault="006E7417" w:rsidP="00BB5794">
      <w:pPr>
        <w:numPr>
          <w:ilvl w:val="0"/>
          <w:numId w:val="6"/>
        </w:numPr>
        <w:spacing w:before="100" w:beforeAutospacing="1" w:after="100" w:afterAutospacing="1" w:line="240" w:lineRule="auto"/>
        <w:rPr>
          <w:color w:val="000000"/>
          <w:sz w:val="27"/>
          <w:szCs w:val="27"/>
        </w:rPr>
      </w:pPr>
      <w:hyperlink r:id="rId43" w:anchor="assembly_module_with_macro_component_arm.assembly_module_macro_component_join_terminal" w:history="1">
        <w:r w:rsidR="00BB5794">
          <w:rPr>
            <w:rStyle w:val="Hyperlink"/>
            <w:b/>
            <w:bCs/>
            <w:sz w:val="27"/>
            <w:szCs w:val="27"/>
          </w:rPr>
          <w:t>Assembly_module_macro_component_join_terminal</w:t>
        </w:r>
      </w:hyperlink>
      <w:r w:rsidR="00BB5794">
        <w:rPr>
          <w:color w:val="000000"/>
          <w:sz w:val="27"/>
          <w:szCs w:val="27"/>
        </w:rPr>
        <w:t>;</w:t>
      </w:r>
    </w:p>
    <w:p w:rsidR="00BB5794" w:rsidRDefault="006E7417" w:rsidP="00BB5794">
      <w:pPr>
        <w:numPr>
          <w:ilvl w:val="0"/>
          <w:numId w:val="6"/>
        </w:numPr>
        <w:spacing w:before="100" w:beforeAutospacing="1" w:after="100" w:afterAutospacing="1" w:line="240" w:lineRule="auto"/>
        <w:rPr>
          <w:color w:val="000000"/>
          <w:sz w:val="27"/>
          <w:szCs w:val="27"/>
        </w:rPr>
      </w:pPr>
      <w:hyperlink r:id="rId44" w:anchor="assembly_module_with_interconnect_component_arm.bare_die_component_terminal" w:history="1">
        <w:r w:rsidR="00BB5794">
          <w:rPr>
            <w:rStyle w:val="Hyperlink"/>
            <w:b/>
            <w:bCs/>
            <w:sz w:val="27"/>
            <w:szCs w:val="27"/>
          </w:rPr>
          <w:t>Bare_die_component_terminal</w:t>
        </w:r>
      </w:hyperlink>
      <w:r w:rsidR="00BB5794">
        <w:rPr>
          <w:color w:val="000000"/>
          <w:sz w:val="27"/>
          <w:szCs w:val="27"/>
        </w:rPr>
        <w:t>;</w:t>
      </w:r>
    </w:p>
    <w:p w:rsidR="00BB5794" w:rsidRDefault="006E7417" w:rsidP="00BB5794">
      <w:pPr>
        <w:numPr>
          <w:ilvl w:val="0"/>
          <w:numId w:val="6"/>
        </w:numPr>
        <w:spacing w:before="100" w:beforeAutospacing="1" w:after="100" w:afterAutospacing="1" w:line="240" w:lineRule="auto"/>
        <w:rPr>
          <w:color w:val="000000"/>
          <w:sz w:val="27"/>
          <w:szCs w:val="27"/>
        </w:rPr>
      </w:pPr>
      <w:hyperlink r:id="rId45" w:anchor="component_feature_arm.component_terminal" w:history="1">
        <w:r w:rsidR="00BB5794">
          <w:rPr>
            <w:rStyle w:val="Hyperlink"/>
            <w:b/>
            <w:bCs/>
            <w:sz w:val="27"/>
            <w:szCs w:val="27"/>
          </w:rPr>
          <w:t>Component_terminal</w:t>
        </w:r>
      </w:hyperlink>
      <w:r w:rsidR="00BB5794">
        <w:rPr>
          <w:color w:val="000000"/>
          <w:sz w:val="27"/>
          <w:szCs w:val="27"/>
        </w:rPr>
        <w:t>;</w:t>
      </w:r>
    </w:p>
    <w:p w:rsidR="00BB5794" w:rsidRDefault="006E7417" w:rsidP="00BB5794">
      <w:pPr>
        <w:numPr>
          <w:ilvl w:val="0"/>
          <w:numId w:val="6"/>
        </w:numPr>
        <w:spacing w:before="100" w:beforeAutospacing="1" w:after="100" w:afterAutospacing="1" w:line="240" w:lineRule="auto"/>
        <w:rPr>
          <w:color w:val="000000"/>
          <w:sz w:val="27"/>
          <w:szCs w:val="27"/>
        </w:rPr>
      </w:pPr>
      <w:hyperlink r:id="rId46" w:anchor="layered_interconnect_module_design_arm.component_termination_passage_join_terminal" w:history="1">
        <w:r w:rsidR="00BB5794">
          <w:rPr>
            <w:rStyle w:val="Hyperlink"/>
            <w:b/>
            <w:bCs/>
            <w:sz w:val="27"/>
            <w:szCs w:val="27"/>
          </w:rPr>
          <w:t>Component_termination_passage_join_terminal</w:t>
        </w:r>
      </w:hyperlink>
      <w:r w:rsidR="00BB5794">
        <w:rPr>
          <w:color w:val="000000"/>
          <w:sz w:val="27"/>
          <w:szCs w:val="27"/>
        </w:rPr>
        <w:t>;</w:t>
      </w:r>
    </w:p>
    <w:p w:rsidR="00BB5794" w:rsidRDefault="006E7417" w:rsidP="00BB5794">
      <w:pPr>
        <w:numPr>
          <w:ilvl w:val="0"/>
          <w:numId w:val="6"/>
        </w:numPr>
        <w:spacing w:before="100" w:beforeAutospacing="1" w:after="100" w:afterAutospacing="1" w:line="240" w:lineRule="auto"/>
        <w:rPr>
          <w:color w:val="000000"/>
          <w:sz w:val="27"/>
          <w:szCs w:val="27"/>
        </w:rPr>
      </w:pPr>
      <w:hyperlink r:id="rId47" w:anchor="layered_interconnect_module_design_arm.conductive_interconnect_element_terminal" w:history="1">
        <w:r w:rsidR="00BB5794">
          <w:rPr>
            <w:rStyle w:val="Hyperlink"/>
            <w:b/>
            <w:bCs/>
            <w:sz w:val="27"/>
            <w:szCs w:val="27"/>
          </w:rPr>
          <w:t>Conductive_interconnect_element_terminal</w:t>
        </w:r>
      </w:hyperlink>
      <w:r w:rsidR="00BB5794">
        <w:rPr>
          <w:color w:val="000000"/>
          <w:sz w:val="27"/>
          <w:szCs w:val="27"/>
        </w:rPr>
        <w:t>;</w:t>
      </w:r>
    </w:p>
    <w:p w:rsidR="00BB5794" w:rsidRDefault="006E7417" w:rsidP="00BB5794">
      <w:pPr>
        <w:numPr>
          <w:ilvl w:val="0"/>
          <w:numId w:val="6"/>
        </w:numPr>
        <w:spacing w:before="100" w:beforeAutospacing="1" w:after="100" w:afterAutospacing="1" w:line="240" w:lineRule="auto"/>
        <w:rPr>
          <w:color w:val="000000"/>
          <w:sz w:val="27"/>
          <w:szCs w:val="27"/>
        </w:rPr>
      </w:pPr>
      <w:hyperlink r:id="rId48" w:anchor="assembly_module_with_interconnect_component_arm.interconnect_component_join_terminal" w:history="1">
        <w:r w:rsidR="00BB5794">
          <w:rPr>
            <w:rStyle w:val="Hyperlink"/>
            <w:b/>
            <w:bCs/>
            <w:sz w:val="27"/>
            <w:szCs w:val="27"/>
          </w:rPr>
          <w:t>Interconnect_component_join_terminal</w:t>
        </w:r>
      </w:hyperlink>
      <w:r w:rsidR="00BB5794">
        <w:rPr>
          <w:color w:val="000000"/>
          <w:sz w:val="27"/>
          <w:szCs w:val="27"/>
        </w:rPr>
        <w:t>;</w:t>
      </w:r>
    </w:p>
    <w:p w:rsidR="00BB5794" w:rsidRDefault="006E7417" w:rsidP="00BB5794">
      <w:pPr>
        <w:numPr>
          <w:ilvl w:val="0"/>
          <w:numId w:val="6"/>
        </w:numPr>
        <w:spacing w:before="100" w:beforeAutospacing="1" w:after="100" w:afterAutospacing="1" w:line="240" w:lineRule="auto"/>
        <w:rPr>
          <w:color w:val="000000"/>
          <w:sz w:val="27"/>
          <w:szCs w:val="27"/>
        </w:rPr>
      </w:pPr>
      <w:hyperlink r:id="rId49" w:anchor="assembly_module_with_interconnect_component_arm.interconnect_module_component_terminal" w:history="1">
        <w:r w:rsidR="00BB5794">
          <w:rPr>
            <w:rStyle w:val="Hyperlink"/>
            <w:b/>
            <w:bCs/>
            <w:sz w:val="27"/>
            <w:szCs w:val="27"/>
          </w:rPr>
          <w:t>Interconnect_module_component_terminal</w:t>
        </w:r>
      </w:hyperlink>
      <w:r w:rsidR="00BB5794">
        <w:rPr>
          <w:color w:val="000000"/>
          <w:sz w:val="27"/>
          <w:szCs w:val="27"/>
        </w:rPr>
        <w:t>;</w:t>
      </w:r>
    </w:p>
    <w:p w:rsidR="00BB5794" w:rsidRDefault="006E7417" w:rsidP="00BB5794">
      <w:pPr>
        <w:numPr>
          <w:ilvl w:val="0"/>
          <w:numId w:val="6"/>
        </w:numPr>
        <w:spacing w:before="100" w:beforeAutospacing="1" w:after="100" w:afterAutospacing="1" w:line="240" w:lineRule="auto"/>
        <w:rPr>
          <w:color w:val="000000"/>
          <w:sz w:val="27"/>
          <w:szCs w:val="27"/>
        </w:rPr>
      </w:pPr>
      <w:hyperlink r:id="rId50" w:anchor="interconnect_module_with_macros_arm.interconnect_module_macro_component_join_terminal" w:history="1">
        <w:r w:rsidR="00BB5794">
          <w:rPr>
            <w:rStyle w:val="Hyperlink"/>
            <w:b/>
            <w:bCs/>
            <w:sz w:val="27"/>
            <w:szCs w:val="27"/>
          </w:rPr>
          <w:t>Interconnect_module_macro_component_join_terminal</w:t>
        </w:r>
      </w:hyperlink>
      <w:r w:rsidR="00BB5794">
        <w:rPr>
          <w:color w:val="000000"/>
          <w:sz w:val="27"/>
          <w:szCs w:val="27"/>
        </w:rPr>
        <w:t>;</w:t>
      </w:r>
    </w:p>
    <w:p w:rsidR="00BB5794" w:rsidRDefault="006E7417" w:rsidP="00BB5794">
      <w:pPr>
        <w:numPr>
          <w:ilvl w:val="0"/>
          <w:numId w:val="6"/>
        </w:numPr>
        <w:spacing w:before="100" w:beforeAutospacing="1" w:after="100" w:afterAutospacing="1" w:line="240" w:lineRule="auto"/>
        <w:rPr>
          <w:color w:val="000000"/>
          <w:sz w:val="27"/>
          <w:szCs w:val="27"/>
        </w:rPr>
      </w:pPr>
      <w:hyperlink r:id="rId51" w:anchor="land_arm.land_join_terminal" w:history="1">
        <w:r w:rsidR="00BB5794">
          <w:rPr>
            <w:rStyle w:val="Hyperlink"/>
            <w:b/>
            <w:bCs/>
            <w:sz w:val="27"/>
            <w:szCs w:val="27"/>
          </w:rPr>
          <w:t>Land_join_terminal</w:t>
        </w:r>
      </w:hyperlink>
      <w:r w:rsidR="00BB5794">
        <w:rPr>
          <w:color w:val="000000"/>
          <w:sz w:val="27"/>
          <w:szCs w:val="27"/>
        </w:rPr>
        <w:t>;</w:t>
      </w:r>
    </w:p>
    <w:p w:rsidR="00BB5794" w:rsidRDefault="006E7417" w:rsidP="00BB5794">
      <w:pPr>
        <w:numPr>
          <w:ilvl w:val="0"/>
          <w:numId w:val="6"/>
        </w:numPr>
        <w:spacing w:before="100" w:beforeAutospacing="1" w:after="100" w:afterAutospacing="1" w:line="240" w:lineRule="auto"/>
        <w:rPr>
          <w:color w:val="000000"/>
          <w:sz w:val="27"/>
          <w:szCs w:val="27"/>
        </w:rPr>
      </w:pPr>
      <w:hyperlink r:id="rId52" w:anchor="assembly_module_design_arm.minimally_defined_component_terminal" w:history="1">
        <w:r w:rsidR="00BB5794">
          <w:rPr>
            <w:rStyle w:val="Hyperlink"/>
            <w:b/>
            <w:bCs/>
            <w:sz w:val="27"/>
            <w:szCs w:val="27"/>
          </w:rPr>
          <w:t>Minimally_defined_component_terminal</w:t>
        </w:r>
      </w:hyperlink>
      <w:r w:rsidR="00BB5794">
        <w:rPr>
          <w:color w:val="000000"/>
          <w:sz w:val="27"/>
          <w:szCs w:val="27"/>
        </w:rPr>
        <w:t>;</w:t>
      </w:r>
    </w:p>
    <w:p w:rsidR="00BB5794" w:rsidRDefault="006E7417" w:rsidP="00BB5794">
      <w:pPr>
        <w:numPr>
          <w:ilvl w:val="0"/>
          <w:numId w:val="6"/>
        </w:numPr>
        <w:spacing w:before="100" w:beforeAutospacing="1" w:after="100" w:afterAutospacing="1" w:line="240" w:lineRule="auto"/>
        <w:rPr>
          <w:color w:val="000000"/>
          <w:sz w:val="27"/>
          <w:szCs w:val="27"/>
        </w:rPr>
      </w:pPr>
      <w:hyperlink r:id="rId53" w:anchor="assembly_module_with_packaged_component_arm.packaged_component_join_terminal" w:history="1">
        <w:r w:rsidR="00BB5794">
          <w:rPr>
            <w:rStyle w:val="Hyperlink"/>
            <w:b/>
            <w:bCs/>
            <w:sz w:val="27"/>
            <w:szCs w:val="27"/>
          </w:rPr>
          <w:t>Packaged_component_join_terminal</w:t>
        </w:r>
      </w:hyperlink>
      <w:r w:rsidR="00BB5794">
        <w:rPr>
          <w:color w:val="000000"/>
          <w:sz w:val="27"/>
          <w:szCs w:val="27"/>
        </w:rPr>
        <w:t>;</w:t>
      </w:r>
    </w:p>
    <w:p w:rsidR="00BB5794" w:rsidRDefault="006E7417" w:rsidP="00BB5794">
      <w:pPr>
        <w:numPr>
          <w:ilvl w:val="0"/>
          <w:numId w:val="6"/>
        </w:numPr>
        <w:spacing w:before="100" w:beforeAutospacing="1" w:after="100" w:afterAutospacing="1" w:line="240" w:lineRule="auto"/>
        <w:rPr>
          <w:color w:val="000000"/>
          <w:sz w:val="27"/>
          <w:szCs w:val="27"/>
        </w:rPr>
      </w:pPr>
      <w:hyperlink r:id="rId54" w:anchor="layered_interconnect_module_with_printed_component_design_arm.printed_component_join_terminal" w:history="1">
        <w:r w:rsidR="00BB5794">
          <w:rPr>
            <w:rStyle w:val="Hyperlink"/>
            <w:b/>
            <w:bCs/>
            <w:sz w:val="27"/>
            <w:szCs w:val="27"/>
          </w:rPr>
          <w:t>Printed_component_join_terminal</w:t>
        </w:r>
      </w:hyperlink>
      <w:r w:rsidR="00BB5794">
        <w:rPr>
          <w:color w:val="000000"/>
          <w:sz w:val="27"/>
          <w:szCs w:val="27"/>
        </w:rPr>
        <w:t>;</w:t>
      </w:r>
    </w:p>
    <w:p w:rsidR="00BB5794" w:rsidRDefault="006E7417" w:rsidP="00BB5794">
      <w:pPr>
        <w:numPr>
          <w:ilvl w:val="0"/>
          <w:numId w:val="6"/>
        </w:numPr>
        <w:spacing w:before="100" w:beforeAutospacing="1" w:after="100" w:afterAutospacing="1" w:line="240" w:lineRule="auto"/>
        <w:rPr>
          <w:color w:val="000000"/>
          <w:sz w:val="27"/>
          <w:szCs w:val="27"/>
        </w:rPr>
      </w:pPr>
      <w:hyperlink r:id="rId55" w:anchor="layered_interconnect_module_design_arm.via_terminal" w:history="1">
        <w:r w:rsidR="00BB5794">
          <w:rPr>
            <w:rStyle w:val="Hyperlink"/>
            <w:b/>
            <w:bCs/>
            <w:sz w:val="27"/>
            <w:szCs w:val="27"/>
          </w:rPr>
          <w:t>Via_terminal</w:t>
        </w:r>
      </w:hyperlink>
      <w:r w:rsidR="00BB5794">
        <w:rPr>
          <w:color w:val="000000"/>
          <w:sz w:val="27"/>
          <w:szCs w:val="27"/>
        </w:rPr>
        <w:t>.</w:t>
      </w:r>
    </w:p>
    <w:p w:rsidR="00BB5794" w:rsidRDefault="00BB5794" w:rsidP="00BB5794">
      <w:pPr>
        <w:pStyle w:val="NormalWeb"/>
        <w:rPr>
          <w:color w:val="000000"/>
          <w:sz w:val="27"/>
          <w:szCs w:val="27"/>
        </w:rPr>
      </w:pPr>
      <w:r>
        <w:rPr>
          <w:color w:val="000000"/>
          <w:sz w:val="27"/>
          <w:szCs w:val="27"/>
          <w:u w:val="single"/>
        </w:rPr>
        <w:t>EXPRESS specification:</w:t>
      </w:r>
    </w:p>
    <w:p w:rsidR="00BB5794" w:rsidRDefault="00BB5794" w:rsidP="00BB5794">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component_terminal</w:t>
      </w:r>
      <w:r>
        <w:rPr>
          <w:rFonts w:ascii="Courier New" w:hAnsi="Courier New" w:cs="Courier New"/>
          <w:color w:val="000000"/>
          <w:sz w:val="20"/>
          <w:szCs w:val="20"/>
        </w:rPr>
        <w:br/>
      </w:r>
      <w:r>
        <w:rPr>
          <w:rStyle w:val="HTMLCode"/>
          <w:color w:val="000000"/>
        </w:rPr>
        <w:t>  SUBTYPE OF (</w:t>
      </w:r>
      <w:hyperlink r:id="rId56" w:anchor="component_feature_mim.component_feature" w:history="1">
        <w:r>
          <w:rPr>
            <w:rStyle w:val="Hyperlink"/>
            <w:rFonts w:ascii="Courier New" w:hAnsi="Courier New" w:cs="Courier New"/>
            <w:sz w:val="20"/>
            <w:szCs w:val="20"/>
          </w:rPr>
          <w:t>component_feature</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BB5794" w:rsidRDefault="00BB5794" w:rsidP="00BB5794">
      <w:pPr>
        <w:pStyle w:val="Heading2"/>
        <w:rPr>
          <w:color w:val="000000"/>
        </w:rPr>
      </w:pPr>
      <w:bookmarkStart w:id="10" w:name="component_feature_mim.make_from_feature_"/>
      <w:r>
        <w:rPr>
          <w:color w:val="000000"/>
        </w:rPr>
        <w:lastRenderedPageBreak/>
        <w:t>5.2.2.5 make_from_feature_relationship</w:t>
      </w:r>
      <w:bookmarkEnd w:id="10"/>
      <w:r>
        <w:rPr>
          <w:color w:val="000000"/>
        </w:rPr>
        <w:t>   </w:t>
      </w:r>
      <w:r>
        <w:rPr>
          <w:noProof/>
          <w:color w:val="0000FF"/>
          <w:lang w:eastAsia="en-GB"/>
        </w:rPr>
        <w:drawing>
          <wp:inline distT="0" distB="0" distL="0" distR="0">
            <wp:extent cx="180975" cy="209550"/>
            <wp:effectExtent l="0" t="0" r="9525" b="0"/>
            <wp:docPr id="1" name="Picture 1" descr="EXPRESS-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XPRESS-G">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BB5794" w:rsidRDefault="00BB5794" w:rsidP="00BB5794">
      <w:pPr>
        <w:pStyle w:val="NormalWeb"/>
        <w:rPr>
          <w:color w:val="000000"/>
          <w:sz w:val="27"/>
          <w:szCs w:val="27"/>
        </w:rPr>
      </w:pPr>
      <w:r>
        <w:rPr>
          <w:color w:val="000000"/>
          <w:sz w:val="27"/>
          <w:szCs w:val="27"/>
        </w:rPr>
        <w:t>A </w:t>
      </w:r>
      <w:r>
        <w:rPr>
          <w:b/>
          <w:bCs/>
          <w:color w:val="000000"/>
          <w:sz w:val="27"/>
          <w:szCs w:val="27"/>
        </w:rPr>
        <w:t>make_from_feature_relationship</w:t>
      </w:r>
      <w:r>
        <w:rPr>
          <w:color w:val="000000"/>
          <w:sz w:val="27"/>
          <w:szCs w:val="27"/>
        </w:rPr>
        <w:t> is a type of </w:t>
      </w:r>
      <w:hyperlink r:id="rId57" w:anchor="component_feature_mim.component_feature_relationship" w:history="1">
        <w:r>
          <w:rPr>
            <w:rStyle w:val="Hyperlink"/>
            <w:b/>
            <w:bCs/>
            <w:sz w:val="27"/>
            <w:szCs w:val="27"/>
          </w:rPr>
          <w:t>component_feature_relationship</w:t>
        </w:r>
      </w:hyperlink>
      <w:r>
        <w:rPr>
          <w:color w:val="000000"/>
          <w:sz w:val="27"/>
          <w:szCs w:val="27"/>
        </w:rPr>
        <w:t> that implements the ARM concept of</w:t>
      </w:r>
      <w:ins w:id="11" w:author="Sapp (US), Brandon" w:date="2019-03-20T12:16:00Z">
        <w:r w:rsidR="006E7417">
          <w:rPr>
            <w:color w:val="000000"/>
            <w:sz w:val="27"/>
            <w:szCs w:val="27"/>
          </w:rPr>
          <w:t xml:space="preserve"> </w:t>
        </w:r>
      </w:ins>
      <w:bookmarkStart w:id="12" w:name="_GoBack"/>
      <w:bookmarkEnd w:id="12"/>
      <w:r w:rsidR="006E7417">
        <w:rPr>
          <w:rStyle w:val="Hyperlink"/>
          <w:b/>
          <w:bCs/>
          <w:sz w:val="27"/>
          <w:szCs w:val="27"/>
        </w:rPr>
        <w:fldChar w:fldCharType="begin"/>
      </w:r>
      <w:r w:rsidR="006E7417">
        <w:rPr>
          <w:rStyle w:val="Hyperlink"/>
          <w:b/>
          <w:bCs/>
          <w:sz w:val="27"/>
          <w:szCs w:val="27"/>
        </w:rPr>
        <w:instrText xml:space="preserve"> HYPERLINK "file:///C:\\Users\\bus4005\\Downloads\\CR_FDIS_3_20190311_draft\\CR_FDIS_3\\part1000\\data\\modules\\component_feature\\sys\\4_info_reqs.htm" \l "component_feature_arm.component_feature_make_from_relationship" </w:instrText>
      </w:r>
      <w:r w:rsidR="006E7417">
        <w:rPr>
          <w:rStyle w:val="Hyperlink"/>
          <w:b/>
          <w:bCs/>
          <w:sz w:val="27"/>
          <w:szCs w:val="27"/>
        </w:rPr>
        <w:fldChar w:fldCharType="separate"/>
      </w:r>
      <w:r>
        <w:rPr>
          <w:rStyle w:val="Hyperlink"/>
          <w:b/>
          <w:bCs/>
          <w:sz w:val="27"/>
          <w:szCs w:val="27"/>
        </w:rPr>
        <w:t>Component_feature_make_from_relationship</w:t>
      </w:r>
      <w:r w:rsidR="006E7417">
        <w:rPr>
          <w:rStyle w:val="Hyperlink"/>
          <w:b/>
          <w:bCs/>
          <w:sz w:val="27"/>
          <w:szCs w:val="27"/>
        </w:rPr>
        <w:fldChar w:fldCharType="end"/>
      </w:r>
      <w:r>
        <w:rPr>
          <w:color w:val="000000"/>
          <w:sz w:val="27"/>
          <w:szCs w:val="27"/>
        </w:rPr>
        <w:t>.</w:t>
      </w:r>
    </w:p>
    <w:p w:rsidR="00BB5794" w:rsidRDefault="00BB5794" w:rsidP="00BB5794">
      <w:pPr>
        <w:pStyle w:val="NormalWeb"/>
        <w:rPr>
          <w:color w:val="000000"/>
          <w:sz w:val="27"/>
          <w:szCs w:val="27"/>
        </w:rPr>
      </w:pPr>
      <w:r>
        <w:rPr>
          <w:color w:val="000000"/>
          <w:sz w:val="27"/>
          <w:szCs w:val="27"/>
          <w:u w:val="single"/>
        </w:rPr>
        <w:t>EXPRESS specification:</w:t>
      </w:r>
    </w:p>
    <w:p w:rsidR="00BB5794" w:rsidRDefault="00BB5794" w:rsidP="00BB5794">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make_from_feature_relationship</w:t>
      </w:r>
      <w:r>
        <w:rPr>
          <w:rFonts w:ascii="Courier New" w:hAnsi="Courier New" w:cs="Courier New"/>
          <w:color w:val="000000"/>
          <w:sz w:val="20"/>
          <w:szCs w:val="20"/>
        </w:rPr>
        <w:br/>
      </w:r>
      <w:r>
        <w:rPr>
          <w:rStyle w:val="HTMLCode"/>
          <w:color w:val="000000"/>
        </w:rPr>
        <w:t>  SUBTYPE OF (</w:t>
      </w:r>
      <w:hyperlink r:id="rId58" w:anchor="component_feature_mim.component_feature_relationship" w:history="1">
        <w:r>
          <w:rPr>
            <w:rStyle w:val="Hyperlink"/>
            <w:rFonts w:ascii="Courier New" w:hAnsi="Courier New" w:cs="Courier New"/>
            <w:sz w:val="20"/>
            <w:szCs w:val="20"/>
          </w:rPr>
          <w:t>component_feature_relationship</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BB5794" w:rsidRDefault="00BB5794" w:rsidP="00BB5794">
      <w:pPr>
        <w:rPr>
          <w:sz w:val="24"/>
          <w:szCs w:val="24"/>
        </w:rPr>
      </w:pP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r>
        <w:rPr>
          <w:rStyle w:val="HTMLCode"/>
          <w:rFonts w:eastAsiaTheme="minorHAnsi"/>
          <w:color w:val="000000"/>
        </w:rPr>
        <w:t>END_SCHEMA;  -- Component_feature_mim</w:t>
      </w:r>
      <w:r>
        <w:rPr>
          <w:rFonts w:ascii="Courier New" w:hAnsi="Courier New" w:cs="Courier New"/>
          <w:color w:val="000000"/>
          <w:sz w:val="20"/>
          <w:szCs w:val="20"/>
        </w:rPr>
        <w:br/>
      </w:r>
      <w:r>
        <w:rPr>
          <w:rStyle w:val="HTMLCode"/>
          <w:rFonts w:eastAsiaTheme="minorHAnsi"/>
          <w:color w:val="000000"/>
        </w:rPr>
        <w:t>(* </w:t>
      </w:r>
      <w:r>
        <w:rPr>
          <w:color w:val="000000"/>
          <w:sz w:val="27"/>
          <w:szCs w:val="27"/>
        </w:rPr>
        <w:br/>
      </w:r>
      <w:r>
        <w:rPr>
          <w:color w:val="000000"/>
          <w:sz w:val="27"/>
          <w:szCs w:val="27"/>
        </w:rPr>
        <w:br/>
      </w:r>
    </w:p>
    <w:p w:rsidR="00BB5794" w:rsidRDefault="00BB5794" w:rsidP="00BB5794">
      <w:pPr>
        <w:pStyle w:val="NormalWeb"/>
        <w:rPr>
          <w:color w:val="000000"/>
          <w:sz w:val="27"/>
          <w:szCs w:val="27"/>
        </w:rPr>
      </w:pPr>
      <w:r>
        <w:rPr>
          <w:color w:val="000000"/>
          <w:sz w:val="27"/>
          <w:szCs w:val="27"/>
        </w:rPr>
        <w:t>© ISO 2019 — All rights reserved</w:t>
      </w:r>
    </w:p>
    <w:p w:rsidR="004B0747" w:rsidRPr="00BB5794" w:rsidRDefault="004B0747" w:rsidP="00BB5794"/>
    <w:sectPr w:rsidR="004B0747" w:rsidRPr="00BB5794" w:rsidSect="00BB5794">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121721"/>
    <w:multiLevelType w:val="multilevel"/>
    <w:tmpl w:val="F6FC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F4B2C"/>
    <w:multiLevelType w:val="multilevel"/>
    <w:tmpl w:val="35BE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1483C"/>
    <w:multiLevelType w:val="multilevel"/>
    <w:tmpl w:val="E16E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3C1FD3"/>
    <w:multiLevelType w:val="multilevel"/>
    <w:tmpl w:val="411C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15176D"/>
    <w:multiLevelType w:val="multilevel"/>
    <w:tmpl w:val="DA2A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1B1C28"/>
    <w:multiLevelType w:val="multilevel"/>
    <w:tmpl w:val="AD1C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0"/>
  </w:num>
  <w:num w:numId="4">
    <w:abstractNumId w:val="5"/>
  </w:num>
  <w:num w:numId="5">
    <w:abstractNumId w:val="2"/>
  </w:num>
  <w:num w:numId="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app (US), Brandon">
    <w15:presenceInfo w15:providerId="AD" w15:userId="S-1-5-21-2025429265-1303643608-1417001333-7354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c1NzEwMzIztjA2NTBQ0lEKTi0uzszPAykwqgUAFfApZiwAAAA="/>
  </w:docVars>
  <w:rsids>
    <w:rsidRoot w:val="0025162F"/>
    <w:rsid w:val="001047C2"/>
    <w:rsid w:val="0025162F"/>
    <w:rsid w:val="004A0CED"/>
    <w:rsid w:val="004B0747"/>
    <w:rsid w:val="006E7417"/>
    <w:rsid w:val="007D5C51"/>
    <w:rsid w:val="008134E3"/>
    <w:rsid w:val="00867951"/>
    <w:rsid w:val="00903347"/>
    <w:rsid w:val="009C618B"/>
    <w:rsid w:val="00BB5794"/>
    <w:rsid w:val="00C163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9DA71"/>
  <w15:chartTrackingRefBased/>
  <w15:docId w15:val="{00EB9D40-7D0C-4C1F-ACB7-26D135C48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paragraph" w:styleId="Heading2">
    <w:name w:val="heading 2"/>
    <w:basedOn w:val="Normal"/>
    <w:link w:val="Heading2Char"/>
    <w:uiPriority w:val="9"/>
    <w:qFormat/>
    <w:rsid w:val="002516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5162F"/>
    <w:rPr>
      <w:rFonts w:ascii="Times New Roman" w:eastAsia="Times New Roman" w:hAnsi="Times New Roman" w:cs="Times New Roman"/>
      <w:b/>
      <w:bCs/>
      <w:sz w:val="36"/>
      <w:szCs w:val="36"/>
    </w:rPr>
  </w:style>
  <w:style w:type="paragraph" w:customStyle="1" w:styleId="msonormal0">
    <w:name w:val="msonormal"/>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
    <w:name w:val="toc"/>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5162F"/>
    <w:rPr>
      <w:color w:val="0000FF"/>
      <w:u w:val="single"/>
    </w:rPr>
  </w:style>
  <w:style w:type="character" w:styleId="FollowedHyperlink">
    <w:name w:val="FollowedHyperlink"/>
    <w:basedOn w:val="DefaultParagraphFont"/>
    <w:uiPriority w:val="99"/>
    <w:semiHidden/>
    <w:unhideWhenUsed/>
    <w:rsid w:val="0025162F"/>
    <w:rPr>
      <w:color w:val="800080"/>
      <w:u w:val="single"/>
    </w:rPr>
  </w:style>
  <w:style w:type="paragraph" w:styleId="NormalWeb">
    <w:name w:val="Normal (Web)"/>
    <w:basedOn w:val="Normal"/>
    <w:uiPriority w:val="99"/>
    <w:semiHidden/>
    <w:unhideWhenUsed/>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te">
    <w:name w:val="not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5162F"/>
    <w:rPr>
      <w:rFonts w:ascii="Courier New" w:eastAsia="Times New Roman" w:hAnsi="Courier New" w:cs="Courier New"/>
      <w:sz w:val="20"/>
      <w:szCs w:val="20"/>
    </w:rPr>
  </w:style>
  <w:style w:type="paragraph" w:customStyle="1" w:styleId="expressdescription">
    <w:name w:val="expressdescription"/>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xample">
    <w:name w:val="exampl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6E7417"/>
    <w:pPr>
      <w:spacing w:after="0" w:line="240" w:lineRule="auto"/>
    </w:pPr>
    <w:rPr>
      <w:lang w:val="en-GB"/>
    </w:rPr>
  </w:style>
  <w:style w:type="paragraph" w:styleId="BalloonText">
    <w:name w:val="Balloon Text"/>
    <w:basedOn w:val="Normal"/>
    <w:link w:val="BalloonTextChar"/>
    <w:uiPriority w:val="99"/>
    <w:semiHidden/>
    <w:unhideWhenUsed/>
    <w:rsid w:val="006E741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E7417"/>
    <w:rPr>
      <w:rFonts w:ascii="Segoe UI" w:hAnsi="Segoe UI" w:cs="Segoe UI"/>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7026281">
      <w:bodyDiv w:val="1"/>
      <w:marLeft w:val="0"/>
      <w:marRight w:val="0"/>
      <w:marTop w:val="0"/>
      <w:marBottom w:val="0"/>
      <w:divBdr>
        <w:top w:val="none" w:sz="0" w:space="0" w:color="auto"/>
        <w:left w:val="none" w:sz="0" w:space="0" w:color="auto"/>
        <w:bottom w:val="none" w:sz="0" w:space="0" w:color="auto"/>
        <w:right w:val="none" w:sz="0" w:space="0" w:color="auto"/>
      </w:divBdr>
      <w:divsChild>
        <w:div w:id="381054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4911999">
      <w:bodyDiv w:val="1"/>
      <w:marLeft w:val="0"/>
      <w:marRight w:val="0"/>
      <w:marTop w:val="0"/>
      <w:marBottom w:val="0"/>
      <w:divBdr>
        <w:top w:val="none" w:sz="0" w:space="0" w:color="auto"/>
        <w:left w:val="none" w:sz="0" w:space="0" w:color="auto"/>
        <w:bottom w:val="none" w:sz="0" w:space="0" w:color="auto"/>
        <w:right w:val="none" w:sz="0" w:space="0" w:color="auto"/>
      </w:divBdr>
      <w:divsChild>
        <w:div w:id="121277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9684628">
      <w:bodyDiv w:val="1"/>
      <w:marLeft w:val="0"/>
      <w:marRight w:val="0"/>
      <w:marTop w:val="0"/>
      <w:marBottom w:val="0"/>
      <w:divBdr>
        <w:top w:val="none" w:sz="0" w:space="0" w:color="auto"/>
        <w:left w:val="none" w:sz="0" w:space="0" w:color="auto"/>
        <w:bottom w:val="none" w:sz="0" w:space="0" w:color="auto"/>
        <w:right w:val="none" w:sz="0" w:space="0" w:color="auto"/>
      </w:divBdr>
      <w:divsChild>
        <w:div w:id="1471439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4787583">
      <w:bodyDiv w:val="1"/>
      <w:marLeft w:val="0"/>
      <w:marRight w:val="0"/>
      <w:marTop w:val="0"/>
      <w:marBottom w:val="0"/>
      <w:divBdr>
        <w:top w:val="none" w:sz="0" w:space="0" w:color="auto"/>
        <w:left w:val="none" w:sz="0" w:space="0" w:color="auto"/>
        <w:bottom w:val="none" w:sz="0" w:space="0" w:color="auto"/>
        <w:right w:val="none" w:sz="0" w:space="0" w:color="auto"/>
      </w:divBdr>
      <w:divsChild>
        <w:div w:id="1984195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5104666">
      <w:bodyDiv w:val="1"/>
      <w:marLeft w:val="0"/>
      <w:marRight w:val="0"/>
      <w:marTop w:val="0"/>
      <w:marBottom w:val="0"/>
      <w:divBdr>
        <w:top w:val="none" w:sz="0" w:space="0" w:color="auto"/>
        <w:left w:val="none" w:sz="0" w:space="0" w:color="auto"/>
        <w:bottom w:val="none" w:sz="0" w:space="0" w:color="auto"/>
        <w:right w:val="none" w:sz="0" w:space="0" w:color="auto"/>
      </w:divBdr>
    </w:div>
    <w:div w:id="1297223508">
      <w:bodyDiv w:val="1"/>
      <w:marLeft w:val="0"/>
      <w:marRight w:val="0"/>
      <w:marTop w:val="0"/>
      <w:marBottom w:val="0"/>
      <w:divBdr>
        <w:top w:val="none" w:sz="0" w:space="0" w:color="auto"/>
        <w:left w:val="none" w:sz="0" w:space="0" w:color="auto"/>
        <w:bottom w:val="none" w:sz="0" w:space="0" w:color="auto"/>
        <w:right w:val="none" w:sz="0" w:space="0" w:color="auto"/>
      </w:divBdr>
      <w:divsChild>
        <w:div w:id="1387336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1686044">
      <w:bodyDiv w:val="1"/>
      <w:marLeft w:val="0"/>
      <w:marRight w:val="0"/>
      <w:marTop w:val="0"/>
      <w:marBottom w:val="0"/>
      <w:divBdr>
        <w:top w:val="none" w:sz="0" w:space="0" w:color="auto"/>
        <w:left w:val="none" w:sz="0" w:space="0" w:color="auto"/>
        <w:bottom w:val="none" w:sz="0" w:space="0" w:color="auto"/>
        <w:right w:val="none" w:sz="0" w:space="0" w:color="auto"/>
      </w:divBdr>
      <w:divsChild>
        <w:div w:id="1578049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980126">
      <w:bodyDiv w:val="1"/>
      <w:marLeft w:val="0"/>
      <w:marRight w:val="0"/>
      <w:marTop w:val="0"/>
      <w:marBottom w:val="0"/>
      <w:divBdr>
        <w:top w:val="none" w:sz="0" w:space="0" w:color="auto"/>
        <w:left w:val="none" w:sz="0" w:space="0" w:color="auto"/>
        <w:bottom w:val="none" w:sz="0" w:space="0" w:color="auto"/>
        <w:right w:val="none" w:sz="0" w:space="0" w:color="auto"/>
      </w:divBdr>
      <w:divsChild>
        <w:div w:id="591277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0032811">
      <w:bodyDiv w:val="1"/>
      <w:marLeft w:val="0"/>
      <w:marRight w:val="0"/>
      <w:marTop w:val="0"/>
      <w:marBottom w:val="0"/>
      <w:divBdr>
        <w:top w:val="none" w:sz="0" w:space="0" w:color="auto"/>
        <w:left w:val="none" w:sz="0" w:space="0" w:color="auto"/>
        <w:bottom w:val="none" w:sz="0" w:space="0" w:color="auto"/>
        <w:right w:val="none" w:sz="0" w:space="0" w:color="auto"/>
      </w:divBdr>
      <w:divsChild>
        <w:div w:id="20452105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3638949">
      <w:bodyDiv w:val="1"/>
      <w:marLeft w:val="0"/>
      <w:marRight w:val="0"/>
      <w:marTop w:val="0"/>
      <w:marBottom w:val="0"/>
      <w:divBdr>
        <w:top w:val="none" w:sz="0" w:space="0" w:color="auto"/>
        <w:left w:val="none" w:sz="0" w:space="0" w:color="auto"/>
        <w:bottom w:val="none" w:sz="0" w:space="0" w:color="auto"/>
        <w:right w:val="none" w:sz="0" w:space="0" w:color="auto"/>
      </w:divBdr>
      <w:divsChild>
        <w:div w:id="1419910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bus4005\Downloads\CR_FDIS_3_20190311_draft\CR_FDIS_3\part1000\data\modules\group\sys\5_mim.htm" TargetMode="External"/><Relationship Id="rId18" Type="http://schemas.openxmlformats.org/officeDocument/2006/relationships/hyperlink" Target="file:///C:\Users\bus4005\Downloads\CR_FDIS_3_20190311_draft\CR_FDIS_3\part1000\data\resources\product_property_definition_schema\product_property_definition_schema.htm" TargetMode="External"/><Relationship Id="rId26" Type="http://schemas.openxmlformats.org/officeDocument/2006/relationships/hyperlink" Target="file:///C:\Users\bus4005\Downloads\CR_FDIS_3_20190311_draft\CR_FDIS_3\part1000\data\resources\product_property_definition_schema\product_property_definition_schema.htm" TargetMode="External"/><Relationship Id="rId39" Type="http://schemas.openxmlformats.org/officeDocument/2006/relationships/hyperlink" Target="file:///C:\Users\bus4005\Downloads\CR_FDIS_3_20190311_draft\CR_FDIS_3\part1000\data\modules\component_feature\sys\5_mim.htm" TargetMode="External"/><Relationship Id="rId21" Type="http://schemas.openxmlformats.org/officeDocument/2006/relationships/hyperlink" Target="file:///C:\Users\bus4005\Downloads\CR_FDIS_3_20190311_draft\CR_FDIS_3\part1000\data\resource_docs\fundamentals_of_product_description_and_support\sys\22_schema.htm" TargetMode="External"/><Relationship Id="rId34" Type="http://schemas.openxmlformats.org/officeDocument/2006/relationships/hyperlink" Target="file:///C:\Users\bus4005\Downloads\CR_FDIS_3_20190311_draft\CR_FDIS_3\part1000\data\resources\product_property_definition_schema\product_property_definition_schema.htm" TargetMode="External"/><Relationship Id="rId42" Type="http://schemas.openxmlformats.org/officeDocument/2006/relationships/hyperlink" Target="file:///C:\Users\bus4005\Downloads\CR_FDIS_3_20190311_draft\CR_FDIS_3\part1000\data\modules\assembly_module_with_subassembly\sys\4_info_reqs.htm" TargetMode="External"/><Relationship Id="rId47" Type="http://schemas.openxmlformats.org/officeDocument/2006/relationships/hyperlink" Target="file:///C:\Users\bus4005\Downloads\CR_FDIS_3_20190311_draft\CR_FDIS_3\part1000\data\modules\layered_interconnect_module_design\sys\4_info_reqs.htm" TargetMode="External"/><Relationship Id="rId50" Type="http://schemas.openxmlformats.org/officeDocument/2006/relationships/hyperlink" Target="file:///C:\Users\bus4005\Downloads\CR_FDIS_3_20190311_draft\CR_FDIS_3\part1000\data\modules\interconnect_module_with_macros\sys\4_info_reqs.htm" TargetMode="External"/><Relationship Id="rId55" Type="http://schemas.openxmlformats.org/officeDocument/2006/relationships/hyperlink" Target="file:///C:\Users\bus4005\Downloads\CR_FDIS_3_20190311_draft\CR_FDIS_3\part1000\data\modules\layered_interconnect_module_design\sys\4_info_reqs.htm" TargetMode="External"/><Relationship Id="rId7" Type="http://schemas.openxmlformats.org/officeDocument/2006/relationships/hyperlink" Target="file:///C:\Users\bus4005\Downloads\CR_FDIS_3_20190311_draft\CR_FDIS_3\part1000\data\modules\component_feature\sys\d_mim_expg.htm" TargetMode="External"/><Relationship Id="rId2" Type="http://schemas.openxmlformats.org/officeDocument/2006/relationships/styles" Target="styles.xml"/><Relationship Id="rId16" Type="http://schemas.openxmlformats.org/officeDocument/2006/relationships/hyperlink" Target="file:///C:\Users\bus4005\Downloads\CR_FDIS_3_20190311_draft\CR_FDIS_3\part1000\data\modules\component_feature\sys\4_info_reqs.htm" TargetMode="External"/><Relationship Id="rId20" Type="http://schemas.openxmlformats.org/officeDocument/2006/relationships/hyperlink" Target="file:///C:\Users\bus4005\Downloads\CR_FDIS_3_20190311_draft\CR_FDIS_3\part1000\data\modules\assembly_component\sys\5_mim.htm" TargetMode="External"/><Relationship Id="rId29" Type="http://schemas.openxmlformats.org/officeDocument/2006/relationships/hyperlink" Target="file:///C:\Users\bus4005\Downloads\CR_FDIS_3_20190311_draft\CR_FDIS_3\part1000\data\modules\component_feature\sys\5_mim.htm" TargetMode="External"/><Relationship Id="rId41" Type="http://schemas.openxmlformats.org/officeDocument/2006/relationships/hyperlink" Target="file:///C:\Users\bus4005\Downloads\CR_FDIS_3_20190311_draft\CR_FDIS_3\part1000\data\modules\component_feature\sys\5_mim.htm" TargetMode="External"/><Relationship Id="rId54" Type="http://schemas.openxmlformats.org/officeDocument/2006/relationships/hyperlink" Target="file:///C:\Users\bus4005\Downloads\CR_FDIS_3_20190311_draft\CR_FDIS_3\part1000\data\modules\layered_interconnect_module_with_printed_component_design\sys\4_info_reqs.htm" TargetMode="External"/><Relationship Id="rId1" Type="http://schemas.openxmlformats.org/officeDocument/2006/relationships/numbering" Target="numbering.xml"/><Relationship Id="rId6" Type="http://schemas.openxmlformats.org/officeDocument/2006/relationships/hyperlink" Target="file:///C:\Users\bus4005\Downloads\CR_FDIS_3_20190311_draft\CR_FDIS_3\part1000\data\modules\assembly_shape\sys\5_mim.htm" TargetMode="External"/><Relationship Id="rId11" Type="http://schemas.openxmlformats.org/officeDocument/2006/relationships/hyperlink" Target="file:///C:\Users\bus4005\Downloads\CR_FDIS_3_20190311_draft\CR_FDIS_3\part1000\data\modules\group\sys\5_mim.htm" TargetMode="External"/><Relationship Id="rId24" Type="http://schemas.openxmlformats.org/officeDocument/2006/relationships/hyperlink" Target="file:///C:\Users\bus4005\Downloads\CR_FDIS_3_20190311_draft\CR_FDIS_3\part1000\data\resources\product_property_definition_schema\product_property_definition_schema.htm" TargetMode="External"/><Relationship Id="rId32" Type="http://schemas.openxmlformats.org/officeDocument/2006/relationships/hyperlink" Target="file:///C:\Users\bus4005\Downloads\CR_FDIS_3_20190311_draft\CR_FDIS_3\part1000\data\resource_docs\fundamentals_of_product_description_and_support\sys\22_schema.htm" TargetMode="External"/><Relationship Id="rId37" Type="http://schemas.openxmlformats.org/officeDocument/2006/relationships/hyperlink" Target="file:///C:\Users\bus4005\Downloads\CR_FDIS_3_20190311_draft\CR_FDIS_3\part1000\data\resources\product_property_definition_schema\product_property_definition_schema.htm" TargetMode="External"/><Relationship Id="rId40" Type="http://schemas.openxmlformats.org/officeDocument/2006/relationships/hyperlink" Target="file:///C:\Users\bus4005\Downloads\CR_FDIS_3_20190311_draft\CR_FDIS_3\part1000\data\modules\component_feature\sys\5_mim.htm" TargetMode="External"/><Relationship Id="rId45" Type="http://schemas.openxmlformats.org/officeDocument/2006/relationships/hyperlink" Target="file:///C:\Users\bus4005\Downloads\CR_FDIS_3_20190311_draft\CR_FDIS_3\part1000\data\modules\component_feature\sys\4_info_reqs.htm" TargetMode="External"/><Relationship Id="rId53" Type="http://schemas.openxmlformats.org/officeDocument/2006/relationships/hyperlink" Target="file:///C:\Users\bus4005\Downloads\CR_FDIS_3_20190311_draft\CR_FDIS_3\part1000\data\modules\assembly_module_with_packaged_component\sys\4_info_reqs.htm" TargetMode="External"/><Relationship Id="rId58" Type="http://schemas.openxmlformats.org/officeDocument/2006/relationships/hyperlink" Target="file:///C:\Users\bus4005\Downloads\CR_FDIS_3_20190311_draft\CR_FDIS_3\part1000\data\modules\component_feature\sys\5_mim.htm" TargetMode="External"/><Relationship Id="rId5" Type="http://schemas.openxmlformats.org/officeDocument/2006/relationships/hyperlink" Target="file:///C:\Users\bus4005\Downloads\CR_FDIS_3_20190311_draft\CR_FDIS_3\part1000\data\modules\assembly_component\sys\5_mim.htm" TargetMode="External"/><Relationship Id="rId15" Type="http://schemas.openxmlformats.org/officeDocument/2006/relationships/hyperlink" Target="file:///C:\Users\bus4005\Downloads\CR_FDIS_3_20190311_draft\CR_FDIS_3\part1000\data\resource_docs\fundamentals_of_product_description_and_support\sys\22_schema.htm" TargetMode="External"/><Relationship Id="rId23" Type="http://schemas.openxmlformats.org/officeDocument/2006/relationships/hyperlink" Target="file:///C:\Users\bus4005\Downloads\CR_FDIS_3_20190311_draft\CR_FDIS_3\part1000\data\modules\component_feature\sys\4_info_reqs.htm" TargetMode="External"/><Relationship Id="rId28" Type="http://schemas.openxmlformats.org/officeDocument/2006/relationships/hyperlink" Target="file:///C:\Users\bus4005\Downloads\CR_FDIS_3_20190311_draft\CR_FDIS_3\part1000\data\resources\product_property_definition_schema\product_property_definition_schema.htm" TargetMode="External"/><Relationship Id="rId36" Type="http://schemas.openxmlformats.org/officeDocument/2006/relationships/hyperlink" Target="file:///C:\Users\bus4005\Downloads\CR_FDIS_3_20190311_draft\CR_FDIS_3\part1000\data\modules\component_feature\sys\5_mim.htm" TargetMode="External"/><Relationship Id="rId49" Type="http://schemas.openxmlformats.org/officeDocument/2006/relationships/hyperlink" Target="file:///C:\Users\bus4005\Downloads\CR_FDIS_3_20190311_draft\CR_FDIS_3\part1000\data\modules\assembly_module_with_interconnect_component\sys\4_info_reqs.htm" TargetMode="External"/><Relationship Id="rId57" Type="http://schemas.openxmlformats.org/officeDocument/2006/relationships/hyperlink" Target="file:///C:\Users\bus4005\Downloads\CR_FDIS_3_20190311_draft\CR_FDIS_3\part1000\data\modules\component_feature\sys\5_mim.htm" TargetMode="External"/><Relationship Id="rId61" Type="http://schemas.openxmlformats.org/officeDocument/2006/relationships/theme" Target="theme/theme1.xml"/><Relationship Id="rId10" Type="http://schemas.openxmlformats.org/officeDocument/2006/relationships/image" Target="media/image1.gif"/><Relationship Id="rId19" Type="http://schemas.openxmlformats.org/officeDocument/2006/relationships/hyperlink" Target="file:///C:\Users\bus4005\Downloads\CR_FDIS_3_20190311_draft\CR_FDIS_3\part1000\data\modules\assembly_component\sys\5_mim.htm" TargetMode="External"/><Relationship Id="rId31" Type="http://schemas.openxmlformats.org/officeDocument/2006/relationships/hyperlink" Target="file:///C:\Users\bus4005\Downloads\CR_FDIS_3_20190311_draft\CR_FDIS_3\part1000\data\modules\component_feature\sys\5_mim.htm" TargetMode="External"/><Relationship Id="rId44" Type="http://schemas.openxmlformats.org/officeDocument/2006/relationships/hyperlink" Target="file:///C:\Users\bus4005\Downloads\CR_FDIS_3_20190311_draft\CR_FDIS_3\part1000\data\modules\assembly_module_with_interconnect_component\sys\4_info_reqs.htm" TargetMode="External"/><Relationship Id="rId52" Type="http://schemas.openxmlformats.org/officeDocument/2006/relationships/hyperlink" Target="file:///C:\Users\bus4005\Downloads\CR_FDIS_3_20190311_draft\CR_FDIS_3\part1000\data\modules\assembly_module_design\sys\4_info_reqs.htm" TargetMode="External"/><Relationship Id="rId60" Type="http://schemas.microsoft.com/office/2011/relationships/people" Target="people.xml"/><Relationship Id="rId4" Type="http://schemas.openxmlformats.org/officeDocument/2006/relationships/webSettings" Target="webSettings.xml"/><Relationship Id="rId9" Type="http://schemas.openxmlformats.org/officeDocument/2006/relationships/hyperlink" Target="file:///C:\Users\bus4005\Downloads\CR_FDIS_3_20190311_draft\CR_FDIS_3\part1000\data\modules\component_feature\mimexpg2.htm" TargetMode="External"/><Relationship Id="rId14" Type="http://schemas.openxmlformats.org/officeDocument/2006/relationships/hyperlink" Target="file:///C:\Users\bus4005\Downloads\CR_FDIS_3_20190311_draft\CR_FDIS_3\part1000\data\modules\component_feature\sys\5_mim.htm" TargetMode="External"/><Relationship Id="rId22" Type="http://schemas.openxmlformats.org/officeDocument/2006/relationships/hyperlink" Target="file:///C:\Users\bus4005\Downloads\CR_FDIS_3_20190311_draft\CR_FDIS_3\part1000\data\resource_docs\fundamentals_of_product_description_and_support\sys\22_schema.htm" TargetMode="External"/><Relationship Id="rId27" Type="http://schemas.openxmlformats.org/officeDocument/2006/relationships/hyperlink" Target="file:///C:\Users\bus4005\Downloads\CR_FDIS_3_20190311_draft\CR_FDIS_3\part1000\data\modules\component_feature\sys\5_mim.htm" TargetMode="External"/><Relationship Id="rId30" Type="http://schemas.openxmlformats.org/officeDocument/2006/relationships/hyperlink" Target="file:///C:\Users\bus4005\Downloads\CR_FDIS_3_20190311_draft\CR_FDIS_3\part1000\data\modules\component_feature\sys\5_mim.htm" TargetMode="External"/><Relationship Id="rId35" Type="http://schemas.openxmlformats.org/officeDocument/2006/relationships/hyperlink" Target="file:///C:\Users\bus4005\Downloads\CR_FDIS_3_20190311_draft\CR_FDIS_3\part1000\data\resources\product_property_definition_schema\product_property_definition_schema.htm" TargetMode="External"/><Relationship Id="rId43" Type="http://schemas.openxmlformats.org/officeDocument/2006/relationships/hyperlink" Target="file:///C:\Users\bus4005\Downloads\CR_FDIS_3_20190311_draft\CR_FDIS_3\part1000\data\modules\assembly_module_with_macro_component\sys\4_info_reqs.htm" TargetMode="External"/><Relationship Id="rId48" Type="http://schemas.openxmlformats.org/officeDocument/2006/relationships/hyperlink" Target="file:///C:\Users\bus4005\Downloads\CR_FDIS_3_20190311_draft\CR_FDIS_3\part1000\data\modules\assembly_module_with_interconnect_component\sys\4_info_reqs.htm" TargetMode="External"/><Relationship Id="rId56" Type="http://schemas.openxmlformats.org/officeDocument/2006/relationships/hyperlink" Target="file:///C:\Users\bus4005\Downloads\CR_FDIS_3_20190311_draft\CR_FDIS_3\part1000\data\modules\component_feature\sys\5_mim.htm" TargetMode="External"/><Relationship Id="rId8" Type="http://schemas.openxmlformats.org/officeDocument/2006/relationships/hyperlink" Target="file:///C:\Users\bus4005\Downloads\CR_FDIS_3_20190311_draft\CR_FDIS_3\part1000\data\modules\component_feature\mimexpg1.htm" TargetMode="External"/><Relationship Id="rId51" Type="http://schemas.openxmlformats.org/officeDocument/2006/relationships/hyperlink" Target="file:///C:\Users\bus4005\Downloads\CR_FDIS_3_20190311_draft\CR_FDIS_3\part1000\data\modules\land\sys\4_info_reqs.htm" TargetMode="External"/><Relationship Id="rId3" Type="http://schemas.openxmlformats.org/officeDocument/2006/relationships/settings" Target="settings.xml"/><Relationship Id="rId12" Type="http://schemas.openxmlformats.org/officeDocument/2006/relationships/hyperlink" Target="file:///C:\Users\bus4005\Downloads\CR_FDIS_3_20190311_draft\CR_FDIS_3\part1000\data\modules\component_feature\sys\5_mim.htm" TargetMode="External"/><Relationship Id="rId17" Type="http://schemas.openxmlformats.org/officeDocument/2006/relationships/hyperlink" Target="file:///C:\Users\bus4005\Downloads\CR_FDIS_3_20190311_draft\CR_FDIS_3\part1000\data\resources\product_property_definition_schema\product_property_definition_schema.htm" TargetMode="External"/><Relationship Id="rId25" Type="http://schemas.openxmlformats.org/officeDocument/2006/relationships/hyperlink" Target="file:///C:\Users\bus4005\Downloads\CR_FDIS_3_20190311_draft\CR_FDIS_3\part1000\data\resources\product_property_definition_schema\product_property_definition_schema.htm" TargetMode="External"/><Relationship Id="rId33" Type="http://schemas.openxmlformats.org/officeDocument/2006/relationships/hyperlink" Target="file:///C:\Users\bus4005\Downloads\CR_FDIS_3_20190311_draft\CR_FDIS_3\part1000\data\modules\component_feature\sys\4_info_reqs.htm" TargetMode="External"/><Relationship Id="rId38" Type="http://schemas.openxmlformats.org/officeDocument/2006/relationships/hyperlink" Target="file:///C:\Users\bus4005\Downloads\CR_FDIS_3_20190311_draft\CR_FDIS_3\part1000\data\modules\component_feature\sys\5_mim.htm" TargetMode="External"/><Relationship Id="rId46" Type="http://schemas.openxmlformats.org/officeDocument/2006/relationships/hyperlink" Target="file:///C:\Users\bus4005\Downloads\CR_FDIS_3_20190311_draft\CR_FDIS_3\part1000\data\modules\layered_interconnect_module_design\sys\4_info_reqs.htm" TargetMode="External"/><Relationship Id="rId5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2556</Words>
  <Characters>14571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The Boeing Company</Company>
  <LinksUpToDate>false</LinksUpToDate>
  <CharactersWithSpaces>17093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Sapp (US), Brandon</dc:creator>
  <cp:keywords/>
  <dc:description/>
  <cp:lastModifiedBy>Sapp (US), Brandon</cp:lastModifiedBy>
  <cp:revision>2</cp:revision>
  <dcterms:created xsi:type="dcterms:W3CDTF">2019-03-20T19:17:00Z</dcterms:created>
  <dcterms:modified xsi:type="dcterms:W3CDTF">2019-03-20T19:17:00Z</dcterms:modified>
</cp:coreProperties>
</file>