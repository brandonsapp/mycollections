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42A8" w:rsidRDefault="000B42A8" w:rsidP="000B42A8">
      <w:pPr>
        <w:pStyle w:val="Heading2"/>
        <w:rPr>
          <w:color w:val="000000"/>
        </w:rPr>
      </w:pPr>
      <w:bookmarkStart w:id="0" w:name="mim_express"/>
      <w:r>
        <w:rPr>
          <w:color w:val="000000"/>
        </w:rPr>
        <w:t>5.2 MIM EXPRESS short listing</w:t>
      </w:r>
      <w:bookmarkEnd w:id="0"/>
    </w:p>
    <w:p w:rsidR="000B42A8" w:rsidRDefault="000B42A8" w:rsidP="000B42A8">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0B42A8" w:rsidRDefault="000B42A8" w:rsidP="000B42A8">
      <w:pPr>
        <w:pStyle w:val="NormalWeb"/>
        <w:rPr>
          <w:color w:val="000000"/>
          <w:sz w:val="27"/>
          <w:szCs w:val="27"/>
        </w:rPr>
      </w:pPr>
      <w:r>
        <w:rPr>
          <w:color w:val="000000"/>
          <w:sz w:val="27"/>
          <w:szCs w:val="27"/>
        </w:rPr>
        <w:t>This clause constitutes the Module Interpreted Module (MIM) of the application module.</w:t>
      </w:r>
    </w:p>
    <w:p w:rsidR="000B42A8" w:rsidRDefault="000B42A8" w:rsidP="000B42A8">
      <w:pPr>
        <w:pStyle w:val="NormalWeb"/>
        <w:rPr>
          <w:color w:val="000000"/>
          <w:sz w:val="27"/>
          <w:szCs w:val="27"/>
        </w:rPr>
      </w:pPr>
      <w:r>
        <w:rPr>
          <w:color w:val="000000"/>
          <w:sz w:val="27"/>
          <w:szCs w:val="27"/>
        </w:rPr>
        <w:t>This clause also specifies the modifications that apply to the constructs imported from the common resources.</w:t>
      </w:r>
    </w:p>
    <w:p w:rsidR="000B42A8" w:rsidRDefault="000B42A8" w:rsidP="000B42A8">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0B42A8" w:rsidRDefault="000B42A8" w:rsidP="000B42A8">
      <w:pPr>
        <w:numPr>
          <w:ilvl w:val="0"/>
          <w:numId w:val="18"/>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0B42A8" w:rsidRDefault="000B42A8" w:rsidP="000B42A8">
      <w:pPr>
        <w:numPr>
          <w:ilvl w:val="0"/>
          <w:numId w:val="18"/>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0B42A8" w:rsidRDefault="000B42A8" w:rsidP="000B42A8">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0B42A8" w:rsidRDefault="000B42A8" w:rsidP="000B42A8">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physical_unit_usage_view_mim"/>
      <w:r>
        <w:rPr>
          <w:rStyle w:val="HTMLCode"/>
          <w:rFonts w:eastAsiaTheme="minorHAnsi"/>
          <w:color w:val="000000"/>
        </w:rPr>
        <w:t>SCHEMA Physical_unit_usage_view_mim;</w:t>
      </w:r>
      <w:bookmarkEnd w:id="1"/>
    </w:p>
    <w:p w:rsidR="000B42A8" w:rsidRDefault="000B42A8" w:rsidP="000B42A8">
      <w:pPr>
        <w:pStyle w:val="NormalWeb"/>
        <w:spacing w:after="270" w:afterAutospacing="0"/>
        <w:rPr>
          <w:color w:val="000000"/>
          <w:sz w:val="27"/>
          <w:szCs w:val="27"/>
        </w:rPr>
      </w:pPr>
      <w:bookmarkStart w:id="2" w:name="interfaces"/>
      <w:bookmarkEnd w:id="2"/>
      <w:r>
        <w:rPr>
          <w:rStyle w:val="HTMLCode"/>
          <w:color w:val="000000"/>
        </w:rPr>
        <w:t>USE FROM </w:t>
      </w:r>
      <w:hyperlink r:id="rId5" w:anchor="application_context_schema" w:history="1">
        <w:r>
          <w:rPr>
            <w:rStyle w:val="Hyperlink"/>
            <w:rFonts w:ascii="Courier New" w:hAnsi="Courier New" w:cs="Courier New"/>
            <w:sz w:val="20"/>
            <w:szCs w:val="20"/>
          </w:rPr>
          <w:t>application_context_schema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6" w:anchor="application_context_schema.application_context_element" w:history="1">
        <w:r>
          <w:rPr>
            <w:rStyle w:val="Hyperlink"/>
            <w:rFonts w:ascii="Courier New" w:hAnsi="Courier New" w:cs="Courier New"/>
            <w:sz w:val="20"/>
            <w:szCs w:val="20"/>
          </w:rPr>
          <w:t>application_context_element</w:t>
        </w:r>
      </w:hyperlink>
      <w:r>
        <w:rPr>
          <w:rStyle w:val="HTMLCode"/>
          <w:color w:val="000000"/>
        </w:rPr>
        <w:t>); </w:t>
      </w:r>
    </w:p>
    <w:p w:rsidR="000B42A8" w:rsidRDefault="000B42A8" w:rsidP="000B42A8">
      <w:pPr>
        <w:pStyle w:val="NormalWeb"/>
        <w:spacing w:after="270" w:afterAutospacing="0"/>
        <w:rPr>
          <w:color w:val="000000"/>
          <w:sz w:val="27"/>
          <w:szCs w:val="27"/>
        </w:rPr>
      </w:pPr>
      <w:r>
        <w:rPr>
          <w:rStyle w:val="HTMLCode"/>
          <w:color w:val="000000"/>
        </w:rPr>
        <w:t>USE FROM </w:t>
      </w:r>
      <w:hyperlink r:id="rId7" w:anchor="feature_and_connection_zone_mim" w:history="1">
        <w:r>
          <w:rPr>
            <w:rStyle w:val="Hyperlink"/>
            <w:rFonts w:ascii="Courier New" w:hAnsi="Courier New" w:cs="Courier New"/>
            <w:sz w:val="20"/>
            <w:szCs w:val="20"/>
          </w:rPr>
          <w:t>Feature_and_connection_zone_mim</w:t>
        </w:r>
      </w:hyperlink>
      <w:r>
        <w:rPr>
          <w:rStyle w:val="HTMLCode"/>
          <w:color w:val="000000"/>
        </w:rPr>
        <w:t>;    --  ISO/TS 10303-1671</w:t>
      </w:r>
    </w:p>
    <w:p w:rsidR="000B42A8" w:rsidRDefault="000B42A8" w:rsidP="000B42A8">
      <w:pPr>
        <w:pStyle w:val="NormalWeb"/>
        <w:spacing w:after="270" w:afterAutospacing="0"/>
        <w:rPr>
          <w:color w:val="000000"/>
          <w:sz w:val="27"/>
          <w:szCs w:val="27"/>
        </w:rPr>
      </w:pPr>
      <w:r>
        <w:rPr>
          <w:rStyle w:val="HTMLCode"/>
          <w:color w:val="000000"/>
        </w:rPr>
        <w:t>USE FROM </w:t>
      </w:r>
      <w:hyperlink r:id="rId8" w:anchor="item_definition_structure_mim" w:history="1">
        <w:r>
          <w:rPr>
            <w:rStyle w:val="Hyperlink"/>
            <w:rFonts w:ascii="Courier New" w:hAnsi="Courier New" w:cs="Courier New"/>
            <w:sz w:val="20"/>
            <w:szCs w:val="20"/>
          </w:rPr>
          <w:t>Item_definition_structure_mim</w:t>
        </w:r>
      </w:hyperlink>
      <w:r>
        <w:rPr>
          <w:rStyle w:val="HTMLCode"/>
          <w:color w:val="000000"/>
        </w:rPr>
        <w:t>;    --  ISO/TS 10303-1345</w:t>
      </w:r>
    </w:p>
    <w:p w:rsidR="000B42A8" w:rsidRDefault="000B42A8" w:rsidP="000B42A8">
      <w:pPr>
        <w:pStyle w:val="NormalWeb"/>
        <w:spacing w:after="270" w:afterAutospacing="0"/>
        <w:rPr>
          <w:color w:val="000000"/>
          <w:sz w:val="27"/>
          <w:szCs w:val="27"/>
        </w:rPr>
      </w:pPr>
      <w:r>
        <w:rPr>
          <w:rStyle w:val="HTMLCode"/>
          <w:color w:val="000000"/>
        </w:rPr>
        <w:t>USE FROM </w:t>
      </w:r>
      <w:hyperlink r:id="rId9" w:anchor="material_property_definition_schema" w:history="1">
        <w:r>
          <w:rPr>
            <w:rStyle w:val="Hyperlink"/>
            <w:rFonts w:ascii="Courier New" w:hAnsi="Courier New" w:cs="Courier New"/>
            <w:sz w:val="20"/>
            <w:szCs w:val="20"/>
          </w:rPr>
          <w:t>material_property_definition_schema</w:t>
        </w:r>
      </w:hyperlink>
      <w:r>
        <w:rPr>
          <w:rStyle w:val="HTMLCode"/>
          <w:color w:val="000000"/>
        </w:rPr>
        <w:t>    --  ISO 10303-45</w:t>
      </w:r>
      <w:r>
        <w:rPr>
          <w:rFonts w:ascii="Courier New" w:hAnsi="Courier New" w:cs="Courier New"/>
          <w:color w:val="000000"/>
          <w:sz w:val="20"/>
          <w:szCs w:val="20"/>
        </w:rPr>
        <w:br/>
      </w:r>
      <w:r>
        <w:rPr>
          <w:rStyle w:val="HTMLCode"/>
          <w:color w:val="000000"/>
        </w:rPr>
        <w:t>  (</w:t>
      </w:r>
      <w:hyperlink r:id="rId10" w:anchor="material_property_definition_schema.property_definition_relationship" w:history="1">
        <w:r>
          <w:rPr>
            <w:rStyle w:val="Hyperlink"/>
            <w:rFonts w:ascii="Courier New" w:hAnsi="Courier New" w:cs="Courier New"/>
            <w:sz w:val="20"/>
            <w:szCs w:val="20"/>
          </w:rPr>
          <w:t>property_definition_relationship</w:t>
        </w:r>
      </w:hyperlink>
      <w:r>
        <w:rPr>
          <w:rStyle w:val="HTMLCode"/>
          <w:color w:val="000000"/>
        </w:rPr>
        <w:t>); </w:t>
      </w:r>
    </w:p>
    <w:p w:rsidR="000B42A8" w:rsidRDefault="000B42A8" w:rsidP="000B42A8">
      <w:pPr>
        <w:pStyle w:val="NormalWeb"/>
        <w:spacing w:after="270" w:afterAutospacing="0"/>
        <w:rPr>
          <w:color w:val="000000"/>
          <w:sz w:val="27"/>
          <w:szCs w:val="27"/>
        </w:rPr>
      </w:pPr>
      <w:r>
        <w:rPr>
          <w:rStyle w:val="HTMLCode"/>
          <w:color w:val="000000"/>
        </w:rPr>
        <w:t>USE FROM </w:t>
      </w:r>
      <w:hyperlink r:id="rId11" w:anchor="part_feature_location_mim" w:history="1">
        <w:r>
          <w:rPr>
            <w:rStyle w:val="Hyperlink"/>
            <w:rFonts w:ascii="Courier New" w:hAnsi="Courier New" w:cs="Courier New"/>
            <w:sz w:val="20"/>
            <w:szCs w:val="20"/>
          </w:rPr>
          <w:t>Part_feature_location_mim</w:t>
        </w:r>
      </w:hyperlink>
      <w:r>
        <w:rPr>
          <w:rStyle w:val="HTMLCode"/>
          <w:color w:val="000000"/>
        </w:rPr>
        <w:t>;    --  ISO/TS 10303-1714</w:t>
      </w:r>
    </w:p>
    <w:p w:rsidR="000B42A8" w:rsidRDefault="000B42A8" w:rsidP="000B42A8">
      <w:pPr>
        <w:pStyle w:val="NormalWeb"/>
        <w:spacing w:after="270" w:afterAutospacing="0"/>
        <w:rPr>
          <w:color w:val="000000"/>
          <w:sz w:val="27"/>
          <w:szCs w:val="27"/>
        </w:rPr>
      </w:pPr>
      <w:r>
        <w:rPr>
          <w:rStyle w:val="HTMLCode"/>
          <w:color w:val="000000"/>
        </w:rPr>
        <w:t>USE FROM </w:t>
      </w:r>
      <w:hyperlink r:id="rId12" w:anchor="part_shape_mim" w:history="1">
        <w:r>
          <w:rPr>
            <w:rStyle w:val="Hyperlink"/>
            <w:rFonts w:ascii="Courier New" w:hAnsi="Courier New" w:cs="Courier New"/>
            <w:sz w:val="20"/>
            <w:szCs w:val="20"/>
          </w:rPr>
          <w:t>Part_shape_mim</w:t>
        </w:r>
      </w:hyperlink>
      <w:r>
        <w:rPr>
          <w:rStyle w:val="HTMLCode"/>
          <w:color w:val="000000"/>
        </w:rPr>
        <w:t>;    --  ISO/TS 10303-1807</w:t>
      </w:r>
    </w:p>
    <w:p w:rsidR="000B42A8" w:rsidRDefault="000B42A8" w:rsidP="000B42A8">
      <w:pPr>
        <w:pStyle w:val="NormalWeb"/>
        <w:spacing w:after="270" w:afterAutospacing="0"/>
        <w:rPr>
          <w:color w:val="000000"/>
          <w:sz w:val="27"/>
          <w:szCs w:val="27"/>
        </w:rPr>
      </w:pPr>
      <w:r>
        <w:rPr>
          <w:rStyle w:val="HTMLCode"/>
          <w:color w:val="000000"/>
        </w:rPr>
        <w:lastRenderedPageBreak/>
        <w:t>USE FROM </w:t>
      </w:r>
      <w:hyperlink r:id="rId13" w:anchor="requirement_assignment_mim" w:history="1">
        <w:r>
          <w:rPr>
            <w:rStyle w:val="Hyperlink"/>
            <w:rFonts w:ascii="Courier New" w:hAnsi="Courier New" w:cs="Courier New"/>
            <w:sz w:val="20"/>
            <w:szCs w:val="20"/>
          </w:rPr>
          <w:t>Requirement_assignment_mim</w:t>
        </w:r>
      </w:hyperlink>
      <w:r>
        <w:rPr>
          <w:rStyle w:val="HTMLCode"/>
          <w:color w:val="000000"/>
        </w:rPr>
        <w:t>;    --  ISO/TS 10303-1233</w:t>
      </w:r>
    </w:p>
    <w:p w:rsidR="000B42A8" w:rsidRDefault="000B42A8" w:rsidP="000B42A8">
      <w:pPr>
        <w:pStyle w:val="NormalWeb"/>
        <w:spacing w:after="270" w:afterAutospacing="0"/>
        <w:rPr>
          <w:color w:val="000000"/>
          <w:sz w:val="27"/>
          <w:szCs w:val="27"/>
        </w:rPr>
      </w:pPr>
      <w:r>
        <w:rPr>
          <w:rStyle w:val="HTMLCode"/>
          <w:color w:val="000000"/>
        </w:rPr>
        <w:t>USE FROM </w:t>
      </w:r>
      <w:hyperlink r:id="rId14" w:anchor="shape_composition_mim" w:history="1">
        <w:r>
          <w:rPr>
            <w:rStyle w:val="Hyperlink"/>
            <w:rFonts w:ascii="Courier New" w:hAnsi="Courier New" w:cs="Courier New"/>
            <w:sz w:val="20"/>
            <w:szCs w:val="20"/>
          </w:rPr>
          <w:t>Shape_composition_mim</w:t>
        </w:r>
      </w:hyperlink>
      <w:r>
        <w:rPr>
          <w:rStyle w:val="HTMLCode"/>
          <w:color w:val="000000"/>
        </w:rPr>
        <w:t>;    --  ISO/TS 10303-1742</w:t>
      </w:r>
      <w:r>
        <w:rPr>
          <w:rFonts w:ascii="Courier New" w:hAnsi="Courier New" w:cs="Courier New"/>
          <w:color w:val="000000"/>
          <w:sz w:val="20"/>
          <w:szCs w:val="20"/>
        </w:rPr>
        <w:br/>
      </w:r>
      <w:r>
        <w:rPr>
          <w:rStyle w:val="HTMLCode"/>
          <w:color w:val="000000"/>
        </w:rPr>
        <w:t>(*</w:t>
      </w:r>
    </w:p>
    <w:p w:rsidR="000B42A8" w:rsidRDefault="000B42A8" w:rsidP="000B42A8">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0B42A8" w:rsidTr="000B42A8">
        <w:trPr>
          <w:tblCellSpacing w:w="15" w:type="dxa"/>
        </w:trPr>
        <w:tc>
          <w:tcPr>
            <w:tcW w:w="3990" w:type="dxa"/>
            <w:vAlign w:val="center"/>
            <w:hideMark/>
          </w:tcPr>
          <w:p w:rsidR="000B42A8" w:rsidRDefault="000B42A8">
            <w:pPr>
              <w:rPr>
                <w:sz w:val="24"/>
                <w:szCs w:val="24"/>
              </w:rPr>
            </w:pPr>
            <w:r>
              <w:rPr>
                <w:b/>
                <w:bCs/>
                <w:sz w:val="20"/>
                <w:szCs w:val="20"/>
              </w:rPr>
              <w:t>application_context_schema</w:t>
            </w:r>
          </w:p>
        </w:tc>
        <w:tc>
          <w:tcPr>
            <w:tcW w:w="1905" w:type="dxa"/>
            <w:vAlign w:val="center"/>
            <w:hideMark/>
          </w:tcPr>
          <w:p w:rsidR="000B42A8" w:rsidRDefault="000B42A8">
            <w:r>
              <w:rPr>
                <w:sz w:val="20"/>
                <w:szCs w:val="20"/>
              </w:rPr>
              <w:t>ISO 10303-41</w:t>
            </w:r>
          </w:p>
        </w:tc>
      </w:tr>
      <w:tr w:rsidR="000B42A8" w:rsidTr="000B42A8">
        <w:trPr>
          <w:tblCellSpacing w:w="15" w:type="dxa"/>
        </w:trPr>
        <w:tc>
          <w:tcPr>
            <w:tcW w:w="3990" w:type="dxa"/>
            <w:vAlign w:val="center"/>
            <w:hideMark/>
          </w:tcPr>
          <w:p w:rsidR="000B42A8" w:rsidRDefault="000B42A8">
            <w:r>
              <w:rPr>
                <w:b/>
                <w:bCs/>
                <w:sz w:val="20"/>
                <w:szCs w:val="20"/>
              </w:rPr>
              <w:t>Feature_and_connection_zone_mim</w:t>
            </w:r>
          </w:p>
        </w:tc>
        <w:tc>
          <w:tcPr>
            <w:tcW w:w="1905" w:type="dxa"/>
            <w:vAlign w:val="center"/>
            <w:hideMark/>
          </w:tcPr>
          <w:p w:rsidR="000B42A8" w:rsidRDefault="000B42A8">
            <w:r>
              <w:rPr>
                <w:sz w:val="20"/>
                <w:szCs w:val="20"/>
              </w:rPr>
              <w:t>ISO/TS 10303-1671</w:t>
            </w:r>
          </w:p>
        </w:tc>
      </w:tr>
      <w:tr w:rsidR="000B42A8" w:rsidTr="000B42A8">
        <w:trPr>
          <w:tblCellSpacing w:w="15" w:type="dxa"/>
        </w:trPr>
        <w:tc>
          <w:tcPr>
            <w:tcW w:w="3990" w:type="dxa"/>
            <w:vAlign w:val="center"/>
            <w:hideMark/>
          </w:tcPr>
          <w:p w:rsidR="000B42A8" w:rsidRDefault="000B42A8">
            <w:r>
              <w:rPr>
                <w:b/>
                <w:bCs/>
                <w:sz w:val="20"/>
                <w:szCs w:val="20"/>
              </w:rPr>
              <w:t>Item_definition_structure_mim</w:t>
            </w:r>
          </w:p>
        </w:tc>
        <w:tc>
          <w:tcPr>
            <w:tcW w:w="1905" w:type="dxa"/>
            <w:vAlign w:val="center"/>
            <w:hideMark/>
          </w:tcPr>
          <w:p w:rsidR="000B42A8" w:rsidRDefault="000B42A8">
            <w:r>
              <w:rPr>
                <w:sz w:val="20"/>
                <w:szCs w:val="20"/>
              </w:rPr>
              <w:t>ISO/TS 10303-1345</w:t>
            </w:r>
          </w:p>
        </w:tc>
      </w:tr>
      <w:tr w:rsidR="000B42A8" w:rsidTr="000B42A8">
        <w:trPr>
          <w:tblCellSpacing w:w="15" w:type="dxa"/>
        </w:trPr>
        <w:tc>
          <w:tcPr>
            <w:tcW w:w="3990" w:type="dxa"/>
            <w:vAlign w:val="center"/>
            <w:hideMark/>
          </w:tcPr>
          <w:p w:rsidR="000B42A8" w:rsidRDefault="000B42A8">
            <w:r>
              <w:rPr>
                <w:b/>
                <w:bCs/>
                <w:sz w:val="20"/>
                <w:szCs w:val="20"/>
              </w:rPr>
              <w:t>material_property_definition_schema</w:t>
            </w:r>
          </w:p>
        </w:tc>
        <w:tc>
          <w:tcPr>
            <w:tcW w:w="1905" w:type="dxa"/>
            <w:vAlign w:val="center"/>
            <w:hideMark/>
          </w:tcPr>
          <w:p w:rsidR="000B42A8" w:rsidRDefault="000B42A8">
            <w:r>
              <w:rPr>
                <w:sz w:val="20"/>
                <w:szCs w:val="20"/>
              </w:rPr>
              <w:t>ISO 10303-45</w:t>
            </w:r>
          </w:p>
        </w:tc>
      </w:tr>
      <w:tr w:rsidR="000B42A8" w:rsidTr="000B42A8">
        <w:trPr>
          <w:tblCellSpacing w:w="15" w:type="dxa"/>
        </w:trPr>
        <w:tc>
          <w:tcPr>
            <w:tcW w:w="3990" w:type="dxa"/>
            <w:vAlign w:val="center"/>
            <w:hideMark/>
          </w:tcPr>
          <w:p w:rsidR="000B42A8" w:rsidRDefault="000B42A8">
            <w:r>
              <w:rPr>
                <w:b/>
                <w:bCs/>
                <w:sz w:val="20"/>
                <w:szCs w:val="20"/>
              </w:rPr>
              <w:t>Part_feature_location_mim</w:t>
            </w:r>
          </w:p>
        </w:tc>
        <w:tc>
          <w:tcPr>
            <w:tcW w:w="1905" w:type="dxa"/>
            <w:vAlign w:val="center"/>
            <w:hideMark/>
          </w:tcPr>
          <w:p w:rsidR="000B42A8" w:rsidRDefault="000B42A8">
            <w:r>
              <w:rPr>
                <w:sz w:val="20"/>
                <w:szCs w:val="20"/>
              </w:rPr>
              <w:t>ISO/TS 10303-1714</w:t>
            </w:r>
          </w:p>
        </w:tc>
      </w:tr>
      <w:tr w:rsidR="000B42A8" w:rsidTr="000B42A8">
        <w:trPr>
          <w:tblCellSpacing w:w="15" w:type="dxa"/>
        </w:trPr>
        <w:tc>
          <w:tcPr>
            <w:tcW w:w="3990" w:type="dxa"/>
            <w:vAlign w:val="center"/>
            <w:hideMark/>
          </w:tcPr>
          <w:p w:rsidR="000B42A8" w:rsidRDefault="000B42A8">
            <w:r>
              <w:rPr>
                <w:b/>
                <w:bCs/>
                <w:sz w:val="20"/>
                <w:szCs w:val="20"/>
              </w:rPr>
              <w:t>Part_shape_mim</w:t>
            </w:r>
          </w:p>
        </w:tc>
        <w:tc>
          <w:tcPr>
            <w:tcW w:w="1905" w:type="dxa"/>
            <w:vAlign w:val="center"/>
            <w:hideMark/>
          </w:tcPr>
          <w:p w:rsidR="000B42A8" w:rsidRDefault="000B42A8">
            <w:r>
              <w:rPr>
                <w:sz w:val="20"/>
                <w:szCs w:val="20"/>
              </w:rPr>
              <w:t>ISO/TS 10303-1807</w:t>
            </w:r>
          </w:p>
        </w:tc>
      </w:tr>
      <w:tr w:rsidR="000B42A8" w:rsidTr="000B42A8">
        <w:trPr>
          <w:tblCellSpacing w:w="15" w:type="dxa"/>
        </w:trPr>
        <w:tc>
          <w:tcPr>
            <w:tcW w:w="3990" w:type="dxa"/>
            <w:vAlign w:val="center"/>
            <w:hideMark/>
          </w:tcPr>
          <w:p w:rsidR="000B42A8" w:rsidRDefault="000B42A8">
            <w:r>
              <w:rPr>
                <w:b/>
                <w:bCs/>
                <w:sz w:val="20"/>
                <w:szCs w:val="20"/>
              </w:rPr>
              <w:t>Requirement_assignment_mim</w:t>
            </w:r>
          </w:p>
        </w:tc>
        <w:tc>
          <w:tcPr>
            <w:tcW w:w="1905" w:type="dxa"/>
            <w:vAlign w:val="center"/>
            <w:hideMark/>
          </w:tcPr>
          <w:p w:rsidR="000B42A8" w:rsidRDefault="000B42A8">
            <w:r>
              <w:rPr>
                <w:sz w:val="20"/>
                <w:szCs w:val="20"/>
              </w:rPr>
              <w:t>ISO/TS 10303-1233</w:t>
            </w:r>
          </w:p>
        </w:tc>
      </w:tr>
      <w:tr w:rsidR="000B42A8" w:rsidTr="000B42A8">
        <w:trPr>
          <w:tblCellSpacing w:w="15" w:type="dxa"/>
        </w:trPr>
        <w:tc>
          <w:tcPr>
            <w:tcW w:w="3990" w:type="dxa"/>
            <w:vAlign w:val="center"/>
            <w:hideMark/>
          </w:tcPr>
          <w:p w:rsidR="000B42A8" w:rsidRDefault="000B42A8">
            <w:r>
              <w:rPr>
                <w:b/>
                <w:bCs/>
                <w:sz w:val="20"/>
                <w:szCs w:val="20"/>
              </w:rPr>
              <w:t>Shape_composition_mim</w:t>
            </w:r>
          </w:p>
        </w:tc>
        <w:tc>
          <w:tcPr>
            <w:tcW w:w="1905" w:type="dxa"/>
            <w:vAlign w:val="center"/>
            <w:hideMark/>
          </w:tcPr>
          <w:p w:rsidR="000B42A8" w:rsidRDefault="000B42A8">
            <w:r>
              <w:rPr>
                <w:sz w:val="20"/>
                <w:szCs w:val="20"/>
              </w:rPr>
              <w:t>ISO/TS 10303-1742</w:t>
            </w:r>
          </w:p>
        </w:tc>
      </w:tr>
    </w:tbl>
    <w:p w:rsidR="000B42A8" w:rsidRDefault="000B42A8" w:rsidP="000B42A8">
      <w:pPr>
        <w:pStyle w:val="note"/>
        <w:rPr>
          <w:color w:val="000000"/>
          <w:sz w:val="27"/>
          <w:szCs w:val="27"/>
        </w:rPr>
      </w:pPr>
      <w:r>
        <w:rPr>
          <w:color w:val="000000"/>
        </w:rPr>
        <w:t>NOTE 2   See Annex </w:t>
      </w:r>
      <w:hyperlink r:id="rId15" w:history="1">
        <w:r>
          <w:rPr>
            <w:rStyle w:val="Hyperlink"/>
          </w:rPr>
          <w:t>D</w:t>
        </w:r>
      </w:hyperlink>
      <w:r>
        <w:rPr>
          <w:color w:val="000000"/>
        </w:rPr>
        <w:t>, Figures </w:t>
      </w:r>
      <w:hyperlink r:id="rId16" w:history="1">
        <w:r>
          <w:rPr>
            <w:rStyle w:val="Hyperlink"/>
          </w:rPr>
          <w:t>D.1</w:t>
        </w:r>
      </w:hyperlink>
      <w:r>
        <w:rPr>
          <w:color w:val="000000"/>
        </w:rPr>
        <w:t>and </w:t>
      </w:r>
      <w:hyperlink r:id="rId17" w:history="1">
        <w:r>
          <w:rPr>
            <w:rStyle w:val="Hyperlink"/>
          </w:rPr>
          <w:t>D.2</w:t>
        </w:r>
      </w:hyperlink>
      <w:r>
        <w:rPr>
          <w:color w:val="000000"/>
        </w:rPr>
        <w:t> for a graphical representation of this schema.</w:t>
      </w:r>
    </w:p>
    <w:p w:rsidR="000B42A8" w:rsidRDefault="000B42A8" w:rsidP="000B42A8">
      <w:pPr>
        <w:pStyle w:val="Heading2"/>
        <w:rPr>
          <w:color w:val="000000"/>
        </w:rPr>
      </w:pPr>
      <w:bookmarkStart w:id="3" w:name="types"/>
      <w:r>
        <w:rPr>
          <w:color w:val="000000"/>
        </w:rPr>
        <w:t>5.2.1 MIM type definitions</w:t>
      </w:r>
      <w:bookmarkEnd w:id="3"/>
    </w:p>
    <w:p w:rsidR="000B42A8" w:rsidRDefault="000B42A8" w:rsidP="000B42A8">
      <w:pPr>
        <w:pStyle w:val="NormalWeb"/>
        <w:rPr>
          <w:color w:val="000000"/>
          <w:sz w:val="27"/>
          <w:szCs w:val="27"/>
        </w:rPr>
      </w:pPr>
      <w:r>
        <w:rPr>
          <w:color w:val="000000"/>
          <w:sz w:val="27"/>
          <w:szCs w:val="27"/>
        </w:rPr>
        <w:t>This subclause specifies the MIM types for this application module. The MIM types and definitions are specified below.</w:t>
      </w:r>
    </w:p>
    <w:p w:rsidR="000B42A8" w:rsidRDefault="000B42A8" w:rsidP="000B42A8">
      <w:pPr>
        <w:pStyle w:val="Heading2"/>
        <w:rPr>
          <w:color w:val="000000"/>
        </w:rPr>
      </w:pPr>
      <w:bookmarkStart w:id="4" w:name="physical_unit_usage_view_mim.puuv_groupa"/>
      <w:r>
        <w:rPr>
          <w:color w:val="000000"/>
        </w:rPr>
        <w:t>5.2.1.1 puuv_groupable_item</w:t>
      </w:r>
      <w:bookmarkEnd w:id="4"/>
      <w:r>
        <w:rPr>
          <w:color w:val="000000"/>
        </w:rPr>
        <w:t>   </w:t>
      </w:r>
      <w:r>
        <w:rPr>
          <w:noProof/>
          <w:color w:val="0000FF"/>
          <w:lang w:val="en-GB" w:eastAsia="en-GB"/>
        </w:rPr>
        <w:drawing>
          <wp:inline distT="0" distB="0" distL="0" distR="0">
            <wp:extent cx="180975" cy="209550"/>
            <wp:effectExtent l="0" t="0" r="9525" b="0"/>
            <wp:docPr id="339" name="Picture 339"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0B42A8" w:rsidRDefault="000B42A8" w:rsidP="000B42A8">
      <w:pPr>
        <w:pStyle w:val="NormalWeb"/>
        <w:rPr>
          <w:color w:val="000000"/>
          <w:sz w:val="27"/>
          <w:szCs w:val="27"/>
        </w:rPr>
      </w:pPr>
      <w:r>
        <w:rPr>
          <w:color w:val="000000"/>
          <w:sz w:val="27"/>
          <w:szCs w:val="27"/>
        </w:rPr>
        <w:t>The </w:t>
      </w:r>
      <w:r>
        <w:rPr>
          <w:b/>
          <w:bCs/>
          <w:color w:val="000000"/>
          <w:sz w:val="27"/>
          <w:szCs w:val="27"/>
        </w:rPr>
        <w:t>puuv_groupable_item</w:t>
      </w:r>
      <w:r>
        <w:rPr>
          <w:color w:val="000000"/>
          <w:sz w:val="27"/>
          <w:szCs w:val="27"/>
        </w:rPr>
        <w:t> type is an extension of the </w:t>
      </w:r>
      <w:hyperlink r:id="rId19" w:anchor="group_mim.groupable_item" w:history="1">
        <w:r>
          <w:rPr>
            <w:rStyle w:val="Hyperlink"/>
            <w:b/>
            <w:bCs/>
            <w:sz w:val="27"/>
            <w:szCs w:val="27"/>
          </w:rPr>
          <w:t>groupable_item</w:t>
        </w:r>
      </w:hyperlink>
      <w:r>
        <w:rPr>
          <w:color w:val="000000"/>
          <w:sz w:val="27"/>
          <w:szCs w:val="27"/>
        </w:rPr>
        <w:t> type. It adds the data type </w:t>
      </w:r>
      <w:hyperlink r:id="rId20" w:anchor="product_property_definition_schema.shape_aspect" w:history="1">
        <w:r>
          <w:rPr>
            <w:rStyle w:val="Hyperlink"/>
            <w:b/>
            <w:bCs/>
            <w:sz w:val="27"/>
            <w:szCs w:val="27"/>
          </w:rPr>
          <w:t>shape_aspect</w:t>
        </w:r>
      </w:hyperlink>
      <w:r>
        <w:rPr>
          <w:color w:val="000000"/>
          <w:sz w:val="27"/>
          <w:szCs w:val="27"/>
        </w:rPr>
        <w:t> to the list of alternate data types.</w:t>
      </w:r>
    </w:p>
    <w:p w:rsidR="000B42A8" w:rsidRDefault="000B42A8" w:rsidP="000B42A8">
      <w:pPr>
        <w:pStyle w:val="NormalWeb"/>
        <w:rPr>
          <w:color w:val="000000"/>
          <w:sz w:val="27"/>
          <w:szCs w:val="27"/>
        </w:rPr>
      </w:pPr>
      <w:r>
        <w:rPr>
          <w:color w:val="000000"/>
          <w:sz w:val="27"/>
          <w:szCs w:val="27"/>
          <w:u w:val="single"/>
        </w:rPr>
        <w:t>EXPRESS specification:</w:t>
      </w:r>
    </w:p>
    <w:p w:rsidR="000B42A8" w:rsidRDefault="000B42A8" w:rsidP="000B42A8">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puuv_groupable_item = SELECT BASED_ON </w:t>
      </w:r>
      <w:hyperlink r:id="rId21" w:anchor="group_mim.groupable_item" w:history="1">
        <w:r>
          <w:rPr>
            <w:rStyle w:val="Hyperlink"/>
            <w:rFonts w:ascii="Courier New" w:hAnsi="Courier New" w:cs="Courier New"/>
            <w:sz w:val="20"/>
            <w:szCs w:val="20"/>
          </w:rPr>
          <w:t>groupable_item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2"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lastRenderedPageBreak/>
        <w:t>END_TYPE; </w:t>
      </w:r>
      <w:r>
        <w:rPr>
          <w:rFonts w:ascii="Courier New" w:hAnsi="Courier New" w:cs="Courier New"/>
          <w:color w:val="000000"/>
          <w:sz w:val="20"/>
          <w:szCs w:val="20"/>
        </w:rPr>
        <w:br/>
      </w:r>
      <w:r>
        <w:rPr>
          <w:rStyle w:val="HTMLCode"/>
          <w:color w:val="000000"/>
        </w:rPr>
        <w:t>(*</w:t>
      </w:r>
    </w:p>
    <w:p w:rsidR="000B42A8" w:rsidRDefault="000B42A8" w:rsidP="000B42A8">
      <w:pPr>
        <w:pStyle w:val="Heading2"/>
        <w:rPr>
          <w:color w:val="000000"/>
        </w:rPr>
      </w:pPr>
      <w:bookmarkStart w:id="5" w:name="physical_unit_usage_view_mim.puuv_requir"/>
      <w:r>
        <w:rPr>
          <w:color w:val="000000"/>
        </w:rPr>
        <w:t>5.2.1.2 puuv_requirement_assigned_item</w:t>
      </w:r>
      <w:bookmarkEnd w:id="5"/>
      <w:r>
        <w:rPr>
          <w:color w:val="000000"/>
        </w:rPr>
        <w:t>   </w:t>
      </w:r>
      <w:r>
        <w:rPr>
          <w:noProof/>
          <w:color w:val="0000FF"/>
          <w:lang w:val="en-GB" w:eastAsia="en-GB"/>
        </w:rPr>
        <w:drawing>
          <wp:inline distT="0" distB="0" distL="0" distR="0">
            <wp:extent cx="180975" cy="209550"/>
            <wp:effectExtent l="0" t="0" r="9525" b="0"/>
            <wp:docPr id="338" name="Picture 338"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0B42A8" w:rsidRDefault="000B42A8" w:rsidP="000B42A8">
      <w:pPr>
        <w:pStyle w:val="NormalWeb"/>
        <w:rPr>
          <w:color w:val="000000"/>
          <w:sz w:val="27"/>
          <w:szCs w:val="27"/>
        </w:rPr>
      </w:pPr>
      <w:r>
        <w:rPr>
          <w:color w:val="000000"/>
          <w:sz w:val="27"/>
          <w:szCs w:val="27"/>
        </w:rPr>
        <w:t>The </w:t>
      </w:r>
      <w:r>
        <w:rPr>
          <w:b/>
          <w:bCs/>
          <w:color w:val="000000"/>
          <w:sz w:val="27"/>
          <w:szCs w:val="27"/>
        </w:rPr>
        <w:t>puuv_requirement_assigned_item</w:t>
      </w:r>
      <w:r>
        <w:rPr>
          <w:color w:val="000000"/>
          <w:sz w:val="27"/>
          <w:szCs w:val="27"/>
        </w:rPr>
        <w:t> type is an extension of the </w:t>
      </w:r>
      <w:hyperlink r:id="rId23" w:anchor="requirement_assignment_mim.requirement_assigned_item" w:history="1">
        <w:r>
          <w:rPr>
            <w:rStyle w:val="Hyperlink"/>
            <w:b/>
            <w:bCs/>
            <w:sz w:val="27"/>
            <w:szCs w:val="27"/>
          </w:rPr>
          <w:t>requirement_assigned_item</w:t>
        </w:r>
      </w:hyperlink>
      <w:r>
        <w:rPr>
          <w:color w:val="000000"/>
          <w:sz w:val="27"/>
          <w:szCs w:val="27"/>
        </w:rPr>
        <w:t> type. It adds the data types </w:t>
      </w:r>
      <w:hyperlink r:id="rId24" w:anchor="product_definition_schema.product_definition" w:history="1">
        <w:r>
          <w:rPr>
            <w:rStyle w:val="Hyperlink"/>
            <w:b/>
            <w:bCs/>
            <w:sz w:val="27"/>
            <w:szCs w:val="27"/>
          </w:rPr>
          <w:t>product_definition</w:t>
        </w:r>
      </w:hyperlink>
      <w:r>
        <w:rPr>
          <w:color w:val="000000"/>
          <w:sz w:val="27"/>
          <w:szCs w:val="27"/>
        </w:rPr>
        <w:t>, and </w:t>
      </w:r>
      <w:hyperlink r:id="rId25" w:anchor="product_property_definition_schema.shape_aspect" w:history="1">
        <w:r>
          <w:rPr>
            <w:rStyle w:val="Hyperlink"/>
            <w:b/>
            <w:bCs/>
            <w:sz w:val="27"/>
            <w:szCs w:val="27"/>
          </w:rPr>
          <w:t>shape_aspect</w:t>
        </w:r>
      </w:hyperlink>
      <w:r>
        <w:rPr>
          <w:color w:val="000000"/>
          <w:sz w:val="27"/>
          <w:szCs w:val="27"/>
        </w:rPr>
        <w:t> to the list of alternate data types.</w:t>
      </w:r>
    </w:p>
    <w:p w:rsidR="000B42A8" w:rsidRDefault="000B42A8" w:rsidP="000B42A8">
      <w:pPr>
        <w:pStyle w:val="NormalWeb"/>
        <w:rPr>
          <w:color w:val="000000"/>
          <w:sz w:val="27"/>
          <w:szCs w:val="27"/>
        </w:rPr>
      </w:pPr>
      <w:r>
        <w:rPr>
          <w:color w:val="000000"/>
          <w:sz w:val="27"/>
          <w:szCs w:val="27"/>
          <w:u w:val="single"/>
        </w:rPr>
        <w:t>EXPRESS specification:</w:t>
      </w:r>
    </w:p>
    <w:p w:rsidR="000B42A8" w:rsidRDefault="000B42A8" w:rsidP="000B42A8">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puuv_requirement_assigned_item = SELECT BASED_ON </w:t>
      </w:r>
      <w:hyperlink r:id="rId26" w:anchor="requirement_assignment_mim.requirement_assigned_item" w:history="1">
        <w:r>
          <w:rPr>
            <w:rStyle w:val="Hyperlink"/>
            <w:rFonts w:ascii="Courier New" w:hAnsi="Courier New" w:cs="Courier New"/>
            <w:sz w:val="20"/>
            <w:szCs w:val="20"/>
          </w:rPr>
          <w:t>requirement_assigned_item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7" w:anchor="product_definition_schema.product_definition" w:history="1">
        <w:r>
          <w:rPr>
            <w:rStyle w:val="Hyperlink"/>
            <w:rFonts w:ascii="Courier New" w:hAnsi="Courier New" w:cs="Courier New"/>
            <w:sz w:val="20"/>
            <w:szCs w:val="20"/>
          </w:rPr>
          <w:t>product_definition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28"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0B42A8" w:rsidRDefault="000B42A8" w:rsidP="000B42A8">
      <w:pPr>
        <w:pStyle w:val="Heading2"/>
        <w:rPr>
          <w:color w:val="000000"/>
        </w:rPr>
      </w:pPr>
      <w:bookmarkStart w:id="6" w:name="physical_unit_usage_view_mim.puuv_docume"/>
      <w:r>
        <w:rPr>
          <w:color w:val="000000"/>
        </w:rPr>
        <w:t>5.2.1.3 puuv_document_reference_item</w:t>
      </w:r>
      <w:bookmarkEnd w:id="6"/>
      <w:r>
        <w:rPr>
          <w:color w:val="000000"/>
        </w:rPr>
        <w:t>   </w:t>
      </w:r>
      <w:r>
        <w:rPr>
          <w:noProof/>
          <w:color w:val="0000FF"/>
          <w:lang w:val="en-GB" w:eastAsia="en-GB"/>
        </w:rPr>
        <w:drawing>
          <wp:inline distT="0" distB="0" distL="0" distR="0">
            <wp:extent cx="180975" cy="209550"/>
            <wp:effectExtent l="0" t="0" r="9525" b="0"/>
            <wp:docPr id="337" name="Picture 337"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0B42A8" w:rsidRDefault="000B42A8" w:rsidP="000B42A8">
      <w:pPr>
        <w:pStyle w:val="NormalWeb"/>
        <w:rPr>
          <w:color w:val="000000"/>
          <w:sz w:val="27"/>
          <w:szCs w:val="27"/>
        </w:rPr>
      </w:pPr>
      <w:r>
        <w:rPr>
          <w:color w:val="000000"/>
          <w:sz w:val="27"/>
          <w:szCs w:val="27"/>
        </w:rPr>
        <w:t>The </w:t>
      </w:r>
      <w:r>
        <w:rPr>
          <w:b/>
          <w:bCs/>
          <w:color w:val="000000"/>
          <w:sz w:val="27"/>
          <w:szCs w:val="27"/>
        </w:rPr>
        <w:t>puuv_document_reference_item</w:t>
      </w:r>
      <w:r>
        <w:rPr>
          <w:color w:val="000000"/>
          <w:sz w:val="27"/>
          <w:szCs w:val="27"/>
        </w:rPr>
        <w:t> type is an extension of the </w:t>
      </w:r>
      <w:hyperlink r:id="rId29" w:anchor="document_assignment_mim.document_reference_item" w:history="1">
        <w:r>
          <w:rPr>
            <w:rStyle w:val="Hyperlink"/>
            <w:b/>
            <w:bCs/>
            <w:sz w:val="27"/>
            <w:szCs w:val="27"/>
          </w:rPr>
          <w:t>document_reference_item</w:t>
        </w:r>
      </w:hyperlink>
      <w:r>
        <w:rPr>
          <w:color w:val="000000"/>
          <w:sz w:val="27"/>
          <w:szCs w:val="27"/>
        </w:rPr>
        <w:t> type. It adds the data type </w:t>
      </w:r>
      <w:hyperlink r:id="rId30" w:anchor="product_property_definition_schema.shape_aspect" w:history="1">
        <w:r>
          <w:rPr>
            <w:rStyle w:val="Hyperlink"/>
            <w:b/>
            <w:bCs/>
            <w:sz w:val="27"/>
            <w:szCs w:val="27"/>
          </w:rPr>
          <w:t>shape_aspect</w:t>
        </w:r>
      </w:hyperlink>
      <w:r>
        <w:rPr>
          <w:color w:val="000000"/>
          <w:sz w:val="27"/>
          <w:szCs w:val="27"/>
        </w:rPr>
        <w:t> to the list of alternate data types.</w:t>
      </w:r>
    </w:p>
    <w:p w:rsidR="000B42A8" w:rsidRDefault="000B42A8" w:rsidP="000B42A8">
      <w:pPr>
        <w:pStyle w:val="NormalWeb"/>
        <w:rPr>
          <w:color w:val="000000"/>
          <w:sz w:val="27"/>
          <w:szCs w:val="27"/>
        </w:rPr>
      </w:pPr>
      <w:r>
        <w:rPr>
          <w:color w:val="000000"/>
          <w:sz w:val="27"/>
          <w:szCs w:val="27"/>
          <w:u w:val="single"/>
        </w:rPr>
        <w:t>EXPRESS specification:</w:t>
      </w:r>
    </w:p>
    <w:p w:rsidR="000B42A8" w:rsidRDefault="000B42A8" w:rsidP="000B42A8">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puuv_document_reference_item = SELECT BASED_ON </w:t>
      </w:r>
      <w:hyperlink r:id="rId31" w:anchor="document_assignment_mim.document_reference_item" w:history="1">
        <w:r>
          <w:rPr>
            <w:rStyle w:val="Hyperlink"/>
            <w:rFonts w:ascii="Courier New" w:hAnsi="Courier New" w:cs="Courier New"/>
            <w:sz w:val="20"/>
            <w:szCs w:val="20"/>
          </w:rPr>
          <w:t>document_reference_item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32"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0B42A8" w:rsidRDefault="000B42A8" w:rsidP="000B42A8">
      <w:pPr>
        <w:pStyle w:val="Heading2"/>
        <w:rPr>
          <w:color w:val="000000"/>
        </w:rPr>
      </w:pPr>
      <w:bookmarkStart w:id="7" w:name="entities"/>
      <w:r>
        <w:rPr>
          <w:color w:val="000000"/>
        </w:rPr>
        <w:t>5.2.2 MIM entity definitions</w:t>
      </w:r>
      <w:bookmarkEnd w:id="7"/>
    </w:p>
    <w:p w:rsidR="000B42A8" w:rsidRDefault="000B42A8" w:rsidP="000B42A8">
      <w:pPr>
        <w:pStyle w:val="NormalWeb"/>
        <w:rPr>
          <w:color w:val="000000"/>
          <w:sz w:val="27"/>
          <w:szCs w:val="27"/>
        </w:rPr>
      </w:pPr>
      <w:r>
        <w:rPr>
          <w:color w:val="000000"/>
          <w:sz w:val="27"/>
          <w:szCs w:val="27"/>
        </w:rPr>
        <w:t>This subclause specifies the MIM entities for this module. The MIM entities and definitions are specified below.</w:t>
      </w:r>
    </w:p>
    <w:p w:rsidR="000B42A8" w:rsidRDefault="000B42A8" w:rsidP="000B42A8">
      <w:pPr>
        <w:pStyle w:val="Heading2"/>
        <w:rPr>
          <w:color w:val="000000"/>
        </w:rPr>
      </w:pPr>
      <w:r>
        <w:rPr>
          <w:color w:val="000000"/>
        </w:rPr>
        <w:t>5.2.2.1 connection_zone_map_identification   </w:t>
      </w:r>
      <w:r>
        <w:rPr>
          <w:noProof/>
          <w:color w:val="0000FF"/>
          <w:lang w:val="en-GB" w:eastAsia="en-GB"/>
        </w:rPr>
        <w:drawing>
          <wp:inline distT="0" distB="0" distL="0" distR="0">
            <wp:extent cx="180975" cy="209550"/>
            <wp:effectExtent l="0" t="0" r="9525" b="0"/>
            <wp:docPr id="278" name="Picture 278"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0B42A8" w:rsidRDefault="000B42A8" w:rsidP="000B42A8">
      <w:pPr>
        <w:pStyle w:val="NormalWeb"/>
        <w:rPr>
          <w:color w:val="000000"/>
          <w:sz w:val="27"/>
          <w:szCs w:val="27"/>
        </w:rPr>
      </w:pPr>
      <w:r>
        <w:rPr>
          <w:color w:val="000000"/>
          <w:sz w:val="27"/>
          <w:szCs w:val="27"/>
        </w:rPr>
        <w:t>A </w:t>
      </w:r>
      <w:r>
        <w:rPr>
          <w:b/>
          <w:bCs/>
          <w:color w:val="000000"/>
          <w:sz w:val="27"/>
          <w:szCs w:val="27"/>
        </w:rPr>
        <w:t>connection_zone_map_identification</w:t>
      </w:r>
      <w:r>
        <w:rPr>
          <w:color w:val="000000"/>
          <w:sz w:val="27"/>
          <w:szCs w:val="27"/>
        </w:rPr>
        <w:t> is a type of </w:t>
      </w:r>
      <w:hyperlink r:id="rId33" w:anchor="representation_schema.representation_relationship" w:history="1">
        <w:r>
          <w:rPr>
            <w:rStyle w:val="Hyperlink"/>
            <w:b/>
            <w:bCs/>
            <w:sz w:val="27"/>
            <w:szCs w:val="27"/>
          </w:rPr>
          <w:t>representation_relationship</w:t>
        </w:r>
      </w:hyperlink>
      <w:r>
        <w:rPr>
          <w:color w:val="000000"/>
          <w:sz w:val="27"/>
          <w:szCs w:val="27"/>
        </w:rPr>
        <w:t> and a type of </w:t>
      </w:r>
      <w:hyperlink r:id="rId34" w:anchor="product_property_definition_schema.shape_aspect" w:history="1">
        <w:r>
          <w:rPr>
            <w:rStyle w:val="Hyperlink"/>
            <w:b/>
            <w:bCs/>
            <w:sz w:val="27"/>
            <w:szCs w:val="27"/>
          </w:rPr>
          <w:t>shape_aspect</w:t>
        </w:r>
      </w:hyperlink>
      <w:r>
        <w:rPr>
          <w:color w:val="000000"/>
          <w:sz w:val="27"/>
          <w:szCs w:val="27"/>
        </w:rPr>
        <w:t> that implements the ARM concept of</w:t>
      </w:r>
      <w:ins w:id="8" w:author="Sapp (US), Brandon" w:date="2019-03-21T08:16:00Z">
        <w:r w:rsidR="007C7134">
          <w:rPr>
            <w:color w:val="000000"/>
            <w:sz w:val="27"/>
            <w:szCs w:val="27"/>
          </w:rPr>
          <w:t xml:space="preserve"> </w:t>
        </w:r>
      </w:ins>
      <w:hyperlink r:id="rId35" w:anchor="physical_unit_usage_view_arm.connection_zone_map_identification" w:history="1">
        <w:r>
          <w:rPr>
            <w:rStyle w:val="Hyperlink"/>
            <w:b/>
            <w:bCs/>
            <w:sz w:val="27"/>
            <w:szCs w:val="27"/>
          </w:rPr>
          <w:t>Connection_zone_map_identification</w:t>
        </w:r>
      </w:hyperlink>
      <w:r>
        <w:rPr>
          <w:color w:val="000000"/>
          <w:sz w:val="27"/>
          <w:szCs w:val="27"/>
        </w:rPr>
        <w:t>.</w:t>
      </w:r>
    </w:p>
    <w:p w:rsidR="000B42A8" w:rsidRDefault="000B42A8" w:rsidP="000B42A8">
      <w:pPr>
        <w:pStyle w:val="NormalWeb"/>
        <w:rPr>
          <w:color w:val="000000"/>
          <w:sz w:val="27"/>
          <w:szCs w:val="27"/>
        </w:rPr>
      </w:pPr>
      <w:r>
        <w:rPr>
          <w:color w:val="000000"/>
          <w:sz w:val="27"/>
          <w:szCs w:val="27"/>
          <w:u w:val="single"/>
        </w:rPr>
        <w:lastRenderedPageBreak/>
        <w:t>EXPRESS specification:</w:t>
      </w:r>
    </w:p>
    <w:p w:rsidR="000B42A8" w:rsidRDefault="000B42A8" w:rsidP="000B42A8">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connection_zone_map_identification</w:t>
      </w:r>
      <w:r>
        <w:rPr>
          <w:rFonts w:ascii="Courier New" w:hAnsi="Courier New" w:cs="Courier New"/>
          <w:color w:val="000000"/>
          <w:sz w:val="20"/>
          <w:szCs w:val="20"/>
        </w:rPr>
        <w:br/>
      </w:r>
      <w:r>
        <w:rPr>
          <w:rStyle w:val="HTMLCode"/>
          <w:color w:val="000000"/>
        </w:rPr>
        <w:t>  SUBTYPE OF (</w:t>
      </w:r>
      <w:hyperlink r:id="rId36" w:anchor="product_property_definition_schema.shape_aspect" w:history="1">
        <w:r>
          <w:rPr>
            <w:rStyle w:val="Hyperlink"/>
            <w:rFonts w:ascii="Courier New" w:hAnsi="Courier New" w:cs="Courier New"/>
            <w:sz w:val="20"/>
            <w:szCs w:val="20"/>
          </w:rPr>
          <w:t>shape_aspect</w:t>
        </w:r>
      </w:hyperlink>
      <w:r>
        <w:rPr>
          <w:rStyle w:val="HTMLCode"/>
          <w:color w:val="000000"/>
        </w:rPr>
        <w:t>, </w:t>
      </w:r>
      <w:hyperlink r:id="rId37"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38"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.rep_1 : </w:t>
      </w:r>
      <w:hyperlink r:id="rId39" w:anchor="physical_unit_usage_view_mim.usage_view_connection_zone_terminal_shape_relationship" w:history="1">
        <w:r>
          <w:rPr>
            <w:rStyle w:val="Hyperlink"/>
            <w:rFonts w:ascii="Courier New" w:hAnsi="Courier New" w:cs="Courier New"/>
            <w:sz w:val="20"/>
            <w:szCs w:val="20"/>
          </w:rPr>
          <w:t>usage_view_connection_zone_terminal_shape_relationship</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40"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.rep_2 : </w:t>
      </w:r>
      <w:hyperlink r:id="rId41" w:anchor="physical_unit_usage_view_mim.usage_view_connection_zone_terminal_shape_relationship" w:history="1">
        <w:r>
          <w:rPr>
            <w:rStyle w:val="Hyperlink"/>
            <w:rFonts w:ascii="Courier New" w:hAnsi="Courier New" w:cs="Courier New"/>
            <w:sz w:val="20"/>
            <w:szCs w:val="20"/>
          </w:rPr>
          <w:t>usage_view_connection_zone_terminal_shape_relationship</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SELF\representation_relationship.rep_2 :&lt;&gt;: SELF\representation_relationship.rep_1;</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0B42A8" w:rsidRDefault="000B42A8" w:rsidP="000B42A8">
      <w:pPr>
        <w:pStyle w:val="NormalWeb"/>
        <w:rPr>
          <w:color w:val="000000"/>
          <w:sz w:val="27"/>
          <w:szCs w:val="27"/>
        </w:rPr>
      </w:pPr>
      <w:r>
        <w:rPr>
          <w:color w:val="000000"/>
          <w:sz w:val="27"/>
          <w:szCs w:val="27"/>
          <w:u w:val="single"/>
        </w:rPr>
        <w:t>Attribute definitions:</w:t>
      </w:r>
    </w:p>
    <w:p w:rsidR="000B42A8" w:rsidRDefault="000B42A8" w:rsidP="000B42A8">
      <w:pPr>
        <w:pStyle w:val="expressdescription"/>
        <w:rPr>
          <w:color w:val="000000"/>
          <w:sz w:val="27"/>
          <w:szCs w:val="27"/>
        </w:rPr>
      </w:pPr>
      <w:r>
        <w:rPr>
          <w:b/>
          <w:bCs/>
          <w:color w:val="000000"/>
          <w:sz w:val="27"/>
          <w:szCs w:val="27"/>
        </w:rPr>
        <w:t>rep_1: </w:t>
      </w:r>
      <w:r>
        <w:rPr>
          <w:color w:val="000000"/>
          <w:sz w:val="27"/>
          <w:szCs w:val="27"/>
        </w:rPr>
        <w:t>specifies the role of the </w:t>
      </w:r>
      <w:hyperlink r:id="rId42" w:anchor="physical_unit_usage_view_mim.usage_view_connection_zone_terminal_shape_relationship" w:history="1">
        <w:r>
          <w:rPr>
            <w:rStyle w:val="Hyperlink"/>
            <w:b/>
            <w:bCs/>
            <w:sz w:val="27"/>
            <w:szCs w:val="27"/>
          </w:rPr>
          <w:t>usage_view_connection_zone_terminal_shape_relationship</w:t>
        </w:r>
      </w:hyperlink>
      <w:r>
        <w:rPr>
          <w:color w:val="000000"/>
          <w:sz w:val="27"/>
          <w:szCs w:val="27"/>
        </w:rPr>
        <w:t> for the </w:t>
      </w:r>
      <w:r>
        <w:rPr>
          <w:b/>
          <w:bCs/>
          <w:color w:val="000000"/>
          <w:sz w:val="27"/>
          <w:szCs w:val="27"/>
        </w:rPr>
        <w:t>connection_zone_map_identification</w:t>
      </w:r>
      <w:r>
        <w:rPr>
          <w:color w:val="000000"/>
          <w:sz w:val="27"/>
          <w:szCs w:val="27"/>
        </w:rPr>
        <w:t>.</w:t>
      </w:r>
    </w:p>
    <w:p w:rsidR="000B42A8" w:rsidRDefault="000B42A8" w:rsidP="000B42A8">
      <w:pPr>
        <w:pStyle w:val="expressdescription"/>
        <w:rPr>
          <w:color w:val="000000"/>
          <w:sz w:val="27"/>
          <w:szCs w:val="27"/>
        </w:rPr>
      </w:pPr>
      <w:r>
        <w:rPr>
          <w:b/>
          <w:bCs/>
          <w:color w:val="000000"/>
          <w:sz w:val="27"/>
          <w:szCs w:val="27"/>
        </w:rPr>
        <w:t>rep_2: </w:t>
      </w:r>
      <w:r>
        <w:rPr>
          <w:color w:val="000000"/>
          <w:sz w:val="27"/>
          <w:szCs w:val="27"/>
        </w:rPr>
        <w:t>specifies the role of the </w:t>
      </w:r>
      <w:hyperlink r:id="rId43" w:anchor="physical_unit_usage_view_mim.usage_view_connection_zone_terminal_shape_relationship" w:history="1">
        <w:r>
          <w:rPr>
            <w:rStyle w:val="Hyperlink"/>
            <w:b/>
            <w:bCs/>
            <w:sz w:val="27"/>
            <w:szCs w:val="27"/>
          </w:rPr>
          <w:t>usage_view_connection_zone_terminal_shape_relationship</w:t>
        </w:r>
      </w:hyperlink>
      <w:r>
        <w:rPr>
          <w:color w:val="000000"/>
          <w:sz w:val="27"/>
          <w:szCs w:val="27"/>
        </w:rPr>
        <w:t> for the </w:t>
      </w:r>
      <w:r>
        <w:rPr>
          <w:b/>
          <w:bCs/>
          <w:color w:val="000000"/>
          <w:sz w:val="27"/>
          <w:szCs w:val="27"/>
        </w:rPr>
        <w:t>connection_zone_map_identification</w:t>
      </w:r>
      <w:r>
        <w:rPr>
          <w:color w:val="000000"/>
          <w:sz w:val="27"/>
          <w:szCs w:val="27"/>
        </w:rPr>
        <w:t>.</w:t>
      </w:r>
    </w:p>
    <w:p w:rsidR="000B42A8" w:rsidRDefault="000B42A8" w:rsidP="000B42A8">
      <w:pPr>
        <w:pStyle w:val="NormalWeb"/>
        <w:rPr>
          <w:color w:val="000000"/>
          <w:sz w:val="27"/>
          <w:szCs w:val="27"/>
        </w:rPr>
      </w:pPr>
      <w:r>
        <w:rPr>
          <w:color w:val="000000"/>
          <w:sz w:val="27"/>
          <w:szCs w:val="27"/>
          <w:u w:val="single"/>
        </w:rPr>
        <w:t>Formal propositions:</w:t>
      </w:r>
    </w:p>
    <w:p w:rsidR="000B42A8" w:rsidRDefault="000B42A8" w:rsidP="000B42A8">
      <w:pPr>
        <w:pStyle w:val="expressdescription"/>
        <w:rPr>
          <w:color w:val="000000"/>
          <w:sz w:val="27"/>
          <w:szCs w:val="27"/>
        </w:rPr>
      </w:pPr>
      <w:bookmarkStart w:id="9" w:name="physical_unit_usage_view_mim.connection_"/>
      <w:r>
        <w:rPr>
          <w:b/>
          <w:bCs/>
          <w:color w:val="000000"/>
          <w:sz w:val="27"/>
          <w:szCs w:val="27"/>
        </w:rPr>
        <w:t>WR1: </w:t>
      </w:r>
      <w:bookmarkEnd w:id="9"/>
      <w:r>
        <w:rPr>
          <w:color w:val="000000"/>
          <w:sz w:val="27"/>
          <w:szCs w:val="27"/>
        </w:rPr>
        <w:t>The related zone shall not be the relating zone.</w:t>
      </w:r>
    </w:p>
    <w:p w:rsidR="000B42A8" w:rsidRDefault="000B42A8" w:rsidP="000B42A8">
      <w:pPr>
        <w:pStyle w:val="Heading2"/>
        <w:rPr>
          <w:color w:val="000000"/>
        </w:rPr>
      </w:pPr>
      <w:r>
        <w:rPr>
          <w:color w:val="000000"/>
        </w:rPr>
        <w:t>5.2.2.2 make_from_part_feature_relationship   </w:t>
      </w:r>
      <w:r>
        <w:rPr>
          <w:noProof/>
          <w:color w:val="0000FF"/>
          <w:lang w:val="en-GB" w:eastAsia="en-GB"/>
        </w:rPr>
        <w:drawing>
          <wp:inline distT="0" distB="0" distL="0" distR="0">
            <wp:extent cx="180975" cy="209550"/>
            <wp:effectExtent l="0" t="0" r="9525" b="0"/>
            <wp:docPr id="277" name="Picture 277"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0B42A8" w:rsidRDefault="000B42A8" w:rsidP="000B42A8">
      <w:pPr>
        <w:pStyle w:val="NormalWeb"/>
        <w:rPr>
          <w:color w:val="000000"/>
          <w:sz w:val="27"/>
          <w:szCs w:val="27"/>
        </w:rPr>
      </w:pPr>
      <w:r>
        <w:rPr>
          <w:color w:val="000000"/>
          <w:sz w:val="27"/>
          <w:szCs w:val="27"/>
        </w:rPr>
        <w:t>A </w:t>
      </w:r>
      <w:r>
        <w:rPr>
          <w:b/>
          <w:bCs/>
          <w:color w:val="000000"/>
          <w:sz w:val="27"/>
          <w:szCs w:val="27"/>
        </w:rPr>
        <w:t>make_from_part_feature_relationship</w:t>
      </w:r>
      <w:r>
        <w:rPr>
          <w:color w:val="000000"/>
          <w:sz w:val="27"/>
          <w:szCs w:val="27"/>
        </w:rPr>
        <w:t> is a type of </w:t>
      </w:r>
      <w:hyperlink r:id="rId44" w:anchor="product_property_definition_schema.shape_aspect" w:history="1">
        <w:r>
          <w:rPr>
            <w:rStyle w:val="Hyperlink"/>
            <w:b/>
            <w:bCs/>
            <w:sz w:val="27"/>
            <w:szCs w:val="27"/>
          </w:rPr>
          <w:t>shape_aspect</w:t>
        </w:r>
      </w:hyperlink>
      <w:r>
        <w:rPr>
          <w:color w:val="000000"/>
          <w:sz w:val="27"/>
          <w:szCs w:val="27"/>
        </w:rPr>
        <w:t> and a type of </w:t>
      </w:r>
      <w:hyperlink r:id="rId45" w:anchor="product_property_definition_schema.shape_aspect_relationship" w:history="1">
        <w:r>
          <w:rPr>
            <w:rStyle w:val="Hyperlink"/>
            <w:b/>
            <w:bCs/>
            <w:sz w:val="27"/>
            <w:szCs w:val="27"/>
          </w:rPr>
          <w:t>shape_aspect_relationship</w:t>
        </w:r>
      </w:hyperlink>
      <w:r>
        <w:rPr>
          <w:color w:val="000000"/>
          <w:sz w:val="27"/>
          <w:szCs w:val="27"/>
        </w:rPr>
        <w:t> that implements the ARM concept of</w:t>
      </w:r>
      <w:ins w:id="10" w:author="Sapp (US), Brandon" w:date="2019-03-21T08:16:00Z">
        <w:r w:rsidR="007C7134">
          <w:rPr>
            <w:color w:val="000000"/>
            <w:sz w:val="27"/>
            <w:szCs w:val="27"/>
          </w:rPr>
          <w:t xml:space="preserve"> </w:t>
        </w:r>
      </w:ins>
      <w:hyperlink r:id="rId46" w:anchor="physical_unit_usage_view_arm.part_feature_make_from_relationship" w:history="1">
        <w:r>
          <w:rPr>
            <w:rStyle w:val="Hyperlink"/>
            <w:b/>
            <w:bCs/>
            <w:sz w:val="27"/>
            <w:szCs w:val="27"/>
          </w:rPr>
          <w:t>Part_feature_make_from_relationship</w:t>
        </w:r>
      </w:hyperlink>
      <w:r>
        <w:rPr>
          <w:color w:val="000000"/>
          <w:sz w:val="27"/>
          <w:szCs w:val="27"/>
        </w:rPr>
        <w:t>.</w:t>
      </w:r>
    </w:p>
    <w:p w:rsidR="000B42A8" w:rsidRDefault="000B42A8" w:rsidP="000B42A8">
      <w:pPr>
        <w:pStyle w:val="NormalWeb"/>
        <w:rPr>
          <w:color w:val="000000"/>
          <w:sz w:val="27"/>
          <w:szCs w:val="27"/>
        </w:rPr>
      </w:pPr>
      <w:r>
        <w:rPr>
          <w:color w:val="000000"/>
          <w:sz w:val="27"/>
          <w:szCs w:val="27"/>
          <w:u w:val="single"/>
        </w:rPr>
        <w:t>EXPRESS specification:</w:t>
      </w:r>
    </w:p>
    <w:p w:rsidR="000B42A8" w:rsidRDefault="000B42A8" w:rsidP="000B42A8">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make_from_part_feature_relationship</w:t>
      </w:r>
      <w:r>
        <w:rPr>
          <w:rFonts w:ascii="Courier New" w:hAnsi="Courier New" w:cs="Courier New"/>
          <w:color w:val="000000"/>
          <w:sz w:val="20"/>
          <w:szCs w:val="20"/>
        </w:rPr>
        <w:br/>
      </w:r>
      <w:r>
        <w:rPr>
          <w:rStyle w:val="HTMLCode"/>
          <w:color w:val="000000"/>
        </w:rPr>
        <w:t>  SUBTYPE OF (</w:t>
      </w:r>
      <w:hyperlink r:id="rId47" w:anchor="product_property_definition_schema.shape_aspect" w:history="1">
        <w:r>
          <w:rPr>
            <w:rStyle w:val="Hyperlink"/>
            <w:rFonts w:ascii="Courier New" w:hAnsi="Courier New" w:cs="Courier New"/>
            <w:sz w:val="20"/>
            <w:szCs w:val="20"/>
          </w:rPr>
          <w:t>shape_aspect</w:t>
        </w:r>
      </w:hyperlink>
      <w:r>
        <w:rPr>
          <w:rStyle w:val="HTMLCode"/>
          <w:color w:val="000000"/>
        </w:rPr>
        <w:t>, </w:t>
      </w:r>
      <w:hyperlink r:id="rId48"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SELF\</w:t>
      </w:r>
      <w:hyperlink r:id="rId49"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.relating_shape_aspect, SELF\</w:t>
      </w:r>
      <w:hyperlink r:id="rId50"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.related_shape_aspect;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SELF\shape_aspect.product_definitional = FALSE;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0B42A8" w:rsidRDefault="000B42A8" w:rsidP="000B42A8">
      <w:pPr>
        <w:pStyle w:val="NormalWeb"/>
        <w:rPr>
          <w:color w:val="000000"/>
          <w:sz w:val="27"/>
          <w:szCs w:val="27"/>
        </w:rPr>
      </w:pPr>
      <w:r>
        <w:rPr>
          <w:color w:val="000000"/>
          <w:sz w:val="27"/>
          <w:szCs w:val="27"/>
          <w:u w:val="single"/>
        </w:rPr>
        <w:lastRenderedPageBreak/>
        <w:t>Formal propositions:</w:t>
      </w:r>
    </w:p>
    <w:p w:rsidR="000B42A8" w:rsidRDefault="000B42A8" w:rsidP="000B42A8">
      <w:pPr>
        <w:pStyle w:val="expressdescription"/>
        <w:rPr>
          <w:color w:val="000000"/>
          <w:sz w:val="27"/>
          <w:szCs w:val="27"/>
        </w:rPr>
      </w:pPr>
      <w:r>
        <w:rPr>
          <w:b/>
          <w:bCs/>
          <w:color w:val="000000"/>
          <w:sz w:val="27"/>
          <w:szCs w:val="27"/>
        </w:rPr>
        <w:t>UR1: </w:t>
      </w:r>
      <w:r>
        <w:rPr>
          <w:color w:val="000000"/>
          <w:sz w:val="27"/>
          <w:szCs w:val="27"/>
        </w:rPr>
        <w:t>The combination of </w:t>
      </w:r>
      <w:hyperlink r:id="rId51" w:anchor="product_property_definition_schema.shape_aspect_relationship.related_shape_aspect" w:history="1">
        <w:r>
          <w:rPr>
            <w:rStyle w:val="Hyperlink"/>
            <w:b/>
            <w:bCs/>
            <w:sz w:val="27"/>
            <w:szCs w:val="27"/>
          </w:rPr>
          <w:t>related_shape_aspect</w:t>
        </w:r>
      </w:hyperlink>
      <w:r>
        <w:rPr>
          <w:color w:val="000000"/>
          <w:sz w:val="27"/>
          <w:szCs w:val="27"/>
        </w:rPr>
        <w:t> and </w:t>
      </w:r>
      <w:hyperlink r:id="rId52" w:anchor="product_property_definition_schema.shape_aspect_relationship.relating_shape_aspect" w:history="1">
        <w:r>
          <w:rPr>
            <w:rStyle w:val="Hyperlink"/>
            <w:b/>
            <w:bCs/>
            <w:sz w:val="27"/>
            <w:szCs w:val="27"/>
          </w:rPr>
          <w:t>relating_shape_aspect</w:t>
        </w:r>
      </w:hyperlink>
      <w:r>
        <w:rPr>
          <w:color w:val="000000"/>
          <w:sz w:val="27"/>
          <w:szCs w:val="27"/>
        </w:rPr>
        <w:t> shall be unique within a population of </w:t>
      </w:r>
      <w:r>
        <w:rPr>
          <w:b/>
          <w:bCs/>
          <w:color w:val="000000"/>
          <w:sz w:val="27"/>
          <w:szCs w:val="27"/>
        </w:rPr>
        <w:t>make_from_part_feature_relationships</w:t>
      </w:r>
      <w:r>
        <w:rPr>
          <w:color w:val="000000"/>
          <w:sz w:val="27"/>
          <w:szCs w:val="27"/>
        </w:rPr>
        <w:t>.</w:t>
      </w:r>
    </w:p>
    <w:p w:rsidR="000B42A8" w:rsidRDefault="000B42A8" w:rsidP="000B42A8">
      <w:pPr>
        <w:pStyle w:val="expressdescription"/>
        <w:rPr>
          <w:color w:val="000000"/>
          <w:sz w:val="27"/>
          <w:szCs w:val="27"/>
        </w:rPr>
      </w:pPr>
      <w:bookmarkStart w:id="11" w:name="physical_unit_usage_view_mim.make_from_p"/>
      <w:r>
        <w:rPr>
          <w:b/>
          <w:bCs/>
          <w:color w:val="000000"/>
          <w:sz w:val="27"/>
          <w:szCs w:val="27"/>
        </w:rPr>
        <w:t>WR1: </w:t>
      </w:r>
      <w:bookmarkEnd w:id="11"/>
      <w:r>
        <w:rPr>
          <w:color w:val="000000"/>
          <w:sz w:val="27"/>
          <w:szCs w:val="27"/>
        </w:rPr>
        <w:t>The </w:t>
      </w:r>
      <w:r>
        <w:rPr>
          <w:b/>
          <w:bCs/>
          <w:color w:val="000000"/>
          <w:sz w:val="27"/>
          <w:szCs w:val="27"/>
        </w:rPr>
        <w:t>make_from_part_feature_relationship</w:t>
      </w:r>
      <w:r>
        <w:rPr>
          <w:color w:val="000000"/>
          <w:sz w:val="27"/>
          <w:szCs w:val="27"/>
        </w:rPr>
        <w:t> shall not be on the boundary of the part or template.</w:t>
      </w:r>
    </w:p>
    <w:p w:rsidR="000B42A8" w:rsidRDefault="000B42A8" w:rsidP="000B42A8">
      <w:pPr>
        <w:pStyle w:val="Heading2"/>
        <w:rPr>
          <w:color w:val="000000"/>
        </w:rPr>
      </w:pPr>
      <w:r>
        <w:rPr>
          <w:color w:val="000000"/>
        </w:rPr>
        <w:t>5.2.2.3 part_feature_template_definition   </w:t>
      </w:r>
      <w:r>
        <w:rPr>
          <w:noProof/>
          <w:color w:val="0000FF"/>
          <w:lang w:val="en-GB" w:eastAsia="en-GB"/>
        </w:rPr>
        <w:drawing>
          <wp:inline distT="0" distB="0" distL="0" distR="0">
            <wp:extent cx="180975" cy="209550"/>
            <wp:effectExtent l="0" t="0" r="9525" b="0"/>
            <wp:docPr id="276" name="Picture 276"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0B42A8" w:rsidRDefault="000B42A8" w:rsidP="000B42A8">
      <w:r>
        <w:rPr>
          <w:color w:val="000000"/>
          <w:sz w:val="27"/>
          <w:szCs w:val="27"/>
        </w:rPr>
        <w:t>A </w:t>
      </w:r>
      <w:r>
        <w:rPr>
          <w:b/>
          <w:bCs/>
          <w:color w:val="000000"/>
          <w:sz w:val="27"/>
          <w:szCs w:val="27"/>
        </w:rPr>
        <w:t>part_feature_template_definition</w:t>
      </w:r>
      <w:r>
        <w:rPr>
          <w:color w:val="000000"/>
          <w:sz w:val="27"/>
          <w:szCs w:val="27"/>
        </w:rPr>
        <w:t> is a type of </w:t>
      </w:r>
      <w:hyperlink r:id="rId53" w:anchor="group_schema.group" w:history="1">
        <w:r>
          <w:rPr>
            <w:rStyle w:val="Hyperlink"/>
            <w:b/>
            <w:bCs/>
            <w:sz w:val="27"/>
            <w:szCs w:val="27"/>
          </w:rPr>
          <w:t>group</w:t>
        </w:r>
      </w:hyperlink>
      <w:r>
        <w:rPr>
          <w:color w:val="000000"/>
          <w:sz w:val="27"/>
          <w:szCs w:val="27"/>
        </w:rPr>
        <w:t> and a type of </w:t>
      </w:r>
      <w:hyperlink r:id="rId54" w:anchor="shape_feature_mim.shape_feature_definition" w:history="1">
        <w:r>
          <w:rPr>
            <w:rStyle w:val="Hyperlink"/>
            <w:b/>
            <w:bCs/>
            <w:sz w:val="27"/>
            <w:szCs w:val="27"/>
          </w:rPr>
          <w:t>shape_feature_definition</w:t>
        </w:r>
      </w:hyperlink>
      <w:r>
        <w:rPr>
          <w:color w:val="000000"/>
          <w:sz w:val="27"/>
          <w:szCs w:val="27"/>
        </w:rPr>
        <w:t> that implements the ARM concept of</w:t>
      </w:r>
      <w:ins w:id="12" w:author="Sapp (US), Brandon" w:date="2019-03-21T08:17:00Z">
        <w:r w:rsidR="007C7134">
          <w:rPr>
            <w:color w:val="000000"/>
            <w:sz w:val="27"/>
            <w:szCs w:val="27"/>
          </w:rPr>
          <w:t xml:space="preserve"> </w:t>
        </w:r>
      </w:ins>
      <w:hyperlink r:id="rId55" w:anchor="physical_unit_usage_view_arm.part_feature_template_definition" w:history="1">
        <w:r>
          <w:rPr>
            <w:rStyle w:val="Hyperlink"/>
            <w:b/>
            <w:bCs/>
            <w:sz w:val="27"/>
            <w:szCs w:val="27"/>
          </w:rPr>
          <w:t>Part_feature_template_definition</w:t>
        </w:r>
      </w:hyperlink>
      <w:r>
        <w:rPr>
          <w:color w:val="000000"/>
          <w:sz w:val="27"/>
          <w:szCs w:val="27"/>
        </w:rPr>
        <w:t>.</w:t>
      </w:r>
    </w:p>
    <w:p w:rsidR="000B42A8" w:rsidRDefault="000B42A8" w:rsidP="000B42A8">
      <w:pPr>
        <w:pStyle w:val="NormalWeb"/>
        <w:rPr>
          <w:color w:val="000000"/>
          <w:sz w:val="27"/>
          <w:szCs w:val="27"/>
        </w:rPr>
      </w:pPr>
      <w:r>
        <w:rPr>
          <w:color w:val="000000"/>
          <w:sz w:val="27"/>
          <w:szCs w:val="27"/>
          <w:u w:val="single"/>
        </w:rPr>
        <w:t>EXPRESS specification:</w:t>
      </w:r>
    </w:p>
    <w:p w:rsidR="000B42A8" w:rsidRDefault="000B42A8" w:rsidP="000B42A8">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part_feature_template_definition</w:t>
      </w:r>
      <w:r>
        <w:rPr>
          <w:rFonts w:ascii="Courier New" w:hAnsi="Courier New" w:cs="Courier New"/>
          <w:color w:val="000000"/>
          <w:sz w:val="20"/>
          <w:szCs w:val="20"/>
        </w:rPr>
        <w:br/>
      </w:r>
      <w:r>
        <w:rPr>
          <w:rStyle w:val="HTMLCode"/>
          <w:color w:val="000000"/>
        </w:rPr>
        <w:t>  SUBTYPE OF (</w:t>
      </w:r>
      <w:hyperlink r:id="rId56" w:anchor="shape_feature_mim.shape_feature_definition" w:history="1">
        <w:r>
          <w:rPr>
            <w:rStyle w:val="Hyperlink"/>
            <w:rFonts w:ascii="Courier New" w:hAnsi="Courier New" w:cs="Courier New"/>
            <w:sz w:val="20"/>
            <w:szCs w:val="20"/>
          </w:rPr>
          <w:t>shape_feature_definition</w:t>
        </w:r>
      </w:hyperlink>
      <w:r>
        <w:rPr>
          <w:rStyle w:val="HTMLCode"/>
          <w:color w:val="000000"/>
        </w:rPr>
        <w:t>, </w:t>
      </w:r>
      <w:hyperlink r:id="rId57" w:anchor="group_schema.group" w:history="1">
        <w:r>
          <w:rPr>
            <w:rStyle w:val="Hyperlink"/>
            <w:rFonts w:ascii="Courier New" w:hAnsi="Courier New" w:cs="Courier New"/>
            <w:sz w:val="20"/>
            <w:szCs w:val="20"/>
          </w:rPr>
          <w:t>group</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SELF\group.name = SELF\characterized_object.name;</w:t>
      </w:r>
      <w:r>
        <w:rPr>
          <w:rFonts w:ascii="Courier New" w:hAnsi="Courier New" w:cs="Courier New"/>
          <w:color w:val="000000"/>
          <w:sz w:val="20"/>
          <w:szCs w:val="20"/>
        </w:rPr>
        <w:br/>
      </w:r>
      <w:r>
        <w:rPr>
          <w:rStyle w:val="HTMLCode"/>
          <w:color w:val="000000"/>
        </w:rPr>
        <w:t>  WR2: SELF\group.description = SELF\characterized_object.description;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0B42A8" w:rsidRDefault="000B42A8" w:rsidP="000B42A8">
      <w:pPr>
        <w:pStyle w:val="NormalWeb"/>
        <w:rPr>
          <w:color w:val="000000"/>
          <w:sz w:val="27"/>
          <w:szCs w:val="27"/>
        </w:rPr>
      </w:pPr>
      <w:r>
        <w:rPr>
          <w:color w:val="000000"/>
          <w:sz w:val="27"/>
          <w:szCs w:val="27"/>
          <w:u w:val="single"/>
        </w:rPr>
        <w:t>Formal propositions:</w:t>
      </w:r>
    </w:p>
    <w:p w:rsidR="000B42A8" w:rsidRDefault="000B42A8" w:rsidP="000B42A8">
      <w:pPr>
        <w:pStyle w:val="expressdescription"/>
        <w:rPr>
          <w:color w:val="000000"/>
          <w:sz w:val="27"/>
          <w:szCs w:val="27"/>
        </w:rPr>
      </w:pPr>
      <w:r>
        <w:rPr>
          <w:b/>
          <w:bCs/>
          <w:color w:val="000000"/>
          <w:sz w:val="27"/>
          <w:szCs w:val="27"/>
        </w:rPr>
        <w:t>WR1: </w:t>
      </w:r>
      <w:r>
        <w:rPr>
          <w:color w:val="000000"/>
          <w:sz w:val="27"/>
          <w:szCs w:val="27"/>
        </w:rPr>
        <w:t>The </w:t>
      </w:r>
      <w:hyperlink r:id="rId58" w:anchor="group_schema.group" w:history="1">
        <w:r>
          <w:rPr>
            <w:rStyle w:val="Hyperlink"/>
            <w:b/>
            <w:bCs/>
            <w:sz w:val="27"/>
            <w:szCs w:val="27"/>
          </w:rPr>
          <w:t>group</w:t>
        </w:r>
      </w:hyperlink>
      <w:r>
        <w:rPr>
          <w:color w:val="000000"/>
          <w:sz w:val="27"/>
          <w:szCs w:val="27"/>
        </w:rPr>
        <w:t>.</w:t>
      </w:r>
      <w:hyperlink r:id="rId59" w:anchor="group_schema.group.name" w:history="1">
        <w:r>
          <w:rPr>
            <w:rStyle w:val="Hyperlink"/>
            <w:b/>
            <w:bCs/>
            <w:sz w:val="27"/>
            <w:szCs w:val="27"/>
          </w:rPr>
          <w:t>name</w:t>
        </w:r>
      </w:hyperlink>
      <w:r>
        <w:rPr>
          <w:color w:val="000000"/>
          <w:sz w:val="27"/>
          <w:szCs w:val="27"/>
        </w:rPr>
        <w:t> shall be equal to </w:t>
      </w:r>
      <w:hyperlink r:id="rId60" w:anchor="product_property_definition_schema.characterized_object" w:history="1">
        <w:r>
          <w:rPr>
            <w:rStyle w:val="Hyperlink"/>
            <w:b/>
            <w:bCs/>
            <w:sz w:val="27"/>
            <w:szCs w:val="27"/>
          </w:rPr>
          <w:t>characterized_object</w:t>
        </w:r>
      </w:hyperlink>
      <w:r>
        <w:rPr>
          <w:color w:val="000000"/>
          <w:sz w:val="27"/>
          <w:szCs w:val="27"/>
        </w:rPr>
        <w:t>.</w:t>
      </w:r>
      <w:hyperlink r:id="rId61" w:anchor="product_property_definition_schema.characterized_object.name" w:history="1">
        <w:r>
          <w:rPr>
            <w:rStyle w:val="Hyperlink"/>
            <w:b/>
            <w:bCs/>
            <w:sz w:val="27"/>
            <w:szCs w:val="27"/>
          </w:rPr>
          <w:t>name</w:t>
        </w:r>
      </w:hyperlink>
      <w:r>
        <w:rPr>
          <w:color w:val="000000"/>
          <w:sz w:val="27"/>
          <w:szCs w:val="27"/>
        </w:rPr>
        <w:t>.</w:t>
      </w:r>
    </w:p>
    <w:p w:rsidR="000B42A8" w:rsidRDefault="000B42A8" w:rsidP="000B42A8">
      <w:pPr>
        <w:pStyle w:val="expressdescription"/>
        <w:rPr>
          <w:color w:val="000000"/>
          <w:sz w:val="27"/>
          <w:szCs w:val="27"/>
        </w:rPr>
      </w:pPr>
      <w:bookmarkStart w:id="13" w:name="physical_unit_usage_view_mim.part_featur"/>
      <w:r>
        <w:rPr>
          <w:b/>
          <w:bCs/>
          <w:color w:val="000000"/>
          <w:sz w:val="27"/>
          <w:szCs w:val="27"/>
        </w:rPr>
        <w:t>WR2: </w:t>
      </w:r>
      <w:bookmarkEnd w:id="13"/>
      <w:r>
        <w:rPr>
          <w:color w:val="000000"/>
          <w:sz w:val="27"/>
          <w:szCs w:val="27"/>
        </w:rPr>
        <w:t>The </w:t>
      </w:r>
      <w:hyperlink r:id="rId62" w:anchor="group_schema.group" w:history="1">
        <w:r>
          <w:rPr>
            <w:rStyle w:val="Hyperlink"/>
            <w:b/>
            <w:bCs/>
            <w:sz w:val="27"/>
            <w:szCs w:val="27"/>
          </w:rPr>
          <w:t>group</w:t>
        </w:r>
      </w:hyperlink>
      <w:r>
        <w:rPr>
          <w:color w:val="000000"/>
          <w:sz w:val="27"/>
          <w:szCs w:val="27"/>
        </w:rPr>
        <w:t>.</w:t>
      </w:r>
      <w:hyperlink r:id="rId63" w:anchor="group_schema.group.description" w:history="1">
        <w:r>
          <w:rPr>
            <w:rStyle w:val="Hyperlink"/>
            <w:b/>
            <w:bCs/>
            <w:sz w:val="27"/>
            <w:szCs w:val="27"/>
          </w:rPr>
          <w:t>description</w:t>
        </w:r>
      </w:hyperlink>
      <w:r>
        <w:rPr>
          <w:color w:val="000000"/>
          <w:sz w:val="27"/>
          <w:szCs w:val="27"/>
        </w:rPr>
        <w:t> shall be equal to </w:t>
      </w:r>
      <w:hyperlink r:id="rId64" w:anchor="product_property_definition_schema.characterized_object" w:history="1">
        <w:r>
          <w:rPr>
            <w:rStyle w:val="Hyperlink"/>
            <w:b/>
            <w:bCs/>
            <w:sz w:val="27"/>
            <w:szCs w:val="27"/>
          </w:rPr>
          <w:t>characterized_object</w:t>
        </w:r>
      </w:hyperlink>
      <w:r>
        <w:rPr>
          <w:color w:val="000000"/>
          <w:sz w:val="27"/>
          <w:szCs w:val="27"/>
        </w:rPr>
        <w:t>.</w:t>
      </w:r>
      <w:hyperlink r:id="rId65" w:anchor="product_property_definition_schema.characterized_object.description" w:history="1">
        <w:r>
          <w:rPr>
            <w:rStyle w:val="Hyperlink"/>
            <w:b/>
            <w:bCs/>
            <w:sz w:val="27"/>
            <w:szCs w:val="27"/>
          </w:rPr>
          <w:t>description</w:t>
        </w:r>
      </w:hyperlink>
      <w:r>
        <w:rPr>
          <w:color w:val="000000"/>
          <w:sz w:val="27"/>
          <w:szCs w:val="27"/>
        </w:rPr>
        <w:t>.</w:t>
      </w:r>
    </w:p>
    <w:p w:rsidR="000B42A8" w:rsidRDefault="000B42A8" w:rsidP="000B42A8">
      <w:pPr>
        <w:pStyle w:val="Heading2"/>
        <w:rPr>
          <w:color w:val="000000"/>
        </w:rPr>
      </w:pPr>
      <w:r>
        <w:rPr>
          <w:color w:val="000000"/>
        </w:rPr>
        <w:t>5.2.2.4 physical_unit   </w:t>
      </w:r>
      <w:r>
        <w:rPr>
          <w:noProof/>
          <w:color w:val="0000FF"/>
          <w:lang w:val="en-GB" w:eastAsia="en-GB"/>
        </w:rPr>
        <w:drawing>
          <wp:inline distT="0" distB="0" distL="0" distR="0">
            <wp:extent cx="180975" cy="209550"/>
            <wp:effectExtent l="0" t="0" r="9525" b="0"/>
            <wp:docPr id="275" name="Picture 275"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0B42A8" w:rsidRDefault="000B42A8" w:rsidP="000B42A8">
      <w:pPr>
        <w:pStyle w:val="NormalWeb"/>
        <w:rPr>
          <w:color w:val="000000"/>
          <w:sz w:val="27"/>
          <w:szCs w:val="27"/>
        </w:rPr>
      </w:pPr>
      <w:r>
        <w:rPr>
          <w:color w:val="000000"/>
          <w:sz w:val="27"/>
          <w:szCs w:val="27"/>
        </w:rPr>
        <w:t>A </w:t>
      </w:r>
      <w:r>
        <w:rPr>
          <w:b/>
          <w:bCs/>
          <w:color w:val="000000"/>
          <w:sz w:val="27"/>
          <w:szCs w:val="27"/>
        </w:rPr>
        <w:t>physical_unit</w:t>
      </w:r>
      <w:r>
        <w:rPr>
          <w:color w:val="000000"/>
          <w:sz w:val="27"/>
          <w:szCs w:val="27"/>
        </w:rPr>
        <w:t> is a type of </w:t>
      </w:r>
      <w:hyperlink r:id="rId66" w:anchor="product_definition_schema.product_definition" w:history="1">
        <w:r>
          <w:rPr>
            <w:rStyle w:val="Hyperlink"/>
            <w:b/>
            <w:bCs/>
            <w:sz w:val="27"/>
            <w:szCs w:val="27"/>
          </w:rPr>
          <w:t>product_definition</w:t>
        </w:r>
      </w:hyperlink>
      <w:r>
        <w:rPr>
          <w:color w:val="000000"/>
          <w:sz w:val="27"/>
          <w:szCs w:val="27"/>
        </w:rPr>
        <w:t> and a type of </w:t>
      </w:r>
      <w:hyperlink r:id="rId67" w:anchor="product_property_definition_schema.product_definition_shape" w:history="1">
        <w:r>
          <w:rPr>
            <w:rStyle w:val="Hyperlink"/>
            <w:b/>
            <w:bCs/>
            <w:sz w:val="27"/>
            <w:szCs w:val="27"/>
          </w:rPr>
          <w:t>product_definition_shape</w:t>
        </w:r>
      </w:hyperlink>
      <w:r>
        <w:rPr>
          <w:color w:val="000000"/>
          <w:sz w:val="27"/>
          <w:szCs w:val="27"/>
        </w:rPr>
        <w:t> that implements the ARM concepts of:</w:t>
      </w:r>
    </w:p>
    <w:p w:rsidR="000B42A8" w:rsidRDefault="007C7134" w:rsidP="000B42A8">
      <w:pPr>
        <w:numPr>
          <w:ilvl w:val="0"/>
          <w:numId w:val="19"/>
        </w:numPr>
        <w:spacing w:before="100" w:beforeAutospacing="1" w:after="100" w:afterAutospacing="1" w:line="240" w:lineRule="auto"/>
        <w:rPr>
          <w:color w:val="000000"/>
          <w:sz w:val="27"/>
          <w:szCs w:val="27"/>
        </w:rPr>
      </w:pPr>
      <w:hyperlink r:id="rId68" w:anchor="assembly_module_design_arm.assembly_module_design_view" w:history="1">
        <w:r w:rsidR="000B42A8">
          <w:rPr>
            <w:rStyle w:val="Hyperlink"/>
            <w:b/>
            <w:bCs/>
            <w:sz w:val="27"/>
            <w:szCs w:val="27"/>
          </w:rPr>
          <w:t>Assembly_module_design_view</w:t>
        </w:r>
      </w:hyperlink>
      <w:r w:rsidR="000B42A8">
        <w:rPr>
          <w:color w:val="000000"/>
          <w:sz w:val="27"/>
          <w:szCs w:val="27"/>
        </w:rPr>
        <w:t>;</w:t>
      </w:r>
    </w:p>
    <w:p w:rsidR="000B42A8" w:rsidRDefault="007C7134" w:rsidP="000B42A8">
      <w:pPr>
        <w:numPr>
          <w:ilvl w:val="0"/>
          <w:numId w:val="19"/>
        </w:numPr>
        <w:spacing w:before="100" w:beforeAutospacing="1" w:after="100" w:afterAutospacing="1" w:line="240" w:lineRule="auto"/>
        <w:rPr>
          <w:color w:val="000000"/>
          <w:sz w:val="27"/>
          <w:szCs w:val="27"/>
        </w:rPr>
      </w:pPr>
      <w:hyperlink r:id="rId69" w:anchor="assembly_module_usage_view_arm.assembly_module_usage_view" w:history="1">
        <w:r w:rsidR="000B42A8">
          <w:rPr>
            <w:rStyle w:val="Hyperlink"/>
            <w:b/>
            <w:bCs/>
            <w:sz w:val="27"/>
            <w:szCs w:val="27"/>
          </w:rPr>
          <w:t>Assembly_module_usage_view</w:t>
        </w:r>
      </w:hyperlink>
      <w:r w:rsidR="000B42A8">
        <w:rPr>
          <w:color w:val="000000"/>
          <w:sz w:val="27"/>
          <w:szCs w:val="27"/>
        </w:rPr>
        <w:t>;</w:t>
      </w:r>
    </w:p>
    <w:p w:rsidR="000B42A8" w:rsidRDefault="007C7134" w:rsidP="000B42A8">
      <w:pPr>
        <w:numPr>
          <w:ilvl w:val="0"/>
          <w:numId w:val="19"/>
        </w:numPr>
        <w:spacing w:before="100" w:beforeAutospacing="1" w:after="100" w:afterAutospacing="1" w:line="240" w:lineRule="auto"/>
        <w:rPr>
          <w:color w:val="000000"/>
          <w:sz w:val="27"/>
          <w:szCs w:val="27"/>
        </w:rPr>
      </w:pPr>
      <w:hyperlink r:id="rId70" w:anchor="product_view_definition_reference_arm.generic_product_view_definition_reference" w:history="1">
        <w:r w:rsidR="000B42A8">
          <w:rPr>
            <w:rStyle w:val="Hyperlink"/>
            <w:b/>
            <w:bCs/>
            <w:sz w:val="27"/>
            <w:szCs w:val="27"/>
          </w:rPr>
          <w:t>Generic_product_view_definition_reference</w:t>
        </w:r>
      </w:hyperlink>
      <w:r w:rsidR="000B42A8">
        <w:rPr>
          <w:color w:val="000000"/>
          <w:sz w:val="27"/>
          <w:szCs w:val="27"/>
        </w:rPr>
        <w:t>;</w:t>
      </w:r>
    </w:p>
    <w:p w:rsidR="000B42A8" w:rsidRDefault="007C7134" w:rsidP="000B42A8">
      <w:pPr>
        <w:numPr>
          <w:ilvl w:val="0"/>
          <w:numId w:val="19"/>
        </w:numPr>
        <w:spacing w:before="100" w:beforeAutospacing="1" w:after="100" w:afterAutospacing="1" w:line="240" w:lineRule="auto"/>
        <w:rPr>
          <w:color w:val="000000"/>
          <w:sz w:val="27"/>
          <w:szCs w:val="27"/>
        </w:rPr>
      </w:pPr>
      <w:hyperlink r:id="rId71" w:anchor="product_view_definition_arm.product_view_definition" w:history="1">
        <w:r w:rsidR="000B42A8">
          <w:rPr>
            <w:rStyle w:val="Hyperlink"/>
            <w:b/>
            <w:bCs/>
            <w:sz w:val="27"/>
            <w:szCs w:val="27"/>
          </w:rPr>
          <w:t>Product_view_definition</w:t>
        </w:r>
      </w:hyperlink>
      <w:r w:rsidR="000B42A8">
        <w:rPr>
          <w:color w:val="000000"/>
          <w:sz w:val="27"/>
          <w:szCs w:val="27"/>
        </w:rPr>
        <w:t>;</w:t>
      </w:r>
    </w:p>
    <w:p w:rsidR="000B42A8" w:rsidRDefault="007C7134" w:rsidP="000B42A8">
      <w:pPr>
        <w:numPr>
          <w:ilvl w:val="0"/>
          <w:numId w:val="19"/>
        </w:numPr>
        <w:spacing w:before="100" w:beforeAutospacing="1" w:after="100" w:afterAutospacing="1" w:line="240" w:lineRule="auto"/>
        <w:rPr>
          <w:color w:val="000000"/>
          <w:sz w:val="27"/>
          <w:szCs w:val="27"/>
        </w:rPr>
      </w:pPr>
      <w:hyperlink r:id="rId72" w:anchor="layered_interconnect_module_design_arm.interconnect_module_design_view" w:history="1">
        <w:r w:rsidR="000B42A8">
          <w:rPr>
            <w:rStyle w:val="Hyperlink"/>
            <w:b/>
            <w:bCs/>
            <w:sz w:val="27"/>
            <w:szCs w:val="27"/>
          </w:rPr>
          <w:t>Interconnect_module_design_view</w:t>
        </w:r>
      </w:hyperlink>
      <w:r w:rsidR="000B42A8">
        <w:rPr>
          <w:color w:val="000000"/>
          <w:sz w:val="27"/>
          <w:szCs w:val="27"/>
        </w:rPr>
        <w:t>;</w:t>
      </w:r>
    </w:p>
    <w:p w:rsidR="000B42A8" w:rsidRDefault="007C7134" w:rsidP="000B42A8">
      <w:pPr>
        <w:numPr>
          <w:ilvl w:val="0"/>
          <w:numId w:val="19"/>
        </w:numPr>
        <w:spacing w:before="100" w:beforeAutospacing="1" w:after="100" w:afterAutospacing="1" w:line="240" w:lineRule="auto"/>
        <w:rPr>
          <w:color w:val="000000"/>
          <w:sz w:val="27"/>
          <w:szCs w:val="27"/>
        </w:rPr>
      </w:pPr>
      <w:hyperlink r:id="rId73" w:anchor="interconnect_module_usage_view_arm.interconnect_module_usage_view" w:history="1">
        <w:r w:rsidR="000B42A8">
          <w:rPr>
            <w:rStyle w:val="Hyperlink"/>
            <w:b/>
            <w:bCs/>
            <w:sz w:val="27"/>
            <w:szCs w:val="27"/>
          </w:rPr>
          <w:t>Interconnect_module_usage_view</w:t>
        </w:r>
      </w:hyperlink>
      <w:r w:rsidR="000B42A8">
        <w:rPr>
          <w:color w:val="000000"/>
          <w:sz w:val="27"/>
          <w:szCs w:val="27"/>
        </w:rPr>
        <w:t>;</w:t>
      </w:r>
    </w:p>
    <w:p w:rsidR="000B42A8" w:rsidRDefault="007C7134" w:rsidP="000B42A8">
      <w:pPr>
        <w:numPr>
          <w:ilvl w:val="0"/>
          <w:numId w:val="19"/>
        </w:numPr>
        <w:spacing w:before="100" w:beforeAutospacing="1" w:after="100" w:afterAutospacing="1" w:line="240" w:lineRule="auto"/>
        <w:rPr>
          <w:color w:val="000000"/>
          <w:sz w:val="27"/>
          <w:szCs w:val="27"/>
        </w:rPr>
      </w:pPr>
      <w:hyperlink r:id="rId74" w:anchor="part_view_definition_arm.part_view_definition" w:history="1">
        <w:r w:rsidR="000B42A8">
          <w:rPr>
            <w:rStyle w:val="Hyperlink"/>
            <w:b/>
            <w:bCs/>
            <w:sz w:val="27"/>
            <w:szCs w:val="27"/>
          </w:rPr>
          <w:t>Part_view_definition</w:t>
        </w:r>
      </w:hyperlink>
      <w:r w:rsidR="000B42A8">
        <w:rPr>
          <w:color w:val="000000"/>
          <w:sz w:val="27"/>
          <w:szCs w:val="27"/>
        </w:rPr>
        <w:t>;</w:t>
      </w:r>
    </w:p>
    <w:p w:rsidR="000B42A8" w:rsidRDefault="007C7134" w:rsidP="000B42A8">
      <w:pPr>
        <w:numPr>
          <w:ilvl w:val="0"/>
          <w:numId w:val="19"/>
        </w:numPr>
        <w:spacing w:before="100" w:beforeAutospacing="1" w:after="100" w:afterAutospacing="1" w:line="240" w:lineRule="auto"/>
        <w:rPr>
          <w:color w:val="000000"/>
          <w:sz w:val="27"/>
          <w:szCs w:val="27"/>
        </w:rPr>
      </w:pPr>
      <w:hyperlink r:id="rId75" w:anchor="physical_unit_design_view_arm.part_design_view" w:history="1">
        <w:r w:rsidR="000B42A8">
          <w:rPr>
            <w:rStyle w:val="Hyperlink"/>
            <w:b/>
            <w:bCs/>
            <w:sz w:val="27"/>
            <w:szCs w:val="27"/>
          </w:rPr>
          <w:t>Part_design_view</w:t>
        </w:r>
      </w:hyperlink>
      <w:r w:rsidR="000B42A8">
        <w:rPr>
          <w:color w:val="000000"/>
          <w:sz w:val="27"/>
          <w:szCs w:val="27"/>
        </w:rPr>
        <w:t>;</w:t>
      </w:r>
    </w:p>
    <w:p w:rsidR="000B42A8" w:rsidRDefault="007C7134" w:rsidP="000B42A8">
      <w:pPr>
        <w:numPr>
          <w:ilvl w:val="0"/>
          <w:numId w:val="19"/>
        </w:numPr>
        <w:spacing w:before="100" w:beforeAutospacing="1" w:after="100" w:afterAutospacing="1" w:line="240" w:lineRule="auto"/>
        <w:rPr>
          <w:color w:val="000000"/>
          <w:sz w:val="27"/>
          <w:szCs w:val="27"/>
        </w:rPr>
      </w:pPr>
      <w:hyperlink r:id="rId76" w:anchor="physical_unit_usage_view_arm.part_usage_view" w:history="1">
        <w:r w:rsidR="000B42A8">
          <w:rPr>
            <w:rStyle w:val="Hyperlink"/>
            <w:b/>
            <w:bCs/>
            <w:sz w:val="27"/>
            <w:szCs w:val="27"/>
          </w:rPr>
          <w:t>Part_usage_view</w:t>
        </w:r>
      </w:hyperlink>
      <w:r w:rsidR="000B42A8">
        <w:rPr>
          <w:color w:val="000000"/>
          <w:sz w:val="27"/>
          <w:szCs w:val="27"/>
        </w:rPr>
        <w:t>.</w:t>
      </w:r>
    </w:p>
    <w:p w:rsidR="000B42A8" w:rsidRDefault="000B42A8" w:rsidP="000B42A8">
      <w:pPr>
        <w:pStyle w:val="NormalWeb"/>
        <w:rPr>
          <w:color w:val="000000"/>
          <w:sz w:val="27"/>
          <w:szCs w:val="27"/>
        </w:rPr>
      </w:pPr>
      <w:r>
        <w:rPr>
          <w:color w:val="000000"/>
          <w:sz w:val="27"/>
          <w:szCs w:val="27"/>
          <w:u w:val="single"/>
        </w:rPr>
        <w:t>EXPRESS specification:</w:t>
      </w:r>
    </w:p>
    <w:p w:rsidR="000B42A8" w:rsidRDefault="000B42A8" w:rsidP="000B42A8">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physical_unit</w:t>
      </w:r>
      <w:r>
        <w:rPr>
          <w:rFonts w:ascii="Courier New" w:hAnsi="Courier New" w:cs="Courier New"/>
          <w:color w:val="000000"/>
          <w:sz w:val="20"/>
          <w:szCs w:val="20"/>
        </w:rPr>
        <w:br/>
      </w:r>
      <w:r>
        <w:rPr>
          <w:rStyle w:val="HTMLCode"/>
          <w:color w:val="000000"/>
        </w:rPr>
        <w:t>  SUBTYPE OF (</w:t>
      </w:r>
      <w:hyperlink r:id="rId77" w:anchor="product_definition_schema.product_definition" w:history="1">
        <w:r>
          <w:rPr>
            <w:rStyle w:val="Hyperlink"/>
            <w:rFonts w:ascii="Courier New" w:hAnsi="Courier New" w:cs="Courier New"/>
            <w:sz w:val="20"/>
            <w:szCs w:val="20"/>
          </w:rPr>
          <w:t>product_definition</w:t>
        </w:r>
      </w:hyperlink>
      <w:r>
        <w:rPr>
          <w:rStyle w:val="HTMLCode"/>
          <w:color w:val="000000"/>
        </w:rPr>
        <w:t>, </w:t>
      </w:r>
      <w:hyperlink r:id="rId78" w:anchor="product_property_definition_schema.product_definition_shape" w:history="1">
        <w:r>
          <w:rPr>
            <w:rStyle w:val="Hyperlink"/>
            <w:rFonts w:ascii="Courier New" w:hAnsi="Courier New" w:cs="Courier New"/>
            <w:sz w:val="20"/>
            <w:szCs w:val="20"/>
          </w:rPr>
          <w:t>product_definition_shape</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SELF\</w:t>
      </w:r>
      <w:hyperlink r:id="rId79" w:anchor="product_property_definition_schema.property_definition" w:history="1">
        <w:r>
          <w:rPr>
            <w:rStyle w:val="Hyperlink"/>
            <w:rFonts w:ascii="Courier New" w:hAnsi="Courier New" w:cs="Courier New"/>
            <w:sz w:val="20"/>
            <w:szCs w:val="20"/>
          </w:rPr>
          <w:t>property_definition</w:t>
        </w:r>
      </w:hyperlink>
      <w:r>
        <w:rPr>
          <w:rStyle w:val="HTMLCode"/>
          <w:color w:val="000000"/>
        </w:rPr>
        <w:t>.definition : </w:t>
      </w:r>
      <w:hyperlink r:id="rId80" w:anchor="physical_unit_usage_view_mim.physical_unit" w:history="1">
        <w:r>
          <w:rPr>
            <w:rStyle w:val="Hyperlink"/>
            <w:rFonts w:ascii="Courier New" w:hAnsi="Courier New" w:cs="Courier New"/>
            <w:sz w:val="20"/>
            <w:szCs w:val="20"/>
          </w:rPr>
          <w:t>physical_unit</w:t>
        </w:r>
      </w:hyperlink>
      <w:r>
        <w:rPr>
          <w:rStyle w:val="HTMLCode"/>
          <w:color w:val="000000"/>
        </w:rPr>
        <w:t> := SELF;</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SIZEOF(USEDIN(SELF, 'BASIC_ATTRIBUTE_SCHEMA.NAME_ATTRIBUTE.NAMED_ITEM')) = 0;</w:t>
      </w:r>
      <w:r>
        <w:rPr>
          <w:rFonts w:ascii="Courier New" w:hAnsi="Courier New" w:cs="Courier New"/>
          <w:color w:val="000000"/>
          <w:sz w:val="20"/>
          <w:szCs w:val="20"/>
        </w:rPr>
        <w:br/>
      </w:r>
      <w:r>
        <w:rPr>
          <w:rStyle w:val="HTMLCode"/>
          <w:color w:val="000000"/>
        </w:rPr>
        <w:t>  WR2: NOT EXISTS(SELF\property_definition.description);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0B42A8" w:rsidRDefault="000B42A8" w:rsidP="000B42A8">
      <w:pPr>
        <w:pStyle w:val="NormalWeb"/>
        <w:rPr>
          <w:color w:val="000000"/>
          <w:sz w:val="27"/>
          <w:szCs w:val="27"/>
        </w:rPr>
      </w:pPr>
      <w:r>
        <w:rPr>
          <w:color w:val="000000"/>
          <w:sz w:val="27"/>
          <w:szCs w:val="27"/>
          <w:u w:val="single"/>
        </w:rPr>
        <w:t>Attribute definitions:</w:t>
      </w:r>
    </w:p>
    <w:p w:rsidR="000B42A8" w:rsidRDefault="000B42A8" w:rsidP="000B42A8">
      <w:pPr>
        <w:pStyle w:val="expressdescription"/>
        <w:rPr>
          <w:color w:val="000000"/>
          <w:sz w:val="27"/>
          <w:szCs w:val="27"/>
        </w:rPr>
      </w:pPr>
      <w:r>
        <w:rPr>
          <w:b/>
          <w:bCs/>
          <w:color w:val="000000"/>
          <w:sz w:val="27"/>
          <w:szCs w:val="27"/>
        </w:rPr>
        <w:t>definition: </w:t>
      </w:r>
      <w:r>
        <w:rPr>
          <w:color w:val="000000"/>
          <w:sz w:val="27"/>
          <w:szCs w:val="27"/>
        </w:rPr>
        <w:t>an inherited attribute shall be of type </w:t>
      </w:r>
      <w:hyperlink r:id="rId81" w:anchor="physical_unit_usage_view_mim.physical_unit" w:history="1">
        <w:r>
          <w:rPr>
            <w:rStyle w:val="Hyperlink"/>
            <w:b/>
            <w:bCs/>
            <w:sz w:val="27"/>
            <w:szCs w:val="27"/>
          </w:rPr>
          <w:t>physical_unit</w:t>
        </w:r>
      </w:hyperlink>
      <w:r>
        <w:rPr>
          <w:color w:val="000000"/>
          <w:sz w:val="27"/>
          <w:szCs w:val="27"/>
        </w:rPr>
        <w:t> for the </w:t>
      </w:r>
      <w:r>
        <w:rPr>
          <w:b/>
          <w:bCs/>
          <w:color w:val="000000"/>
          <w:sz w:val="27"/>
          <w:szCs w:val="27"/>
        </w:rPr>
        <w:t>physical_unit</w:t>
      </w:r>
      <w:r>
        <w:rPr>
          <w:color w:val="000000"/>
          <w:sz w:val="27"/>
          <w:szCs w:val="27"/>
        </w:rPr>
        <w:t>.</w:t>
      </w:r>
    </w:p>
    <w:p w:rsidR="000B42A8" w:rsidRDefault="000B42A8" w:rsidP="000B42A8">
      <w:pPr>
        <w:pStyle w:val="NormalWeb"/>
        <w:rPr>
          <w:color w:val="000000"/>
          <w:sz w:val="27"/>
          <w:szCs w:val="27"/>
        </w:rPr>
      </w:pPr>
      <w:r>
        <w:rPr>
          <w:color w:val="000000"/>
          <w:sz w:val="27"/>
          <w:szCs w:val="27"/>
          <w:u w:val="single"/>
        </w:rPr>
        <w:t>Formal propositions:</w:t>
      </w:r>
    </w:p>
    <w:p w:rsidR="000B42A8" w:rsidRDefault="000B42A8" w:rsidP="000B42A8">
      <w:pPr>
        <w:pStyle w:val="expressdescription"/>
        <w:rPr>
          <w:color w:val="000000"/>
          <w:sz w:val="27"/>
          <w:szCs w:val="27"/>
        </w:rPr>
      </w:pPr>
      <w:r>
        <w:rPr>
          <w:b/>
          <w:bCs/>
          <w:color w:val="000000"/>
          <w:sz w:val="27"/>
          <w:szCs w:val="27"/>
        </w:rPr>
        <w:t>WR1: </w:t>
      </w:r>
      <w:r>
        <w:rPr>
          <w:color w:val="000000"/>
          <w:sz w:val="27"/>
          <w:szCs w:val="27"/>
        </w:rPr>
        <w:t>No member of entity data type </w:t>
      </w:r>
      <w:r>
        <w:rPr>
          <w:b/>
          <w:bCs/>
          <w:color w:val="000000"/>
          <w:sz w:val="27"/>
          <w:szCs w:val="27"/>
        </w:rPr>
        <w:t>physical_unit</w:t>
      </w:r>
      <w:r>
        <w:rPr>
          <w:color w:val="000000"/>
          <w:sz w:val="27"/>
          <w:szCs w:val="27"/>
        </w:rPr>
        <w:t> shall be referenced by a member of entity data type </w:t>
      </w:r>
      <w:hyperlink r:id="rId82" w:anchor="basic_attribute_schema.name_attribute" w:history="1">
        <w:r>
          <w:rPr>
            <w:rStyle w:val="Hyperlink"/>
            <w:b/>
            <w:bCs/>
            <w:sz w:val="27"/>
            <w:szCs w:val="27"/>
          </w:rPr>
          <w:t>name_attribute</w:t>
        </w:r>
      </w:hyperlink>
      <w:r>
        <w:rPr>
          <w:color w:val="000000"/>
          <w:sz w:val="27"/>
          <w:szCs w:val="27"/>
        </w:rPr>
        <w:t> as a </w:t>
      </w:r>
      <w:hyperlink r:id="rId83" w:anchor="basic_attribute_schema.name_attribute.named_item" w:history="1">
        <w:r>
          <w:rPr>
            <w:rStyle w:val="Hyperlink"/>
            <w:b/>
            <w:bCs/>
            <w:sz w:val="27"/>
            <w:szCs w:val="27"/>
          </w:rPr>
          <w:t>named_item</w:t>
        </w:r>
      </w:hyperlink>
      <w:r>
        <w:rPr>
          <w:color w:val="000000"/>
          <w:sz w:val="27"/>
          <w:szCs w:val="27"/>
        </w:rPr>
        <w:t>.</w:t>
      </w:r>
    </w:p>
    <w:p w:rsidR="000B42A8" w:rsidRDefault="000B42A8" w:rsidP="000B42A8">
      <w:pPr>
        <w:pStyle w:val="expressdescription"/>
        <w:rPr>
          <w:color w:val="000000"/>
          <w:sz w:val="27"/>
          <w:szCs w:val="27"/>
        </w:rPr>
      </w:pPr>
      <w:bookmarkStart w:id="14" w:name="physical_unit_usage_view_mim.physical_un"/>
      <w:r>
        <w:rPr>
          <w:b/>
          <w:bCs/>
          <w:color w:val="000000"/>
          <w:sz w:val="27"/>
          <w:szCs w:val="27"/>
        </w:rPr>
        <w:t>WR2: </w:t>
      </w:r>
      <w:bookmarkEnd w:id="14"/>
      <w:r>
        <w:rPr>
          <w:color w:val="000000"/>
          <w:sz w:val="27"/>
          <w:szCs w:val="27"/>
        </w:rPr>
        <w:t>The </w:t>
      </w:r>
      <w:hyperlink r:id="rId84" w:anchor="product_property_definition_schema.property_definition.description" w:history="1">
        <w:r>
          <w:rPr>
            <w:rStyle w:val="Hyperlink"/>
            <w:b/>
            <w:bCs/>
            <w:sz w:val="27"/>
            <w:szCs w:val="27"/>
          </w:rPr>
          <w:t>description</w:t>
        </w:r>
      </w:hyperlink>
      <w:r>
        <w:rPr>
          <w:color w:val="000000"/>
          <w:sz w:val="27"/>
          <w:szCs w:val="27"/>
        </w:rPr>
        <w:t> shall not be populated.</w:t>
      </w:r>
    </w:p>
    <w:p w:rsidR="000B42A8" w:rsidRDefault="000B42A8" w:rsidP="000B42A8">
      <w:pPr>
        <w:pStyle w:val="Heading2"/>
        <w:rPr>
          <w:color w:val="000000"/>
        </w:rPr>
      </w:pPr>
      <w:r>
        <w:rPr>
          <w:color w:val="000000"/>
        </w:rPr>
        <w:t>5.2.2.5 usage_view_connection_zone_terminal_shape_relationship   </w:t>
      </w:r>
      <w:r>
        <w:rPr>
          <w:noProof/>
          <w:color w:val="0000FF"/>
          <w:lang w:val="en-GB" w:eastAsia="en-GB"/>
        </w:rPr>
        <w:drawing>
          <wp:inline distT="0" distB="0" distL="0" distR="0">
            <wp:extent cx="180975" cy="209550"/>
            <wp:effectExtent l="0" t="0" r="9525" b="0"/>
            <wp:docPr id="274" name="Picture 274" descr="EXPRESS-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EXPRESS-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0B42A8" w:rsidRDefault="000B42A8" w:rsidP="000B42A8">
      <w:r>
        <w:rPr>
          <w:color w:val="000000"/>
          <w:sz w:val="27"/>
          <w:szCs w:val="27"/>
        </w:rPr>
        <w:t>A </w:t>
      </w:r>
      <w:r>
        <w:rPr>
          <w:b/>
          <w:bCs/>
          <w:color w:val="000000"/>
          <w:sz w:val="27"/>
          <w:szCs w:val="27"/>
        </w:rPr>
        <w:t>usage_view_connection_zone_terminal_shape_relationship</w:t>
      </w:r>
      <w:r>
        <w:rPr>
          <w:color w:val="000000"/>
          <w:sz w:val="27"/>
          <w:szCs w:val="27"/>
        </w:rPr>
        <w:t> is a type of </w:t>
      </w:r>
      <w:hyperlink r:id="rId85" w:anchor="representation_schema.representation" w:history="1">
        <w:r>
          <w:rPr>
            <w:rStyle w:val="Hyperlink"/>
            <w:b/>
            <w:bCs/>
            <w:sz w:val="27"/>
            <w:szCs w:val="27"/>
          </w:rPr>
          <w:t>representation</w:t>
        </w:r>
      </w:hyperlink>
      <w:r>
        <w:rPr>
          <w:color w:val="000000"/>
          <w:sz w:val="27"/>
          <w:szCs w:val="27"/>
        </w:rPr>
        <w:t> and a type of </w:t>
      </w:r>
      <w:hyperlink r:id="rId86" w:anchor="representation_schema.representation_relationship_with_transformation" w:history="1">
        <w:r>
          <w:rPr>
            <w:rStyle w:val="Hyperlink"/>
            <w:b/>
            <w:bCs/>
            <w:sz w:val="27"/>
            <w:szCs w:val="27"/>
          </w:rPr>
          <w:t>representation_relationship_with_transformation</w:t>
        </w:r>
      </w:hyperlink>
      <w:ins w:id="15" w:author="Sapp (US), Brandon" w:date="2019-03-21T08:17:00Z">
        <w:r w:rsidR="007C7134">
          <w:rPr>
            <w:rStyle w:val="Hyperlink"/>
            <w:b/>
            <w:bCs/>
            <w:sz w:val="27"/>
            <w:szCs w:val="27"/>
          </w:rPr>
          <w:t xml:space="preserve"> </w:t>
        </w:r>
      </w:ins>
      <w:bookmarkStart w:id="16" w:name="_GoBack"/>
      <w:bookmarkEnd w:id="16"/>
      <w:r>
        <w:rPr>
          <w:color w:val="000000"/>
          <w:sz w:val="27"/>
          <w:szCs w:val="27"/>
        </w:rPr>
        <w:t>that implements the ARM concept of </w:t>
      </w:r>
      <w:hyperlink r:id="rId87" w:anchor="physical_unit_usage_view_arm.usage_view_connection_zone_terminal_shape_relationship" w:history="1">
        <w:r>
          <w:rPr>
            <w:rStyle w:val="Hyperlink"/>
            <w:b/>
            <w:bCs/>
            <w:sz w:val="27"/>
            <w:szCs w:val="27"/>
          </w:rPr>
          <w:t>Usage_view_connection_zone_terminal_shape_relationship</w:t>
        </w:r>
      </w:hyperlink>
      <w:r>
        <w:rPr>
          <w:color w:val="000000"/>
          <w:sz w:val="27"/>
          <w:szCs w:val="27"/>
        </w:rPr>
        <w:t>.</w:t>
      </w:r>
    </w:p>
    <w:p w:rsidR="000B42A8" w:rsidRDefault="000B42A8" w:rsidP="000B42A8">
      <w:pPr>
        <w:pStyle w:val="NormalWeb"/>
        <w:rPr>
          <w:color w:val="000000"/>
          <w:sz w:val="27"/>
          <w:szCs w:val="27"/>
        </w:rPr>
      </w:pPr>
      <w:r>
        <w:rPr>
          <w:color w:val="000000"/>
          <w:sz w:val="27"/>
          <w:szCs w:val="27"/>
          <w:u w:val="single"/>
        </w:rPr>
        <w:lastRenderedPageBreak/>
        <w:t>EXPRESS specification:</w:t>
      </w:r>
    </w:p>
    <w:p w:rsidR="000B42A8" w:rsidRDefault="000B42A8" w:rsidP="000B42A8">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usage_view_connection_zone_terminal_shape_relationship</w:t>
      </w:r>
      <w:r>
        <w:rPr>
          <w:rFonts w:ascii="Courier New" w:hAnsi="Courier New" w:cs="Courier New"/>
          <w:color w:val="000000"/>
          <w:sz w:val="20"/>
          <w:szCs w:val="20"/>
        </w:rPr>
        <w:br/>
      </w:r>
      <w:r>
        <w:rPr>
          <w:rStyle w:val="HTMLCode"/>
          <w:color w:val="000000"/>
        </w:rPr>
        <w:t>  SUBTYPE OF (</w:t>
      </w:r>
      <w:hyperlink r:id="rId88" w:anchor="representation_schema.representation" w:history="1">
        <w:r>
          <w:rPr>
            <w:rStyle w:val="Hyperlink"/>
            <w:rFonts w:ascii="Courier New" w:hAnsi="Courier New" w:cs="Courier New"/>
            <w:sz w:val="20"/>
            <w:szCs w:val="20"/>
          </w:rPr>
          <w:t>representation</w:t>
        </w:r>
      </w:hyperlink>
      <w:r>
        <w:rPr>
          <w:rStyle w:val="HTMLCode"/>
          <w:color w:val="000000"/>
        </w:rPr>
        <w:t>, </w:t>
      </w:r>
      <w:hyperlink r:id="rId89" w:anchor="representation_schema.representation_relationship_with_transformation" w:history="1">
        <w:r>
          <w:rPr>
            <w:rStyle w:val="Hyperlink"/>
            <w:rFonts w:ascii="Courier New" w:hAnsi="Courier New" w:cs="Courier New"/>
            <w:sz w:val="20"/>
            <w:szCs w:val="20"/>
          </w:rPr>
          <w:t>representation_relationship_with_transformation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90"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.rep_1 : </w:t>
      </w:r>
      <w:hyperlink r:id="rId91" w:anchor="product_property_representation_schema.shape_representation" w:history="1">
        <w:r>
          <w:rPr>
            <w:rStyle w:val="Hyperlink"/>
            <w:rFonts w:ascii="Courier New" w:hAnsi="Courier New" w:cs="Courier New"/>
            <w:sz w:val="20"/>
            <w:szCs w:val="20"/>
          </w:rPr>
          <w:t>shape_representation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92"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.rep_2 : </w:t>
      </w:r>
      <w:hyperlink r:id="rId93" w:anchor="product_property_representation_schema.shape_representation" w:history="1">
        <w:r>
          <w:rPr>
            <w:rStyle w:val="Hyperlink"/>
            <w:rFonts w:ascii="Courier New" w:hAnsi="Courier New" w:cs="Courier New"/>
            <w:sz w:val="20"/>
            <w:szCs w:val="20"/>
          </w:rPr>
          <w:t>shape_representation</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SELF\</w:t>
      </w:r>
      <w:hyperlink r:id="rId94"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.rep_1, SELF\</w:t>
      </w:r>
      <w:hyperlink r:id="rId95" w:anchor="representation_schema.representation_relationship" w:history="1">
        <w:r>
          <w:rPr>
            <w:rStyle w:val="Hyperlink"/>
            <w:rFonts w:ascii="Courier New" w:hAnsi="Courier New" w:cs="Courier New"/>
            <w:sz w:val="20"/>
            <w:szCs w:val="20"/>
          </w:rPr>
          <w:t>representation_relationship</w:t>
        </w:r>
      </w:hyperlink>
      <w:r>
        <w:rPr>
          <w:rStyle w:val="HTMLCode"/>
          <w:color w:val="000000"/>
        </w:rPr>
        <w:t>.rep_2;</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SELF\representation_relationship.rep_1 &lt;&gt; SELF\representation_relationship.rep_2;</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0B42A8" w:rsidRDefault="000B42A8" w:rsidP="000B42A8">
      <w:pPr>
        <w:pStyle w:val="NormalWeb"/>
        <w:rPr>
          <w:color w:val="000000"/>
          <w:sz w:val="27"/>
          <w:szCs w:val="27"/>
        </w:rPr>
      </w:pPr>
      <w:r>
        <w:rPr>
          <w:color w:val="000000"/>
          <w:sz w:val="27"/>
          <w:szCs w:val="27"/>
          <w:u w:val="single"/>
        </w:rPr>
        <w:t>Attribute definitions:</w:t>
      </w:r>
    </w:p>
    <w:p w:rsidR="000B42A8" w:rsidRDefault="000B42A8" w:rsidP="000B42A8">
      <w:pPr>
        <w:pStyle w:val="expressdescription"/>
        <w:rPr>
          <w:color w:val="000000"/>
          <w:sz w:val="27"/>
          <w:szCs w:val="27"/>
        </w:rPr>
      </w:pPr>
      <w:r>
        <w:rPr>
          <w:b/>
          <w:bCs/>
          <w:color w:val="000000"/>
          <w:sz w:val="27"/>
          <w:szCs w:val="27"/>
        </w:rPr>
        <w:t>rep_1: </w:t>
      </w:r>
      <w:r>
        <w:rPr>
          <w:color w:val="000000"/>
          <w:sz w:val="27"/>
          <w:szCs w:val="27"/>
        </w:rPr>
        <w:t>specifies the role of the </w:t>
      </w:r>
      <w:hyperlink r:id="rId96" w:anchor="product_property_representation_schema.shape_representation" w:history="1">
        <w:r>
          <w:rPr>
            <w:rStyle w:val="Hyperlink"/>
            <w:b/>
            <w:bCs/>
            <w:sz w:val="27"/>
            <w:szCs w:val="27"/>
          </w:rPr>
          <w:t>shape_representation</w:t>
        </w:r>
      </w:hyperlink>
      <w:r>
        <w:rPr>
          <w:color w:val="000000"/>
          <w:sz w:val="27"/>
          <w:szCs w:val="27"/>
        </w:rPr>
        <w:t> for the </w:t>
      </w:r>
      <w:r>
        <w:rPr>
          <w:b/>
          <w:bCs/>
          <w:color w:val="000000"/>
          <w:sz w:val="27"/>
          <w:szCs w:val="27"/>
        </w:rPr>
        <w:t>usage_view_connection_zone_terminal_shape_relationship</w:t>
      </w:r>
      <w:r>
        <w:rPr>
          <w:color w:val="000000"/>
          <w:sz w:val="27"/>
          <w:szCs w:val="27"/>
        </w:rPr>
        <w:t>.</w:t>
      </w:r>
    </w:p>
    <w:p w:rsidR="000B42A8" w:rsidRDefault="000B42A8" w:rsidP="000B42A8">
      <w:pPr>
        <w:pStyle w:val="expressdescription"/>
        <w:rPr>
          <w:color w:val="000000"/>
          <w:sz w:val="27"/>
          <w:szCs w:val="27"/>
        </w:rPr>
      </w:pPr>
      <w:r>
        <w:rPr>
          <w:b/>
          <w:bCs/>
          <w:color w:val="000000"/>
          <w:sz w:val="27"/>
          <w:szCs w:val="27"/>
        </w:rPr>
        <w:t>rep_2: </w:t>
      </w:r>
      <w:r>
        <w:rPr>
          <w:color w:val="000000"/>
          <w:sz w:val="27"/>
          <w:szCs w:val="27"/>
        </w:rPr>
        <w:t>specifies the role of the </w:t>
      </w:r>
      <w:hyperlink r:id="rId97" w:anchor="product_property_representation_schema.shape_representation" w:history="1">
        <w:r>
          <w:rPr>
            <w:rStyle w:val="Hyperlink"/>
            <w:b/>
            <w:bCs/>
            <w:sz w:val="27"/>
            <w:szCs w:val="27"/>
          </w:rPr>
          <w:t>shape_representation</w:t>
        </w:r>
      </w:hyperlink>
      <w:r>
        <w:rPr>
          <w:color w:val="000000"/>
          <w:sz w:val="27"/>
          <w:szCs w:val="27"/>
        </w:rPr>
        <w:t> for the </w:t>
      </w:r>
      <w:r>
        <w:rPr>
          <w:b/>
          <w:bCs/>
          <w:color w:val="000000"/>
          <w:sz w:val="27"/>
          <w:szCs w:val="27"/>
        </w:rPr>
        <w:t>usage_view_connection_zone_terminal_shape_relationship</w:t>
      </w:r>
      <w:r>
        <w:rPr>
          <w:color w:val="000000"/>
          <w:sz w:val="27"/>
          <w:szCs w:val="27"/>
        </w:rPr>
        <w:t>.</w:t>
      </w:r>
    </w:p>
    <w:p w:rsidR="000B42A8" w:rsidRDefault="000B42A8" w:rsidP="000B42A8">
      <w:pPr>
        <w:pStyle w:val="NormalWeb"/>
        <w:rPr>
          <w:color w:val="000000"/>
          <w:sz w:val="27"/>
          <w:szCs w:val="27"/>
        </w:rPr>
      </w:pPr>
      <w:r>
        <w:rPr>
          <w:color w:val="000000"/>
          <w:sz w:val="27"/>
          <w:szCs w:val="27"/>
          <w:u w:val="single"/>
        </w:rPr>
        <w:t>Formal propositions:</w:t>
      </w:r>
    </w:p>
    <w:p w:rsidR="000B42A8" w:rsidRDefault="000B42A8" w:rsidP="000B42A8">
      <w:pPr>
        <w:pStyle w:val="expressdescription"/>
        <w:rPr>
          <w:color w:val="000000"/>
          <w:sz w:val="27"/>
          <w:szCs w:val="27"/>
        </w:rPr>
      </w:pPr>
      <w:r>
        <w:rPr>
          <w:b/>
          <w:bCs/>
          <w:color w:val="000000"/>
          <w:sz w:val="27"/>
          <w:szCs w:val="27"/>
        </w:rPr>
        <w:t>UR1: </w:t>
      </w:r>
      <w:r>
        <w:rPr>
          <w:color w:val="000000"/>
          <w:sz w:val="27"/>
          <w:szCs w:val="27"/>
        </w:rPr>
        <w:t>The combination of </w:t>
      </w:r>
      <w:hyperlink r:id="rId98" w:anchor="representation_schema.representation_relationship.rep_1" w:history="1">
        <w:r>
          <w:rPr>
            <w:rStyle w:val="Hyperlink"/>
            <w:b/>
            <w:bCs/>
            <w:sz w:val="27"/>
            <w:szCs w:val="27"/>
          </w:rPr>
          <w:t>rep_1</w:t>
        </w:r>
      </w:hyperlink>
      <w:r>
        <w:rPr>
          <w:color w:val="000000"/>
          <w:sz w:val="27"/>
          <w:szCs w:val="27"/>
        </w:rPr>
        <w:t> and </w:t>
      </w:r>
      <w:hyperlink r:id="rId99" w:anchor="representation_schema.representation_relationship.rep_2" w:history="1">
        <w:r>
          <w:rPr>
            <w:rStyle w:val="Hyperlink"/>
            <w:b/>
            <w:bCs/>
            <w:sz w:val="27"/>
            <w:szCs w:val="27"/>
          </w:rPr>
          <w:t>rep_2</w:t>
        </w:r>
      </w:hyperlink>
      <w:r>
        <w:rPr>
          <w:color w:val="000000"/>
          <w:sz w:val="27"/>
          <w:szCs w:val="27"/>
        </w:rPr>
        <w:t> shall be unique within a population of </w:t>
      </w:r>
      <w:r>
        <w:rPr>
          <w:b/>
          <w:bCs/>
          <w:color w:val="000000"/>
          <w:sz w:val="27"/>
          <w:szCs w:val="27"/>
        </w:rPr>
        <w:t>usage_view_connection_zone_terminal_shape_relationships</w:t>
      </w:r>
      <w:r>
        <w:rPr>
          <w:color w:val="000000"/>
          <w:sz w:val="27"/>
          <w:szCs w:val="27"/>
        </w:rPr>
        <w:t>.</w:t>
      </w:r>
    </w:p>
    <w:p w:rsidR="000B42A8" w:rsidRDefault="000B42A8" w:rsidP="000B42A8">
      <w:pPr>
        <w:pStyle w:val="expressdescription"/>
        <w:rPr>
          <w:color w:val="000000"/>
          <w:sz w:val="27"/>
          <w:szCs w:val="27"/>
        </w:rPr>
      </w:pPr>
      <w:bookmarkStart w:id="17" w:name="physical_unit_usage_view_mim.usage_view_"/>
      <w:r>
        <w:rPr>
          <w:b/>
          <w:bCs/>
          <w:color w:val="000000"/>
          <w:sz w:val="27"/>
          <w:szCs w:val="27"/>
        </w:rPr>
        <w:t>WR1: </w:t>
      </w:r>
      <w:bookmarkEnd w:id="17"/>
      <w:r>
        <w:rPr>
          <w:color w:val="000000"/>
          <w:sz w:val="27"/>
          <w:szCs w:val="27"/>
        </w:rPr>
        <w:t>The </w:t>
      </w:r>
      <w:r>
        <w:rPr>
          <w:b/>
          <w:bCs/>
          <w:color w:val="000000"/>
          <w:sz w:val="27"/>
          <w:szCs w:val="27"/>
        </w:rPr>
        <w:t>usage_view_connection_zone_terminal_shape_relationship</w:t>
      </w:r>
      <w:r>
        <w:rPr>
          <w:color w:val="000000"/>
          <w:sz w:val="27"/>
          <w:szCs w:val="27"/>
        </w:rPr>
        <w:t> </w:t>
      </w:r>
      <w:hyperlink r:id="rId100" w:anchor="representation_schema.representation_relationship.rep_1" w:history="1">
        <w:r>
          <w:rPr>
            <w:rStyle w:val="Hyperlink"/>
            <w:b/>
            <w:bCs/>
            <w:sz w:val="27"/>
            <w:szCs w:val="27"/>
          </w:rPr>
          <w:t>rep_1</w:t>
        </w:r>
      </w:hyperlink>
      <w:r>
        <w:rPr>
          <w:color w:val="000000"/>
          <w:sz w:val="27"/>
          <w:szCs w:val="27"/>
        </w:rPr>
        <w:t> shall not be the </w:t>
      </w:r>
      <w:hyperlink r:id="rId101" w:anchor="representation_schema.representation_relationship.rep_2" w:history="1">
        <w:r>
          <w:rPr>
            <w:rStyle w:val="Hyperlink"/>
            <w:b/>
            <w:bCs/>
            <w:sz w:val="27"/>
            <w:szCs w:val="27"/>
          </w:rPr>
          <w:t>rep_2</w:t>
        </w:r>
      </w:hyperlink>
      <w:r>
        <w:rPr>
          <w:color w:val="000000"/>
          <w:sz w:val="27"/>
          <w:szCs w:val="27"/>
        </w:rPr>
        <w:t>.</w:t>
      </w:r>
    </w:p>
    <w:p w:rsidR="000B42A8" w:rsidRDefault="000B42A8" w:rsidP="000B42A8">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Physical_unit_usage_view_mim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0B42A8" w:rsidRDefault="000B42A8" w:rsidP="000B42A8">
      <w:pPr>
        <w:pStyle w:val="NormalWeb"/>
        <w:rPr>
          <w:color w:val="000000"/>
          <w:sz w:val="27"/>
          <w:szCs w:val="27"/>
        </w:rPr>
      </w:pPr>
      <w:r>
        <w:rPr>
          <w:color w:val="000000"/>
          <w:sz w:val="27"/>
          <w:szCs w:val="27"/>
        </w:rPr>
        <w:t>© ISO 2019 — All rights reserved</w:t>
      </w:r>
    </w:p>
    <w:p w:rsidR="004B0747" w:rsidRPr="000B42A8" w:rsidRDefault="004B0747" w:rsidP="000B42A8"/>
    <w:sectPr w:rsidR="004B0747" w:rsidRPr="000B42A8" w:rsidSect="00683EA8">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52922"/>
    <w:multiLevelType w:val="multilevel"/>
    <w:tmpl w:val="84EA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42E08"/>
    <w:multiLevelType w:val="multilevel"/>
    <w:tmpl w:val="3AC8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822E5"/>
    <w:multiLevelType w:val="multilevel"/>
    <w:tmpl w:val="DE3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3736D"/>
    <w:multiLevelType w:val="multilevel"/>
    <w:tmpl w:val="D5FE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1D59A4"/>
    <w:multiLevelType w:val="multilevel"/>
    <w:tmpl w:val="5C54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5"/>
  </w:num>
  <w:num w:numId="3">
    <w:abstractNumId w:val="3"/>
  </w:num>
  <w:num w:numId="4">
    <w:abstractNumId w:val="15"/>
  </w:num>
  <w:num w:numId="5">
    <w:abstractNumId w:val="17"/>
  </w:num>
  <w:num w:numId="6">
    <w:abstractNumId w:val="1"/>
  </w:num>
  <w:num w:numId="7">
    <w:abstractNumId w:val="13"/>
  </w:num>
  <w:num w:numId="8">
    <w:abstractNumId w:val="7"/>
  </w:num>
  <w:num w:numId="9">
    <w:abstractNumId w:val="8"/>
  </w:num>
  <w:num w:numId="10">
    <w:abstractNumId w:val="0"/>
  </w:num>
  <w:num w:numId="11">
    <w:abstractNumId w:val="6"/>
  </w:num>
  <w:num w:numId="12">
    <w:abstractNumId w:val="14"/>
  </w:num>
  <w:num w:numId="13">
    <w:abstractNumId w:val="11"/>
  </w:num>
  <w:num w:numId="14">
    <w:abstractNumId w:val="4"/>
  </w:num>
  <w:num w:numId="15">
    <w:abstractNumId w:val="9"/>
  </w:num>
  <w:num w:numId="16">
    <w:abstractNumId w:val="10"/>
  </w:num>
  <w:num w:numId="17">
    <w:abstractNumId w:val="18"/>
  </w:num>
  <w:num w:numId="18">
    <w:abstractNumId w:val="16"/>
  </w:num>
  <w:num w:numId="1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rgUAJg5AziwAAAA="/>
  </w:docVars>
  <w:rsids>
    <w:rsidRoot w:val="0025162F"/>
    <w:rsid w:val="000B42A8"/>
    <w:rsid w:val="000D6036"/>
    <w:rsid w:val="001047C2"/>
    <w:rsid w:val="0016543A"/>
    <w:rsid w:val="00196BF5"/>
    <w:rsid w:val="0025162F"/>
    <w:rsid w:val="002F23E9"/>
    <w:rsid w:val="00475D66"/>
    <w:rsid w:val="004A0CED"/>
    <w:rsid w:val="004B0747"/>
    <w:rsid w:val="005A5B46"/>
    <w:rsid w:val="00683EA8"/>
    <w:rsid w:val="007C7134"/>
    <w:rsid w:val="007D5C51"/>
    <w:rsid w:val="008134E3"/>
    <w:rsid w:val="008461C1"/>
    <w:rsid w:val="00867951"/>
    <w:rsid w:val="008A6D26"/>
    <w:rsid w:val="008C47A7"/>
    <w:rsid w:val="00903347"/>
    <w:rsid w:val="009A7CCC"/>
    <w:rsid w:val="009C618B"/>
    <w:rsid w:val="00A36C79"/>
    <w:rsid w:val="00AF260F"/>
    <w:rsid w:val="00B14CC8"/>
    <w:rsid w:val="00B853D3"/>
    <w:rsid w:val="00BA159E"/>
    <w:rsid w:val="00C163C3"/>
    <w:rsid w:val="00DC67B9"/>
    <w:rsid w:val="00DE3BB2"/>
    <w:rsid w:val="00F60844"/>
    <w:rsid w:val="00F64006"/>
    <w:rsid w:val="00FA6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CA5F0"/>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 w:type="paragraph" w:styleId="Revision">
    <w:name w:val="Revision"/>
    <w:hidden/>
    <w:uiPriority w:val="99"/>
    <w:semiHidden/>
    <w:rsid w:val="007C7134"/>
    <w:pPr>
      <w:spacing w:after="0" w:line="240" w:lineRule="auto"/>
    </w:pPr>
  </w:style>
  <w:style w:type="paragraph" w:styleId="BalloonText">
    <w:name w:val="Balloon Text"/>
    <w:basedOn w:val="Normal"/>
    <w:link w:val="BalloonTextChar"/>
    <w:uiPriority w:val="99"/>
    <w:semiHidden/>
    <w:unhideWhenUsed/>
    <w:rsid w:val="007C71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713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92179">
      <w:bodyDiv w:val="1"/>
      <w:marLeft w:val="0"/>
      <w:marRight w:val="0"/>
      <w:marTop w:val="0"/>
      <w:marBottom w:val="0"/>
      <w:divBdr>
        <w:top w:val="none" w:sz="0" w:space="0" w:color="auto"/>
        <w:left w:val="none" w:sz="0" w:space="0" w:color="auto"/>
        <w:bottom w:val="none" w:sz="0" w:space="0" w:color="auto"/>
        <w:right w:val="none" w:sz="0" w:space="0" w:color="auto"/>
      </w:divBdr>
      <w:divsChild>
        <w:div w:id="433091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9909">
      <w:bodyDiv w:val="1"/>
      <w:marLeft w:val="0"/>
      <w:marRight w:val="0"/>
      <w:marTop w:val="0"/>
      <w:marBottom w:val="0"/>
      <w:divBdr>
        <w:top w:val="none" w:sz="0" w:space="0" w:color="auto"/>
        <w:left w:val="none" w:sz="0" w:space="0" w:color="auto"/>
        <w:bottom w:val="none" w:sz="0" w:space="0" w:color="auto"/>
        <w:right w:val="none" w:sz="0" w:space="0" w:color="auto"/>
      </w:divBdr>
      <w:divsChild>
        <w:div w:id="77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430702">
      <w:bodyDiv w:val="1"/>
      <w:marLeft w:val="0"/>
      <w:marRight w:val="0"/>
      <w:marTop w:val="0"/>
      <w:marBottom w:val="0"/>
      <w:divBdr>
        <w:top w:val="none" w:sz="0" w:space="0" w:color="auto"/>
        <w:left w:val="none" w:sz="0" w:space="0" w:color="auto"/>
        <w:bottom w:val="none" w:sz="0" w:space="0" w:color="auto"/>
        <w:right w:val="none" w:sz="0" w:space="0" w:color="auto"/>
      </w:divBdr>
      <w:divsChild>
        <w:div w:id="299919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328006">
      <w:bodyDiv w:val="1"/>
      <w:marLeft w:val="0"/>
      <w:marRight w:val="0"/>
      <w:marTop w:val="0"/>
      <w:marBottom w:val="0"/>
      <w:divBdr>
        <w:top w:val="none" w:sz="0" w:space="0" w:color="auto"/>
        <w:left w:val="none" w:sz="0" w:space="0" w:color="auto"/>
        <w:bottom w:val="none" w:sz="0" w:space="0" w:color="auto"/>
        <w:right w:val="none" w:sz="0" w:space="0" w:color="auto"/>
      </w:divBdr>
      <w:divsChild>
        <w:div w:id="335695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909304">
      <w:bodyDiv w:val="1"/>
      <w:marLeft w:val="0"/>
      <w:marRight w:val="0"/>
      <w:marTop w:val="0"/>
      <w:marBottom w:val="0"/>
      <w:divBdr>
        <w:top w:val="none" w:sz="0" w:space="0" w:color="auto"/>
        <w:left w:val="none" w:sz="0" w:space="0" w:color="auto"/>
        <w:bottom w:val="none" w:sz="0" w:space="0" w:color="auto"/>
        <w:right w:val="none" w:sz="0" w:space="0" w:color="auto"/>
      </w:divBdr>
      <w:divsChild>
        <w:div w:id="812793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316109">
      <w:bodyDiv w:val="1"/>
      <w:marLeft w:val="0"/>
      <w:marRight w:val="0"/>
      <w:marTop w:val="0"/>
      <w:marBottom w:val="0"/>
      <w:divBdr>
        <w:top w:val="none" w:sz="0" w:space="0" w:color="auto"/>
        <w:left w:val="none" w:sz="0" w:space="0" w:color="auto"/>
        <w:bottom w:val="none" w:sz="0" w:space="0" w:color="auto"/>
        <w:right w:val="none" w:sz="0" w:space="0" w:color="auto"/>
      </w:divBdr>
      <w:divsChild>
        <w:div w:id="742070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914798">
      <w:bodyDiv w:val="1"/>
      <w:marLeft w:val="0"/>
      <w:marRight w:val="0"/>
      <w:marTop w:val="0"/>
      <w:marBottom w:val="0"/>
      <w:divBdr>
        <w:top w:val="none" w:sz="0" w:space="0" w:color="auto"/>
        <w:left w:val="none" w:sz="0" w:space="0" w:color="auto"/>
        <w:bottom w:val="none" w:sz="0" w:space="0" w:color="auto"/>
        <w:right w:val="none" w:sz="0" w:space="0" w:color="auto"/>
      </w:divBdr>
      <w:divsChild>
        <w:div w:id="450174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611858536">
      <w:bodyDiv w:val="1"/>
      <w:marLeft w:val="0"/>
      <w:marRight w:val="0"/>
      <w:marTop w:val="0"/>
      <w:marBottom w:val="0"/>
      <w:divBdr>
        <w:top w:val="none" w:sz="0" w:space="0" w:color="auto"/>
        <w:left w:val="none" w:sz="0" w:space="0" w:color="auto"/>
        <w:bottom w:val="none" w:sz="0" w:space="0" w:color="auto"/>
        <w:right w:val="none" w:sz="0" w:space="0" w:color="auto"/>
      </w:divBdr>
      <w:divsChild>
        <w:div w:id="838739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236494">
      <w:bodyDiv w:val="1"/>
      <w:marLeft w:val="0"/>
      <w:marRight w:val="0"/>
      <w:marTop w:val="0"/>
      <w:marBottom w:val="0"/>
      <w:divBdr>
        <w:top w:val="none" w:sz="0" w:space="0" w:color="auto"/>
        <w:left w:val="none" w:sz="0" w:space="0" w:color="auto"/>
        <w:bottom w:val="none" w:sz="0" w:space="0" w:color="auto"/>
        <w:right w:val="none" w:sz="0" w:space="0" w:color="auto"/>
      </w:divBdr>
      <w:divsChild>
        <w:div w:id="1113670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904542">
      <w:bodyDiv w:val="1"/>
      <w:marLeft w:val="0"/>
      <w:marRight w:val="0"/>
      <w:marTop w:val="0"/>
      <w:marBottom w:val="0"/>
      <w:divBdr>
        <w:top w:val="none" w:sz="0" w:space="0" w:color="auto"/>
        <w:left w:val="none" w:sz="0" w:space="0" w:color="auto"/>
        <w:bottom w:val="none" w:sz="0" w:space="0" w:color="auto"/>
        <w:right w:val="none" w:sz="0" w:space="0" w:color="auto"/>
      </w:divBdr>
      <w:divsChild>
        <w:div w:id="1733773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661951">
      <w:bodyDiv w:val="1"/>
      <w:marLeft w:val="0"/>
      <w:marRight w:val="0"/>
      <w:marTop w:val="0"/>
      <w:marBottom w:val="0"/>
      <w:divBdr>
        <w:top w:val="none" w:sz="0" w:space="0" w:color="auto"/>
        <w:left w:val="none" w:sz="0" w:space="0" w:color="auto"/>
        <w:bottom w:val="none" w:sz="0" w:space="0" w:color="auto"/>
        <w:right w:val="none" w:sz="0" w:space="0" w:color="auto"/>
      </w:divBdr>
      <w:divsChild>
        <w:div w:id="1405764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bus4005\Downloads\CR_FDIS_3_20190311_draft\CR_FDIS_3\part1000\data\modules\requirement_assignment\sys\5_mim.htm" TargetMode="External"/><Relationship Id="rId21" Type="http://schemas.openxmlformats.org/officeDocument/2006/relationships/hyperlink" Target="file:///C:\Users\bus4005\Downloads\CR_FDIS_3_20190311_draft\CR_FDIS_3\part1000\data\modules\group\sys\5_mim.htm" TargetMode="External"/><Relationship Id="rId42" Type="http://schemas.openxmlformats.org/officeDocument/2006/relationships/hyperlink" Target="file:///C:\Users\bus4005\Downloads\CR_FDIS_3_20190311_draft\CR_FDIS_3\part1000\data\modules\physical_unit_usage_view\sys\5_mim.htm" TargetMode="External"/><Relationship Id="rId47" Type="http://schemas.openxmlformats.org/officeDocument/2006/relationships/hyperlink" Target="file:///C:\Users\bus4005\Downloads\CR_FDIS_3_20190311_draft\CR_FDIS_3\part1000\data\resources\product_property_definition_schema\product_property_definition_schema.htm" TargetMode="External"/><Relationship Id="rId63" Type="http://schemas.openxmlformats.org/officeDocument/2006/relationships/hyperlink" Target="file:///C:\Users\bus4005\Downloads\CR_FDIS_3_20190311_draft\CR_FDIS_3\part1000\data\resource_docs\fundamentals_of_product_description_and_support\sys\15_schema.htm" TargetMode="External"/><Relationship Id="rId68" Type="http://schemas.openxmlformats.org/officeDocument/2006/relationships/hyperlink" Target="file:///C:\Users\bus4005\Downloads\CR_FDIS_3_20190311_draft\CR_FDIS_3\part1000\data\modules\assembly_module_design\sys\4_info_reqs.htm" TargetMode="External"/><Relationship Id="rId84" Type="http://schemas.openxmlformats.org/officeDocument/2006/relationships/hyperlink" Target="file:///C:\Users\bus4005\Downloads\CR_FDIS_3_20190311_draft\CR_FDIS_3\part1000\data\resource_docs\fundamentals_of_product_description_and_support\sys\22_schema.htm" TargetMode="External"/><Relationship Id="rId89" Type="http://schemas.openxmlformats.org/officeDocument/2006/relationships/hyperlink" Target="file:///C:\Users\bus4005\Downloads\CR_FDIS_3_20190311_draft\CR_FDIS_3\part1000\data\resources\representation_schema\representation_schema.htm" TargetMode="External"/><Relationship Id="rId7" Type="http://schemas.openxmlformats.org/officeDocument/2006/relationships/hyperlink" Target="file:///C:\Users\bus4005\Downloads\CR_FDIS_3_20190311_draft\CR_FDIS_3\part1000\data\modules\feature_and_connection_zone\sys\5_mim.htm" TargetMode="External"/><Relationship Id="rId71" Type="http://schemas.openxmlformats.org/officeDocument/2006/relationships/hyperlink" Target="file:///C:\Users\bus4005\Downloads\CR_FDIS_3_20190311_draft\CR_FDIS_3\part1000\data\modules\product_view_definition\sys\4_info_reqs.htm" TargetMode="External"/><Relationship Id="rId92" Type="http://schemas.openxmlformats.org/officeDocument/2006/relationships/hyperlink" Target="file:///C:\Users\bus4005\Downloads\CR_FDIS_3_20190311_draft\CR_FDIS_3\part1000\data\resources\representation_schema\representation_schema.htm" TargetMode="External"/><Relationship Id="rId2" Type="http://schemas.openxmlformats.org/officeDocument/2006/relationships/styles" Target="styles.xml"/><Relationship Id="rId16" Type="http://schemas.openxmlformats.org/officeDocument/2006/relationships/hyperlink" Target="file:///C:\Users\bus4005\Downloads\CR_FDIS_3_20190311_draft\CR_FDIS_3\part1000\data\modules\physical_unit_usage_view\mimexpg1.htm" TargetMode="External"/><Relationship Id="rId29" Type="http://schemas.openxmlformats.org/officeDocument/2006/relationships/hyperlink" Target="file:///C:\Users\bus4005\Downloads\CR_FDIS_3_20190311_draft\CR_FDIS_3\part1000\data\modules\document_assignment\sys\5_mim.htm" TargetMode="External"/><Relationship Id="rId11" Type="http://schemas.openxmlformats.org/officeDocument/2006/relationships/hyperlink" Target="file:///C:\Users\bus4005\Downloads\CR_FDIS_3_20190311_draft\CR_FDIS_3\part1000\data\modules\part_feature_location\sys\5_mim.htm" TargetMode="External"/><Relationship Id="rId24" Type="http://schemas.openxmlformats.org/officeDocument/2006/relationships/hyperlink" Target="file:///C:\Users\bus4005\Downloads\CR_FDIS_3_20190311_draft\CR_FDIS_3\part1000\data\resources\product_definition_schema\product_definition_schema.htm" TargetMode="External"/><Relationship Id="rId32" Type="http://schemas.openxmlformats.org/officeDocument/2006/relationships/hyperlink" Target="file:///C:\Users\bus4005\Downloads\CR_FDIS_3_20190311_draft\CR_FDIS_3\part1000\data\resources\product_property_definition_schema\product_property_definition_schema.htm" TargetMode="External"/><Relationship Id="rId37" Type="http://schemas.openxmlformats.org/officeDocument/2006/relationships/hyperlink" Target="file:///C:\Users\bus4005\Downloads\CR_FDIS_3_20190311_draft\CR_FDIS_3\part1000\data\resources\representation_schema\representation_schema.htm" TargetMode="External"/><Relationship Id="rId40" Type="http://schemas.openxmlformats.org/officeDocument/2006/relationships/hyperlink" Target="file:///C:\Users\bus4005\Downloads\CR_FDIS_3_20190311_draft\CR_FDIS_3\part1000\data\resources\representation_schema\representation_schema.htm" TargetMode="External"/><Relationship Id="rId45" Type="http://schemas.openxmlformats.org/officeDocument/2006/relationships/hyperlink" Target="file:///C:\Users\bus4005\Downloads\CR_FDIS_3_20190311_draft\CR_FDIS_3\part1000\data\resource_docs\fundamentals_of_product_description_and_support\sys\22_schema.htm" TargetMode="External"/><Relationship Id="rId53" Type="http://schemas.openxmlformats.org/officeDocument/2006/relationships/hyperlink" Target="file:///C:\Users\bus4005\Downloads\CR_FDIS_3_20190311_draft\CR_FDIS_3\part1000\data\resource_docs\fundamentals_of_product_description_and_support\sys\15_schema.htm" TargetMode="External"/><Relationship Id="rId58" Type="http://schemas.openxmlformats.org/officeDocument/2006/relationships/hyperlink" Target="file:///C:\Users\bus4005\Downloads\CR_FDIS_3_20190311_draft\CR_FDIS_3\part1000\data\resource_docs\fundamentals_of_product_description_and_support\sys\15_schema.htm" TargetMode="External"/><Relationship Id="rId66" Type="http://schemas.openxmlformats.org/officeDocument/2006/relationships/hyperlink" Target="file:///C:\Users\bus4005\Downloads\CR_FDIS_3_20190311_draft\CR_FDIS_3\part1000\data\resource_docs\fundamentals_of_product_description_and_support\sys\21_schema.htm" TargetMode="External"/><Relationship Id="rId74" Type="http://schemas.openxmlformats.org/officeDocument/2006/relationships/hyperlink" Target="file:///C:\Users\bus4005\Downloads\CR_FDIS_3_20190311_draft\CR_FDIS_3\part1000\data\modules\part_view_definition\sys\4_info_reqs.htm" TargetMode="External"/><Relationship Id="rId79" Type="http://schemas.openxmlformats.org/officeDocument/2006/relationships/hyperlink" Target="file:///C:\Users\bus4005\Downloads\CR_FDIS_3_20190311_draft\CR_FDIS_3\part1000\data\resources\product_property_definition_schema\product_property_definition_schema.htm" TargetMode="External"/><Relationship Id="rId87" Type="http://schemas.openxmlformats.org/officeDocument/2006/relationships/hyperlink" Target="file:///C:\Users\bus4005\Downloads\CR_FDIS_3_20190311_draft\CR_FDIS_3\part1000\data\modules\physical_unit_usage_view\sys\4_info_reqs.htm" TargetMode="External"/><Relationship Id="rId102" Type="http://schemas.openxmlformats.org/officeDocument/2006/relationships/fontTable" Target="fontTable.xml"/><Relationship Id="rId5" Type="http://schemas.openxmlformats.org/officeDocument/2006/relationships/hyperlink" Target="file:///C:\Users\bus4005\Downloads\CR_FDIS_3_20190311_draft\CR_FDIS_3\part1000\data\resources\application_context_schema\application_context_schema.htm" TargetMode="External"/><Relationship Id="rId61" Type="http://schemas.openxmlformats.org/officeDocument/2006/relationships/hyperlink" Target="file:///C:\Users\bus4005\Downloads\CR_FDIS_3_20190311_draft\CR_FDIS_3\part1000\data\resource_docs\fundamentals_of_product_description_and_support\sys\22_schema.htm" TargetMode="External"/><Relationship Id="rId82" Type="http://schemas.openxmlformats.org/officeDocument/2006/relationships/hyperlink" Target="file:///C:\Users\bus4005\Downloads\CR_FDIS_3_20190311_draft\CR_FDIS_3\part1000\data\resource_docs\fundamentals_of_product_description_and_support\sys\7_schema.htm" TargetMode="External"/><Relationship Id="rId90" Type="http://schemas.openxmlformats.org/officeDocument/2006/relationships/hyperlink" Target="file:///C:\Users\bus4005\Downloads\CR_FDIS_3_20190311_draft\CR_FDIS_3\part1000\data\resources\representation_schema\representation_schema.htm" TargetMode="External"/><Relationship Id="rId95" Type="http://schemas.openxmlformats.org/officeDocument/2006/relationships/hyperlink" Target="file:///C:\Users\bus4005\Downloads\CR_FDIS_3_20190311_draft\CR_FDIS_3\part1000\data\resources\representation_schema\representation_schema.htm" TargetMode="External"/><Relationship Id="rId19" Type="http://schemas.openxmlformats.org/officeDocument/2006/relationships/hyperlink" Target="file:///C:\Users\bus4005\Downloads\CR_FDIS_3_20190311_draft\CR_FDIS_3\part1000\data\modules\group\sys\5_mim.htm" TargetMode="External"/><Relationship Id="rId14" Type="http://schemas.openxmlformats.org/officeDocument/2006/relationships/hyperlink" Target="file:///C:\Users\bus4005\Downloads\CR_FDIS_3_20190311_draft\CR_FDIS_3\part1000\data\modules\shape_composition\sys\5_mim.htm" TargetMode="External"/><Relationship Id="rId22" Type="http://schemas.openxmlformats.org/officeDocument/2006/relationships/hyperlink" Target="file:///C:\Users\bus4005\Downloads\CR_FDIS_3_20190311_draft\CR_FDIS_3\part1000\data\resources\product_property_definition_schema\product_property_definition_schema.htm" TargetMode="External"/><Relationship Id="rId27" Type="http://schemas.openxmlformats.org/officeDocument/2006/relationships/hyperlink" Target="file:///C:\Users\bus4005\Downloads\CR_FDIS_3_20190311_draft\CR_FDIS_3\part1000\data\resources\product_definition_schema\product_definition_schema.htm" TargetMode="External"/><Relationship Id="rId30" Type="http://schemas.openxmlformats.org/officeDocument/2006/relationships/hyperlink" Target="file:///C:\Users\bus4005\Downloads\CR_FDIS_3_20190311_draft\CR_FDIS_3\part1000\data\resources\product_property_definition_schema\product_property_definition_schema.htm" TargetMode="External"/><Relationship Id="rId35" Type="http://schemas.openxmlformats.org/officeDocument/2006/relationships/hyperlink" Target="file:///C:\Users\bus4005\Downloads\CR_FDIS_3_20190311_draft\CR_FDIS_3\part1000\data\modules\physical_unit_usage_view\sys\4_info_reqs.htm" TargetMode="External"/><Relationship Id="rId43" Type="http://schemas.openxmlformats.org/officeDocument/2006/relationships/hyperlink" Target="file:///C:\Users\bus4005\Downloads\CR_FDIS_3_20190311_draft\CR_FDIS_3\part1000\data\modules\physical_unit_usage_view\sys\5_mim.htm" TargetMode="External"/><Relationship Id="rId48" Type="http://schemas.openxmlformats.org/officeDocument/2006/relationships/hyperlink" Target="file:///C:\Users\bus4005\Downloads\CR_FDIS_3_20190311_draft\CR_FDIS_3\part1000\data\resources\product_property_definition_schema\product_property_definition_schema.htm" TargetMode="External"/><Relationship Id="rId56" Type="http://schemas.openxmlformats.org/officeDocument/2006/relationships/hyperlink" Target="file:///C:\Users\bus4005\Downloads\CR_FDIS_3_20190311_draft\CR_FDIS_3\part1000\data\modules\shape_feature\sys\5_mim.htm" TargetMode="External"/><Relationship Id="rId64" Type="http://schemas.openxmlformats.org/officeDocument/2006/relationships/hyperlink" Target="file:///C:\Users\bus4005\Downloads\CR_FDIS_3_20190311_draft\CR_FDIS_3\part1000\data\resource_docs\fundamentals_of_product_description_and_support\sys\22_schema.htm" TargetMode="External"/><Relationship Id="rId69" Type="http://schemas.openxmlformats.org/officeDocument/2006/relationships/hyperlink" Target="file:///C:\Users\bus4005\Downloads\CR_FDIS_3_20190311_draft\CR_FDIS_3\part1000\data\modules\assembly_module_usage_view\sys\4_info_reqs.htm" TargetMode="External"/><Relationship Id="rId77" Type="http://schemas.openxmlformats.org/officeDocument/2006/relationships/hyperlink" Target="file:///C:\Users\bus4005\Downloads\CR_FDIS_3_20190311_draft\CR_FDIS_3\part1000\data\resources\product_definition_schema\product_definition_schema.htm" TargetMode="External"/><Relationship Id="rId100" Type="http://schemas.openxmlformats.org/officeDocument/2006/relationships/hyperlink" Target="file:///C:\Users\bus4005\Downloads\CR_FDIS_3_20190311_draft\CR_FDIS_3\part1000\data\resource_docs\representation_structures\sys\4_schema.htm" TargetMode="External"/><Relationship Id="rId8" Type="http://schemas.openxmlformats.org/officeDocument/2006/relationships/hyperlink" Target="file:///C:\Users\bus4005\Downloads\CR_FDIS_3_20190311_draft\CR_FDIS_3\part1000\data\modules\item_definition_structure\sys\5_mim.htm" TargetMode="External"/><Relationship Id="rId51" Type="http://schemas.openxmlformats.org/officeDocument/2006/relationships/hyperlink" Target="file:///C:\Users\bus4005\Downloads\CR_FDIS_3_20190311_draft\CR_FDIS_3\part1000\data\resource_docs\fundamentals_of_product_description_and_support\sys\22_schema.htm" TargetMode="External"/><Relationship Id="rId72" Type="http://schemas.openxmlformats.org/officeDocument/2006/relationships/hyperlink" Target="file:///C:\Users\bus4005\Downloads\CR_FDIS_3_20190311_draft\CR_FDIS_3\part1000\data\modules\layered_interconnect_module_design\sys\4_info_reqs.htm" TargetMode="External"/><Relationship Id="rId80" Type="http://schemas.openxmlformats.org/officeDocument/2006/relationships/hyperlink" Target="file:///C:\Users\bus4005\Downloads\CR_FDIS_3_20190311_draft\CR_FDIS_3\part1000\data\modules\physical_unit_usage_view\sys\5_mim.htm" TargetMode="External"/><Relationship Id="rId85" Type="http://schemas.openxmlformats.org/officeDocument/2006/relationships/hyperlink" Target="file:///C:\Users\bus4005\Downloads\CR_FDIS_3_20190311_draft\CR_FDIS_3\part1000\data\resource_docs\representation_structures\sys\4_schema.htm" TargetMode="External"/><Relationship Id="rId93" Type="http://schemas.openxmlformats.org/officeDocument/2006/relationships/hyperlink" Target="file:///C:\Users\bus4005\Downloads\CR_FDIS_3_20190311_draft\CR_FDIS_3\part1000\data\resources\product_property_representation_schema\product_property_representation_schema.htm" TargetMode="External"/><Relationship Id="rId98" Type="http://schemas.openxmlformats.org/officeDocument/2006/relationships/hyperlink" Target="file:///C:\Users\bus4005\Downloads\CR_FDIS_3_20190311_draft\CR_FDIS_3\part1000\data\resource_docs\representation_structures\sys\4_schema.htm" TargetMode="External"/><Relationship Id="rId3" Type="http://schemas.openxmlformats.org/officeDocument/2006/relationships/settings" Target="settings.xml"/><Relationship Id="rId12" Type="http://schemas.openxmlformats.org/officeDocument/2006/relationships/hyperlink" Target="file:///C:\Users\bus4005\Downloads\CR_FDIS_3_20190311_draft\CR_FDIS_3\part1000\data\modules\part_shape\sys\5_mim.htm" TargetMode="External"/><Relationship Id="rId17" Type="http://schemas.openxmlformats.org/officeDocument/2006/relationships/hyperlink" Target="file:///C:\Users\bus4005\Downloads\CR_FDIS_3_20190311_draft\CR_FDIS_3\part1000\data\modules\physical_unit_usage_view\mimexpg2.htm" TargetMode="External"/><Relationship Id="rId25" Type="http://schemas.openxmlformats.org/officeDocument/2006/relationships/hyperlink" Target="file:///C:\Users\bus4005\Downloads\CR_FDIS_3_20190311_draft\CR_FDIS_3\part1000\data\resources\product_property_definition_schema\product_property_definition_schema.htm" TargetMode="External"/><Relationship Id="rId33" Type="http://schemas.openxmlformats.org/officeDocument/2006/relationships/hyperlink" Target="file:///C:\Users\bus4005\Downloads\CR_FDIS_3_20190311_draft\CR_FDIS_3\part1000\data\resource_docs\representation_structures\sys\4_schema.htm" TargetMode="External"/><Relationship Id="rId38" Type="http://schemas.openxmlformats.org/officeDocument/2006/relationships/hyperlink" Target="file:///C:\Users\bus4005\Downloads\CR_FDIS_3_20190311_draft\CR_FDIS_3\part1000\data\resources\representation_schema\representation_schema.htm" TargetMode="External"/><Relationship Id="rId46" Type="http://schemas.openxmlformats.org/officeDocument/2006/relationships/hyperlink" Target="file:///C:\Users\bus4005\Downloads\CR_FDIS_3_20190311_draft\CR_FDIS_3\part1000\data\modules\physical_unit_usage_view\sys\4_info_reqs.htm" TargetMode="External"/><Relationship Id="rId59" Type="http://schemas.openxmlformats.org/officeDocument/2006/relationships/hyperlink" Target="file:///C:\Users\bus4005\Downloads\CR_FDIS_3_20190311_draft\CR_FDIS_3\part1000\data\resource_docs\fundamentals_of_product_description_and_support\sys\15_schema.htm" TargetMode="External"/><Relationship Id="rId67" Type="http://schemas.openxmlformats.org/officeDocument/2006/relationships/hyperlink" Target="file:///C:\Users\bus4005\Downloads\CR_FDIS_3_20190311_draft\CR_FDIS_3\part1000\data\resource_docs\fundamentals_of_product_description_and_support\sys\22_schema.htm" TargetMode="External"/><Relationship Id="rId103" Type="http://schemas.microsoft.com/office/2011/relationships/people" Target="people.xml"/><Relationship Id="rId20" Type="http://schemas.openxmlformats.org/officeDocument/2006/relationships/hyperlink" Target="file:///C:\Users\bus4005\Downloads\CR_FDIS_3_20190311_draft\CR_FDIS_3\part1000\data\resources\product_property_definition_schema\product_property_definition_schema.htm" TargetMode="External"/><Relationship Id="rId41" Type="http://schemas.openxmlformats.org/officeDocument/2006/relationships/hyperlink" Target="file:///C:\Users\bus4005\Downloads\CR_FDIS_3_20190311_draft\CR_FDIS_3\part1000\data\modules\physical_unit_usage_view\sys\5_mim.htm" TargetMode="External"/><Relationship Id="rId54" Type="http://schemas.openxmlformats.org/officeDocument/2006/relationships/hyperlink" Target="file:///C:\Users\bus4005\Downloads\CR_FDIS_3_20190311_draft\CR_FDIS_3\part1000\data\modules\shape_feature\sys\5_mim.htm" TargetMode="External"/><Relationship Id="rId62" Type="http://schemas.openxmlformats.org/officeDocument/2006/relationships/hyperlink" Target="file:///C:\Users\bus4005\Downloads\CR_FDIS_3_20190311_draft\CR_FDIS_3\part1000\data\resource_docs\fundamentals_of_product_description_and_support\sys\15_schema.htm" TargetMode="External"/><Relationship Id="rId70" Type="http://schemas.openxmlformats.org/officeDocument/2006/relationships/hyperlink" Target="file:///C:\Users\bus4005\Downloads\CR_FDIS_3_20190311_draft\CR_FDIS_3\part1000\data\modules\product_view_definition_reference\sys\4_info_reqs.htm" TargetMode="External"/><Relationship Id="rId75" Type="http://schemas.openxmlformats.org/officeDocument/2006/relationships/hyperlink" Target="file:///C:\Users\bus4005\Downloads\CR_FDIS_3_20190311_draft\CR_FDIS_3\part1000\data\modules\physical_unit_design_view\sys\4_info_reqs.htm" TargetMode="External"/><Relationship Id="rId83" Type="http://schemas.openxmlformats.org/officeDocument/2006/relationships/hyperlink" Target="file:///C:\Users\bus4005\Downloads\CR_FDIS_3_20190311_draft\CR_FDIS_3\part1000\data\resource_docs\fundamentals_of_product_description_and_support\sys\7_schema.htm" TargetMode="External"/><Relationship Id="rId88" Type="http://schemas.openxmlformats.org/officeDocument/2006/relationships/hyperlink" Target="file:///C:\Users\bus4005\Downloads\CR_FDIS_3_20190311_draft\CR_FDIS_3\part1000\data\resources\representation_schema\representation_schema.htm" TargetMode="External"/><Relationship Id="rId91" Type="http://schemas.openxmlformats.org/officeDocument/2006/relationships/hyperlink" Target="file:///C:\Users\bus4005\Downloads\CR_FDIS_3_20190311_draft\CR_FDIS_3\part1000\data\resources\product_property_representation_schema\product_property_representation_schema.htm" TargetMode="External"/><Relationship Id="rId96" Type="http://schemas.openxmlformats.org/officeDocument/2006/relationships/hyperlink" Target="file:///C:\Users\bus4005\Downloads\CR_FDIS_3_20190311_draft\CR_FDIS_3\part1000\data\resource_docs\fundamentals_of_product_description_and_support\sys\23_schema.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resources\application_context_schema\application_context_schema.htm" TargetMode="External"/><Relationship Id="rId15" Type="http://schemas.openxmlformats.org/officeDocument/2006/relationships/hyperlink" Target="file:///C:\Users\bus4005\Downloads\CR_FDIS_3_20190311_draft\CR_FDIS_3\part1000\data\modules\physical_unit_usage_view\sys\d_mim_expg.htm" TargetMode="External"/><Relationship Id="rId23" Type="http://schemas.openxmlformats.org/officeDocument/2006/relationships/hyperlink" Target="file:///C:\Users\bus4005\Downloads\CR_FDIS_3_20190311_draft\CR_FDIS_3\part1000\data\modules\requirement_assignment\sys\5_mim.htm" TargetMode="External"/><Relationship Id="rId28" Type="http://schemas.openxmlformats.org/officeDocument/2006/relationships/hyperlink" Target="file:///C:\Users\bus4005\Downloads\CR_FDIS_3_20190311_draft\CR_FDIS_3\part1000\data\resources\product_property_definition_schema\product_property_definition_schema.htm" TargetMode="External"/><Relationship Id="rId36" Type="http://schemas.openxmlformats.org/officeDocument/2006/relationships/hyperlink" Target="file:///C:\Users\bus4005\Downloads\CR_FDIS_3_20190311_draft\CR_FDIS_3\part1000\data\resources\product_property_definition_schema\product_property_definition_schema.htm" TargetMode="External"/><Relationship Id="rId49" Type="http://schemas.openxmlformats.org/officeDocument/2006/relationships/hyperlink" Target="file:///C:\Users\bus4005\Downloads\CR_FDIS_3_20190311_draft\CR_FDIS_3\part1000\data\resources\product_property_definition_schema\product_property_definition_schema.htm" TargetMode="External"/><Relationship Id="rId57" Type="http://schemas.openxmlformats.org/officeDocument/2006/relationships/hyperlink" Target="file:///C:\Users\bus4005\Downloads\CR_FDIS_3_20190311_draft\CR_FDIS_3\part1000\data\resources\group_schema\group_schema.htm" TargetMode="External"/><Relationship Id="rId10" Type="http://schemas.openxmlformats.org/officeDocument/2006/relationships/hyperlink" Target="file:///C:\Users\bus4005\Downloads\CR_FDIS_3_20190311_draft\CR_FDIS_3\part1000\data\resources\material_property_definition_schema\material_property_definition_schema.htm" TargetMode="External"/><Relationship Id="rId31" Type="http://schemas.openxmlformats.org/officeDocument/2006/relationships/hyperlink" Target="file:///C:\Users\bus4005\Downloads\CR_FDIS_3_20190311_draft\CR_FDIS_3\part1000\data\modules\document_assignment\sys\5_mim.htm" TargetMode="External"/><Relationship Id="rId44" Type="http://schemas.openxmlformats.org/officeDocument/2006/relationships/hyperlink" Target="file:///C:\Users\bus4005\Downloads\CR_FDIS_3_20190311_draft\CR_FDIS_3\part1000\data\resource_docs\fundamentals_of_product_description_and_support\sys\22_schema.htm" TargetMode="External"/><Relationship Id="rId52" Type="http://schemas.openxmlformats.org/officeDocument/2006/relationships/hyperlink" Target="file:///C:\Users\bus4005\Downloads\CR_FDIS_3_20190311_draft\CR_FDIS_3\part1000\data\resource_docs\fundamentals_of_product_description_and_support\sys\22_schema.htm" TargetMode="External"/><Relationship Id="rId60" Type="http://schemas.openxmlformats.org/officeDocument/2006/relationships/hyperlink" Target="file:///C:\Users\bus4005\Downloads\CR_FDIS_3_20190311_draft\CR_FDIS_3\part1000\data\resource_docs\fundamentals_of_product_description_and_support\sys\22_schema.htm" TargetMode="External"/><Relationship Id="rId65" Type="http://schemas.openxmlformats.org/officeDocument/2006/relationships/hyperlink" Target="file:///C:\Users\bus4005\Downloads\CR_FDIS_3_20190311_draft\CR_FDIS_3\part1000\data\resource_docs\fundamentals_of_product_description_and_support\sys\22_schema.htm" TargetMode="External"/><Relationship Id="rId73" Type="http://schemas.openxmlformats.org/officeDocument/2006/relationships/hyperlink" Target="file:///C:\Users\bus4005\Downloads\CR_FDIS_3_20190311_draft\CR_FDIS_3\part1000\data\modules\interconnect_module_usage_view\sys\4_info_reqs.htm" TargetMode="External"/><Relationship Id="rId78" Type="http://schemas.openxmlformats.org/officeDocument/2006/relationships/hyperlink" Target="file:///C:\Users\bus4005\Downloads\CR_FDIS_3_20190311_draft\CR_FDIS_3\part1000\data\resources\product_property_definition_schema\product_property_definition_schema.htm" TargetMode="External"/><Relationship Id="rId81" Type="http://schemas.openxmlformats.org/officeDocument/2006/relationships/hyperlink" Target="file:///C:\Users\bus4005\Downloads\CR_FDIS_3_20190311_draft\CR_FDIS_3\part1000\data\modules\physical_unit_usage_view\sys\5_mim.htm" TargetMode="External"/><Relationship Id="rId86" Type="http://schemas.openxmlformats.org/officeDocument/2006/relationships/hyperlink" Target="file:///C:\Users\bus4005\Downloads\CR_FDIS_3_20190311_draft\CR_FDIS_3\part1000\data\resource_docs\representation_structures\sys\4_schema.htm" TargetMode="External"/><Relationship Id="rId94" Type="http://schemas.openxmlformats.org/officeDocument/2006/relationships/hyperlink" Target="file:///C:\Users\bus4005\Downloads\CR_FDIS_3_20190311_draft\CR_FDIS_3\part1000\data\resources\representation_schema\representation_schema.htm" TargetMode="External"/><Relationship Id="rId99" Type="http://schemas.openxmlformats.org/officeDocument/2006/relationships/hyperlink" Target="file:///C:\Users\bus4005\Downloads\CR_FDIS_3_20190311_draft\CR_FDIS_3\part1000\data\resource_docs\representation_structures\sys\4_schema.htm" TargetMode="External"/><Relationship Id="rId101" Type="http://schemas.openxmlformats.org/officeDocument/2006/relationships/hyperlink" Target="file:///C:\Users\bus4005\Downloads\CR_FDIS_3_20190311_draft\CR_FDIS_3\part1000\data\resource_docs\representation_structures\sys\4_schema.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resources\material_property_definition_schema\material_property_definition_schema.htm" TargetMode="External"/><Relationship Id="rId13" Type="http://schemas.openxmlformats.org/officeDocument/2006/relationships/hyperlink" Target="file:///C:\Users\bus4005\Downloads\CR_FDIS_3_20190311_draft\CR_FDIS_3\part1000\data\modules\requirement_assignment\sys\5_mim.htm" TargetMode="External"/><Relationship Id="rId18" Type="http://schemas.openxmlformats.org/officeDocument/2006/relationships/image" Target="media/image1.gif"/><Relationship Id="rId39" Type="http://schemas.openxmlformats.org/officeDocument/2006/relationships/hyperlink" Target="file:///C:\Users\bus4005\Downloads\CR_FDIS_3_20190311_draft\CR_FDIS_3\part1000\data\modules\physical_unit_usage_view\sys\5_mim.htm" TargetMode="External"/><Relationship Id="rId34" Type="http://schemas.openxmlformats.org/officeDocument/2006/relationships/hyperlink" Target="file:///C:\Users\bus4005\Downloads\CR_FDIS_3_20190311_draft\CR_FDIS_3\part1000\data\resource_docs\fundamentals_of_product_description_and_support\sys\22_schema.htm" TargetMode="External"/><Relationship Id="rId50" Type="http://schemas.openxmlformats.org/officeDocument/2006/relationships/hyperlink" Target="file:///C:\Users\bus4005\Downloads\CR_FDIS_3_20190311_draft\CR_FDIS_3\part1000\data\resources\product_property_definition_schema\product_property_definition_schema.htm" TargetMode="External"/><Relationship Id="rId55" Type="http://schemas.openxmlformats.org/officeDocument/2006/relationships/hyperlink" Target="file:///C:\Users\bus4005\Downloads\CR_FDIS_3_20190311_draft\CR_FDIS_3\part1000\data\modules\physical_unit_usage_view\sys\4_info_reqs.htm" TargetMode="External"/><Relationship Id="rId76" Type="http://schemas.openxmlformats.org/officeDocument/2006/relationships/hyperlink" Target="file:///C:\Users\bus4005\Downloads\CR_FDIS_3_20190311_draft\CR_FDIS_3\part1000\data\modules\physical_unit_usage_view\sys\4_info_reqs.htm" TargetMode="External"/><Relationship Id="rId97" Type="http://schemas.openxmlformats.org/officeDocument/2006/relationships/hyperlink" Target="file:///C:\Users\bus4005\Downloads\CR_FDIS_3_20190311_draft\CR_FDIS_3\part1000\data\resource_docs\fundamentals_of_product_description_and_support\sys\23_schema.htm" TargetMode="External"/><Relationship Id="rId10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4531</Words>
  <Characters>25833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2019-03-21T15:17:00Z</dcterms:created>
  <dcterms:modified xsi:type="dcterms:W3CDTF">2019-03-21T15:17:00Z</dcterms:modified>
</cp:coreProperties>
</file>