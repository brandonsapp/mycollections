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0BA" w:rsidRDefault="007F30BA" w:rsidP="007F30BA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</w:t>
      </w:r>
      <w:bookmarkEnd w:id="0"/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 specifies the elements imported from the ARM of another application module.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F30BA" w:rsidRDefault="007F30BA" w:rsidP="007F30BA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4" w:anchor="assembly_module_desig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Assembly_module_design_arm</w:t>
        </w:r>
      </w:hyperlink>
      <w:r>
        <w:rPr>
          <w:rStyle w:val="HTMLCode"/>
          <w:color w:val="000000"/>
        </w:rPr>
        <w:t>;    --  ISO/TS 10303-1636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F30BA" w:rsidRDefault="007F30BA" w:rsidP="007F30BA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7F30BA" w:rsidTr="007F30BA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F30BA" w:rsidRDefault="007F30B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Assembly_module_design_arm</w:t>
            </w:r>
          </w:p>
        </w:tc>
        <w:tc>
          <w:tcPr>
            <w:tcW w:w="1905" w:type="dxa"/>
            <w:vAlign w:val="center"/>
            <w:hideMark/>
          </w:tcPr>
          <w:p w:rsidR="007F30BA" w:rsidRDefault="007F30BA">
            <w:r>
              <w:rPr>
                <w:sz w:val="20"/>
                <w:szCs w:val="20"/>
              </w:rPr>
              <w:t>ISO/TS 10303-1636</w:t>
            </w:r>
          </w:p>
        </w:tc>
      </w:tr>
    </w:tbl>
    <w:p w:rsidR="007F30BA" w:rsidRDefault="007F30BA" w:rsidP="007F30BA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5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6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7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7F30BA" w:rsidRDefault="007F30BA" w:rsidP="007F30BA">
      <w:pPr>
        <w:pStyle w:val="Heading2"/>
        <w:rPr>
          <w:color w:val="000000"/>
        </w:rPr>
      </w:pPr>
      <w:bookmarkStart w:id="1" w:name="entities"/>
      <w:r>
        <w:rPr>
          <w:color w:val="000000"/>
        </w:rPr>
        <w:t>4.2 ARM entity definitions</w:t>
      </w:r>
      <w:bookmarkEnd w:id="1"/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7F30BA" w:rsidRDefault="007F30BA" w:rsidP="007F30BA">
      <w:pPr>
        <w:pStyle w:val="Heading2"/>
        <w:rPr>
          <w:color w:val="000000"/>
        </w:rPr>
      </w:pPr>
      <w:r>
        <w:rPr>
          <w:color w:val="000000"/>
        </w:rPr>
        <w:t>4.2.1 Assembly_module_component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9" name="Picture 9" descr="Mapping table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pping table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 is a type of </w:t>
      </w:r>
      <w:hyperlink r:id="rId11" w:anchor="assembly_component_arm.physical_component" w:history="1">
        <w:r>
          <w:rPr>
            <w:rStyle w:val="Hyperlink"/>
            <w:b/>
            <w:bCs/>
            <w:sz w:val="27"/>
            <w:szCs w:val="27"/>
          </w:rPr>
          <w:t>Physical_component</w:t>
        </w:r>
      </w:hyperlink>
      <w:r>
        <w:rPr>
          <w:color w:val="000000"/>
          <w:sz w:val="27"/>
          <w:szCs w:val="27"/>
        </w:rPr>
        <w:t> and a type of </w:t>
      </w:r>
      <w:hyperlink r:id="rId12" w:anchor="product_occurrence_arm.single_instance" w:history="1">
        <w:r>
          <w:rPr>
            <w:rStyle w:val="Hyperlink"/>
            <w:b/>
            <w:bCs/>
            <w:sz w:val="27"/>
            <w:szCs w:val="27"/>
          </w:rPr>
          <w:t>Single_instance</w:t>
        </w:r>
      </w:hyperlink>
      <w:r>
        <w:rPr>
          <w:color w:val="000000"/>
          <w:sz w:val="27"/>
          <w:szCs w:val="27"/>
        </w:rPr>
        <w:t>. The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 represents the inclusion of a specific product version in the associated assembly.</w:t>
      </w:r>
    </w:p>
    <w:p w:rsidR="007F30BA" w:rsidRDefault="007F30BA" w:rsidP="007F30BA">
      <w:pPr>
        <w:pStyle w:val="note"/>
        <w:rPr>
          <w:color w:val="000000"/>
          <w:sz w:val="27"/>
          <w:szCs w:val="27"/>
        </w:rPr>
      </w:pPr>
      <w:bookmarkStart w:id="2" w:name="note_1"/>
      <w:r>
        <w:rPr>
          <w:color w:val="000000"/>
        </w:rPr>
        <w:t>NOTE 1</w:t>
      </w:r>
      <w:bookmarkEnd w:id="2"/>
      <w:r>
        <w:rPr>
          <w:color w:val="000000"/>
        </w:rPr>
        <w:t>   </w:t>
      </w:r>
      <w:r>
        <w:rPr>
          <w:b/>
          <w:bCs/>
          <w:color w:val="000000"/>
        </w:rPr>
        <w:t>Assembly_module_component</w:t>
      </w:r>
      <w:r>
        <w:rPr>
          <w:color w:val="000000"/>
        </w:rPr>
        <w:t> may be useful in a vertically integrated concurrent engineering environment, where full data sharing is allowed, as it permits visibility into the design definition of the component.</w:t>
      </w:r>
    </w:p>
    <w:p w:rsidR="007F30BA" w:rsidRDefault="007F30BA" w:rsidP="007F30BA">
      <w:pPr>
        <w:pStyle w:val="note"/>
        <w:rPr>
          <w:color w:val="000000"/>
          <w:sz w:val="27"/>
          <w:szCs w:val="27"/>
        </w:rPr>
      </w:pPr>
      <w:bookmarkStart w:id="3" w:name="note_2"/>
      <w:r>
        <w:rPr>
          <w:color w:val="000000"/>
        </w:rPr>
        <w:t>NOTE 2</w:t>
      </w:r>
      <w:bookmarkEnd w:id="3"/>
      <w:r>
        <w:rPr>
          <w:color w:val="000000"/>
        </w:rPr>
        <w:t>   An enterprise could use this capability in the case of co-design of assembly and integrated circuits.</w:t>
      </w:r>
    </w:p>
    <w:p w:rsidR="007F30BA" w:rsidRDefault="007F30BA" w:rsidP="007F30BA">
      <w:pPr>
        <w:pStyle w:val="note"/>
        <w:rPr>
          <w:color w:val="000000"/>
          <w:sz w:val="27"/>
          <w:szCs w:val="27"/>
        </w:rPr>
      </w:pPr>
      <w:bookmarkStart w:id="4" w:name="note_3"/>
      <w:r>
        <w:rPr>
          <w:color w:val="000000"/>
        </w:rPr>
        <w:t>NOTE 3</w:t>
      </w:r>
      <w:bookmarkEnd w:id="4"/>
      <w:r>
        <w:rPr>
          <w:color w:val="000000"/>
        </w:rPr>
        <w:t>   Hierarchical physical design does not require this capability</w:t>
      </w:r>
      <w:ins w:id="5" w:author="Sapp (US), Brandon" w:date="2019-03-20T11:30:00Z">
        <w:r w:rsidR="000E1430">
          <w:rPr>
            <w:color w:val="000000"/>
          </w:rPr>
          <w:t>,</w:t>
        </w:r>
      </w:ins>
      <w:r>
        <w:rPr>
          <w:color w:val="000000"/>
        </w:rPr>
        <w:t xml:space="preserve"> but this is the most explicit way to support hierarchical electrical traceability.</w:t>
      </w:r>
    </w:p>
    <w:p w:rsidR="007F30BA" w:rsidRDefault="007F30BA" w:rsidP="007F30BA">
      <w:pPr>
        <w:pStyle w:val="example"/>
        <w:rPr>
          <w:color w:val="000000"/>
          <w:sz w:val="27"/>
          <w:szCs w:val="27"/>
        </w:rPr>
      </w:pPr>
      <w:bookmarkStart w:id="6" w:name="example_"/>
      <w:r>
        <w:rPr>
          <w:color w:val="000000"/>
        </w:rPr>
        <w:t>EXAMPLE </w:t>
      </w:r>
      <w:bookmarkEnd w:id="6"/>
      <w:r>
        <w:rPr>
          <w:color w:val="000000"/>
        </w:rPr>
        <w:t>   Consider a daughter board instance as an </w:t>
      </w:r>
      <w:r>
        <w:rPr>
          <w:b/>
          <w:bCs/>
          <w:color w:val="000000"/>
        </w:rPr>
        <w:t>Assembly_module_component</w:t>
      </w:r>
      <w:r>
        <w:rPr>
          <w:color w:val="000000"/>
        </w:rPr>
        <w:t>. The design organization maintains explicit traceability between the design of the mother</w:t>
      </w:r>
      <w:del w:id="7" w:author="Sapp (US), Brandon" w:date="2019-03-20T11:30:00Z">
        <w:r w:rsidDel="000E1430">
          <w:rPr>
            <w:color w:val="000000"/>
          </w:rPr>
          <w:delText xml:space="preserve"> </w:delText>
        </w:r>
      </w:del>
      <w:r>
        <w:rPr>
          <w:color w:val="000000"/>
        </w:rPr>
        <w:t xml:space="preserve">board and </w:t>
      </w:r>
      <w:ins w:id="8" w:author="Sapp (US), Brandon" w:date="2019-03-20T11:31:00Z">
        <w:r w:rsidR="000E1430">
          <w:rPr>
            <w:color w:val="000000"/>
          </w:rPr>
          <w:t xml:space="preserve">the </w:t>
        </w:r>
      </w:ins>
      <w:r>
        <w:rPr>
          <w:color w:val="000000"/>
        </w:rPr>
        <w:t>design of the daughter board.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Assembly_module_component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3" w:anchor="assembly_component_arm.physical_compon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Physical_component</w:t>
        </w:r>
      </w:hyperlink>
      <w:r>
        <w:rPr>
          <w:rStyle w:val="HTMLCode"/>
          <w:color w:val="000000"/>
        </w:rPr>
        <w:t>, </w:t>
      </w:r>
      <w:hyperlink r:id="rId14" w:anchor="product_occurrence_arm.single_instance" w:history="1">
        <w:r>
          <w:rPr>
            <w:rStyle w:val="Hyperlink"/>
            <w:rFonts w:ascii="Courier New" w:hAnsi="Courier New" w:cs="Courier New"/>
            <w:sz w:val="20"/>
            <w:szCs w:val="20"/>
          </w:rPr>
          <w:t>Single_instance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15" w:anchor="product_occurrence_arm.definition_based_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Definition_based_product_occurrence</w:t>
        </w:r>
      </w:hyperlink>
      <w:r>
        <w:rPr>
          <w:rStyle w:val="HTMLCode"/>
          <w:color w:val="000000"/>
        </w:rPr>
        <w:t>.derived_from : </w:t>
      </w:r>
      <w:hyperlink r:id="rId16" w:anchor="assembly_module_design_arm.assembly_module_design_view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Assembly_module_design_view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usage_view : </w:t>
      </w:r>
      <w:hyperlink r:id="rId17" w:anchor="assembly_module_usage_view_arm.assembly_module_usage_view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Assembly_module_usage_view</w:t>
        </w:r>
      </w:hyperlink>
      <w:r>
        <w:rPr>
          <w:rStyle w:val="HTMLCode"/>
          <w:color w:val="000000"/>
        </w:rPr>
        <w:t> := derived_from\Part_design_view.usage_view;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INVERSE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access_mechanisms : SET[2:?] OF </w:t>
      </w:r>
      <w:hyperlink r:id="rId18" w:anchor="assembly_module_with_subassembly_arm.assembly_module_component_terminal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Assembly_module_component_terminal</w:t>
        </w:r>
      </w:hyperlink>
      <w:r>
        <w:rPr>
          <w:rStyle w:val="HTMLCode"/>
          <w:color w:val="000000"/>
        </w:rPr>
        <w:t> FOR associated_definition;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NOT EXISTS(SELF\Product_view_definition.name);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usage_view = access_mechanisms[1]\Assembly_module_component_terminal.definition\Assembly_module_terminal.associated_definition;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derived_from: </w:t>
      </w:r>
      <w:r>
        <w:rPr>
          <w:color w:val="000000"/>
          <w:sz w:val="27"/>
          <w:szCs w:val="27"/>
        </w:rPr>
        <w:t>specifies the role of the </w:t>
      </w:r>
      <w:hyperlink r:id="rId19" w:anchor="assembly_module_design_arm.assembly_module_design_view" w:history="1">
        <w:r>
          <w:rPr>
            <w:rStyle w:val="Hyperlink"/>
            <w:b/>
            <w:bCs/>
            <w:sz w:val="27"/>
            <w:szCs w:val="27"/>
          </w:rPr>
          <w:t>Assembly_module_design_view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usage_view: </w:t>
      </w:r>
      <w:r>
        <w:rPr>
          <w:color w:val="000000"/>
          <w:sz w:val="27"/>
          <w:szCs w:val="27"/>
        </w:rPr>
        <w:t>specifies the role of the </w:t>
      </w:r>
      <w:hyperlink r:id="rId20" w:anchor="assembly_module_usage_view_arm.assembly_module_usage_view" w:history="1">
        <w:r>
          <w:rPr>
            <w:rStyle w:val="Hyperlink"/>
            <w:b/>
            <w:bCs/>
            <w:sz w:val="27"/>
            <w:szCs w:val="27"/>
          </w:rPr>
          <w:t>Assembly_module_usage_view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access_mechanisms: </w:t>
      </w:r>
      <w:r>
        <w:rPr>
          <w:color w:val="000000"/>
          <w:sz w:val="27"/>
          <w:szCs w:val="27"/>
        </w:rPr>
        <w:t>specifies an inverse relationship that specifies that the existence of the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 is dependent on the existence of the</w:t>
      </w:r>
      <w:ins w:id="9" w:author="Sapp (US), Brandon" w:date="2019-03-20T11:33:00Z">
        <w:r w:rsidR="000E1430">
          <w:rPr>
            <w:color w:val="000000"/>
            <w:sz w:val="27"/>
            <w:szCs w:val="27"/>
          </w:rPr>
          <w:t xml:space="preserve"> </w:t>
        </w:r>
      </w:ins>
      <w:hyperlink r:id="rId21" w:anchor="assembly_module_with_subassembly_arm.assembly_module_component_terminal" w:history="1">
        <w:r>
          <w:rPr>
            <w:rStyle w:val="Hyperlink"/>
            <w:b/>
            <w:bCs/>
            <w:sz w:val="27"/>
            <w:szCs w:val="27"/>
          </w:rPr>
          <w:t>Assembly_module_component_terminal</w:t>
        </w:r>
      </w:hyperlink>
      <w:r>
        <w:rPr>
          <w:color w:val="000000"/>
          <w:sz w:val="27"/>
          <w:szCs w:val="27"/>
        </w:rPr>
        <w:t> that specifies the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 as its </w:t>
      </w:r>
      <w:hyperlink r:id="rId22" w:anchor="assembly_module_with_subassembly_arm.assembly_module_component_terminal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. There shall be two or more</w:t>
      </w:r>
      <w:ins w:id="10" w:author="Sapp (US), Brandon" w:date="2019-03-20T11:33:00Z">
        <w:r w:rsidR="000E1430">
          <w:rPr>
            <w:color w:val="000000"/>
            <w:sz w:val="27"/>
            <w:szCs w:val="27"/>
          </w:rPr>
          <w:t xml:space="preserve"> </w:t>
        </w:r>
      </w:ins>
      <w:hyperlink r:id="rId23" w:anchor="assembly_module_with_subassembly_arm.assembly_module_component_terminal" w:history="1">
        <w:r>
          <w:rPr>
            <w:rStyle w:val="Hyperlink"/>
            <w:b/>
            <w:bCs/>
            <w:sz w:val="27"/>
            <w:szCs w:val="27"/>
          </w:rPr>
          <w:t>Assembly_module_component_terminal</w:t>
        </w:r>
      </w:hyperlink>
      <w:r>
        <w:rPr>
          <w:color w:val="000000"/>
          <w:sz w:val="27"/>
          <w:szCs w:val="27"/>
        </w:rPr>
        <w:t> for an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hyperlink r:id="rId24" w:anchor="product_view_definition_arm.product_view_definition.name" w:history="1">
        <w:r>
          <w:rPr>
            <w:rStyle w:val="Hyperlink"/>
            <w:b/>
            <w:bCs/>
            <w:sz w:val="27"/>
            <w:szCs w:val="27"/>
          </w:rPr>
          <w:t>name</w:t>
        </w:r>
      </w:hyperlink>
      <w:r>
        <w:rPr>
          <w:color w:val="000000"/>
          <w:sz w:val="27"/>
          <w:szCs w:val="27"/>
        </w:rPr>
        <w:t> shall not be populated.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WR2: </w:t>
      </w:r>
      <w:r>
        <w:rPr>
          <w:color w:val="000000"/>
          <w:sz w:val="27"/>
          <w:szCs w:val="27"/>
        </w:rPr>
        <w:t>The </w:t>
      </w:r>
      <w:hyperlink r:id="rId25" w:anchor="assembly_module_usage_view_arm.assembly_module_usage_view" w:history="1">
        <w:r>
          <w:rPr>
            <w:rStyle w:val="Hyperlink"/>
            <w:b/>
            <w:bCs/>
            <w:sz w:val="27"/>
            <w:szCs w:val="27"/>
          </w:rPr>
          <w:t>Assembly_module_usage_view</w:t>
        </w:r>
      </w:hyperlink>
      <w:r>
        <w:rPr>
          <w:color w:val="000000"/>
          <w:sz w:val="27"/>
          <w:szCs w:val="27"/>
        </w:rPr>
        <w:t> referenced by </w:t>
      </w:r>
      <w:hyperlink r:id="rId26" w:anchor="assembly_module_with_subassembly_arm.assembly_module_component.usage_view" w:history="1">
        <w:r>
          <w:rPr>
            <w:rStyle w:val="Hyperlink"/>
            <w:b/>
            <w:bCs/>
            <w:sz w:val="27"/>
            <w:szCs w:val="27"/>
          </w:rPr>
          <w:t>usage_view</w:t>
        </w:r>
      </w:hyperlink>
      <w:r>
        <w:rPr>
          <w:color w:val="000000"/>
          <w:sz w:val="27"/>
          <w:szCs w:val="27"/>
        </w:rPr>
        <w:t> shall also be referenced by the definition of the </w:t>
      </w:r>
      <w:hyperlink r:id="rId27" w:anchor="assembly_module_with_subassembly_arm.assembly_module_component_terminal" w:history="1">
        <w:r>
          <w:rPr>
            <w:rStyle w:val="Hyperlink"/>
            <w:b/>
            <w:bCs/>
            <w:sz w:val="27"/>
            <w:szCs w:val="27"/>
          </w:rPr>
          <w:t>Assembly_module_component_terminal</w:t>
        </w:r>
      </w:hyperlink>
      <w:ins w:id="11" w:author="Sapp (US), Brandon" w:date="2019-03-20T11:33:00Z">
        <w:r w:rsidR="000E1430">
          <w:rPr>
            <w:rStyle w:val="Hyperlink"/>
            <w:b/>
            <w:bCs/>
            <w:sz w:val="27"/>
            <w:szCs w:val="27"/>
          </w:rPr>
          <w:t xml:space="preserve"> </w:t>
        </w:r>
      </w:ins>
      <w:r>
        <w:rPr>
          <w:color w:val="000000"/>
          <w:sz w:val="27"/>
          <w:szCs w:val="27"/>
        </w:rPr>
        <w:t>that references the </w:t>
      </w:r>
      <w:r>
        <w:rPr>
          <w:b/>
          <w:bCs/>
          <w:color w:val="000000"/>
          <w:sz w:val="27"/>
          <w:szCs w:val="27"/>
        </w:rPr>
        <w:t>Assembly_module_component</w:t>
      </w:r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Heading2"/>
        <w:rPr>
          <w:color w:val="000000"/>
        </w:rPr>
      </w:pPr>
      <w:r>
        <w:rPr>
          <w:color w:val="000000"/>
        </w:rPr>
        <w:t>4.2.2 Assembly_module_component_terminal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8" name="Picture 8" descr="EXPRESS-G">
              <a:hlinkClick xmlns:a="http://schemas.openxmlformats.org/drawingml/2006/main" r:id="rId7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RESS-G">
                      <a:hlinkClick r:id="rId7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7" name="Picture 7" descr="Mapping table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pping table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0BA" w:rsidRDefault="007F30BA" w:rsidP="007F30BA">
      <w:r>
        <w:rPr>
          <w:color w:val="000000"/>
          <w:sz w:val="27"/>
          <w:szCs w:val="27"/>
        </w:rPr>
        <w:lastRenderedPageBreak/>
        <w:t>An </w:t>
      </w:r>
      <w:r>
        <w:rPr>
          <w:b/>
          <w:bCs/>
          <w:color w:val="000000"/>
          <w:sz w:val="27"/>
          <w:szCs w:val="27"/>
        </w:rPr>
        <w:t>Assembly_module_component_terminal</w:t>
      </w:r>
      <w:r>
        <w:rPr>
          <w:color w:val="000000"/>
          <w:sz w:val="27"/>
          <w:szCs w:val="27"/>
        </w:rPr>
        <w:t> is a type of </w:t>
      </w:r>
      <w:hyperlink r:id="rId29" w:anchor="physical_component_feature_arm.physical_component_terminal" w:history="1">
        <w:r>
          <w:rPr>
            <w:rStyle w:val="Hyperlink"/>
            <w:b/>
            <w:bCs/>
            <w:sz w:val="27"/>
            <w:szCs w:val="27"/>
          </w:rPr>
          <w:t>Physical_component_terminal</w:t>
        </w:r>
      </w:hyperlink>
      <w:r>
        <w:rPr>
          <w:color w:val="000000"/>
          <w:sz w:val="27"/>
          <w:szCs w:val="27"/>
        </w:rPr>
        <w:t>. The </w:t>
      </w:r>
      <w:r>
        <w:rPr>
          <w:b/>
          <w:bCs/>
          <w:color w:val="000000"/>
          <w:sz w:val="27"/>
          <w:szCs w:val="27"/>
        </w:rPr>
        <w:t>Assembly_module_component_terminal</w:t>
      </w:r>
      <w:r>
        <w:rPr>
          <w:color w:val="000000"/>
          <w:sz w:val="27"/>
          <w:szCs w:val="27"/>
        </w:rPr>
        <w:t> is included with the</w:t>
      </w:r>
      <w:ins w:id="12" w:author="Sapp (US), Brandon" w:date="2019-03-20T11:33:00Z">
        <w:r w:rsidR="000E1430">
          <w:rPr>
            <w:color w:val="000000"/>
            <w:sz w:val="27"/>
            <w:szCs w:val="27"/>
          </w:rPr>
          <w:t xml:space="preserve"> </w:t>
        </w:r>
      </w:ins>
      <w:hyperlink r:id="rId30" w:anchor="assembly_module_with_subassembly_arm.assembly_module_component" w:history="1">
        <w:r>
          <w:rPr>
            <w:rStyle w:val="Hyperlink"/>
            <w:b/>
            <w:bCs/>
            <w:sz w:val="27"/>
            <w:szCs w:val="27"/>
          </w:rPr>
          <w:t>Assembly_module_component</w:t>
        </w:r>
      </w:hyperlink>
      <w:r>
        <w:rPr>
          <w:color w:val="000000"/>
          <w:sz w:val="27"/>
          <w:szCs w:val="27"/>
        </w:rPr>
        <w:t> to assure the data integrity of references to the terminals of the </w:t>
      </w:r>
      <w:hyperlink r:id="rId31" w:anchor="assembly_module_with_subassembly_arm.assembly_module_component" w:history="1">
        <w:r>
          <w:rPr>
            <w:rStyle w:val="Hyperlink"/>
            <w:b/>
            <w:bCs/>
            <w:sz w:val="27"/>
            <w:szCs w:val="27"/>
          </w:rPr>
          <w:t>Assembly_module_component</w:t>
        </w:r>
      </w:hyperlink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Assembly_module_component_terminal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32" w:anchor="physical_component_feature_arm.physical_component_terminal" w:history="1">
        <w:r>
          <w:rPr>
            <w:rStyle w:val="Hyperlink"/>
            <w:rFonts w:ascii="Courier New" w:hAnsi="Courier New" w:cs="Courier New"/>
            <w:sz w:val="20"/>
            <w:szCs w:val="20"/>
          </w:rPr>
          <w:t>Physical_component_terminal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3" w:anchor="component_feature_arm.componen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</w:t>
        </w:r>
      </w:hyperlink>
      <w:r>
        <w:rPr>
          <w:rStyle w:val="HTMLCode"/>
          <w:color w:val="000000"/>
        </w:rPr>
        <w:t>.associated_definition : </w:t>
      </w:r>
      <w:hyperlink r:id="rId34" w:anchor="assembly_module_with_subassembly_arm.assembly_module_componen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Assembly_module_component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5" w:anchor="component_feature_arm.componen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Component_feature</w:t>
        </w:r>
      </w:hyperlink>
      <w:r>
        <w:rPr>
          <w:rStyle w:val="HTMLCode"/>
          <w:color w:val="000000"/>
        </w:rPr>
        <w:t>.definition : </w:t>
      </w:r>
      <w:hyperlink r:id="rId36" w:anchor="assembly_shape_arm.component_path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Component_path_shape_element</w:t>
        </w:r>
      </w:hyperlink>
      <w:r>
        <w:rPr>
          <w:rStyle w:val="HTMLCode"/>
          <w:color w:val="000000"/>
        </w:rPr>
        <w:t> := assigned_component_path_shape_element;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INVERSE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assigned_component_path_shape_element : </w:t>
      </w:r>
      <w:hyperlink r:id="rId37" w:anchor="assembly_shape_arm.component_path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Component_path_shape_element</w:t>
        </w:r>
      </w:hyperlink>
      <w:r>
        <w:rPr>
          <w:rStyle w:val="HTMLCode"/>
          <w:color w:val="000000"/>
        </w:rPr>
        <w:t> FOR component_shape_element;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NOT EXISTS(SELF\Shape_element.description);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'PHYSICAL_COMPONENT_FEATURE_ARM.PHYSICAL_COMPONENT_TERMINAL' IN TYPEOF(definition);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specifies the role of the </w:t>
      </w:r>
      <w:hyperlink r:id="rId38" w:anchor="assembly_module_with_subassembly_arm.assembly_module_component" w:history="1">
        <w:r>
          <w:rPr>
            <w:rStyle w:val="Hyperlink"/>
            <w:b/>
            <w:bCs/>
            <w:sz w:val="27"/>
            <w:szCs w:val="27"/>
          </w:rPr>
          <w:t>Assembly_module_component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Assembly_module_component_terminal</w:t>
      </w:r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specifies the role of the </w:t>
      </w:r>
      <w:hyperlink r:id="rId39" w:anchor="assembly_module_usage_view_arm.assembly_module_terminal" w:history="1">
        <w:r>
          <w:rPr>
            <w:rStyle w:val="Hyperlink"/>
            <w:b/>
            <w:bCs/>
            <w:sz w:val="27"/>
            <w:szCs w:val="27"/>
          </w:rPr>
          <w:t>Assembly_module_terminal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Assembly_module_component_terminal</w:t>
      </w:r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assigned_component_path_shape_element: </w:t>
      </w:r>
      <w:r>
        <w:rPr>
          <w:color w:val="000000"/>
          <w:sz w:val="27"/>
          <w:szCs w:val="27"/>
        </w:rPr>
        <w:t>specifies an inverse relationship that specifies that the existence of the </w:t>
      </w:r>
      <w:r>
        <w:rPr>
          <w:b/>
          <w:bCs/>
          <w:color w:val="000000"/>
          <w:sz w:val="27"/>
          <w:szCs w:val="27"/>
        </w:rPr>
        <w:t>Assembly_module_component_terminal</w:t>
      </w:r>
      <w:r>
        <w:rPr>
          <w:color w:val="000000"/>
          <w:sz w:val="27"/>
          <w:szCs w:val="27"/>
        </w:rPr>
        <w:t> is dependent on the existence of the </w:t>
      </w:r>
      <w:hyperlink r:id="rId40" w:anchor="assembly_shape_arm.component_path_shape_element" w:history="1">
        <w:r>
          <w:rPr>
            <w:rStyle w:val="Hyperlink"/>
            <w:b/>
            <w:bCs/>
            <w:sz w:val="27"/>
            <w:szCs w:val="27"/>
          </w:rPr>
          <w:t>Component_path_shape_element</w:t>
        </w:r>
      </w:hyperlink>
      <w:r>
        <w:rPr>
          <w:color w:val="000000"/>
          <w:sz w:val="27"/>
          <w:szCs w:val="27"/>
        </w:rPr>
        <w:t> that specifies the </w:t>
      </w:r>
      <w:r>
        <w:rPr>
          <w:b/>
          <w:bCs/>
          <w:color w:val="000000"/>
          <w:sz w:val="27"/>
          <w:szCs w:val="27"/>
        </w:rPr>
        <w:t>Assembly_module_component_terminal</w:t>
      </w:r>
      <w:r>
        <w:rPr>
          <w:color w:val="000000"/>
          <w:sz w:val="27"/>
          <w:szCs w:val="27"/>
        </w:rPr>
        <w:t> as its</w:t>
      </w:r>
      <w:ins w:id="13" w:author="Sapp (US), Brandon" w:date="2019-03-20T11:33:00Z">
        <w:r w:rsidR="000E1430">
          <w:rPr>
            <w:color w:val="000000"/>
            <w:sz w:val="27"/>
            <w:szCs w:val="27"/>
          </w:rPr>
          <w:t xml:space="preserve"> </w:t>
        </w:r>
      </w:ins>
      <w:bookmarkStart w:id="14" w:name="_GoBack"/>
      <w:bookmarkEnd w:id="14"/>
      <w:r w:rsidR="000E1430">
        <w:rPr>
          <w:rStyle w:val="Hyperlink"/>
          <w:b/>
          <w:bCs/>
          <w:sz w:val="27"/>
          <w:szCs w:val="27"/>
        </w:rPr>
        <w:fldChar w:fldCharType="begin"/>
      </w:r>
      <w:r w:rsidR="000E1430">
        <w:rPr>
          <w:rStyle w:val="Hyperlink"/>
          <w:b/>
          <w:bCs/>
          <w:sz w:val="27"/>
          <w:szCs w:val="27"/>
        </w:rPr>
        <w:instrText xml:space="preserve"> HYPERLINK "file:///C:\\Users\\bus4005\\Downloads\\CR_FDIS_3_20190311_draft\\CR_FDIS_3\\part1000\\data\\modules\\assembly_shape\\sys\\4_info_reqs.htm" \l </w:instrText>
      </w:r>
      <w:r w:rsidR="000E1430">
        <w:rPr>
          <w:rStyle w:val="Hyperlink"/>
          <w:b/>
          <w:bCs/>
          <w:sz w:val="27"/>
          <w:szCs w:val="27"/>
        </w:rPr>
        <w:instrText xml:space="preserve">"assembly_shape_arm.component_path_shape_element.component_shape_element" </w:instrText>
      </w:r>
      <w:r w:rsidR="000E1430">
        <w:rPr>
          <w:rStyle w:val="Hyperlink"/>
          <w:b/>
          <w:bCs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component_shape_element</w:t>
      </w:r>
      <w:r w:rsidR="000E1430">
        <w:rPr>
          <w:rStyle w:val="Hyperlink"/>
          <w:b/>
          <w:bCs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hyperlink r:id="rId41" w:anchor="shape_property_assignment_arm.shape_element.description" w:history="1">
        <w:r>
          <w:rPr>
            <w:rStyle w:val="Hyperlink"/>
            <w:b/>
            <w:bCs/>
            <w:sz w:val="27"/>
            <w:szCs w:val="27"/>
          </w:rPr>
          <w:t>description</w:t>
        </w:r>
      </w:hyperlink>
      <w:r>
        <w:rPr>
          <w:color w:val="000000"/>
          <w:sz w:val="27"/>
          <w:szCs w:val="27"/>
        </w:rPr>
        <w:t> shall not be populated.</w:t>
      </w:r>
    </w:p>
    <w:p w:rsidR="007F30BA" w:rsidRDefault="007F30BA" w:rsidP="007F30BA">
      <w:pPr>
        <w:pStyle w:val="expressdescription"/>
        <w:rPr>
          <w:color w:val="000000"/>
          <w:sz w:val="27"/>
          <w:szCs w:val="27"/>
        </w:rPr>
      </w:pPr>
      <w:bookmarkStart w:id="15" w:name="assembly_module_with_subassembly_arm.ass"/>
      <w:r>
        <w:rPr>
          <w:b/>
          <w:bCs/>
          <w:color w:val="000000"/>
          <w:sz w:val="27"/>
          <w:szCs w:val="27"/>
        </w:rPr>
        <w:t>WR2: </w:t>
      </w:r>
      <w:bookmarkEnd w:id="15"/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 shall be a </w:t>
      </w:r>
      <w:hyperlink r:id="rId42" w:anchor="physical_component_feature_arm.physical_component_feature" w:history="1">
        <w:r>
          <w:rPr>
            <w:rStyle w:val="Hyperlink"/>
            <w:b/>
            <w:bCs/>
            <w:sz w:val="27"/>
            <w:szCs w:val="27"/>
          </w:rPr>
          <w:t>Physical_component_feature</w:t>
        </w:r>
      </w:hyperlink>
      <w:r>
        <w:rPr>
          <w:color w:val="000000"/>
          <w:sz w:val="27"/>
          <w:szCs w:val="27"/>
        </w:rPr>
        <w:t>.</w:t>
      </w:r>
    </w:p>
    <w:p w:rsidR="007F30BA" w:rsidRDefault="007F30BA" w:rsidP="007F30BA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lastRenderedPageBreak/>
        <w:t>END_SCHEMA;  -- Assembly_module_with_subassembly_arm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7F30BA" w:rsidRDefault="007F30BA" w:rsidP="007F30B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7F30BA" w:rsidRDefault="004B0747" w:rsidP="007F30BA"/>
    <w:sectPr w:rsidR="004B0747" w:rsidRPr="007F30BA" w:rsidSect="007F30B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pp (US), Brandon">
    <w15:presenceInfo w15:providerId="AD" w15:userId="S-1-5-21-2025429265-1303643608-1417001333-7354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1N7YwNzIyNjO1MDNX0lEKTi0uzszPAykwrAUA5TgGISwAAAA="/>
  </w:docVars>
  <w:rsids>
    <w:rsidRoot w:val="0025162F"/>
    <w:rsid w:val="000E1430"/>
    <w:rsid w:val="0025162F"/>
    <w:rsid w:val="004B0747"/>
    <w:rsid w:val="007F30BA"/>
    <w:rsid w:val="00903347"/>
    <w:rsid w:val="009C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9E8EC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4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43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0E1430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4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file:///C:\Users\bus4005\Downloads\CR_FDIS_3_20190311_draft\CR_FDIS_3\part1000\data\modules\assembly_component\sys\4_info_reqs.htm" TargetMode="External"/><Relationship Id="rId18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26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39" Type="http://schemas.openxmlformats.org/officeDocument/2006/relationships/hyperlink" Target="file:///C:\Users\bus4005\Downloads\CR_FDIS_3_20190311_draft\CR_FDIS_3\part1000\data\modules\assembly_module_usage_view\sys\4_info_reqs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34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42" Type="http://schemas.openxmlformats.org/officeDocument/2006/relationships/hyperlink" Target="file:///C:\Users\bus4005\Downloads\CR_FDIS_3_20190311_draft\CR_FDIS_3\part1000\data\modules\physical_component_feature\sys\4_info_reqs.htm" TargetMode="External"/><Relationship Id="rId7" Type="http://schemas.openxmlformats.org/officeDocument/2006/relationships/hyperlink" Target="file:///C:\Users\bus4005\Downloads\CR_FDIS_3_20190311_draft\CR_FDIS_3\part1000\data\modules\assembly_module_with_subassembly\armexpg2.htm" TargetMode="External"/><Relationship Id="rId12" Type="http://schemas.openxmlformats.org/officeDocument/2006/relationships/hyperlink" Target="file:///C:\Users\bus4005\Downloads\CR_FDIS_3_20190311_draft\CR_FDIS_3\part1000\data\modules\product_occurrence\sys\4_info_reqs.htm" TargetMode="External"/><Relationship Id="rId17" Type="http://schemas.openxmlformats.org/officeDocument/2006/relationships/hyperlink" Target="file:///C:\Users\bus4005\Downloads\CR_FDIS_3_20190311_draft\CR_FDIS_3\part1000\data\modules\assembly_module_usage_view\sys\4_info_reqs.htm" TargetMode="External"/><Relationship Id="rId25" Type="http://schemas.openxmlformats.org/officeDocument/2006/relationships/hyperlink" Target="file:///C:\Users\bus4005\Downloads\CR_FDIS_3_20190311_draft\CR_FDIS_3\part1000\data\modules\assembly_module_usage_view\sys\4_info_reqs.htm" TargetMode="External"/><Relationship Id="rId33" Type="http://schemas.openxmlformats.org/officeDocument/2006/relationships/hyperlink" Target="file:///C:\Users\bus4005\Downloads\CR_FDIS_3_20190311_draft\CR_FDIS_3\part1000\data\modules\component_feature\sys\4_info_reqs.htm" TargetMode="External"/><Relationship Id="rId38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Users\bus4005\Downloads\CR_FDIS_3_20190311_draft\CR_FDIS_3\part1000\data\modules\assembly_module_design\sys\4_info_reqs.htm" TargetMode="External"/><Relationship Id="rId20" Type="http://schemas.openxmlformats.org/officeDocument/2006/relationships/hyperlink" Target="file:///C:\Users\bus4005\Downloads\CR_FDIS_3_20190311_draft\CR_FDIS_3\part1000\data\modules\assembly_module_usage_view\sys\4_info_reqs.htm" TargetMode="External"/><Relationship Id="rId29" Type="http://schemas.openxmlformats.org/officeDocument/2006/relationships/hyperlink" Target="file:///C:\Users\bus4005\Downloads\CR_FDIS_3_20190311_draft\CR_FDIS_3\part1000\data\modules\physical_component_feature\sys\4_info_reqs.htm" TargetMode="External"/><Relationship Id="rId41" Type="http://schemas.openxmlformats.org/officeDocument/2006/relationships/hyperlink" Target="file:///C:\Users\bus4005\Downloads\CR_FDIS_3_20190311_draft\CR_FDIS_3\part1000\data\modules\shape_property_assignment\sys\4_info_reqs.htm" TargetMode="External"/><Relationship Id="rId1" Type="http://schemas.openxmlformats.org/officeDocument/2006/relationships/styles" Target="styles.xml"/><Relationship Id="rId6" Type="http://schemas.openxmlformats.org/officeDocument/2006/relationships/hyperlink" Target="file:///C:\Users\bus4005\Downloads\CR_FDIS_3_20190311_draft\CR_FDIS_3\part1000\data\modules\assembly_module_with_subassembly\armexpg1.htm" TargetMode="External"/><Relationship Id="rId11" Type="http://schemas.openxmlformats.org/officeDocument/2006/relationships/hyperlink" Target="file:///C:\Users\bus4005\Downloads\CR_FDIS_3_20190311_draft\CR_FDIS_3\part1000\data\modules\assembly_component\sys\4_info_reqs.htm" TargetMode="External"/><Relationship Id="rId24" Type="http://schemas.openxmlformats.org/officeDocument/2006/relationships/hyperlink" Target="file:///C:\Users\bus4005\Downloads\CR_FDIS_3_20190311_draft\CR_FDIS_3\part1000\data\modules\product_view_definition\sys\4_info_reqs.htm" TargetMode="External"/><Relationship Id="rId32" Type="http://schemas.openxmlformats.org/officeDocument/2006/relationships/hyperlink" Target="file:///C:\Users\bus4005\Downloads\CR_FDIS_3_20190311_draft\CR_FDIS_3\part1000\data\modules\physical_component_feature\sys\4_info_reqs.htm" TargetMode="External"/><Relationship Id="rId37" Type="http://schemas.openxmlformats.org/officeDocument/2006/relationships/hyperlink" Target="file:///C:\Users\bus4005\Downloads\CR_FDIS_3_20190311_draft\CR_FDIS_3\part1000\data\modules\assembly_shape\sys\4_info_reqs.htm" TargetMode="External"/><Relationship Id="rId40" Type="http://schemas.openxmlformats.org/officeDocument/2006/relationships/hyperlink" Target="file:///C:\Users\bus4005\Downloads\CR_FDIS_3_20190311_draft\CR_FDIS_3\part1000\data\modules\assembly_shape\sys\4_info_reqs.htm" TargetMode="External"/><Relationship Id="rId45" Type="http://schemas.openxmlformats.org/officeDocument/2006/relationships/theme" Target="theme/theme1.xml"/><Relationship Id="rId5" Type="http://schemas.openxmlformats.org/officeDocument/2006/relationships/hyperlink" Target="file:///C:\Users\bus4005\Downloads\CR_FDIS_3_20190311_draft\CR_FDIS_3\part1000\data\modules\assembly_module_with_subassembly\sys\c_arm_expg.htm" TargetMode="External"/><Relationship Id="rId15" Type="http://schemas.openxmlformats.org/officeDocument/2006/relationships/hyperlink" Target="file:///C:\Users\bus4005\Downloads\CR_FDIS_3_20190311_draft\CR_FDIS_3\part1000\data\modules\product_occurrence\sys\4_info_reqs.htm" TargetMode="External"/><Relationship Id="rId23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28" Type="http://schemas.openxmlformats.org/officeDocument/2006/relationships/hyperlink" Target="file:///C:\Users\bus4005\Downloads\CR_FDIS_3_20190311_draft\CR_FDIS_3\part1000\data\modules\assembly_module_with_subassembly\sys\5_mapping.htm#aeentityassembly_module_component_terminal" TargetMode="External"/><Relationship Id="rId36" Type="http://schemas.openxmlformats.org/officeDocument/2006/relationships/hyperlink" Target="file:///C:\Users\bus4005\Downloads\CR_FDIS_3_20190311_draft\CR_FDIS_3\part1000\data\modules\assembly_shape\sys\4_info_reqs.htm" TargetMode="External"/><Relationship Id="rId10" Type="http://schemas.openxmlformats.org/officeDocument/2006/relationships/image" Target="media/image2.gif"/><Relationship Id="rId19" Type="http://schemas.openxmlformats.org/officeDocument/2006/relationships/hyperlink" Target="file:///C:\Users\bus4005\Downloads\CR_FDIS_3_20190311_draft\CR_FDIS_3\part1000\data\modules\assembly_module_design\sys\4_info_reqs.htm" TargetMode="External"/><Relationship Id="rId31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44" Type="http://schemas.microsoft.com/office/2011/relationships/people" Target="people.xml"/><Relationship Id="rId4" Type="http://schemas.openxmlformats.org/officeDocument/2006/relationships/hyperlink" Target="file:///C:\Users\bus4005\Downloads\CR_FDIS_3_20190311_draft\CR_FDIS_3\part1000\data\modules\assembly_module_design\sys\4_info_reqs.htm" TargetMode="External"/><Relationship Id="rId9" Type="http://schemas.openxmlformats.org/officeDocument/2006/relationships/hyperlink" Target="file:///C:\Users\bus4005\Downloads\CR_FDIS_3_20190311_draft\CR_FDIS_3\part1000\data\modules\assembly_module_with_subassembly\sys\5_mapping.htm#aeentityassembly_module_component" TargetMode="External"/><Relationship Id="rId14" Type="http://schemas.openxmlformats.org/officeDocument/2006/relationships/hyperlink" Target="file:///C:\Users\bus4005\Downloads\CR_FDIS_3_20190311_draft\CR_FDIS_3\part1000\data\modules\product_occurrence\sys\4_info_reqs.htm" TargetMode="External"/><Relationship Id="rId22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27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30" Type="http://schemas.openxmlformats.org/officeDocument/2006/relationships/hyperlink" Target="file:///C:\Users\bus4005\Downloads\CR_FDIS_3_20190311_draft\CR_FDIS_3\part1000\data\modules\assembly_module_with_subassembly\sys\4_info_reqs.htm" TargetMode="External"/><Relationship Id="rId35" Type="http://schemas.openxmlformats.org/officeDocument/2006/relationships/hyperlink" Target="file:///C:\Users\bus4005\Downloads\CR_FDIS_3_20190311_draft\CR_FDIS_3\part1000\data\modules\component_feature\sys\4_info_reqs.htm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1903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2019-03-20T18:34:00Z</dcterms:created>
  <dcterms:modified xsi:type="dcterms:W3CDTF">2019-03-20T18:34:00Z</dcterms:modified>
</cp:coreProperties>
</file>