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AA4" w:rsidRDefault="00A31AA4" w:rsidP="00A31AA4">
      <w:pPr>
        <w:pStyle w:val="Heading2"/>
        <w:rPr>
          <w:color w:val="000000"/>
        </w:rPr>
      </w:pPr>
      <w:bookmarkStart w:id="0" w:name="interfaces"/>
      <w:r>
        <w:rPr>
          <w:color w:val="000000"/>
        </w:rPr>
        <w:t>4.1 Required AM ARMs</w:t>
      </w:r>
      <w:bookmarkEnd w:id="0"/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 following EXPRESS interface statements specify the elements imported from the ARMs of other application modules.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USE FROM </w:t>
      </w:r>
      <w:hyperlink r:id="rId6" w:anchor="assembly_constraints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Assembly_constraints_arm</w:t>
        </w:r>
      </w:hyperlink>
      <w:r>
        <w:rPr>
          <w:rStyle w:val="HTMLCode"/>
          <w:color w:val="000000"/>
        </w:rPr>
        <w:t>;    --  ISO/TS 10303-1794</w:t>
      </w:r>
    </w:p>
    <w:p w:rsidR="00A31AA4" w:rsidRDefault="00A31AA4" w:rsidP="00A31AA4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7" w:anchor="design_product_data_management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Design_product_data_management_arm</w:t>
        </w:r>
      </w:hyperlink>
      <w:r>
        <w:rPr>
          <w:rStyle w:val="HTMLCode"/>
          <w:color w:val="000000"/>
        </w:rPr>
        <w:t>;    --  ISO/TS 10303-1628</w:t>
      </w:r>
    </w:p>
    <w:p w:rsidR="00A31AA4" w:rsidRDefault="00A31AA4" w:rsidP="00A31AA4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8" w:anchor="item_definition_structure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Item_definition_structure_arm</w:t>
        </w:r>
      </w:hyperlink>
      <w:r>
        <w:rPr>
          <w:rStyle w:val="HTMLCode"/>
          <w:color w:val="000000"/>
        </w:rPr>
        <w:t>;    --  ISO/TS 10303-1345</w:t>
      </w:r>
    </w:p>
    <w:p w:rsidR="00A31AA4" w:rsidRDefault="00A31AA4" w:rsidP="00A31AA4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9" w:anchor="part_shape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Part_shape_arm</w:t>
        </w:r>
      </w:hyperlink>
      <w:r>
        <w:rPr>
          <w:rStyle w:val="HTMLCode"/>
          <w:color w:val="000000"/>
        </w:rPr>
        <w:t>;    --  ISO/TS 10303-1807</w:t>
      </w:r>
    </w:p>
    <w:p w:rsidR="00A31AA4" w:rsidRDefault="00A31AA4" w:rsidP="00A31AA4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10" w:anchor="shape_feature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Shape_feature_arm</w:t>
        </w:r>
      </w:hyperlink>
      <w:r>
        <w:rPr>
          <w:rStyle w:val="HTMLCode"/>
          <w:color w:val="000000"/>
        </w:rPr>
        <w:t>;    --  ISO/TS 10303-1764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1   The schemas referenced above are specified in the following part of ISO 10303: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1950"/>
      </w:tblGrid>
      <w:tr w:rsidR="00A31AA4" w:rsidTr="00A31AA4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A31AA4" w:rsidRDefault="00A31AA4">
            <w:pPr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Assembly_constraints_arm</w:t>
            </w:r>
          </w:p>
        </w:tc>
        <w:tc>
          <w:tcPr>
            <w:tcW w:w="1905" w:type="dxa"/>
            <w:vAlign w:val="center"/>
            <w:hideMark/>
          </w:tcPr>
          <w:p w:rsidR="00A31AA4" w:rsidRDefault="00A31AA4">
            <w:r>
              <w:rPr>
                <w:sz w:val="20"/>
                <w:szCs w:val="20"/>
              </w:rPr>
              <w:t>ISO/TS 10303-1794</w:t>
            </w:r>
          </w:p>
        </w:tc>
      </w:tr>
      <w:tr w:rsidR="00A31AA4" w:rsidTr="00A31AA4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A31AA4" w:rsidRDefault="00A31AA4">
            <w:r>
              <w:rPr>
                <w:b/>
                <w:bCs/>
                <w:sz w:val="20"/>
                <w:szCs w:val="20"/>
              </w:rPr>
              <w:t>Design_product_data_management_arm</w:t>
            </w:r>
          </w:p>
        </w:tc>
        <w:tc>
          <w:tcPr>
            <w:tcW w:w="1905" w:type="dxa"/>
            <w:vAlign w:val="center"/>
            <w:hideMark/>
          </w:tcPr>
          <w:p w:rsidR="00A31AA4" w:rsidRDefault="00A31AA4">
            <w:r>
              <w:rPr>
                <w:sz w:val="20"/>
                <w:szCs w:val="20"/>
              </w:rPr>
              <w:t>ISO/TS 10303-1628</w:t>
            </w:r>
          </w:p>
        </w:tc>
      </w:tr>
      <w:tr w:rsidR="00A31AA4" w:rsidTr="00A31AA4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A31AA4" w:rsidRDefault="00A31AA4">
            <w:r>
              <w:rPr>
                <w:b/>
                <w:bCs/>
                <w:sz w:val="20"/>
                <w:szCs w:val="20"/>
              </w:rPr>
              <w:t>Item_definition_structure_arm</w:t>
            </w:r>
          </w:p>
        </w:tc>
        <w:tc>
          <w:tcPr>
            <w:tcW w:w="1905" w:type="dxa"/>
            <w:vAlign w:val="center"/>
            <w:hideMark/>
          </w:tcPr>
          <w:p w:rsidR="00A31AA4" w:rsidRDefault="00A31AA4">
            <w:r>
              <w:rPr>
                <w:sz w:val="20"/>
                <w:szCs w:val="20"/>
              </w:rPr>
              <w:t>ISO/TS 10303-1345</w:t>
            </w:r>
          </w:p>
        </w:tc>
      </w:tr>
      <w:tr w:rsidR="00A31AA4" w:rsidTr="00A31AA4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A31AA4" w:rsidRDefault="00A31AA4">
            <w:r>
              <w:rPr>
                <w:b/>
                <w:bCs/>
                <w:sz w:val="20"/>
                <w:szCs w:val="20"/>
              </w:rPr>
              <w:t>Part_shape_arm</w:t>
            </w:r>
          </w:p>
        </w:tc>
        <w:tc>
          <w:tcPr>
            <w:tcW w:w="1905" w:type="dxa"/>
            <w:vAlign w:val="center"/>
            <w:hideMark/>
          </w:tcPr>
          <w:p w:rsidR="00A31AA4" w:rsidRDefault="00A31AA4">
            <w:r>
              <w:rPr>
                <w:sz w:val="20"/>
                <w:szCs w:val="20"/>
              </w:rPr>
              <w:t>ISO/TS 10303-1807</w:t>
            </w:r>
          </w:p>
        </w:tc>
      </w:tr>
      <w:tr w:rsidR="00A31AA4" w:rsidTr="00A31AA4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A31AA4" w:rsidRDefault="00A31AA4">
            <w:r>
              <w:rPr>
                <w:b/>
                <w:bCs/>
                <w:sz w:val="20"/>
                <w:szCs w:val="20"/>
              </w:rPr>
              <w:t>Shape_feature_arm</w:t>
            </w:r>
          </w:p>
        </w:tc>
        <w:tc>
          <w:tcPr>
            <w:tcW w:w="1905" w:type="dxa"/>
            <w:vAlign w:val="center"/>
            <w:hideMark/>
          </w:tcPr>
          <w:p w:rsidR="00A31AA4" w:rsidRDefault="00A31AA4">
            <w:r>
              <w:rPr>
                <w:sz w:val="20"/>
                <w:szCs w:val="20"/>
              </w:rPr>
              <w:t>ISO/TS 10303-1764</w:t>
            </w:r>
          </w:p>
        </w:tc>
      </w:tr>
    </w:tbl>
    <w:p w:rsidR="00A31AA4" w:rsidRDefault="00A31AA4" w:rsidP="00A31AA4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2   See Annex </w:t>
      </w:r>
      <w:hyperlink r:id="rId11" w:history="1">
        <w:r>
          <w:rPr>
            <w:rStyle w:val="Hyperlink"/>
          </w:rPr>
          <w:t>C</w:t>
        </w:r>
      </w:hyperlink>
      <w:r>
        <w:rPr>
          <w:color w:val="000000"/>
        </w:rPr>
        <w:t>, Figures </w:t>
      </w:r>
      <w:hyperlink r:id="rId12" w:history="1">
        <w:r>
          <w:rPr>
            <w:rStyle w:val="Hyperlink"/>
          </w:rPr>
          <w:t>C.1</w:t>
        </w:r>
      </w:hyperlink>
      <w:r>
        <w:rPr>
          <w:color w:val="000000"/>
        </w:rPr>
        <w:t>, </w:t>
      </w:r>
      <w:hyperlink r:id="rId13" w:history="1">
        <w:r>
          <w:rPr>
            <w:rStyle w:val="Hyperlink"/>
          </w:rPr>
          <w:t>C.2</w:t>
        </w:r>
      </w:hyperlink>
      <w:r>
        <w:rPr>
          <w:color w:val="000000"/>
        </w:rPr>
        <w:t>, </w:t>
      </w:r>
      <w:hyperlink r:id="rId14" w:history="1">
        <w:r>
          <w:rPr>
            <w:rStyle w:val="Hyperlink"/>
          </w:rPr>
          <w:t>C.3</w:t>
        </w:r>
      </w:hyperlink>
      <w:r>
        <w:rPr>
          <w:color w:val="000000"/>
        </w:rPr>
        <w:t>, </w:t>
      </w:r>
      <w:hyperlink r:id="rId15" w:history="1">
        <w:r>
          <w:rPr>
            <w:rStyle w:val="Hyperlink"/>
          </w:rPr>
          <w:t>C.4</w:t>
        </w:r>
      </w:hyperlink>
      <w:r>
        <w:rPr>
          <w:color w:val="000000"/>
        </w:rPr>
        <w:t>and </w:t>
      </w:r>
      <w:hyperlink r:id="rId16" w:history="1">
        <w:r>
          <w:rPr>
            <w:rStyle w:val="Hyperlink"/>
          </w:rPr>
          <w:t>C.5</w:t>
        </w:r>
      </w:hyperlink>
      <w:r>
        <w:rPr>
          <w:color w:val="000000"/>
        </w:rPr>
        <w:t> for a graphical representation of this schema.</w:t>
      </w:r>
    </w:p>
    <w:p w:rsidR="00A31AA4" w:rsidRDefault="00A31AA4" w:rsidP="00A31AA4">
      <w:pPr>
        <w:pStyle w:val="Heading2"/>
        <w:rPr>
          <w:color w:val="000000"/>
        </w:rPr>
      </w:pPr>
      <w:bookmarkStart w:id="1" w:name="types"/>
      <w:r>
        <w:rPr>
          <w:color w:val="000000"/>
        </w:rPr>
        <w:t>4.2 ARM type definitions</w:t>
      </w:r>
      <w:bookmarkEnd w:id="1"/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types for this application module. The ARM types and definitions are specified below.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4.2.1 assembly_constraint_select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71" name="Picture 71" descr="EXPRESS-G">
              <a:hlinkClick xmlns:a="http://schemas.openxmlformats.org/drawingml/2006/main" r:id="rId16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PRESS-G">
                      <a:hlinkClick r:id="rId16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The </w:t>
      </w:r>
      <w:r>
        <w:rPr>
          <w:b/>
          <w:bCs/>
          <w:color w:val="000000"/>
          <w:sz w:val="27"/>
          <w:szCs w:val="27"/>
        </w:rPr>
        <w:t>assembly_constraint_select</w:t>
      </w:r>
      <w:r>
        <w:rPr>
          <w:color w:val="000000"/>
          <w:sz w:val="27"/>
          <w:szCs w:val="27"/>
        </w:rPr>
        <w:t> type allows for the designation of the data types </w:t>
      </w:r>
      <w:hyperlink r:id="rId18" w:anchor="assembly_constraints_arm.binary_assembly_constraint" w:history="1">
        <w:r>
          <w:rPr>
            <w:rStyle w:val="Hyperlink"/>
            <w:b/>
            <w:bCs/>
            <w:sz w:val="27"/>
            <w:szCs w:val="27"/>
          </w:rPr>
          <w:t>Binary_assembly_constraint</w:t>
        </w:r>
      </w:hyperlink>
      <w:r>
        <w:rPr>
          <w:color w:val="000000"/>
          <w:sz w:val="27"/>
          <w:szCs w:val="27"/>
        </w:rPr>
        <w:t>, and </w:t>
      </w:r>
      <w:hyperlink r:id="rId19" w:anchor="assembly_constraints_arm.fixed_constituent_assembly_constraint" w:history="1">
        <w:r>
          <w:rPr>
            <w:rStyle w:val="Hyperlink"/>
            <w:b/>
            <w:bCs/>
            <w:sz w:val="27"/>
            <w:szCs w:val="27"/>
          </w:rPr>
          <w:t>Fixed_constituent_assembly_constraint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assembly_constraint_select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20" w:anchor="assembly_constraints_arm.binary_assembly_constraint" w:history="1">
        <w:r>
          <w:rPr>
            <w:rStyle w:val="Hyperlink"/>
            <w:rFonts w:ascii="Courier New" w:hAnsi="Courier New" w:cs="Courier New"/>
            <w:sz w:val="20"/>
            <w:szCs w:val="20"/>
          </w:rPr>
          <w:t>Binary_assembly_constraint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21" w:anchor="assembly_constraints_arm.fixed_constituent_assembly_constraint" w:history="1">
        <w:r>
          <w:rPr>
            <w:rStyle w:val="Hyperlink"/>
            <w:rFonts w:ascii="Courier New" w:hAnsi="Courier New" w:cs="Courier New"/>
            <w:sz w:val="20"/>
            <w:szCs w:val="20"/>
          </w:rPr>
          <w:t>Fixed_constituent_assembly_constraint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4.2.2 assembly_constraint_type_enumeration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70" name="Picture 70" descr="EXPRESS-G">
              <a:hlinkClick xmlns:a="http://schemas.openxmlformats.org/drawingml/2006/main" r:id="rId16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XPRESS-G">
                      <a:hlinkClick r:id="rId16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An </w:t>
      </w:r>
      <w:r>
        <w:rPr>
          <w:b/>
          <w:bCs/>
          <w:color w:val="000000"/>
          <w:sz w:val="27"/>
          <w:szCs w:val="27"/>
        </w:rPr>
        <w:t>assembly_constraint_type_enumeration</w:t>
      </w:r>
      <w:r>
        <w:rPr>
          <w:color w:val="000000"/>
          <w:sz w:val="27"/>
          <w:szCs w:val="27"/>
        </w:rPr>
        <w:t> lists predefined </w:t>
      </w:r>
      <w:hyperlink r:id="rId22" w:anchor="general_design_connectivity_arm.assembly_shape_constraint.constraint_type" w:history="1">
        <w:r>
          <w:rPr>
            <w:rStyle w:val="Hyperlink"/>
            <w:b/>
            <w:bCs/>
            <w:sz w:val="27"/>
            <w:szCs w:val="27"/>
          </w:rPr>
          <w:t>constraint_type</w:t>
        </w:r>
      </w:hyperlink>
      <w:r>
        <w:rPr>
          <w:color w:val="000000"/>
          <w:sz w:val="27"/>
          <w:szCs w:val="27"/>
        </w:rPr>
        <w:t>s for an </w:t>
      </w:r>
      <w:hyperlink r:id="rId23" w:anchor="general_design_connectivity_arm.assembly_shape_constraint" w:history="1">
        <w:r>
          <w:rPr>
            <w:rStyle w:val="Hyperlink"/>
            <w:b/>
            <w:bCs/>
            <w:sz w:val="27"/>
            <w:szCs w:val="27"/>
          </w:rPr>
          <w:t>Assembly_shape_constraint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assembly_constraint_type_enumeration = EXTENSIBLE ENUMERATION OF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 (coaxial_assembly_constraint,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complex,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dimensioned_angle_assembly_constraint,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dimensioned_parallel_assembly_constraint,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dimensioned_surface_distance_assembly_constraint,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fixed_constituent_assembly_constraint,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incidence_assembly_constraint,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parallel_assembly_constraint,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perpendicular_assembly_constraint,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tangent_assembly_constraint);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Enumerated item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coaxial_assembly_constraint: </w:t>
      </w:r>
      <w:r>
        <w:rPr>
          <w:color w:val="000000"/>
          <w:sz w:val="27"/>
          <w:szCs w:val="27"/>
        </w:rPr>
        <w:t>specifies that features of constituents of an assembly are constrained to be coaxial.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complex: </w:t>
      </w:r>
      <w:r>
        <w:rPr>
          <w:color w:val="000000"/>
          <w:sz w:val="27"/>
          <w:szCs w:val="27"/>
        </w:rPr>
        <w:t>specifies that features of constituents of an assembly are constrained to be complex in a way that is not covered by any other value of this enumeration.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lastRenderedPageBreak/>
        <w:t>dimensioned_angle_assembly_constraint: </w:t>
      </w:r>
      <w:r>
        <w:rPr>
          <w:color w:val="000000"/>
          <w:sz w:val="27"/>
          <w:szCs w:val="27"/>
        </w:rPr>
        <w:t xml:space="preserve">specifies that the angle between two features of constituents of an assembly </w:t>
      </w:r>
      <w:del w:id="2" w:author="Sapp (US), Brandon" w:date="2019-03-20T14:43:00Z">
        <w:r w:rsidDel="003E15D5">
          <w:rPr>
            <w:color w:val="000000"/>
            <w:sz w:val="27"/>
            <w:szCs w:val="27"/>
          </w:rPr>
          <w:delText xml:space="preserve">are </w:delText>
        </w:r>
      </w:del>
      <w:ins w:id="3" w:author="Sapp (US), Brandon" w:date="2019-03-20T14:43:00Z">
        <w:r w:rsidR="003E15D5">
          <w:rPr>
            <w:color w:val="000000"/>
            <w:sz w:val="27"/>
            <w:szCs w:val="27"/>
          </w:rPr>
          <w:t>is</w:t>
        </w:r>
        <w:r w:rsidR="003E15D5">
          <w:rPr>
            <w:color w:val="000000"/>
            <w:sz w:val="27"/>
            <w:szCs w:val="27"/>
          </w:rPr>
          <w:t xml:space="preserve"> </w:t>
        </w:r>
      </w:ins>
      <w:r>
        <w:rPr>
          <w:color w:val="000000"/>
          <w:sz w:val="27"/>
          <w:szCs w:val="27"/>
        </w:rPr>
        <w:t>constrained to a specific value.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dimensioned_parallel_assembly_constraint: </w:t>
      </w:r>
      <w:r>
        <w:rPr>
          <w:color w:val="000000"/>
          <w:sz w:val="27"/>
          <w:szCs w:val="27"/>
        </w:rPr>
        <w:t>specifies that features of constituents of an assembly are constrained to be parallel at a certain distance.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dimensioned_surface_distance_assembly_constraint: </w:t>
      </w:r>
      <w:r>
        <w:rPr>
          <w:color w:val="000000"/>
          <w:sz w:val="27"/>
          <w:szCs w:val="27"/>
        </w:rPr>
        <w:t>specifies that features of constituents of an assembly are constrained to have a minimal distance.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fixed_constituent_assembly_constraint: </w:t>
      </w:r>
      <w:r>
        <w:rPr>
          <w:color w:val="000000"/>
          <w:sz w:val="27"/>
          <w:szCs w:val="27"/>
        </w:rPr>
        <w:t>specifies that features of constituents of an assembly are constrained to be fixed in space.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incidence_assembly_constraint: </w:t>
      </w:r>
      <w:r>
        <w:rPr>
          <w:color w:val="000000"/>
          <w:sz w:val="27"/>
          <w:szCs w:val="27"/>
        </w:rPr>
        <w:t>specifies that features of constituents of an assembly are constrained so that one feature entirely included all the other features.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parallel_assembly_constraint: </w:t>
      </w:r>
      <w:r>
        <w:rPr>
          <w:color w:val="000000"/>
          <w:sz w:val="27"/>
          <w:szCs w:val="27"/>
        </w:rPr>
        <w:t>specifies that features of constituents of an assembly are constrained to be parallel.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perpendicular_assembly_constraint: </w:t>
      </w:r>
      <w:r>
        <w:rPr>
          <w:color w:val="000000"/>
          <w:sz w:val="27"/>
          <w:szCs w:val="27"/>
        </w:rPr>
        <w:t>specifies that features of constituents of an assembly are constrained to be perpendicular.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tangent_assembly_constraint: </w:t>
      </w:r>
      <w:r>
        <w:rPr>
          <w:color w:val="000000"/>
          <w:sz w:val="27"/>
          <w:szCs w:val="27"/>
        </w:rPr>
        <w:t>specifies that features of constituents of an assembly are constrained to be tangential to each other.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4.2.3 assembly_definition_or_assembly_shape_constraint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69" name="Picture 69" descr="EXPRESS-G">
              <a:hlinkClick xmlns:a="http://schemas.openxmlformats.org/drawingml/2006/main" r:id="rId16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XPRESS-G">
                      <a:hlinkClick r:id="rId16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assembly_definition_or_assembly_shape_constraint</w:t>
      </w:r>
      <w:r>
        <w:rPr>
          <w:color w:val="000000"/>
          <w:sz w:val="27"/>
          <w:szCs w:val="27"/>
        </w:rPr>
        <w:t> type allows for the designation of the data types </w:t>
      </w:r>
      <w:hyperlink r:id="rId24" w:anchor="item_definition_structure_arm.assembly_definition" w:history="1">
        <w:r>
          <w:rPr>
            <w:rStyle w:val="Hyperlink"/>
            <w:b/>
            <w:bCs/>
            <w:sz w:val="27"/>
            <w:szCs w:val="27"/>
          </w:rPr>
          <w:t>Assembly_definition</w:t>
        </w:r>
      </w:hyperlink>
      <w:r>
        <w:rPr>
          <w:color w:val="000000"/>
          <w:sz w:val="27"/>
          <w:szCs w:val="27"/>
        </w:rPr>
        <w:t>, and </w:t>
      </w:r>
      <w:hyperlink r:id="rId25" w:anchor="general_design_connectivity_arm.assembly_shape_constraint" w:history="1">
        <w:r>
          <w:rPr>
            <w:rStyle w:val="Hyperlink"/>
            <w:b/>
            <w:bCs/>
            <w:sz w:val="27"/>
            <w:szCs w:val="27"/>
          </w:rPr>
          <w:t>Assembly_shape_constraint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assembly_definition_or_assembly_shape_constraint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26" w:anchor="item_definition_structure_arm.assembly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Assembly_definition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27" w:anchor="general_design_connectivity_arm.assembly_shape_constraint" w:history="1">
        <w:r>
          <w:rPr>
            <w:rStyle w:val="Hyperlink"/>
            <w:rFonts w:ascii="Courier New" w:hAnsi="Courier New" w:cs="Courier New"/>
            <w:sz w:val="20"/>
            <w:szCs w:val="20"/>
          </w:rPr>
          <w:t>Assembly_shape_constraint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4.2.4 assembly_definition_or_assembly_shape_joint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68" name="Picture 68" descr="EXPRESS-G">
              <a:hlinkClick xmlns:a="http://schemas.openxmlformats.org/drawingml/2006/main" r:id="rId16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XPRESS-G">
                      <a:hlinkClick r:id="rId16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The </w:t>
      </w:r>
      <w:r>
        <w:rPr>
          <w:b/>
          <w:bCs/>
          <w:color w:val="000000"/>
          <w:sz w:val="27"/>
          <w:szCs w:val="27"/>
        </w:rPr>
        <w:t>assembly_definition_or_assembly_shape_joint</w:t>
      </w:r>
      <w:r>
        <w:rPr>
          <w:color w:val="000000"/>
          <w:sz w:val="27"/>
          <w:szCs w:val="27"/>
        </w:rPr>
        <w:t> type allows for the designation of the data types </w:t>
      </w:r>
      <w:hyperlink r:id="rId28" w:anchor="item_definition_structure_arm.assembly_definition" w:history="1">
        <w:r>
          <w:rPr>
            <w:rStyle w:val="Hyperlink"/>
            <w:b/>
            <w:bCs/>
            <w:sz w:val="27"/>
            <w:szCs w:val="27"/>
          </w:rPr>
          <w:t>Assembly_definition</w:t>
        </w:r>
      </w:hyperlink>
      <w:r>
        <w:rPr>
          <w:color w:val="000000"/>
          <w:sz w:val="27"/>
          <w:szCs w:val="27"/>
        </w:rPr>
        <w:t>, and </w:t>
      </w:r>
      <w:hyperlink r:id="rId29" w:anchor="general_design_connectivity_arm.assembly_shape_joint" w:history="1">
        <w:r>
          <w:rPr>
            <w:rStyle w:val="Hyperlink"/>
            <w:b/>
            <w:bCs/>
            <w:sz w:val="27"/>
            <w:szCs w:val="27"/>
          </w:rPr>
          <w:t>Assembly_shape_joint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assembly_definition_or_assembly_shape_joint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30" w:anchor="item_definition_structure_arm.assembly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Assembly_definition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31" w:anchor="general_design_connectivity_arm.assembly_shape_joint" w:history="1">
        <w:r>
          <w:rPr>
            <w:rStyle w:val="Hyperlink"/>
            <w:rFonts w:ascii="Courier New" w:hAnsi="Courier New" w:cs="Courier New"/>
            <w:sz w:val="20"/>
            <w:szCs w:val="20"/>
          </w:rPr>
          <w:t>Assembly_shape_joint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4.2.5 assembly_shape_constraint_or_joint_definition_select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67" name="Picture 67" descr="EXPRESS-G">
              <a:hlinkClick xmlns:a="http://schemas.openxmlformats.org/drawingml/2006/main" r:id="rId16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XPRESS-G">
                      <a:hlinkClick r:id="rId16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assembly_shape_constraint_or_joint_definition_select</w:t>
      </w:r>
      <w:r>
        <w:rPr>
          <w:color w:val="000000"/>
          <w:sz w:val="27"/>
          <w:szCs w:val="27"/>
        </w:rPr>
        <w:t> type allows for the designation of the data types </w:t>
      </w:r>
      <w:hyperlink r:id="rId32" w:anchor="part_shape_arm.part_shape_element" w:history="1">
        <w:r>
          <w:rPr>
            <w:rStyle w:val="Hyperlink"/>
            <w:b/>
            <w:bCs/>
            <w:sz w:val="27"/>
            <w:szCs w:val="27"/>
          </w:rPr>
          <w:t>Part_shape_element</w:t>
        </w:r>
      </w:hyperlink>
      <w:r>
        <w:rPr>
          <w:color w:val="000000"/>
          <w:sz w:val="27"/>
          <w:szCs w:val="27"/>
        </w:rPr>
        <w:t>, </w:t>
      </w:r>
      <w:hyperlink r:id="rId33" w:anchor="part_shape_arm.part_shape_element_relationship" w:history="1">
        <w:r>
          <w:rPr>
            <w:rStyle w:val="Hyperlink"/>
            <w:b/>
            <w:bCs/>
            <w:sz w:val="27"/>
            <w:szCs w:val="27"/>
          </w:rPr>
          <w:t>Part_shape_element_relationship</w:t>
        </w:r>
      </w:hyperlink>
      <w:r>
        <w:rPr>
          <w:color w:val="000000"/>
          <w:sz w:val="27"/>
          <w:szCs w:val="27"/>
        </w:rPr>
        <w:t>, </w:t>
      </w:r>
      <w:hyperlink r:id="rId34" w:anchor="shape_feature_arm.shape_feature_definition" w:history="1">
        <w:r>
          <w:rPr>
            <w:rStyle w:val="Hyperlink"/>
            <w:b/>
            <w:bCs/>
            <w:sz w:val="27"/>
            <w:szCs w:val="27"/>
          </w:rPr>
          <w:t>Shape_feature_definition</w:t>
        </w:r>
      </w:hyperlink>
      <w:r>
        <w:rPr>
          <w:color w:val="000000"/>
          <w:sz w:val="27"/>
          <w:szCs w:val="27"/>
        </w:rPr>
        <w:t>, </w:t>
      </w:r>
      <w:hyperlink r:id="rId35" w:anchor="shape_feature_arm.shape_feature_definition_relationship" w:history="1">
        <w:r>
          <w:rPr>
            <w:rStyle w:val="Hyperlink"/>
            <w:b/>
            <w:bCs/>
            <w:sz w:val="27"/>
            <w:szCs w:val="27"/>
          </w:rPr>
          <w:t>Shape_feature_definition_relationship</w:t>
        </w:r>
      </w:hyperlink>
      <w:r>
        <w:rPr>
          <w:color w:val="000000"/>
          <w:sz w:val="27"/>
          <w:szCs w:val="27"/>
        </w:rPr>
        <w:t>, </w:t>
      </w:r>
      <w:hyperlink r:id="rId36" w:anchor="shape_feature_arm.shape_feature_definition_element" w:history="1">
        <w:r>
          <w:rPr>
            <w:rStyle w:val="Hyperlink"/>
            <w:b/>
            <w:bCs/>
            <w:sz w:val="27"/>
            <w:szCs w:val="27"/>
          </w:rPr>
          <w:t>Shape_feature_definition_element</w:t>
        </w:r>
      </w:hyperlink>
      <w:r>
        <w:rPr>
          <w:color w:val="000000"/>
          <w:sz w:val="27"/>
          <w:szCs w:val="27"/>
        </w:rPr>
        <w:t>, and </w:t>
      </w:r>
      <w:hyperlink r:id="rId37" w:anchor="shape_feature_arm.shape_feature_definition_element_relationship" w:history="1">
        <w:r>
          <w:rPr>
            <w:rStyle w:val="Hyperlink"/>
            <w:b/>
            <w:bCs/>
            <w:sz w:val="27"/>
            <w:szCs w:val="27"/>
          </w:rPr>
          <w:t>Shape_feature_definition_element_relationship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assembly_shape_constraint_or_joint_definition_select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38" w:anchor="part_shape_arm.part_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Part_shape_element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39" w:anchor="part_shape_arm.part_shape_element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Part_shape_element_relationship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40" w:anchor="shape_feature_arm.shape_feature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Shape_feature_definition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41" w:anchor="shape_feature_arm.shape_feature_definition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Shape_feature_definition_relationship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42" w:anchor="shape_feature_arm.shape_feature_definition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Shape_feature_definition_element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43" w:anchor="shape_feature_arm.shape_feature_definition_element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Shape_feature_definition_element_relationship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bookmarkStart w:id="4" w:name="general_design_connectivity_arm.connecte"/>
      <w:r>
        <w:rPr>
          <w:color w:val="000000"/>
        </w:rPr>
        <w:t>4.2.6 connected_terminal_select</w:t>
      </w:r>
      <w:bookmarkEnd w:id="4"/>
      <w:r>
        <w:rPr>
          <w:color w:val="000000"/>
        </w:rPr>
        <w:t>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66" name="Picture 66" descr="EXPRESS-G">
              <a:hlinkClick xmlns:a="http://schemas.openxmlformats.org/drawingml/2006/main" r:id="rId16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XPRESS-G">
                      <a:hlinkClick r:id="rId16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connected_terminal_select</w:t>
      </w:r>
      <w:r>
        <w:rPr>
          <w:color w:val="000000"/>
          <w:sz w:val="27"/>
          <w:szCs w:val="27"/>
        </w:rPr>
        <w:t> type allows for the designation of the data types </w:t>
      </w:r>
      <w:hyperlink r:id="rId44" w:anchor="general_design_connectivity_arm.general_part_terminal" w:history="1">
        <w:r>
          <w:rPr>
            <w:rStyle w:val="Hyperlink"/>
            <w:b/>
            <w:bCs/>
            <w:sz w:val="27"/>
            <w:szCs w:val="27"/>
          </w:rPr>
          <w:t>General_part_terminal</w:t>
        </w:r>
      </w:hyperlink>
      <w:r>
        <w:rPr>
          <w:color w:val="000000"/>
          <w:sz w:val="27"/>
          <w:szCs w:val="27"/>
        </w:rPr>
        <w:t>, and </w:t>
      </w:r>
      <w:hyperlink r:id="rId45" w:anchor="general_design_connectivity_arm.occurrence_terminal" w:history="1">
        <w:r>
          <w:rPr>
            <w:rStyle w:val="Hyperlink"/>
            <w:b/>
            <w:bCs/>
            <w:sz w:val="27"/>
            <w:szCs w:val="27"/>
          </w:rPr>
          <w:t>Occurrence_terminal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lastRenderedPageBreak/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connected_terminal_select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46" w:anchor="general_design_connectivity_arm.general_part_terminal" w:history="1">
        <w:r>
          <w:rPr>
            <w:rStyle w:val="Hyperlink"/>
            <w:rFonts w:ascii="Courier New" w:hAnsi="Courier New" w:cs="Courier New"/>
            <w:sz w:val="20"/>
            <w:szCs w:val="20"/>
          </w:rPr>
          <w:t>General_part_terminal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47" w:anchor="general_design_connectivity_arm.occurrence_terminal" w:history="1">
        <w:r>
          <w:rPr>
            <w:rStyle w:val="Hyperlink"/>
            <w:rFonts w:ascii="Courier New" w:hAnsi="Courier New" w:cs="Courier New"/>
            <w:sz w:val="20"/>
            <w:szCs w:val="20"/>
          </w:rPr>
          <w:t>Occurrence_terminal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4.2.7 general_assembly_joint_type_enumeration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65" name="Picture 65" descr="EXPRESS-G">
              <a:hlinkClick xmlns:a="http://schemas.openxmlformats.org/drawingml/2006/main" r:id="rId16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XPRESS-G">
                      <a:hlinkClick r:id="rId16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general_assembly_joint_type_enumeration</w:t>
      </w:r>
      <w:r>
        <w:rPr>
          <w:color w:val="000000"/>
          <w:sz w:val="27"/>
          <w:szCs w:val="27"/>
        </w:rPr>
        <w:t> lists predefined </w:t>
      </w:r>
      <w:hyperlink r:id="rId48" w:anchor="general_design_connectivity_arm.assembly_shape_joint.joint_type" w:history="1">
        <w:r>
          <w:rPr>
            <w:rStyle w:val="Hyperlink"/>
            <w:b/>
            <w:bCs/>
            <w:sz w:val="27"/>
            <w:szCs w:val="27"/>
          </w:rPr>
          <w:t>joint_type</w:t>
        </w:r>
      </w:hyperlink>
      <w:r>
        <w:rPr>
          <w:color w:val="000000"/>
          <w:sz w:val="27"/>
          <w:szCs w:val="27"/>
        </w:rPr>
        <w:t>s for an </w:t>
      </w:r>
      <w:hyperlink r:id="rId49" w:anchor="general_design_connectivity_arm.assembly_shape_joint" w:history="1">
        <w:r>
          <w:rPr>
            <w:rStyle w:val="Hyperlink"/>
            <w:b/>
            <w:bCs/>
            <w:sz w:val="27"/>
            <w:szCs w:val="27"/>
          </w:rPr>
          <w:t>Assembly_shape_joint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general_assembly_joint_type_enumeration = EXTENSIBLE ENUMERATION 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4.2.8 gdc_part_shape_element_definition_select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64" name="Picture 64" descr="EXPRESS-G">
              <a:hlinkClick xmlns:a="http://schemas.openxmlformats.org/drawingml/2006/main" r:id="rId13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XPRESS-G">
                      <a:hlinkClick r:id="rId13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gdc_part_shape_element_definition_select</w:t>
      </w:r>
      <w:r>
        <w:rPr>
          <w:color w:val="000000"/>
          <w:sz w:val="27"/>
          <w:szCs w:val="27"/>
        </w:rPr>
        <w:t> type is an extension of the </w:t>
      </w:r>
      <w:hyperlink r:id="rId50" w:anchor="part_shape_arm.part_shape_element_definition_select" w:history="1">
        <w:r>
          <w:rPr>
            <w:rStyle w:val="Hyperlink"/>
            <w:b/>
            <w:bCs/>
            <w:sz w:val="27"/>
            <w:szCs w:val="27"/>
          </w:rPr>
          <w:t>part_shape_element_definition_select</w:t>
        </w:r>
      </w:hyperlink>
      <w:r>
        <w:rPr>
          <w:color w:val="000000"/>
          <w:sz w:val="27"/>
          <w:szCs w:val="27"/>
        </w:rPr>
        <w:t> type. It adds the data type</w:t>
      </w:r>
      <w:ins w:id="5" w:author="Sapp (US), Brandon" w:date="2019-03-20T14:50:00Z">
        <w:r w:rsidR="003E15D5">
          <w:rPr>
            <w:color w:val="000000"/>
            <w:sz w:val="27"/>
            <w:szCs w:val="27"/>
          </w:rPr>
          <w:t xml:space="preserve"> </w:t>
        </w:r>
      </w:ins>
      <w:hyperlink r:id="rId51" w:anchor="shape_feature_arm.shape_feature_definition_element" w:history="1">
        <w:r>
          <w:rPr>
            <w:rStyle w:val="Hyperlink"/>
            <w:b/>
            <w:bCs/>
            <w:sz w:val="27"/>
            <w:szCs w:val="27"/>
          </w:rPr>
          <w:t>Shape_feature_definition_element</w:t>
        </w:r>
      </w:hyperlink>
      <w:r>
        <w:rPr>
          <w:color w:val="000000"/>
          <w:sz w:val="27"/>
          <w:szCs w:val="27"/>
        </w:rPr>
        <w:t> to the list of alternate data types.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gdc_part_shape_element_definition_select = SELECT BASED_ON </w:t>
      </w:r>
      <w:hyperlink r:id="rId52" w:anchor="part_shape_arm.part_shape_element_definition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part_shape_element_definition_select</w:t>
        </w:r>
      </w:hyperlink>
      <w:r>
        <w:rPr>
          <w:rStyle w:val="HTMLCode"/>
          <w:color w:val="000000"/>
        </w:rPr>
        <w:t> WITH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53" w:anchor="shape_feature_arm.shape_feature_definition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Shape_feature_definition_element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4.2.9 general_part_terminal_associated_definition_select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63" name="Picture 63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general_part_terminal_associated_definition_select</w:t>
      </w:r>
      <w:r>
        <w:rPr>
          <w:color w:val="000000"/>
          <w:sz w:val="27"/>
          <w:szCs w:val="27"/>
        </w:rPr>
        <w:t> type allows for the designation of the data types </w:t>
      </w:r>
      <w:hyperlink r:id="rId54" w:anchor="specified_product_arm.product_specification" w:history="1">
        <w:r>
          <w:rPr>
            <w:rStyle w:val="Hyperlink"/>
            <w:b/>
            <w:bCs/>
            <w:sz w:val="27"/>
            <w:szCs w:val="27"/>
          </w:rPr>
          <w:t>Product_specification</w:t>
        </w:r>
      </w:hyperlink>
      <w:r>
        <w:rPr>
          <w:color w:val="000000"/>
          <w:sz w:val="27"/>
          <w:szCs w:val="27"/>
        </w:rPr>
        <w:t>, </w:t>
      </w:r>
      <w:hyperlink r:id="rId55" w:anchor="general_design_connectivity_arm.general_part_terminal" w:history="1">
        <w:r>
          <w:rPr>
            <w:rStyle w:val="Hyperlink"/>
            <w:b/>
            <w:bCs/>
            <w:sz w:val="27"/>
            <w:szCs w:val="27"/>
          </w:rPr>
          <w:t>General_part_terminal</w:t>
        </w:r>
      </w:hyperlink>
      <w:r>
        <w:rPr>
          <w:color w:val="000000"/>
          <w:sz w:val="27"/>
          <w:szCs w:val="27"/>
        </w:rPr>
        <w:t>, and </w:t>
      </w:r>
      <w:hyperlink r:id="rId56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lastRenderedPageBreak/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general_part_terminal_associated_definition_select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57" w:anchor="specified_product_arm.product_specific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Product_specification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58" w:anchor="general_design_connectivity_arm.general_part_terminal" w:history="1">
        <w:r>
          <w:rPr>
            <w:rStyle w:val="Hyperlink"/>
            <w:rFonts w:ascii="Courier New" w:hAnsi="Courier New" w:cs="Courier New"/>
            <w:sz w:val="20"/>
            <w:szCs w:val="20"/>
          </w:rPr>
          <w:t>General_part_terminal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59" w:anchor="part_view_definition_arm.part_view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Part_view_definition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4.2.10 general_terminal_joint_type_enumeration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62" name="Picture 62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general_terminal_joint_type_enumeration</w:t>
      </w:r>
      <w:r>
        <w:rPr>
          <w:color w:val="000000"/>
          <w:sz w:val="27"/>
          <w:szCs w:val="27"/>
        </w:rPr>
        <w:t> lists predefined </w:t>
      </w:r>
      <w:hyperlink r:id="rId60" w:anchor="general_design_connectivity_arm.general_part_terminal.intended_joint_type" w:history="1">
        <w:r>
          <w:rPr>
            <w:rStyle w:val="Hyperlink"/>
            <w:b/>
            <w:bCs/>
            <w:sz w:val="27"/>
            <w:szCs w:val="27"/>
          </w:rPr>
          <w:t>intended_joint_type</w:t>
        </w:r>
      </w:hyperlink>
      <w:r>
        <w:rPr>
          <w:color w:val="000000"/>
          <w:sz w:val="27"/>
          <w:szCs w:val="27"/>
        </w:rPr>
        <w:t>s for a </w:t>
      </w:r>
      <w:hyperlink r:id="rId61" w:anchor="general_design_connectivity_arm.general_part_terminal" w:history="1">
        <w:r>
          <w:rPr>
            <w:rStyle w:val="Hyperlink"/>
            <w:b/>
            <w:bCs/>
            <w:sz w:val="27"/>
            <w:szCs w:val="27"/>
          </w:rPr>
          <w:t>General_part_terminal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general_terminal_joint_type_enumeration = EXTENSIBLE ENUMERATION 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4.2.11 join_or_interface_terminal_enumeration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61" name="Picture 61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join_or_interface_terminal_enumeration</w:t>
      </w:r>
      <w:r>
        <w:rPr>
          <w:color w:val="000000"/>
          <w:sz w:val="27"/>
          <w:szCs w:val="27"/>
        </w:rPr>
        <w:t> lists predefined </w:t>
      </w:r>
      <w:hyperlink r:id="rId62" w:anchor="general_design_connectivity_arm.general_part_terminal.join_or_interface_terminal" w:history="1">
        <w:r>
          <w:rPr>
            <w:rStyle w:val="Hyperlink"/>
            <w:b/>
            <w:bCs/>
            <w:sz w:val="27"/>
            <w:szCs w:val="27"/>
          </w:rPr>
          <w:t>join_or_interface_terminal</w:t>
        </w:r>
      </w:hyperlink>
      <w:r>
        <w:rPr>
          <w:color w:val="000000"/>
          <w:sz w:val="27"/>
          <w:szCs w:val="27"/>
        </w:rPr>
        <w:t>s for a </w:t>
      </w:r>
      <w:hyperlink r:id="rId63" w:anchor="general_design_connectivity_arm.general_part_terminal" w:history="1">
        <w:r>
          <w:rPr>
            <w:rStyle w:val="Hyperlink"/>
            <w:b/>
            <w:bCs/>
            <w:sz w:val="27"/>
            <w:szCs w:val="27"/>
          </w:rPr>
          <w:t>General_part_terminal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join_or_interface_terminal_enumeration = ENUMERATION OF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 (interface_terminal,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join_terminal);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Enumerated item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interface_terminal: </w:t>
      </w:r>
      <w:r>
        <w:rPr>
          <w:color w:val="000000"/>
          <w:sz w:val="27"/>
          <w:szCs w:val="27"/>
        </w:rPr>
        <w:t>specifies the connection type is to interface to a next-higher-assembly level.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bookmarkStart w:id="6" w:name="general_design_connectivity_arm.join_or_"/>
      <w:r>
        <w:rPr>
          <w:b/>
          <w:bCs/>
          <w:color w:val="000000"/>
          <w:sz w:val="27"/>
          <w:szCs w:val="27"/>
        </w:rPr>
        <w:t>join_terminal: </w:t>
      </w:r>
      <w:bookmarkEnd w:id="6"/>
      <w:r>
        <w:rPr>
          <w:color w:val="000000"/>
          <w:sz w:val="27"/>
          <w:szCs w:val="27"/>
        </w:rPr>
        <w:t>specifies the connection type is to join at the same immediate-assembly level.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4.2.12 occurrence_contact_feature_associated_definition_select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60" name="Picture 60" descr="EXPRESS-G">
              <a:hlinkClick xmlns:a="http://schemas.openxmlformats.org/drawingml/2006/main" r:id="rId15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XPRESS-G">
                      <a:hlinkClick r:id="rId15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The </w:t>
      </w:r>
      <w:r>
        <w:rPr>
          <w:b/>
          <w:bCs/>
          <w:color w:val="000000"/>
          <w:sz w:val="27"/>
          <w:szCs w:val="27"/>
        </w:rPr>
        <w:t>occurrence_contact_feature_associated_definition_select</w:t>
      </w:r>
      <w:r>
        <w:rPr>
          <w:color w:val="000000"/>
          <w:sz w:val="27"/>
          <w:szCs w:val="27"/>
        </w:rPr>
        <w:t> type allows for the designation of the data types </w:t>
      </w:r>
      <w:hyperlink r:id="rId64" w:anchor="general_design_connectivity_arm.occurrence_contact_feature" w:history="1">
        <w:r>
          <w:rPr>
            <w:rStyle w:val="Hyperlink"/>
            <w:b/>
            <w:bCs/>
            <w:sz w:val="27"/>
            <w:szCs w:val="27"/>
          </w:rPr>
          <w:t>Occurrence_contact_feature</w:t>
        </w:r>
      </w:hyperlink>
      <w:r>
        <w:rPr>
          <w:color w:val="000000"/>
          <w:sz w:val="27"/>
          <w:szCs w:val="27"/>
        </w:rPr>
        <w:t>, and </w:t>
      </w:r>
      <w:hyperlink r:id="rId65" w:anchor="product_occurrence_arm.product_occurrence" w:history="1">
        <w:r>
          <w:rPr>
            <w:rStyle w:val="Hyperlink"/>
            <w:b/>
            <w:bCs/>
            <w:sz w:val="27"/>
            <w:szCs w:val="27"/>
          </w:rPr>
          <w:t>Product_occurrence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occurrence_contact_feature_associated_definition_select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66" w:anchor="general_design_connectivity_arm.occurrence_contac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Occurrence_contact_feature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67" w:anchor="product_occurrence_arm.product_occurrence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Product_occurrence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4.2.13 occurrence_contact_feature_definition_select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59" name="Picture 59" descr="EXPRESS-G">
              <a:hlinkClick xmlns:a="http://schemas.openxmlformats.org/drawingml/2006/main" r:id="rId15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XPRESS-G">
                      <a:hlinkClick r:id="rId15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occurrence_contact_feature_definition_select</w:t>
      </w:r>
      <w:r>
        <w:rPr>
          <w:color w:val="000000"/>
          <w:sz w:val="27"/>
          <w:szCs w:val="27"/>
        </w:rPr>
        <w:t> type allows for the designation of the data types </w:t>
      </w:r>
      <w:hyperlink r:id="rId68" w:anchor="general_design_connectivity_arm.occurrence_contact_feature" w:history="1">
        <w:r>
          <w:rPr>
            <w:rStyle w:val="Hyperlink"/>
            <w:b/>
            <w:bCs/>
            <w:sz w:val="27"/>
            <w:szCs w:val="27"/>
          </w:rPr>
          <w:t>Occurrence_contact_feature</w:t>
        </w:r>
      </w:hyperlink>
      <w:r>
        <w:rPr>
          <w:color w:val="000000"/>
          <w:sz w:val="27"/>
          <w:szCs w:val="27"/>
        </w:rPr>
        <w:t>, </w:t>
      </w:r>
      <w:hyperlink r:id="rId69" w:anchor="general_design_connectivity_arm.part_contact_feature" w:history="1">
        <w:r>
          <w:rPr>
            <w:rStyle w:val="Hyperlink"/>
            <w:b/>
            <w:bCs/>
            <w:sz w:val="27"/>
            <w:szCs w:val="27"/>
          </w:rPr>
          <w:t>Part_contact_feature</w:t>
        </w:r>
      </w:hyperlink>
      <w:r>
        <w:rPr>
          <w:color w:val="000000"/>
          <w:sz w:val="27"/>
          <w:szCs w:val="27"/>
        </w:rPr>
        <w:t>, and </w:t>
      </w:r>
      <w:hyperlink r:id="rId70" w:anchor="general_design_connectivity_arm.contact_feature_definition" w:history="1">
        <w:r>
          <w:rPr>
            <w:rStyle w:val="Hyperlink"/>
            <w:b/>
            <w:bCs/>
            <w:sz w:val="27"/>
            <w:szCs w:val="27"/>
          </w:rPr>
          <w:t>Contact_feature_definition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occurrence_contact_feature_definition_select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71" w:anchor="general_design_connectivity_arm.occurrence_contac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Occurrence_contact_feature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72" w:anchor="general_design_connectivity_arm.part_contac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Part_contact_feature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73" w:anchor="general_design_connectivity_arm.contact_feature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Contact_feature_definition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4.2.14 occurrence_shape_element_associated_definition_select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58" name="Picture 58" descr="EXPRESS-G">
              <a:hlinkClick xmlns:a="http://schemas.openxmlformats.org/drawingml/2006/main" r:id="rId15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XPRESS-G">
                      <a:hlinkClick r:id="rId15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occurrence_shape_element_associated_definition_select</w:t>
      </w:r>
      <w:r>
        <w:rPr>
          <w:color w:val="000000"/>
          <w:sz w:val="27"/>
          <w:szCs w:val="27"/>
        </w:rPr>
        <w:t> type allows for the designation of the data types </w:t>
      </w:r>
      <w:hyperlink r:id="rId74" w:anchor="general_design_connectivity_arm.occurrence_shape_element" w:history="1">
        <w:r>
          <w:rPr>
            <w:rStyle w:val="Hyperlink"/>
            <w:b/>
            <w:bCs/>
            <w:sz w:val="27"/>
            <w:szCs w:val="27"/>
          </w:rPr>
          <w:t>Occurrence_shape_element</w:t>
        </w:r>
      </w:hyperlink>
      <w:r>
        <w:rPr>
          <w:color w:val="000000"/>
          <w:sz w:val="27"/>
          <w:szCs w:val="27"/>
        </w:rPr>
        <w:t>, and </w:t>
      </w:r>
      <w:hyperlink r:id="rId75" w:anchor="product_occurrence_arm.product_occurrence" w:history="1">
        <w:r>
          <w:rPr>
            <w:rStyle w:val="Hyperlink"/>
            <w:b/>
            <w:bCs/>
            <w:sz w:val="27"/>
            <w:szCs w:val="27"/>
          </w:rPr>
          <w:t>Product_occurrence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occurrence_shape_element_associated_definition_select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76" w:anchor="general_design_connectivity_arm.occurrence_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Occurrence_shape_element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77" w:anchor="product_occurrence_arm.product_occurrence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Product_occurrence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lastRenderedPageBreak/>
        <w:t>4.2.15 occurrence_shape_element_definition_select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57" name="Picture 57" descr="EXPRESS-G">
              <a:hlinkClick xmlns:a="http://schemas.openxmlformats.org/drawingml/2006/main" r:id="rId15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XPRESS-G">
                      <a:hlinkClick r:id="rId15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occurrence_shape_element_definition_select</w:t>
      </w:r>
      <w:r>
        <w:rPr>
          <w:color w:val="000000"/>
          <w:sz w:val="27"/>
          <w:szCs w:val="27"/>
        </w:rPr>
        <w:t> type allows for the designation of the data types </w:t>
      </w:r>
      <w:hyperlink r:id="rId78" w:anchor="general_design_connectivity_arm.occurrence_shape_element" w:history="1">
        <w:r>
          <w:rPr>
            <w:rStyle w:val="Hyperlink"/>
            <w:b/>
            <w:bCs/>
            <w:sz w:val="27"/>
            <w:szCs w:val="27"/>
          </w:rPr>
          <w:t>Occurrence_shape_element</w:t>
        </w:r>
      </w:hyperlink>
      <w:r>
        <w:rPr>
          <w:color w:val="000000"/>
          <w:sz w:val="27"/>
          <w:szCs w:val="27"/>
        </w:rPr>
        <w:t>, </w:t>
      </w:r>
      <w:hyperlink r:id="rId79" w:anchor="part_shape_arm.part_shape_element" w:history="1">
        <w:r>
          <w:rPr>
            <w:rStyle w:val="Hyperlink"/>
            <w:b/>
            <w:bCs/>
            <w:sz w:val="27"/>
            <w:szCs w:val="27"/>
          </w:rPr>
          <w:t>Part_shape_element</w:t>
        </w:r>
      </w:hyperlink>
      <w:r>
        <w:rPr>
          <w:color w:val="000000"/>
          <w:sz w:val="27"/>
          <w:szCs w:val="27"/>
        </w:rPr>
        <w:t>, and </w:t>
      </w:r>
      <w:hyperlink r:id="rId80" w:anchor="shape_feature_arm.shape_feature_definition" w:history="1">
        <w:r>
          <w:rPr>
            <w:rStyle w:val="Hyperlink"/>
            <w:b/>
            <w:bCs/>
            <w:sz w:val="27"/>
            <w:szCs w:val="27"/>
          </w:rPr>
          <w:t>Shape_feature_definition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occurrence_shape_element_definition_select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81" w:anchor="general_design_connectivity_arm.occurrence_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Occurrence_shape_element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82" w:anchor="part_shape_arm.part_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Part_shape_element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83" w:anchor="shape_feature_arm.shape_feature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Shape_feature_definition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4.2.16 occurrence_shape_feature_associated_definition_select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56" name="Picture 56" descr="EXPRESS-G">
              <a:hlinkClick xmlns:a="http://schemas.openxmlformats.org/drawingml/2006/main" r:id="rId15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EXPRESS-G">
                      <a:hlinkClick r:id="rId15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occurrence_shape_feature_associated_definition_select</w:t>
      </w:r>
      <w:r>
        <w:rPr>
          <w:color w:val="000000"/>
          <w:sz w:val="27"/>
          <w:szCs w:val="27"/>
        </w:rPr>
        <w:t> type allows for the designation of the data types </w:t>
      </w:r>
      <w:hyperlink r:id="rId84" w:anchor="general_design_connectivity_arm.occurrence_shape_feature" w:history="1">
        <w:r>
          <w:rPr>
            <w:rStyle w:val="Hyperlink"/>
            <w:b/>
            <w:bCs/>
            <w:sz w:val="27"/>
            <w:szCs w:val="27"/>
          </w:rPr>
          <w:t>Occurrence_shape_feature</w:t>
        </w:r>
      </w:hyperlink>
      <w:r>
        <w:rPr>
          <w:color w:val="000000"/>
          <w:sz w:val="27"/>
          <w:szCs w:val="27"/>
        </w:rPr>
        <w:t>, and </w:t>
      </w:r>
      <w:hyperlink r:id="rId85" w:anchor="product_occurrence_arm.product_occurrence" w:history="1">
        <w:r>
          <w:rPr>
            <w:rStyle w:val="Hyperlink"/>
            <w:b/>
            <w:bCs/>
            <w:sz w:val="27"/>
            <w:szCs w:val="27"/>
          </w:rPr>
          <w:t>Product_occurrence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occurrence_shape_feature_associated_definition_select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86" w:anchor="general_design_connectivity_arm.occurrence_shape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Occurrence_shape_feature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87" w:anchor="product_occurrence_arm.product_occurrence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Product_occurrence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4.2.17 occurrence_shape_feature_definition_select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55" name="Picture 55" descr="EXPRESS-G">
              <a:hlinkClick xmlns:a="http://schemas.openxmlformats.org/drawingml/2006/main" r:id="rId15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XPRESS-G">
                      <a:hlinkClick r:id="rId15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occurrence_shape_feature_definition_select</w:t>
      </w:r>
      <w:r>
        <w:rPr>
          <w:color w:val="000000"/>
          <w:sz w:val="27"/>
          <w:szCs w:val="27"/>
        </w:rPr>
        <w:t> type allows for the designation of the data types </w:t>
      </w:r>
      <w:hyperlink r:id="rId88" w:anchor="part_shape_arm.general_part_feature" w:history="1">
        <w:r>
          <w:rPr>
            <w:rStyle w:val="Hyperlink"/>
            <w:b/>
            <w:bCs/>
            <w:sz w:val="27"/>
            <w:szCs w:val="27"/>
          </w:rPr>
          <w:t>General_part_feature</w:t>
        </w:r>
      </w:hyperlink>
      <w:r>
        <w:rPr>
          <w:color w:val="000000"/>
          <w:sz w:val="27"/>
          <w:szCs w:val="27"/>
        </w:rPr>
        <w:t>, </w:t>
      </w:r>
      <w:hyperlink r:id="rId89" w:anchor="general_design_connectivity_arm.occurrence_shape_feature" w:history="1">
        <w:r>
          <w:rPr>
            <w:rStyle w:val="Hyperlink"/>
            <w:b/>
            <w:bCs/>
            <w:sz w:val="27"/>
            <w:szCs w:val="27"/>
          </w:rPr>
          <w:t>Occurrence_shape_feature</w:t>
        </w:r>
      </w:hyperlink>
      <w:r>
        <w:rPr>
          <w:color w:val="000000"/>
          <w:sz w:val="27"/>
          <w:szCs w:val="27"/>
        </w:rPr>
        <w:t>, and </w:t>
      </w:r>
      <w:hyperlink r:id="rId90" w:anchor="shape_feature_arm.shape_feature_definition" w:history="1">
        <w:r>
          <w:rPr>
            <w:rStyle w:val="Hyperlink"/>
            <w:b/>
            <w:bCs/>
            <w:sz w:val="27"/>
            <w:szCs w:val="27"/>
          </w:rPr>
          <w:t>Shape_feature_definition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occurrence_shape_feature_definition_select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91" w:anchor="part_shape_arm.general_par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General_part_feature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lastRenderedPageBreak/>
        <w:t>    </w:t>
      </w:r>
      <w:hyperlink r:id="rId92" w:anchor="general_design_connectivity_arm.occurrence_shape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Occurrence_shape_feature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93" w:anchor="shape_feature_arm.shape_feature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Shape_feature_definition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4.2.18 occurrence_terminal_associated_definition_select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54" name="Picture 54" descr="EXPRESS-G">
              <a:hlinkClick xmlns:a="http://schemas.openxmlformats.org/drawingml/2006/main" r:id="rId15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EXPRESS-G">
                      <a:hlinkClick r:id="rId15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occurrence_terminal_associated_definition_select</w:t>
      </w:r>
      <w:r>
        <w:rPr>
          <w:color w:val="000000"/>
          <w:sz w:val="27"/>
          <w:szCs w:val="27"/>
        </w:rPr>
        <w:t> type allows for the designation of the data types </w:t>
      </w:r>
      <w:hyperlink r:id="rId94" w:anchor="general_design_connectivity_arm.occurrence_terminal" w:history="1">
        <w:r>
          <w:rPr>
            <w:rStyle w:val="Hyperlink"/>
            <w:b/>
            <w:bCs/>
            <w:sz w:val="27"/>
            <w:szCs w:val="27"/>
          </w:rPr>
          <w:t>Occurrence_terminal</w:t>
        </w:r>
      </w:hyperlink>
      <w:r>
        <w:rPr>
          <w:color w:val="000000"/>
          <w:sz w:val="27"/>
          <w:szCs w:val="27"/>
        </w:rPr>
        <w:t>, and </w:t>
      </w:r>
      <w:hyperlink r:id="rId95" w:anchor="product_occurrence_arm.product_occurrence" w:history="1">
        <w:r>
          <w:rPr>
            <w:rStyle w:val="Hyperlink"/>
            <w:b/>
            <w:bCs/>
            <w:sz w:val="27"/>
            <w:szCs w:val="27"/>
          </w:rPr>
          <w:t>Product_occurrence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occurrence_terminal_associated_definition_select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96" w:anchor="general_design_connectivity_arm.occurrence_terminal" w:history="1">
        <w:r>
          <w:rPr>
            <w:rStyle w:val="Hyperlink"/>
            <w:rFonts w:ascii="Courier New" w:hAnsi="Courier New" w:cs="Courier New"/>
            <w:sz w:val="20"/>
            <w:szCs w:val="20"/>
          </w:rPr>
          <w:t>Occurrence_terminal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97" w:anchor="product_occurrence_arm.product_occurrence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Product_occurrence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4.2.19 occurrence_terminal_definition_select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53" name="Picture 53" descr="EXPRESS-G">
              <a:hlinkClick xmlns:a="http://schemas.openxmlformats.org/drawingml/2006/main" r:id="rId15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XPRESS-G">
                      <a:hlinkClick r:id="rId15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occurrence_terminal_definition_select</w:t>
      </w:r>
      <w:r>
        <w:rPr>
          <w:color w:val="000000"/>
          <w:sz w:val="27"/>
          <w:szCs w:val="27"/>
        </w:rPr>
        <w:t> type allows for the designation of the data types </w:t>
      </w:r>
      <w:hyperlink r:id="rId98" w:anchor="general_design_connectivity_arm.contact_feature_definition" w:history="1">
        <w:r>
          <w:rPr>
            <w:rStyle w:val="Hyperlink"/>
            <w:b/>
            <w:bCs/>
            <w:sz w:val="27"/>
            <w:szCs w:val="27"/>
          </w:rPr>
          <w:t>Contact_feature_definition</w:t>
        </w:r>
      </w:hyperlink>
      <w:r>
        <w:rPr>
          <w:color w:val="000000"/>
          <w:sz w:val="27"/>
          <w:szCs w:val="27"/>
        </w:rPr>
        <w:t>, </w:t>
      </w:r>
      <w:hyperlink r:id="rId99" w:anchor="general_design_connectivity_arm.general_part_terminal" w:history="1">
        <w:r>
          <w:rPr>
            <w:rStyle w:val="Hyperlink"/>
            <w:b/>
            <w:bCs/>
            <w:sz w:val="27"/>
            <w:szCs w:val="27"/>
          </w:rPr>
          <w:t>General_part_terminal</w:t>
        </w:r>
      </w:hyperlink>
      <w:r>
        <w:rPr>
          <w:color w:val="000000"/>
          <w:sz w:val="27"/>
          <w:szCs w:val="27"/>
        </w:rPr>
        <w:t>, and </w:t>
      </w:r>
      <w:hyperlink r:id="rId100" w:anchor="general_design_connectivity_arm.occurrence_terminal" w:history="1">
        <w:r>
          <w:rPr>
            <w:rStyle w:val="Hyperlink"/>
            <w:b/>
            <w:bCs/>
            <w:sz w:val="27"/>
            <w:szCs w:val="27"/>
          </w:rPr>
          <w:t>Occurrence_terminal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occurrence_terminal_definition_select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101" w:anchor="general_design_connectivity_arm.contact_feature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Contact_feature_definition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102" w:anchor="general_design_connectivity_arm.general_part_terminal" w:history="1">
        <w:r>
          <w:rPr>
            <w:rStyle w:val="Hyperlink"/>
            <w:rFonts w:ascii="Courier New" w:hAnsi="Courier New" w:cs="Courier New"/>
            <w:sz w:val="20"/>
            <w:szCs w:val="20"/>
          </w:rPr>
          <w:t>General_part_terminal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103" w:anchor="general_design_connectivity_arm.occurrence_terminal" w:history="1">
        <w:r>
          <w:rPr>
            <w:rStyle w:val="Hyperlink"/>
            <w:rFonts w:ascii="Courier New" w:hAnsi="Courier New" w:cs="Courier New"/>
            <w:sz w:val="20"/>
            <w:szCs w:val="20"/>
          </w:rPr>
          <w:t>Occurrence_terminal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4.2.20 occurrence_transport_feature_associated_definition_select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52" name="Picture 52" descr="EXPRESS-G">
              <a:hlinkClick xmlns:a="http://schemas.openxmlformats.org/drawingml/2006/main" r:id="rId15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EXPRESS-G">
                      <a:hlinkClick r:id="rId15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occurrence_transport_feature_associated_definition_select</w:t>
      </w:r>
      <w:r>
        <w:rPr>
          <w:color w:val="000000"/>
          <w:sz w:val="27"/>
          <w:szCs w:val="27"/>
        </w:rPr>
        <w:t> type allows for the designation of the data types </w:t>
      </w:r>
      <w:hyperlink r:id="rId104" w:anchor="general_design_connectivity_arm.occurrence_transport_feature" w:history="1">
        <w:r>
          <w:rPr>
            <w:rStyle w:val="Hyperlink"/>
            <w:b/>
            <w:bCs/>
            <w:sz w:val="27"/>
            <w:szCs w:val="27"/>
          </w:rPr>
          <w:t>Occurrence_transport_feature</w:t>
        </w:r>
      </w:hyperlink>
      <w:r>
        <w:rPr>
          <w:color w:val="000000"/>
          <w:sz w:val="27"/>
          <w:szCs w:val="27"/>
        </w:rPr>
        <w:t>, and </w:t>
      </w:r>
      <w:hyperlink r:id="rId105" w:anchor="product_occurrence_arm.product_occurrence" w:history="1">
        <w:r>
          <w:rPr>
            <w:rStyle w:val="Hyperlink"/>
            <w:b/>
            <w:bCs/>
            <w:sz w:val="27"/>
            <w:szCs w:val="27"/>
          </w:rPr>
          <w:t>Product_occurrence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lastRenderedPageBreak/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occurrence_transport_feature_associated_definition_select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106" w:anchor="general_design_connectivity_arm.occurrence_transpor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Occurrence_transport_feature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107" w:anchor="product_occurrence_arm.product_occurrence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Product_occurrence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4.2.21 occurrence_transport_feature_definition_select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51" name="Picture 51" descr="EXPRESS-G">
              <a:hlinkClick xmlns:a="http://schemas.openxmlformats.org/drawingml/2006/main" r:id="rId15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EXPRESS-G">
                      <a:hlinkClick r:id="rId15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occurrence_transport_feature_definition_select</w:t>
      </w:r>
      <w:r>
        <w:rPr>
          <w:color w:val="000000"/>
          <w:sz w:val="27"/>
          <w:szCs w:val="27"/>
        </w:rPr>
        <w:t> type allows for the designation of the data types </w:t>
      </w:r>
      <w:hyperlink r:id="rId108" w:anchor="general_design_connectivity_arm.occurrence_transport_feature" w:history="1">
        <w:r>
          <w:rPr>
            <w:rStyle w:val="Hyperlink"/>
            <w:b/>
            <w:bCs/>
            <w:sz w:val="27"/>
            <w:szCs w:val="27"/>
          </w:rPr>
          <w:t>Occurrence_transport_feature</w:t>
        </w:r>
      </w:hyperlink>
      <w:r>
        <w:rPr>
          <w:color w:val="000000"/>
          <w:sz w:val="27"/>
          <w:szCs w:val="27"/>
        </w:rPr>
        <w:t>, and </w:t>
      </w:r>
      <w:hyperlink r:id="rId109" w:anchor="general_design_connectivity_arm.part_transport_feature" w:history="1">
        <w:r>
          <w:rPr>
            <w:rStyle w:val="Hyperlink"/>
            <w:b/>
            <w:bCs/>
            <w:sz w:val="27"/>
            <w:szCs w:val="27"/>
          </w:rPr>
          <w:t>Part_transport_feature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occurrence_transport_feature_definition_select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110" w:anchor="general_design_connectivity_arm.occurrence_transpor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Occurrence_transport_feature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111" w:anchor="general_design_connectivity_arm.part_transpor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Part_transport_feature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4.2.22 part_contact_feature_associated_definition_select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50" name="Picture 50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part_contact_feature_associated_definition_select</w:t>
      </w:r>
      <w:r>
        <w:rPr>
          <w:color w:val="000000"/>
          <w:sz w:val="27"/>
          <w:szCs w:val="27"/>
        </w:rPr>
        <w:t> type allows for the designation of the data types </w:t>
      </w:r>
      <w:hyperlink r:id="rId112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r>
        <w:rPr>
          <w:color w:val="000000"/>
          <w:sz w:val="27"/>
          <w:szCs w:val="27"/>
        </w:rPr>
        <w:t>, </w:t>
      </w:r>
      <w:hyperlink r:id="rId113" w:anchor="general_design_connectivity_arm.part_contact_feature" w:history="1">
        <w:r>
          <w:rPr>
            <w:rStyle w:val="Hyperlink"/>
            <w:b/>
            <w:bCs/>
            <w:sz w:val="27"/>
            <w:szCs w:val="27"/>
          </w:rPr>
          <w:t>Part_contact_feature</w:t>
        </w:r>
      </w:hyperlink>
      <w:r>
        <w:rPr>
          <w:color w:val="000000"/>
          <w:sz w:val="27"/>
          <w:szCs w:val="27"/>
        </w:rPr>
        <w:t>, and </w:t>
      </w:r>
      <w:hyperlink r:id="rId114" w:anchor="specified_product_arm.product_specification" w:history="1">
        <w:r>
          <w:rPr>
            <w:rStyle w:val="Hyperlink"/>
            <w:b/>
            <w:bCs/>
            <w:sz w:val="27"/>
            <w:szCs w:val="27"/>
          </w:rPr>
          <w:t>Product_specification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part_contact_feature_associated_definition_select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115" w:anchor="part_view_definition_arm.part_view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Part_view_definition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116" w:anchor="general_design_connectivity_arm.part_contac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Part_contact_feature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117" w:anchor="specified_product_arm.product_specific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Product_specification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4.2.23 part_contact_feature_definition_select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49" name="Picture 49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The </w:t>
      </w:r>
      <w:r>
        <w:rPr>
          <w:b/>
          <w:bCs/>
          <w:color w:val="000000"/>
          <w:sz w:val="27"/>
          <w:szCs w:val="27"/>
        </w:rPr>
        <w:t>part_contact_feature_definition_select</w:t>
      </w:r>
      <w:r>
        <w:rPr>
          <w:color w:val="000000"/>
          <w:sz w:val="27"/>
          <w:szCs w:val="27"/>
        </w:rPr>
        <w:t> type allows for the designation of the data types </w:t>
      </w:r>
      <w:hyperlink r:id="rId118" w:anchor="general_design_connectivity_arm.contact_feature_definition" w:history="1">
        <w:r>
          <w:rPr>
            <w:rStyle w:val="Hyperlink"/>
            <w:b/>
            <w:bCs/>
            <w:sz w:val="27"/>
            <w:szCs w:val="27"/>
          </w:rPr>
          <w:t>Contact_feature_definition</w:t>
        </w:r>
      </w:hyperlink>
      <w:r>
        <w:rPr>
          <w:color w:val="000000"/>
          <w:sz w:val="27"/>
          <w:szCs w:val="27"/>
        </w:rPr>
        <w:t>, and </w:t>
      </w:r>
      <w:hyperlink r:id="rId119" w:anchor="shape_feature_arm.shape_feature_definition_element" w:history="1">
        <w:r>
          <w:rPr>
            <w:rStyle w:val="Hyperlink"/>
            <w:b/>
            <w:bCs/>
            <w:sz w:val="27"/>
            <w:szCs w:val="27"/>
          </w:rPr>
          <w:t>Shape_feature_definition_element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part_contact_feature_definition_select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120" w:anchor="general_design_connectivity_arm.contact_feature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Contact_feature_definition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121" w:anchor="shape_feature_arm.shape_feature_definition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Shape_feature_definition_element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4.2.24 part_contact_feature_fit_relationship_definition_select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48" name="Picture 48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part_contact_feature_fit_relationship_definition_select</w:t>
      </w:r>
      <w:r>
        <w:rPr>
          <w:color w:val="000000"/>
          <w:sz w:val="27"/>
          <w:szCs w:val="27"/>
        </w:rPr>
        <w:t> type allows for the designation of the data types </w:t>
      </w:r>
      <w:hyperlink r:id="rId122" w:anchor="general_design_connectivity_arm.contact_feature_definition_fit_relationship" w:history="1">
        <w:r>
          <w:rPr>
            <w:rStyle w:val="Hyperlink"/>
            <w:b/>
            <w:bCs/>
            <w:sz w:val="27"/>
            <w:szCs w:val="27"/>
          </w:rPr>
          <w:t>Contact_feature_definition_fit_relationship</w:t>
        </w:r>
      </w:hyperlink>
      <w:r>
        <w:rPr>
          <w:color w:val="000000"/>
          <w:sz w:val="27"/>
          <w:szCs w:val="27"/>
        </w:rPr>
        <w:t>, and </w:t>
      </w:r>
      <w:hyperlink r:id="rId123" w:anchor="shape_feature_arm.shape_feature_definition_element_relationship" w:history="1">
        <w:r>
          <w:rPr>
            <w:rStyle w:val="Hyperlink"/>
            <w:b/>
            <w:bCs/>
            <w:sz w:val="27"/>
            <w:szCs w:val="27"/>
          </w:rPr>
          <w:t>Shape_feature_definition_element_relationship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part_contact_feature_fit_relationship_definition_select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124" w:anchor="general_design_connectivity_arm.contact_feature_definition_fit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Contact_feature_definition_fit_relationship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125" w:anchor="shape_feature_arm.shape_feature_definition_element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Shape_feature_definition_element_relationship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4.2.25 part_feature_fit_relationship_definition_select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47" name="Picture 47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part_feature_fit_relationship_definition_select</w:t>
      </w:r>
      <w:r>
        <w:rPr>
          <w:color w:val="000000"/>
          <w:sz w:val="27"/>
          <w:szCs w:val="27"/>
        </w:rPr>
        <w:t> type allows for the designation of the data types </w:t>
      </w:r>
      <w:hyperlink r:id="rId126" w:anchor="general_design_connectivity_arm.shape_feature_definition_fit_relationship" w:history="1">
        <w:r>
          <w:rPr>
            <w:rStyle w:val="Hyperlink"/>
            <w:b/>
            <w:bCs/>
            <w:sz w:val="27"/>
            <w:szCs w:val="27"/>
          </w:rPr>
          <w:t>Shape_feature_definition_fit_relationship</w:t>
        </w:r>
      </w:hyperlink>
      <w:r>
        <w:rPr>
          <w:color w:val="000000"/>
          <w:sz w:val="27"/>
          <w:szCs w:val="27"/>
        </w:rPr>
        <w:t>, and </w:t>
      </w:r>
      <w:hyperlink r:id="rId127" w:anchor="shape_feature_arm.shape_feature_definition_element_relationship" w:history="1">
        <w:r>
          <w:rPr>
            <w:rStyle w:val="Hyperlink"/>
            <w:b/>
            <w:bCs/>
            <w:sz w:val="27"/>
            <w:szCs w:val="27"/>
          </w:rPr>
          <w:t>Shape_feature_definition_element_relationship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part_feature_fit_relationship_definition_select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128" w:anchor="general_design_connectivity_arm.shape_feature_definition_fit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Shape_feature_definition_fit_relationship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129" w:anchor="shape_feature_arm.shape_feature_definition_element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Shape_feature_definition_element_relationship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lastRenderedPageBreak/>
        <w:t>4.2.26 part_transport_feature_associated_definition_select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45" name="Picture 45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part_transport_feature_associated_definition_select</w:t>
      </w:r>
      <w:r>
        <w:rPr>
          <w:color w:val="000000"/>
          <w:sz w:val="27"/>
          <w:szCs w:val="27"/>
        </w:rPr>
        <w:t> type allows for the designation of the data types </w:t>
      </w:r>
      <w:hyperlink r:id="rId130" w:anchor="specified_product_arm.product_specification" w:history="1">
        <w:r>
          <w:rPr>
            <w:rStyle w:val="Hyperlink"/>
            <w:b/>
            <w:bCs/>
            <w:sz w:val="27"/>
            <w:szCs w:val="27"/>
          </w:rPr>
          <w:t>Product_specification</w:t>
        </w:r>
      </w:hyperlink>
      <w:r>
        <w:rPr>
          <w:color w:val="000000"/>
          <w:sz w:val="27"/>
          <w:szCs w:val="27"/>
        </w:rPr>
        <w:t>, </w:t>
      </w:r>
      <w:hyperlink r:id="rId131" w:anchor="general_design_connectivity_arm.part_transport_feature" w:history="1">
        <w:r>
          <w:rPr>
            <w:rStyle w:val="Hyperlink"/>
            <w:b/>
            <w:bCs/>
            <w:sz w:val="27"/>
            <w:szCs w:val="27"/>
          </w:rPr>
          <w:t>Part_transport_feature</w:t>
        </w:r>
      </w:hyperlink>
      <w:r>
        <w:rPr>
          <w:color w:val="000000"/>
          <w:sz w:val="27"/>
          <w:szCs w:val="27"/>
        </w:rPr>
        <w:t>, and </w:t>
      </w:r>
      <w:hyperlink r:id="rId132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part_transport_feature_associated_definition_select =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133" w:anchor="specified_product_arm.product_specific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Product_specification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134" w:anchor="general_design_connectivity_arm.part_transpor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Part_transport_feature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135" w:anchor="part_view_definition_arm.part_view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Part_view_definition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bookmarkStart w:id="7" w:name="general_design_connectivity_arm.part_vie"/>
      <w:r>
        <w:rPr>
          <w:color w:val="000000"/>
        </w:rPr>
        <w:t>4.2.27 part_view_definition_or_part_shape_element_or_product_specification_select</w:t>
      </w:r>
      <w:bookmarkEnd w:id="7"/>
      <w:r>
        <w:rPr>
          <w:color w:val="000000"/>
        </w:rPr>
        <w:t>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44" name="Picture 44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part_view_definition_or_part_shape_element_or_product_specification_select</w:t>
      </w:r>
      <w:r>
        <w:rPr>
          <w:color w:val="000000"/>
          <w:sz w:val="27"/>
          <w:szCs w:val="27"/>
        </w:rPr>
        <w:t> type is an extension of the</w:t>
      </w:r>
      <w:ins w:id="8" w:author="Sapp (US), Brandon" w:date="2019-03-20T14:51:00Z">
        <w:r w:rsidR="003E15D5">
          <w:rPr>
            <w:color w:val="000000"/>
            <w:sz w:val="27"/>
            <w:szCs w:val="27"/>
          </w:rPr>
          <w:t xml:space="preserve"> </w:t>
        </w:r>
      </w:ins>
      <w:hyperlink r:id="rId136" w:anchor="part_shape_arm.part_view_definition_or_part_shape_element_select" w:history="1">
        <w:r>
          <w:rPr>
            <w:rStyle w:val="Hyperlink"/>
            <w:b/>
            <w:bCs/>
            <w:sz w:val="27"/>
            <w:szCs w:val="27"/>
          </w:rPr>
          <w:t>part_view_definition_or_part_shape_element_select</w:t>
        </w:r>
      </w:hyperlink>
      <w:r>
        <w:rPr>
          <w:color w:val="000000"/>
          <w:sz w:val="27"/>
          <w:szCs w:val="27"/>
        </w:rPr>
        <w:t> type. It adds the data type </w:t>
      </w:r>
      <w:hyperlink r:id="rId137" w:anchor="specified_product_arm.product_specification" w:history="1">
        <w:r>
          <w:rPr>
            <w:rStyle w:val="Hyperlink"/>
            <w:b/>
            <w:bCs/>
            <w:sz w:val="27"/>
            <w:szCs w:val="27"/>
          </w:rPr>
          <w:t>Product_specification</w:t>
        </w:r>
      </w:hyperlink>
      <w:r>
        <w:rPr>
          <w:color w:val="000000"/>
          <w:sz w:val="27"/>
          <w:szCs w:val="27"/>
        </w:rPr>
        <w:t> to the list of alternate data types.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part_view_definition_or_part_shape_element_or_product_specification_select = SELECT BASED_ON</w:t>
      </w:r>
      <w:hyperlink r:id="rId138" w:anchor="part_shape_arm.part_view_definition_or_part_shape_element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part_view_definition_or_part_shape_element_select</w:t>
        </w:r>
      </w:hyperlink>
      <w:r>
        <w:rPr>
          <w:rStyle w:val="HTMLCode"/>
          <w:color w:val="000000"/>
        </w:rPr>
        <w:t> WITH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139" w:anchor="specified_product_arm.product_specific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Product_specification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4.2.28 terminal_and_transport_domain_type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43" name="Picture 43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terminal_and_transport_domain_type</w:t>
      </w:r>
      <w:r>
        <w:rPr>
          <w:color w:val="000000"/>
          <w:sz w:val="27"/>
          <w:szCs w:val="27"/>
        </w:rPr>
        <w:t> lists the domain type values for a </w:t>
      </w:r>
      <w:hyperlink r:id="rId140" w:anchor="general_design_connectivity_arm.general_part_terminal" w:history="1">
        <w:r>
          <w:rPr>
            <w:rStyle w:val="Hyperlink"/>
            <w:b/>
            <w:bCs/>
            <w:sz w:val="27"/>
            <w:szCs w:val="27"/>
          </w:rPr>
          <w:t>General_part_terminal</w:t>
        </w:r>
      </w:hyperlink>
      <w:r>
        <w:rPr>
          <w:color w:val="000000"/>
          <w:sz w:val="27"/>
          <w:szCs w:val="27"/>
        </w:rPr>
        <w:t>, </w:t>
      </w:r>
      <w:hyperlink r:id="rId141" w:anchor="general_design_connectivity_arm.part_transport_feature" w:history="1">
        <w:r>
          <w:rPr>
            <w:rStyle w:val="Hyperlink"/>
            <w:b/>
            <w:bCs/>
            <w:sz w:val="27"/>
            <w:szCs w:val="27"/>
          </w:rPr>
          <w:t>Part_transport_feature</w:t>
        </w:r>
      </w:hyperlink>
      <w:r>
        <w:rPr>
          <w:color w:val="000000"/>
          <w:sz w:val="27"/>
          <w:szCs w:val="27"/>
        </w:rPr>
        <w:t> or an</w:t>
      </w:r>
      <w:ins w:id="9" w:author="Sapp (US), Brandon" w:date="2019-03-20T14:51:00Z">
        <w:r w:rsidR="003E15D5">
          <w:rPr>
            <w:color w:val="000000"/>
            <w:sz w:val="27"/>
            <w:szCs w:val="27"/>
          </w:rPr>
          <w:t xml:space="preserve"> </w:t>
        </w:r>
      </w:ins>
      <w:hyperlink r:id="rId142" w:anchor="general_design_connectivity_arm.occurrence_transport_feature" w:history="1">
        <w:r>
          <w:rPr>
            <w:rStyle w:val="Hyperlink"/>
            <w:b/>
            <w:bCs/>
            <w:sz w:val="27"/>
            <w:szCs w:val="27"/>
          </w:rPr>
          <w:t>Occurrence_transport_feature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lastRenderedPageBreak/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terminal_and_transport_domain_type = EXTENSIBLE ENUMERATION OF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 (electrical,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thermal,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optical,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magnetic,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matter);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Enumerated item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electrical: </w:t>
      </w:r>
      <w:r>
        <w:rPr>
          <w:color w:val="000000"/>
          <w:sz w:val="27"/>
          <w:szCs w:val="27"/>
        </w:rPr>
        <w:t>specifies the transport type is electrical;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thermal: </w:t>
      </w:r>
      <w:r>
        <w:rPr>
          <w:color w:val="000000"/>
          <w:sz w:val="27"/>
          <w:szCs w:val="27"/>
        </w:rPr>
        <w:t>specifies the transport type is thermal;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optical: </w:t>
      </w:r>
      <w:r>
        <w:rPr>
          <w:color w:val="000000"/>
          <w:sz w:val="27"/>
          <w:szCs w:val="27"/>
        </w:rPr>
        <w:t>specifies the transport type is optical;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magnetic: </w:t>
      </w:r>
      <w:r>
        <w:rPr>
          <w:color w:val="000000"/>
          <w:sz w:val="27"/>
          <w:szCs w:val="27"/>
        </w:rPr>
        <w:t>specifies the transport type is magnetic.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matter: </w:t>
      </w:r>
      <w:r>
        <w:rPr>
          <w:color w:val="000000"/>
          <w:sz w:val="27"/>
          <w:szCs w:val="27"/>
        </w:rPr>
        <w:t>specifies the transport type is matter such as liquid or gas.</w:t>
      </w:r>
    </w:p>
    <w:p w:rsidR="00A31AA4" w:rsidRDefault="00A31AA4" w:rsidP="00A31AA4">
      <w:pPr>
        <w:pStyle w:val="Heading2"/>
        <w:rPr>
          <w:color w:val="000000"/>
        </w:rPr>
      </w:pPr>
      <w:bookmarkStart w:id="10" w:name="entities"/>
      <w:r>
        <w:rPr>
          <w:color w:val="000000"/>
        </w:rPr>
        <w:t>4.3 ARM entity definitions</w:t>
      </w:r>
      <w:bookmarkEnd w:id="10"/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entities for this module. Each ARM application entity is an atomic element that embodies a unique application concept and contains attributes specifying the data elements of the entity. The ARM entities and definitions are specified below.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4.3.1 Assembly_shape_constraint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42" name="Picture 42" descr="EXPRESS-G">
              <a:hlinkClick xmlns:a="http://schemas.openxmlformats.org/drawingml/2006/main" r:id="rId16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EXPRESS-G">
                      <a:hlinkClick r:id="rId16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41" name="Picture 41" descr="Mapping table">
              <a:hlinkClick xmlns:a="http://schemas.openxmlformats.org/drawingml/2006/main" r:id="rId1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Mapping table">
                      <a:hlinkClick r:id="rId14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An </w:t>
      </w:r>
      <w:r>
        <w:rPr>
          <w:b/>
          <w:bCs/>
          <w:color w:val="000000"/>
          <w:sz w:val="27"/>
          <w:szCs w:val="27"/>
        </w:rPr>
        <w:t>Assembly_shape_constraint</w:t>
      </w:r>
      <w:r>
        <w:rPr>
          <w:color w:val="000000"/>
          <w:sz w:val="27"/>
          <w:szCs w:val="27"/>
        </w:rPr>
        <w:t> is a type of </w:t>
      </w:r>
      <w:hyperlink r:id="rId145" w:anchor="part_shape_arm.part_shape_element" w:history="1">
        <w:r>
          <w:rPr>
            <w:rStyle w:val="Hyperlink"/>
            <w:b/>
            <w:bCs/>
            <w:sz w:val="27"/>
            <w:szCs w:val="27"/>
          </w:rPr>
          <w:t>Part_shape_element</w:t>
        </w:r>
      </w:hyperlink>
      <w:r>
        <w:rPr>
          <w:color w:val="000000"/>
          <w:sz w:val="27"/>
          <w:szCs w:val="27"/>
        </w:rPr>
        <w:t> that defines a constraint between two or more </w:t>
      </w:r>
      <w:hyperlink r:id="rId146" w:anchor="general_design_connectivity_arm.occurrence_shape_feature" w:history="1">
        <w:r>
          <w:rPr>
            <w:rStyle w:val="Hyperlink"/>
            <w:b/>
            <w:bCs/>
            <w:sz w:val="27"/>
            <w:szCs w:val="27"/>
          </w:rPr>
          <w:t>Occurrence_shape_feature</w:t>
        </w:r>
      </w:hyperlink>
      <w:r>
        <w:rPr>
          <w:color w:val="000000"/>
          <w:sz w:val="27"/>
          <w:szCs w:val="27"/>
        </w:rPr>
        <w:t>s within an</w:t>
      </w:r>
      <w:ins w:id="11" w:author="Sapp (US), Brandon" w:date="2019-03-20T14:51:00Z">
        <w:r w:rsidR="003E15D5">
          <w:rPr>
            <w:color w:val="000000"/>
            <w:sz w:val="27"/>
            <w:szCs w:val="27"/>
          </w:rPr>
          <w:t xml:space="preserve"> </w:t>
        </w:r>
      </w:ins>
      <w:hyperlink r:id="rId147" w:anchor="item_definition_structure_arm.assembly_definition" w:history="1">
        <w:r>
          <w:rPr>
            <w:rStyle w:val="Hyperlink"/>
            <w:b/>
            <w:bCs/>
            <w:sz w:val="27"/>
            <w:szCs w:val="27"/>
          </w:rPr>
          <w:t>Assembly_definition</w:t>
        </w:r>
      </w:hyperlink>
      <w:r>
        <w:rPr>
          <w:color w:val="000000"/>
          <w:sz w:val="27"/>
          <w:szCs w:val="27"/>
        </w:rPr>
        <w:t>. An </w:t>
      </w:r>
      <w:r>
        <w:rPr>
          <w:b/>
          <w:bCs/>
          <w:color w:val="000000"/>
          <w:sz w:val="27"/>
          <w:szCs w:val="27"/>
        </w:rPr>
        <w:t>Assembly_shape_constraint</w:t>
      </w:r>
      <w:r>
        <w:rPr>
          <w:color w:val="000000"/>
          <w:sz w:val="27"/>
          <w:szCs w:val="27"/>
        </w:rPr>
        <w:t> may be composed of other </w:t>
      </w:r>
      <w:r>
        <w:rPr>
          <w:b/>
          <w:bCs/>
          <w:color w:val="000000"/>
          <w:sz w:val="27"/>
          <w:szCs w:val="27"/>
        </w:rPr>
        <w:t>Assembly_shape_constraint</w:t>
      </w:r>
      <w:r>
        <w:rPr>
          <w:color w:val="000000"/>
          <w:sz w:val="27"/>
          <w:szCs w:val="27"/>
        </w:rPr>
        <w:t>s.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lastRenderedPageBreak/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Assembly_shape_constraint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148" w:anchor="part_shape_arm.part_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Part_shape_element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SELF\shape_element.associated_definition : </w:t>
      </w:r>
      <w:hyperlink r:id="rId149" w:anchor="general_design_connectivity_arm.assembly_definition_or_assembly_shape_constraint" w:history="1">
        <w:r>
          <w:rPr>
            <w:rStyle w:val="Hyperlink"/>
            <w:rFonts w:ascii="Courier New" w:hAnsi="Courier New" w:cs="Courier New"/>
            <w:sz w:val="20"/>
            <w:szCs w:val="20"/>
          </w:rPr>
          <w:t>assembly_definition_or_assembly_shape_constraint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SELF\part_shape_element.definition : OPTIONAL </w:t>
      </w:r>
      <w:hyperlink r:id="rId150" w:anchor="general_design_connectivity_arm.assembly_shape_constraint_or_joint_definition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assembly_shape_constraint_or_joint_definition_select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SELF\shape_element.identified_item : OPTIONAL </w:t>
      </w:r>
      <w:hyperlink r:id="rId151" w:anchor="general_design_connectivity_arm.assembly_constraint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assembly_constraint_select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constraint_type : OPTIONAL </w:t>
      </w:r>
      <w:hyperlink r:id="rId152" w:anchor="general_design_connectivity_arm.assembly_constraint_type_enumer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assembly_constraint_type_enumeration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associated_definition: </w:t>
      </w:r>
      <w:r>
        <w:rPr>
          <w:color w:val="000000"/>
          <w:sz w:val="27"/>
          <w:szCs w:val="27"/>
        </w:rPr>
        <w:t>an inherited attribute that shall have a value of type </w:t>
      </w:r>
      <w:hyperlink r:id="rId153" w:anchor="item_definition_structure_arm.assembly_definition" w:history="1">
        <w:r>
          <w:rPr>
            <w:rStyle w:val="Hyperlink"/>
            <w:b/>
            <w:bCs/>
            <w:sz w:val="27"/>
            <w:szCs w:val="27"/>
          </w:rPr>
          <w:t>Assembly_definition</w:t>
        </w:r>
      </w:hyperlink>
      <w:r>
        <w:rPr>
          <w:color w:val="000000"/>
          <w:sz w:val="27"/>
          <w:szCs w:val="27"/>
        </w:rPr>
        <w:t> or of type </w:t>
      </w:r>
      <w:hyperlink r:id="rId154" w:anchor="general_design_connectivity_arm.assembly_shape_constraint" w:history="1">
        <w:r>
          <w:rPr>
            <w:rStyle w:val="Hyperlink"/>
            <w:b/>
            <w:bCs/>
            <w:sz w:val="27"/>
            <w:szCs w:val="27"/>
          </w:rPr>
          <w:t>Assembly_shape_constraint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definition: </w:t>
      </w:r>
      <w:r>
        <w:rPr>
          <w:color w:val="000000"/>
          <w:sz w:val="27"/>
          <w:szCs w:val="27"/>
        </w:rPr>
        <w:t>a </w:t>
      </w:r>
      <w:hyperlink r:id="rId155" w:anchor="general_design_connectivity_arm.contact_feature_definition_fit_relationship" w:history="1">
        <w:r>
          <w:rPr>
            <w:rStyle w:val="Hyperlink"/>
            <w:b/>
            <w:bCs/>
            <w:sz w:val="27"/>
            <w:szCs w:val="27"/>
          </w:rPr>
          <w:t>Contact_feature_definition_fit_relationship</w:t>
        </w:r>
      </w:hyperlink>
      <w:r>
        <w:rPr>
          <w:color w:val="000000"/>
          <w:sz w:val="27"/>
          <w:szCs w:val="27"/>
        </w:rPr>
        <w:t> or a </w:t>
      </w:r>
      <w:hyperlink r:id="rId156" w:anchor="shape_feature_arm.shape_feature_definition" w:history="1">
        <w:r>
          <w:rPr>
            <w:rStyle w:val="Hyperlink"/>
            <w:b/>
            <w:bCs/>
            <w:sz w:val="27"/>
            <w:szCs w:val="27"/>
          </w:rPr>
          <w:t>Shape_feature_definition</w:t>
        </w:r>
      </w:hyperlink>
      <w:r>
        <w:rPr>
          <w:color w:val="000000"/>
          <w:sz w:val="27"/>
          <w:szCs w:val="27"/>
        </w:rPr>
        <w:t> that is the definition for the </w:t>
      </w:r>
      <w:r>
        <w:rPr>
          <w:b/>
          <w:bCs/>
          <w:color w:val="000000"/>
          <w:sz w:val="27"/>
          <w:szCs w:val="27"/>
        </w:rPr>
        <w:t>Assembly_shape_constraint</w:t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identified_item: </w:t>
      </w:r>
      <w:r>
        <w:rPr>
          <w:color w:val="000000"/>
          <w:sz w:val="27"/>
          <w:szCs w:val="27"/>
        </w:rPr>
        <w:t>an inherited attribute that shall have a value of type </w:t>
      </w:r>
      <w:hyperlink r:id="rId157" w:anchor="assembly_constraints_arm.binary_assembly_constraint" w:history="1">
        <w:r>
          <w:rPr>
            <w:rStyle w:val="Hyperlink"/>
            <w:b/>
            <w:bCs/>
            <w:sz w:val="27"/>
            <w:szCs w:val="27"/>
          </w:rPr>
          <w:t>Binary_assembly_constraint</w:t>
        </w:r>
      </w:hyperlink>
      <w:r>
        <w:rPr>
          <w:color w:val="000000"/>
          <w:sz w:val="27"/>
          <w:szCs w:val="27"/>
        </w:rPr>
        <w:t> that specifies the geometric details of the constraint. The value of this attribute need not be specified.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constraint_type: </w:t>
      </w:r>
      <w:r>
        <w:rPr>
          <w:color w:val="000000"/>
          <w:sz w:val="27"/>
          <w:szCs w:val="27"/>
        </w:rPr>
        <w:t>characterize the kind of constraint. The value of this attribute need not be specified.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4.3.2 Assembly_shape_constraint_item_relationship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40" name="Picture 40" descr="EXPRESS-G">
              <a:hlinkClick xmlns:a="http://schemas.openxmlformats.org/drawingml/2006/main" r:id="rId16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EXPRESS-G">
                      <a:hlinkClick r:id="rId16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39" name="Picture 39" descr="Mapping table">
              <a:hlinkClick xmlns:a="http://schemas.openxmlformats.org/drawingml/2006/main" r:id="rId1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Mapping table">
                      <a:hlinkClick r:id="rId1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An </w:t>
      </w:r>
      <w:r>
        <w:rPr>
          <w:b/>
          <w:bCs/>
          <w:color w:val="000000"/>
          <w:sz w:val="27"/>
          <w:szCs w:val="27"/>
        </w:rPr>
        <w:t>Assembly_shape_constraint_item_relationship</w:t>
      </w:r>
      <w:r>
        <w:rPr>
          <w:color w:val="000000"/>
          <w:sz w:val="27"/>
          <w:szCs w:val="27"/>
        </w:rPr>
        <w:t> is a type of </w:t>
      </w:r>
      <w:hyperlink r:id="rId159" w:anchor="shape_property_assignment_arm.shape_element_relationship" w:history="1">
        <w:r>
          <w:rPr>
            <w:rStyle w:val="Hyperlink"/>
            <w:b/>
            <w:bCs/>
            <w:sz w:val="27"/>
            <w:szCs w:val="27"/>
          </w:rPr>
          <w:t>Shape_element_relationship</w:t>
        </w:r>
      </w:hyperlink>
      <w:r>
        <w:rPr>
          <w:color w:val="000000"/>
          <w:sz w:val="27"/>
          <w:szCs w:val="27"/>
        </w:rPr>
        <w:t> that relates an </w:t>
      </w:r>
      <w:hyperlink r:id="rId160" w:anchor="general_design_connectivity_arm.occurrence_shape_feature" w:history="1">
        <w:r>
          <w:rPr>
            <w:rStyle w:val="Hyperlink"/>
            <w:b/>
            <w:bCs/>
            <w:sz w:val="27"/>
            <w:szCs w:val="27"/>
          </w:rPr>
          <w:t>Occurrence_shape_feature</w:t>
        </w:r>
      </w:hyperlink>
      <w:r>
        <w:rPr>
          <w:color w:val="000000"/>
          <w:sz w:val="27"/>
          <w:szCs w:val="27"/>
        </w:rPr>
        <w:t> into an</w:t>
      </w:r>
      <w:ins w:id="12" w:author="Sapp (US), Brandon" w:date="2019-03-20T14:51:00Z">
        <w:r w:rsidR="003E15D5">
          <w:rPr>
            <w:color w:val="000000"/>
            <w:sz w:val="27"/>
            <w:szCs w:val="27"/>
          </w:rPr>
          <w:t xml:space="preserve"> </w:t>
        </w:r>
      </w:ins>
      <w:hyperlink r:id="rId161" w:anchor="general_design_connectivity_arm.assembly_shape_constraint" w:history="1">
        <w:r>
          <w:rPr>
            <w:rStyle w:val="Hyperlink"/>
            <w:b/>
            <w:bCs/>
            <w:sz w:val="27"/>
            <w:szCs w:val="27"/>
          </w:rPr>
          <w:t>Assembly_shape_constraint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Assembly_shape_constraint_item_relationship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162" w:anchor="shape_property_assignment_arm.shape_element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Shape_element_relationship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SELF\shape_element_relationship.relating : </w:t>
      </w:r>
      <w:hyperlink r:id="rId163" w:anchor="general_design_connectivity_arm.assembly_shape_constraint" w:history="1">
        <w:r>
          <w:rPr>
            <w:rStyle w:val="Hyperlink"/>
            <w:rFonts w:ascii="Courier New" w:hAnsi="Courier New" w:cs="Courier New"/>
            <w:sz w:val="20"/>
            <w:szCs w:val="20"/>
          </w:rPr>
          <w:t>Assembly_shape_constraint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SELF\shape_element_relationship.related : </w:t>
      </w:r>
      <w:hyperlink r:id="rId164" w:anchor="general_design_connectivity_arm.occurrence_shape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Occurrence_shape_feature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WR1: main_associated_definition(relating\Assembly_shape_constraint.associated_definition) IN main_upper_usage(main_associated_definition(related))\Product_occurrence.occurrence_contexts;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lastRenderedPageBreak/>
        <w:t>Attribute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relating: </w:t>
      </w:r>
      <w:r>
        <w:rPr>
          <w:color w:val="000000"/>
          <w:sz w:val="27"/>
          <w:szCs w:val="27"/>
        </w:rPr>
        <w:t>an inherited attribute that shall be of type </w:t>
      </w:r>
      <w:hyperlink r:id="rId165" w:anchor="general_design_connectivity_arm.assembly_shape_constraint" w:history="1">
        <w:r>
          <w:rPr>
            <w:rStyle w:val="Hyperlink"/>
            <w:b/>
            <w:bCs/>
            <w:sz w:val="27"/>
            <w:szCs w:val="27"/>
          </w:rPr>
          <w:t>Assembly_shape_constraint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related: </w:t>
      </w:r>
      <w:r>
        <w:rPr>
          <w:color w:val="000000"/>
          <w:sz w:val="27"/>
          <w:szCs w:val="27"/>
        </w:rPr>
        <w:t>an inherited attribute that shall be of type </w:t>
      </w:r>
      <w:hyperlink r:id="rId166" w:anchor="general_design_connectivity_arm.occurrence_shape_feature" w:history="1">
        <w:r>
          <w:rPr>
            <w:rStyle w:val="Hyperlink"/>
            <w:b/>
            <w:bCs/>
            <w:sz w:val="27"/>
            <w:szCs w:val="27"/>
          </w:rPr>
          <w:t>Occurrence_shape_feature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WR1: </w:t>
      </w:r>
      <w:r>
        <w:rPr>
          <w:color w:val="000000"/>
          <w:sz w:val="27"/>
          <w:szCs w:val="27"/>
        </w:rPr>
        <w:t>Following two paths starting from the </w:t>
      </w:r>
      <w:r>
        <w:rPr>
          <w:b/>
          <w:bCs/>
          <w:color w:val="000000"/>
          <w:sz w:val="27"/>
          <w:szCs w:val="27"/>
        </w:rPr>
        <w:t>related</w:t>
      </w:r>
      <w:r>
        <w:rPr>
          <w:color w:val="000000"/>
          <w:sz w:val="27"/>
          <w:szCs w:val="27"/>
        </w:rPr>
        <w:t> and </w:t>
      </w:r>
      <w:r>
        <w:rPr>
          <w:b/>
          <w:bCs/>
          <w:color w:val="000000"/>
          <w:sz w:val="27"/>
          <w:szCs w:val="27"/>
        </w:rPr>
        <w:t>relating</w:t>
      </w:r>
      <w:r>
        <w:rPr>
          <w:color w:val="000000"/>
          <w:sz w:val="27"/>
          <w:szCs w:val="27"/>
        </w:rPr>
        <w:t> attributes shall end in the same instance of </w:t>
      </w:r>
      <w:hyperlink r:id="rId167" w:anchor="item_definition_structure_arm.assembly_definition" w:history="1">
        <w:r>
          <w:rPr>
            <w:rStyle w:val="Hyperlink"/>
            <w:b/>
            <w:bCs/>
            <w:sz w:val="27"/>
            <w:szCs w:val="27"/>
          </w:rPr>
          <w:t>Assembly_definition</w:t>
        </w:r>
      </w:hyperlink>
      <w:r>
        <w:rPr>
          <w:color w:val="000000"/>
          <w:sz w:val="27"/>
          <w:szCs w:val="27"/>
        </w:rPr>
        <w:t>. The first</w:t>
      </w:r>
      <w:ins w:id="13" w:author="Sapp (US), Brandon" w:date="2019-03-20T14:51:00Z">
        <w:r w:rsidR="003E15D5">
          <w:rPr>
            <w:color w:val="000000"/>
            <w:sz w:val="27"/>
            <w:szCs w:val="27"/>
          </w:rPr>
          <w:t xml:space="preserve"> </w:t>
        </w:r>
      </w:ins>
      <w:hyperlink r:id="rId168" w:anchor="item_definition_structure_arm.assembly_definition" w:history="1">
        <w:r>
          <w:rPr>
            <w:rStyle w:val="Hyperlink"/>
            <w:b/>
            <w:bCs/>
            <w:sz w:val="27"/>
            <w:szCs w:val="27"/>
          </w:rPr>
          <w:t>Assembly_definition</w:t>
        </w:r>
      </w:hyperlink>
      <w:r>
        <w:rPr>
          <w:color w:val="000000"/>
          <w:sz w:val="27"/>
          <w:szCs w:val="27"/>
        </w:rPr>
        <w:t> is reached by following the </w:t>
      </w:r>
      <w:hyperlink r:id="rId169" w:anchor="general_design_connectivity_arm.assembly_shape_joint.associated_definition" w:history="1">
        <w:r>
          <w:rPr>
            <w:rStyle w:val="Hyperlink"/>
            <w:b/>
            <w:bCs/>
            <w:sz w:val="27"/>
            <w:szCs w:val="27"/>
          </w:rPr>
          <w:t>associated_definition</w:t>
        </w:r>
      </w:hyperlink>
      <w:r>
        <w:rPr>
          <w:color w:val="000000"/>
          <w:sz w:val="27"/>
          <w:szCs w:val="27"/>
        </w:rPr>
        <w:t> of the </w:t>
      </w:r>
      <w:r>
        <w:rPr>
          <w:b/>
          <w:bCs/>
          <w:color w:val="000000"/>
          <w:sz w:val="27"/>
          <w:szCs w:val="27"/>
        </w:rPr>
        <w:t>relating</w:t>
      </w:r>
      <w:r>
        <w:rPr>
          <w:color w:val="000000"/>
          <w:sz w:val="27"/>
          <w:szCs w:val="27"/>
        </w:rPr>
        <w:t> </w:t>
      </w:r>
      <w:hyperlink r:id="rId170" w:anchor="general_design_connectivity_arm.assembly_shape_joint" w:history="1">
        <w:r>
          <w:rPr>
            <w:rStyle w:val="Hyperlink"/>
            <w:b/>
            <w:bCs/>
            <w:sz w:val="27"/>
            <w:szCs w:val="27"/>
          </w:rPr>
          <w:t>Assembly_shape_joint</w:t>
        </w:r>
      </w:hyperlink>
      <w:r>
        <w:rPr>
          <w:color w:val="000000"/>
          <w:sz w:val="27"/>
          <w:szCs w:val="27"/>
        </w:rPr>
        <w:t>. The second </w:t>
      </w:r>
      <w:hyperlink r:id="rId171" w:anchor="item_definition_structure_arm.assembly_definition" w:history="1">
        <w:r>
          <w:rPr>
            <w:rStyle w:val="Hyperlink"/>
            <w:b/>
            <w:bCs/>
            <w:sz w:val="27"/>
            <w:szCs w:val="27"/>
          </w:rPr>
          <w:t>Assembly_definition</w:t>
        </w:r>
      </w:hyperlink>
      <w:r>
        <w:rPr>
          <w:color w:val="000000"/>
          <w:sz w:val="27"/>
          <w:szCs w:val="27"/>
        </w:rPr>
        <w:t> is reached by following the </w:t>
      </w:r>
      <w:hyperlink r:id="rId172" w:anchor="general_design_connectivity_arm.occurrence_shape_feature.associated_definition" w:history="1">
        <w:r>
          <w:rPr>
            <w:rStyle w:val="Hyperlink"/>
            <w:b/>
            <w:bCs/>
            <w:sz w:val="27"/>
            <w:szCs w:val="27"/>
          </w:rPr>
          <w:t>associated_definition</w:t>
        </w:r>
      </w:hyperlink>
      <w:r>
        <w:rPr>
          <w:color w:val="000000"/>
          <w:sz w:val="27"/>
          <w:szCs w:val="27"/>
        </w:rPr>
        <w:t> of the </w:t>
      </w:r>
      <w:r>
        <w:rPr>
          <w:b/>
          <w:bCs/>
          <w:color w:val="000000"/>
          <w:sz w:val="27"/>
          <w:szCs w:val="27"/>
        </w:rPr>
        <w:t>related</w:t>
      </w:r>
      <w:r>
        <w:rPr>
          <w:color w:val="000000"/>
          <w:sz w:val="27"/>
          <w:szCs w:val="27"/>
        </w:rPr>
        <w:t> </w:t>
      </w:r>
      <w:hyperlink r:id="rId173" w:anchor="general_design_connectivity_arm.occurrence_shape_feature" w:history="1">
        <w:r>
          <w:rPr>
            <w:rStyle w:val="Hyperlink"/>
            <w:b/>
            <w:bCs/>
            <w:sz w:val="27"/>
            <w:szCs w:val="27"/>
          </w:rPr>
          <w:t>Occurrence_shape_feature</w:t>
        </w:r>
      </w:hyperlink>
      <w:r>
        <w:rPr>
          <w:color w:val="000000"/>
          <w:sz w:val="27"/>
          <w:szCs w:val="27"/>
        </w:rPr>
        <w:t xml:space="preserve"> through an optional chain of </w:t>
      </w:r>
      <w:hyperlink r:id="rId174" w:anchor="product_occurrence_arm.specified_occurrence" w:history="1">
        <w:r>
          <w:rPr>
            <w:rStyle w:val="Hyperlink"/>
            <w:b/>
            <w:bCs/>
            <w:sz w:val="27"/>
            <w:szCs w:val="27"/>
          </w:rPr>
          <w:t>Specified_occurrence</w:t>
        </w:r>
      </w:hyperlink>
      <w:r>
        <w:rPr>
          <w:color w:val="000000"/>
          <w:sz w:val="27"/>
          <w:szCs w:val="27"/>
        </w:rPr>
        <w:t> to a top </w:t>
      </w:r>
      <w:hyperlink r:id="rId175" w:anchor="product_occurrence_arm.product_occurrence" w:history="1">
        <w:r>
          <w:rPr>
            <w:rStyle w:val="Hyperlink"/>
            <w:b/>
            <w:bCs/>
            <w:sz w:val="27"/>
            <w:szCs w:val="27"/>
          </w:rPr>
          <w:t>Product_occurrence</w:t>
        </w:r>
      </w:hyperlink>
      <w:ins w:id="14" w:author="Sapp (US), Brandon" w:date="2019-03-20T14:51:00Z">
        <w:r w:rsidR="003E15D5">
          <w:rPr>
            <w:color w:val="000000"/>
            <w:sz w:val="27"/>
            <w:szCs w:val="27"/>
          </w:rPr>
          <w:t xml:space="preserve"> </w:t>
        </w:r>
      </w:ins>
      <w:r>
        <w:rPr>
          <w:color w:val="000000"/>
          <w:sz w:val="27"/>
          <w:szCs w:val="27"/>
        </w:rPr>
        <w:t>that is used in the </w:t>
      </w:r>
      <w:hyperlink r:id="rId176" w:anchor="item_definition_structure_arm.assembly_definition" w:history="1">
        <w:r>
          <w:rPr>
            <w:rStyle w:val="Hyperlink"/>
            <w:b/>
            <w:bCs/>
            <w:sz w:val="27"/>
            <w:szCs w:val="27"/>
          </w:rPr>
          <w:t>Assembly_definition</w:t>
        </w:r>
      </w:hyperlink>
      <w:r>
        <w:rPr>
          <w:color w:val="000000"/>
          <w:sz w:val="27"/>
          <w:szCs w:val="27"/>
        </w:rPr>
        <w:t> by a </w:t>
      </w:r>
      <w:hyperlink r:id="rId177" w:anchor="assembly_structure_arm.next_assembly_usage" w:history="1">
        <w:r>
          <w:rPr>
            <w:rStyle w:val="Hyperlink"/>
            <w:b/>
            <w:bCs/>
            <w:sz w:val="27"/>
            <w:szCs w:val="27"/>
          </w:rPr>
          <w:t>Next_assembly_usage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4.3.3 Assembly_shape_joint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38" name="Picture 38" descr="EXPRESS-G">
              <a:hlinkClick xmlns:a="http://schemas.openxmlformats.org/drawingml/2006/main" r:id="rId16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EXPRESS-G">
                      <a:hlinkClick r:id="rId16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37" name="Picture 37" descr="Mapping table">
              <a:hlinkClick xmlns:a="http://schemas.openxmlformats.org/drawingml/2006/main" r:id="rId17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Mapping table">
                      <a:hlinkClick r:id="rId17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An </w:t>
      </w:r>
      <w:r>
        <w:rPr>
          <w:b/>
          <w:bCs/>
          <w:color w:val="000000"/>
          <w:sz w:val="27"/>
          <w:szCs w:val="27"/>
        </w:rPr>
        <w:t>Assembly_shape_joint</w:t>
      </w:r>
      <w:r>
        <w:rPr>
          <w:color w:val="000000"/>
          <w:sz w:val="27"/>
          <w:szCs w:val="27"/>
        </w:rPr>
        <w:t> is a type of </w:t>
      </w:r>
      <w:hyperlink r:id="rId179" w:anchor="part_shape_arm.part_shape_element" w:history="1">
        <w:r>
          <w:rPr>
            <w:rStyle w:val="Hyperlink"/>
            <w:b/>
            <w:bCs/>
            <w:sz w:val="27"/>
            <w:szCs w:val="27"/>
          </w:rPr>
          <w:t>Part_shape_element</w:t>
        </w:r>
      </w:hyperlink>
      <w:r>
        <w:rPr>
          <w:color w:val="000000"/>
          <w:sz w:val="27"/>
          <w:szCs w:val="27"/>
        </w:rPr>
        <w:t> that defines a joint between two or more </w:t>
      </w:r>
      <w:hyperlink r:id="rId180" w:anchor="general_design_connectivity_arm.occurrence_shape_feature" w:history="1">
        <w:r>
          <w:rPr>
            <w:rStyle w:val="Hyperlink"/>
            <w:b/>
            <w:bCs/>
            <w:sz w:val="27"/>
            <w:szCs w:val="27"/>
          </w:rPr>
          <w:t>Occurrence_shape_feature</w:t>
        </w:r>
      </w:hyperlink>
      <w:r>
        <w:rPr>
          <w:color w:val="000000"/>
          <w:sz w:val="27"/>
          <w:szCs w:val="27"/>
        </w:rPr>
        <w:t>s within an</w:t>
      </w:r>
      <w:hyperlink r:id="rId181" w:anchor="item_definition_structure_arm.assembly_definition" w:history="1">
        <w:r>
          <w:rPr>
            <w:rStyle w:val="Hyperlink"/>
            <w:b/>
            <w:bCs/>
            <w:sz w:val="27"/>
            <w:szCs w:val="27"/>
          </w:rPr>
          <w:t>Assembly_definition</w:t>
        </w:r>
      </w:hyperlink>
      <w:r>
        <w:rPr>
          <w:color w:val="000000"/>
          <w:sz w:val="27"/>
          <w:szCs w:val="27"/>
        </w:rPr>
        <w:t>. An </w:t>
      </w:r>
      <w:r>
        <w:rPr>
          <w:b/>
          <w:bCs/>
          <w:color w:val="000000"/>
          <w:sz w:val="27"/>
          <w:szCs w:val="27"/>
        </w:rPr>
        <w:t>Assembly_shape_joint</w:t>
      </w:r>
      <w:r>
        <w:rPr>
          <w:color w:val="000000"/>
          <w:sz w:val="27"/>
          <w:szCs w:val="27"/>
        </w:rPr>
        <w:t> may be composed of other </w:t>
      </w:r>
      <w:r>
        <w:rPr>
          <w:b/>
          <w:bCs/>
          <w:color w:val="000000"/>
          <w:sz w:val="27"/>
          <w:szCs w:val="27"/>
        </w:rPr>
        <w:t>Assembly_shape_joint</w:t>
      </w:r>
      <w:r>
        <w:rPr>
          <w:color w:val="000000"/>
          <w:sz w:val="27"/>
          <w:szCs w:val="27"/>
        </w:rPr>
        <w:t>s.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Assembly_shape_joint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182" w:anchor="part_shape_arm.part_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Part_shape_element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SELF\shape_element.associated_definition : </w:t>
      </w:r>
      <w:hyperlink r:id="rId183" w:anchor="general_design_connectivity_arm.assembly_definition_or_assembly_shape_joint" w:history="1">
        <w:r>
          <w:rPr>
            <w:rStyle w:val="Hyperlink"/>
            <w:rFonts w:ascii="Courier New" w:hAnsi="Courier New" w:cs="Courier New"/>
            <w:sz w:val="20"/>
            <w:szCs w:val="20"/>
          </w:rPr>
          <w:t>assembly_definition_or_assembly_shape_joint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SELF\part_shape_element.definition : OPTIONAL </w:t>
      </w:r>
      <w:hyperlink r:id="rId184" w:anchor="general_design_connectivity_arm.assembly_shape_constraint_or_joint_definition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assembly_shape_constraint_or_joint_definition_select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joint_type : OPTIONAL </w:t>
      </w:r>
      <w:hyperlink r:id="rId185" w:anchor="general_design_connectivity_arm.general_assembly_joint_type_enumer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general_assembly_joint_type_enumeration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associated_definition: </w:t>
      </w:r>
      <w:r>
        <w:rPr>
          <w:color w:val="000000"/>
          <w:sz w:val="27"/>
          <w:szCs w:val="27"/>
        </w:rPr>
        <w:t>an inherited attribute that shall have a value of type </w:t>
      </w:r>
      <w:hyperlink r:id="rId186" w:anchor="item_definition_structure_arm.assembly_definition" w:history="1">
        <w:r>
          <w:rPr>
            <w:rStyle w:val="Hyperlink"/>
            <w:b/>
            <w:bCs/>
            <w:sz w:val="27"/>
            <w:szCs w:val="27"/>
          </w:rPr>
          <w:t>Assembly_definition</w:t>
        </w:r>
      </w:hyperlink>
      <w:r>
        <w:rPr>
          <w:color w:val="000000"/>
          <w:sz w:val="27"/>
          <w:szCs w:val="27"/>
        </w:rPr>
        <w:t> or of type </w:t>
      </w:r>
      <w:hyperlink r:id="rId187" w:anchor="general_design_connectivity_arm.assembly_shape_joint" w:history="1">
        <w:r>
          <w:rPr>
            <w:rStyle w:val="Hyperlink"/>
            <w:b/>
            <w:bCs/>
            <w:sz w:val="27"/>
            <w:szCs w:val="27"/>
          </w:rPr>
          <w:t>Assembly_shape_joint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definition: </w:t>
      </w:r>
      <w:r>
        <w:rPr>
          <w:color w:val="000000"/>
          <w:sz w:val="27"/>
          <w:szCs w:val="27"/>
        </w:rPr>
        <w:t>a </w:t>
      </w:r>
      <w:hyperlink r:id="rId188" w:anchor="general_design_connectivity_arm.contact_feature_definition_fit_relationship" w:history="1">
        <w:r>
          <w:rPr>
            <w:rStyle w:val="Hyperlink"/>
            <w:b/>
            <w:bCs/>
            <w:sz w:val="27"/>
            <w:szCs w:val="27"/>
          </w:rPr>
          <w:t>Contact_feature_definition_fit_relationship</w:t>
        </w:r>
      </w:hyperlink>
      <w:r>
        <w:rPr>
          <w:color w:val="000000"/>
          <w:sz w:val="27"/>
          <w:szCs w:val="27"/>
        </w:rPr>
        <w:t> or a </w:t>
      </w:r>
      <w:hyperlink r:id="rId189" w:anchor="shape_feature_arm.shape_feature_definition" w:history="1">
        <w:r>
          <w:rPr>
            <w:rStyle w:val="Hyperlink"/>
            <w:b/>
            <w:bCs/>
            <w:sz w:val="27"/>
            <w:szCs w:val="27"/>
          </w:rPr>
          <w:t>Shape_feature_definition</w:t>
        </w:r>
      </w:hyperlink>
      <w:r>
        <w:rPr>
          <w:color w:val="000000"/>
          <w:sz w:val="27"/>
          <w:szCs w:val="27"/>
        </w:rPr>
        <w:t> that is the definition for the </w:t>
      </w:r>
      <w:r>
        <w:rPr>
          <w:b/>
          <w:bCs/>
          <w:color w:val="000000"/>
          <w:sz w:val="27"/>
          <w:szCs w:val="27"/>
        </w:rPr>
        <w:t>Assembly_shape_joint</w:t>
      </w:r>
      <w:r>
        <w:rPr>
          <w:color w:val="000000"/>
          <w:sz w:val="27"/>
          <w:szCs w:val="27"/>
        </w:rPr>
        <w:t>. The value of this attribute need not be specified.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lastRenderedPageBreak/>
        <w:t>joint_type: </w:t>
      </w:r>
      <w:r>
        <w:rPr>
          <w:color w:val="000000"/>
          <w:sz w:val="27"/>
          <w:szCs w:val="27"/>
        </w:rPr>
        <w:t>specifies the way how the joint is realised. The value of this attribute need not be specified.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4.3.4 Assembly_shape_joint_item_relationship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36" name="Picture 36" descr="EXPRESS-G">
              <a:hlinkClick xmlns:a="http://schemas.openxmlformats.org/drawingml/2006/main" r:id="rId16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EXPRESS-G">
                      <a:hlinkClick r:id="rId16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35" name="Picture 35" descr="Mapping table">
              <a:hlinkClick xmlns:a="http://schemas.openxmlformats.org/drawingml/2006/main" r:id="rId19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Mapping table">
                      <a:hlinkClick r:id="rId19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An </w:t>
      </w:r>
      <w:r>
        <w:rPr>
          <w:b/>
          <w:bCs/>
          <w:color w:val="000000"/>
          <w:sz w:val="27"/>
          <w:szCs w:val="27"/>
        </w:rPr>
        <w:t>Assembly_shape_joint_item_relationship</w:t>
      </w:r>
      <w:r>
        <w:rPr>
          <w:color w:val="000000"/>
          <w:sz w:val="27"/>
          <w:szCs w:val="27"/>
        </w:rPr>
        <w:t> is a type of </w:t>
      </w:r>
      <w:hyperlink r:id="rId191" w:anchor="shape_property_assignment_arm.shape_element_relationship" w:history="1">
        <w:r>
          <w:rPr>
            <w:rStyle w:val="Hyperlink"/>
            <w:b/>
            <w:bCs/>
            <w:sz w:val="27"/>
            <w:szCs w:val="27"/>
          </w:rPr>
          <w:t>Shape_element_relationship</w:t>
        </w:r>
      </w:hyperlink>
      <w:r>
        <w:rPr>
          <w:color w:val="000000"/>
          <w:sz w:val="27"/>
          <w:szCs w:val="27"/>
        </w:rPr>
        <w:t> that relates an </w:t>
      </w:r>
      <w:hyperlink r:id="rId192" w:anchor="general_design_connectivity_arm.occurrence_shape_feature" w:history="1">
        <w:r>
          <w:rPr>
            <w:rStyle w:val="Hyperlink"/>
            <w:b/>
            <w:bCs/>
            <w:sz w:val="27"/>
            <w:szCs w:val="27"/>
          </w:rPr>
          <w:t>Occurrence_shape_feature</w:t>
        </w:r>
      </w:hyperlink>
      <w:r>
        <w:rPr>
          <w:color w:val="000000"/>
          <w:sz w:val="27"/>
          <w:szCs w:val="27"/>
        </w:rPr>
        <w:t> into an</w:t>
      </w:r>
      <w:ins w:id="15" w:author="Sapp (US), Brandon" w:date="2019-03-20T14:52:00Z">
        <w:r w:rsidR="003E15D5">
          <w:rPr>
            <w:color w:val="000000"/>
            <w:sz w:val="27"/>
            <w:szCs w:val="27"/>
          </w:rPr>
          <w:t xml:space="preserve"> </w:t>
        </w:r>
      </w:ins>
      <w:hyperlink r:id="rId193" w:anchor="general_design_connectivity_arm.assembly_shape_constraint" w:history="1">
        <w:r>
          <w:rPr>
            <w:rStyle w:val="Hyperlink"/>
            <w:b/>
            <w:bCs/>
            <w:sz w:val="27"/>
            <w:szCs w:val="27"/>
          </w:rPr>
          <w:t>Assembly_shape_constraint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Assembly_shape_joint_item_relationship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194" w:anchor="shape_property_assignment_arm.shape_element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Shape_element_relationship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SELF\shape_element_relationship.relating : </w:t>
      </w:r>
      <w:hyperlink r:id="rId195" w:anchor="general_design_connectivity_arm.assembly_shape_joint" w:history="1">
        <w:r>
          <w:rPr>
            <w:rStyle w:val="Hyperlink"/>
            <w:rFonts w:ascii="Courier New" w:hAnsi="Courier New" w:cs="Courier New"/>
            <w:sz w:val="20"/>
            <w:szCs w:val="20"/>
          </w:rPr>
          <w:t>Assembly_shape_joint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SELF\shape_element_relationship.related : </w:t>
      </w:r>
      <w:hyperlink r:id="rId196" w:anchor="general_design_connectivity_arm.occurrence_shape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Occurrence_shape_feature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WR1: main_associated_definition(relating\Assembly_shape_joint.associated_definition) IN main_upper_usage(main_associated_definition(related))\Product_occurrence.occurrence_contexts;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relating: </w:t>
      </w:r>
      <w:r>
        <w:rPr>
          <w:color w:val="000000"/>
          <w:sz w:val="27"/>
          <w:szCs w:val="27"/>
        </w:rPr>
        <w:t>an inherited attribute that shall be of type </w:t>
      </w:r>
      <w:hyperlink r:id="rId197" w:anchor="general_design_connectivity_arm.assembly_shape_joint" w:history="1">
        <w:r>
          <w:rPr>
            <w:rStyle w:val="Hyperlink"/>
            <w:b/>
            <w:bCs/>
            <w:sz w:val="27"/>
            <w:szCs w:val="27"/>
          </w:rPr>
          <w:t>Assembly_shape_joint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related: </w:t>
      </w:r>
      <w:r>
        <w:rPr>
          <w:color w:val="000000"/>
          <w:sz w:val="27"/>
          <w:szCs w:val="27"/>
        </w:rPr>
        <w:t>an inherited attribute that shall be of type </w:t>
      </w:r>
      <w:hyperlink r:id="rId198" w:anchor="general_design_connectivity_arm.occurrence_shape_feature" w:history="1">
        <w:r>
          <w:rPr>
            <w:rStyle w:val="Hyperlink"/>
            <w:b/>
            <w:bCs/>
            <w:sz w:val="27"/>
            <w:szCs w:val="27"/>
          </w:rPr>
          <w:t>Occurrence_shape_feature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bookmarkStart w:id="16" w:name="general_design_connectivity_arm.assembly"/>
      <w:r>
        <w:rPr>
          <w:b/>
          <w:bCs/>
          <w:color w:val="000000"/>
          <w:sz w:val="27"/>
          <w:szCs w:val="27"/>
        </w:rPr>
        <w:t>WR1: </w:t>
      </w:r>
      <w:bookmarkEnd w:id="16"/>
      <w:r>
        <w:rPr>
          <w:color w:val="000000"/>
          <w:sz w:val="27"/>
          <w:szCs w:val="27"/>
        </w:rPr>
        <w:t>Following two paths starting from the </w:t>
      </w:r>
      <w:r>
        <w:rPr>
          <w:b/>
          <w:bCs/>
          <w:color w:val="000000"/>
          <w:sz w:val="27"/>
          <w:szCs w:val="27"/>
        </w:rPr>
        <w:t>related</w:t>
      </w:r>
      <w:r>
        <w:rPr>
          <w:color w:val="000000"/>
          <w:sz w:val="27"/>
          <w:szCs w:val="27"/>
        </w:rPr>
        <w:t> and </w:t>
      </w:r>
      <w:r>
        <w:rPr>
          <w:b/>
          <w:bCs/>
          <w:color w:val="000000"/>
          <w:sz w:val="27"/>
          <w:szCs w:val="27"/>
        </w:rPr>
        <w:t>relating</w:t>
      </w:r>
      <w:r>
        <w:rPr>
          <w:color w:val="000000"/>
          <w:sz w:val="27"/>
          <w:szCs w:val="27"/>
        </w:rPr>
        <w:t> attributes shall end in the same instance of </w:t>
      </w:r>
      <w:hyperlink r:id="rId199" w:anchor="item_definition_structure_arm.assembly_definition" w:history="1">
        <w:r>
          <w:rPr>
            <w:rStyle w:val="Hyperlink"/>
            <w:b/>
            <w:bCs/>
            <w:sz w:val="27"/>
            <w:szCs w:val="27"/>
          </w:rPr>
          <w:t>Assembly_definition</w:t>
        </w:r>
      </w:hyperlink>
      <w:r>
        <w:rPr>
          <w:color w:val="000000"/>
          <w:sz w:val="27"/>
          <w:szCs w:val="27"/>
        </w:rPr>
        <w:t>. The first</w:t>
      </w:r>
      <w:ins w:id="17" w:author="Sapp (US), Brandon" w:date="2019-03-20T14:52:00Z">
        <w:r w:rsidR="003E15D5">
          <w:rPr>
            <w:color w:val="000000"/>
            <w:sz w:val="27"/>
            <w:szCs w:val="27"/>
          </w:rPr>
          <w:t xml:space="preserve"> </w:t>
        </w:r>
      </w:ins>
      <w:hyperlink r:id="rId200" w:anchor="item_definition_structure_arm.assembly_definition" w:history="1">
        <w:r>
          <w:rPr>
            <w:rStyle w:val="Hyperlink"/>
            <w:b/>
            <w:bCs/>
            <w:sz w:val="27"/>
            <w:szCs w:val="27"/>
          </w:rPr>
          <w:t>Assembly_definition</w:t>
        </w:r>
      </w:hyperlink>
      <w:r>
        <w:rPr>
          <w:color w:val="000000"/>
          <w:sz w:val="27"/>
          <w:szCs w:val="27"/>
        </w:rPr>
        <w:t> is reached by following the </w:t>
      </w:r>
      <w:hyperlink r:id="rId201" w:anchor="general_design_connectivity_arm.assembly_shape_joint.associated_definition" w:history="1">
        <w:r>
          <w:rPr>
            <w:rStyle w:val="Hyperlink"/>
            <w:b/>
            <w:bCs/>
            <w:sz w:val="27"/>
            <w:szCs w:val="27"/>
          </w:rPr>
          <w:t>associated_definition</w:t>
        </w:r>
      </w:hyperlink>
      <w:r>
        <w:rPr>
          <w:color w:val="000000"/>
          <w:sz w:val="27"/>
          <w:szCs w:val="27"/>
        </w:rPr>
        <w:t> of the </w:t>
      </w:r>
      <w:r>
        <w:rPr>
          <w:b/>
          <w:bCs/>
          <w:color w:val="000000"/>
          <w:sz w:val="27"/>
          <w:szCs w:val="27"/>
        </w:rPr>
        <w:t>relating</w:t>
      </w:r>
      <w:r>
        <w:rPr>
          <w:color w:val="000000"/>
          <w:sz w:val="27"/>
          <w:szCs w:val="27"/>
        </w:rPr>
        <w:t> </w:t>
      </w:r>
      <w:hyperlink r:id="rId202" w:anchor="general_design_connectivity_arm.assembly_shape_joint" w:history="1">
        <w:r>
          <w:rPr>
            <w:rStyle w:val="Hyperlink"/>
            <w:b/>
            <w:bCs/>
            <w:sz w:val="27"/>
            <w:szCs w:val="27"/>
          </w:rPr>
          <w:t>Assembly_shape_joint</w:t>
        </w:r>
      </w:hyperlink>
      <w:r>
        <w:rPr>
          <w:color w:val="000000"/>
          <w:sz w:val="27"/>
          <w:szCs w:val="27"/>
        </w:rPr>
        <w:t>. The second </w:t>
      </w:r>
      <w:hyperlink r:id="rId203" w:anchor="item_definition_structure_arm.assembly_definition" w:history="1">
        <w:r>
          <w:rPr>
            <w:rStyle w:val="Hyperlink"/>
            <w:b/>
            <w:bCs/>
            <w:sz w:val="27"/>
            <w:szCs w:val="27"/>
          </w:rPr>
          <w:t>Assembly_definition</w:t>
        </w:r>
      </w:hyperlink>
      <w:r>
        <w:rPr>
          <w:color w:val="000000"/>
          <w:sz w:val="27"/>
          <w:szCs w:val="27"/>
        </w:rPr>
        <w:t> is reached by following the </w:t>
      </w:r>
      <w:hyperlink r:id="rId204" w:anchor="general_design_connectivity_arm.occurrence_shape_feature.associated_definition" w:history="1">
        <w:r>
          <w:rPr>
            <w:rStyle w:val="Hyperlink"/>
            <w:b/>
            <w:bCs/>
            <w:sz w:val="27"/>
            <w:szCs w:val="27"/>
          </w:rPr>
          <w:t>associated_definition</w:t>
        </w:r>
      </w:hyperlink>
      <w:r>
        <w:rPr>
          <w:color w:val="000000"/>
          <w:sz w:val="27"/>
          <w:szCs w:val="27"/>
        </w:rPr>
        <w:t> of the </w:t>
      </w:r>
      <w:r>
        <w:rPr>
          <w:b/>
          <w:bCs/>
          <w:color w:val="000000"/>
          <w:sz w:val="27"/>
          <w:szCs w:val="27"/>
        </w:rPr>
        <w:t>related</w:t>
      </w:r>
      <w:r>
        <w:rPr>
          <w:color w:val="000000"/>
          <w:sz w:val="27"/>
          <w:szCs w:val="27"/>
        </w:rPr>
        <w:t> </w:t>
      </w:r>
      <w:hyperlink r:id="rId205" w:anchor="general_design_connectivity_arm.occurrence_shape_feature" w:history="1">
        <w:r>
          <w:rPr>
            <w:rStyle w:val="Hyperlink"/>
            <w:b/>
            <w:bCs/>
            <w:sz w:val="27"/>
            <w:szCs w:val="27"/>
          </w:rPr>
          <w:t>Occurrence_shape_feature</w:t>
        </w:r>
      </w:hyperlink>
      <w:r>
        <w:rPr>
          <w:color w:val="000000"/>
          <w:sz w:val="27"/>
          <w:szCs w:val="27"/>
        </w:rPr>
        <w:t xml:space="preserve"> through an optional chain of </w:t>
      </w:r>
      <w:hyperlink r:id="rId206" w:anchor="product_occurrence_arm.specified_occurrence" w:history="1">
        <w:r>
          <w:rPr>
            <w:rStyle w:val="Hyperlink"/>
            <w:b/>
            <w:bCs/>
            <w:sz w:val="27"/>
            <w:szCs w:val="27"/>
          </w:rPr>
          <w:t>Specified_occurrence</w:t>
        </w:r>
      </w:hyperlink>
      <w:r>
        <w:rPr>
          <w:color w:val="000000"/>
          <w:sz w:val="27"/>
          <w:szCs w:val="27"/>
        </w:rPr>
        <w:t> to a top </w:t>
      </w:r>
      <w:hyperlink r:id="rId207" w:anchor="product_occurrence_arm.product_occurrence" w:history="1">
        <w:r>
          <w:rPr>
            <w:rStyle w:val="Hyperlink"/>
            <w:b/>
            <w:bCs/>
            <w:sz w:val="27"/>
            <w:szCs w:val="27"/>
          </w:rPr>
          <w:t>Product_occurrence</w:t>
        </w:r>
      </w:hyperlink>
      <w:r>
        <w:rPr>
          <w:color w:val="000000"/>
          <w:sz w:val="27"/>
          <w:szCs w:val="27"/>
        </w:rPr>
        <w:t>that is used in the </w:t>
      </w:r>
      <w:hyperlink r:id="rId208" w:anchor="item_definition_structure_arm.assembly_definition" w:history="1">
        <w:r>
          <w:rPr>
            <w:rStyle w:val="Hyperlink"/>
            <w:b/>
            <w:bCs/>
            <w:sz w:val="27"/>
            <w:szCs w:val="27"/>
          </w:rPr>
          <w:t>Assembly_definition</w:t>
        </w:r>
      </w:hyperlink>
      <w:r>
        <w:rPr>
          <w:color w:val="000000"/>
          <w:sz w:val="27"/>
          <w:szCs w:val="27"/>
        </w:rPr>
        <w:t> by a </w:t>
      </w:r>
      <w:hyperlink r:id="rId209" w:anchor="assembly_structure_arm.next_assembly_usage" w:history="1">
        <w:r>
          <w:rPr>
            <w:rStyle w:val="Hyperlink"/>
            <w:b/>
            <w:bCs/>
            <w:sz w:val="27"/>
            <w:szCs w:val="27"/>
          </w:rPr>
          <w:t>Next_assembly_usage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4.3.5 Contact_feature_definition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34" name="Picture 34" descr="EXPRESS-G">
              <a:hlinkClick xmlns:a="http://schemas.openxmlformats.org/drawingml/2006/main" r:id="rId13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EXPRESS-G">
                      <a:hlinkClick r:id="rId13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33" name="Picture 33" descr="Mapping table">
              <a:hlinkClick xmlns:a="http://schemas.openxmlformats.org/drawingml/2006/main" r:id="rId2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Mapping table">
                      <a:hlinkClick r:id="rId2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lastRenderedPageBreak/>
        <w:t>A </w:t>
      </w:r>
      <w:r>
        <w:rPr>
          <w:b/>
          <w:bCs/>
          <w:color w:val="000000"/>
          <w:sz w:val="27"/>
          <w:szCs w:val="27"/>
        </w:rPr>
        <w:t>Contact_feature_definition</w:t>
      </w:r>
      <w:r>
        <w:rPr>
          <w:color w:val="000000"/>
          <w:sz w:val="27"/>
          <w:szCs w:val="27"/>
        </w:rPr>
        <w:t> is a type of </w:t>
      </w:r>
      <w:hyperlink r:id="rId211" w:anchor="shape_feature_arm.shape_feature_definition" w:history="1">
        <w:r>
          <w:rPr>
            <w:rStyle w:val="Hyperlink"/>
            <w:b/>
            <w:bCs/>
            <w:sz w:val="27"/>
            <w:szCs w:val="27"/>
          </w:rPr>
          <w:t>Shape_feature_definition</w:t>
        </w:r>
      </w:hyperlink>
      <w:r>
        <w:rPr>
          <w:color w:val="000000"/>
          <w:sz w:val="27"/>
          <w:szCs w:val="27"/>
        </w:rPr>
        <w:t> that can be connected with another </w:t>
      </w:r>
      <w:r>
        <w:rPr>
          <w:b/>
          <w:bCs/>
          <w:color w:val="000000"/>
          <w:sz w:val="27"/>
          <w:szCs w:val="27"/>
        </w:rPr>
        <w:t>Contact_feature_definition</w:t>
      </w:r>
      <w:r>
        <w:rPr>
          <w:color w:val="000000"/>
          <w:sz w:val="27"/>
          <w:szCs w:val="27"/>
        </w:rPr>
        <w:t> in the case that a</w:t>
      </w:r>
      <w:ins w:id="18" w:author="Sapp (US), Brandon" w:date="2019-03-20T14:52:00Z">
        <w:r w:rsidR="003E15D5">
          <w:rPr>
            <w:color w:val="000000"/>
            <w:sz w:val="27"/>
            <w:szCs w:val="27"/>
          </w:rPr>
          <w:t xml:space="preserve"> </w:t>
        </w:r>
      </w:ins>
      <w:hyperlink r:id="rId212" w:anchor="general_design_connectivity_arm.contact_feature_definition_fit_relationship" w:history="1">
        <w:r>
          <w:rPr>
            <w:rStyle w:val="Hyperlink"/>
            <w:b/>
            <w:bCs/>
            <w:sz w:val="27"/>
            <w:szCs w:val="27"/>
          </w:rPr>
          <w:t>Contact_feature_definition_fit_relationship</w:t>
        </w:r>
      </w:hyperlink>
      <w:r>
        <w:rPr>
          <w:color w:val="000000"/>
          <w:sz w:val="27"/>
          <w:szCs w:val="27"/>
        </w:rPr>
        <w:t> is defined between them.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Contact_feature_definition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213" w:anchor="shape_feature_arm.shape_feature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Shape_feature_definition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4.3.6 Contact_feature_definition_fit_relationship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32" name="Picture 32" descr="EXPRESS-G">
              <a:hlinkClick xmlns:a="http://schemas.openxmlformats.org/drawingml/2006/main" r:id="rId13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EXPRESS-G">
                      <a:hlinkClick r:id="rId13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31" name="Picture 31" descr="Mapping table">
              <a:hlinkClick xmlns:a="http://schemas.openxmlformats.org/drawingml/2006/main" r:id="rId2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Mapping table">
                      <a:hlinkClick r:id="rId2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Contact_feature_definition_fit_relationship</w:t>
      </w:r>
      <w:r>
        <w:rPr>
          <w:color w:val="000000"/>
          <w:sz w:val="27"/>
          <w:szCs w:val="27"/>
        </w:rPr>
        <w:t> is a type of </w:t>
      </w:r>
      <w:hyperlink r:id="rId215" w:anchor="general_design_connectivity_arm.shape_feature_definition_fit_relationship" w:history="1">
        <w:r>
          <w:rPr>
            <w:rStyle w:val="Hyperlink"/>
            <w:b/>
            <w:bCs/>
            <w:sz w:val="27"/>
            <w:szCs w:val="27"/>
          </w:rPr>
          <w:t>Shape_feature_definition_fit_relationship</w:t>
        </w:r>
      </w:hyperlink>
      <w:r>
        <w:rPr>
          <w:color w:val="000000"/>
          <w:sz w:val="27"/>
          <w:szCs w:val="27"/>
        </w:rPr>
        <w:t> that is a relationship between two instances of the entity data type </w:t>
      </w:r>
      <w:hyperlink r:id="rId216" w:anchor="general_design_connectivity_arm.contact_feature_definition" w:history="1">
        <w:r>
          <w:rPr>
            <w:rStyle w:val="Hyperlink"/>
            <w:b/>
            <w:bCs/>
            <w:sz w:val="27"/>
            <w:szCs w:val="27"/>
          </w:rPr>
          <w:t>Contact_feature_definition</w:t>
        </w:r>
      </w:hyperlink>
      <w:r>
        <w:rPr>
          <w:color w:val="000000"/>
          <w:sz w:val="27"/>
          <w:szCs w:val="27"/>
        </w:rPr>
        <w:t> that fit together.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Contact_feature_definition_fit_relationship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217" w:anchor="general_design_connectivity_arm.shape_feature_definition_fit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Shape_feature_definition_fit_relationship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SELF\shape_feature_definition_relationship.relating : </w:t>
      </w:r>
      <w:hyperlink r:id="rId218" w:anchor="general_design_connectivity_arm.contact_feature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Contact_feature_definition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SELF\shape_feature_definition_relationship.related : </w:t>
      </w:r>
      <w:hyperlink r:id="rId219" w:anchor="general_design_connectivity_arm.contact_feature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Contact_feature_definition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joint_type : OPTIONAL </w:t>
      </w:r>
      <w:hyperlink r:id="rId220" w:anchor="general_design_connectivity_arm.general_assembly_joint_type_enumer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general_assembly_joint_type_enumeration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relating: </w:t>
      </w:r>
      <w:r>
        <w:rPr>
          <w:color w:val="000000"/>
          <w:sz w:val="27"/>
          <w:szCs w:val="27"/>
        </w:rPr>
        <w:t>one of the instances of </w:t>
      </w:r>
      <w:hyperlink r:id="rId221" w:anchor="general_design_connectivity_arm.contact_feature_definition" w:history="1">
        <w:r>
          <w:rPr>
            <w:rStyle w:val="Hyperlink"/>
            <w:b/>
            <w:bCs/>
            <w:sz w:val="27"/>
            <w:szCs w:val="27"/>
          </w:rPr>
          <w:t>Contact_feature_definition</w:t>
        </w:r>
      </w:hyperlink>
      <w:r>
        <w:rPr>
          <w:color w:val="000000"/>
          <w:sz w:val="27"/>
          <w:szCs w:val="27"/>
        </w:rPr>
        <w:t> that is a part of the relationship.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related: </w:t>
      </w:r>
      <w:r>
        <w:rPr>
          <w:color w:val="000000"/>
          <w:sz w:val="27"/>
          <w:szCs w:val="27"/>
        </w:rPr>
        <w:t>the other instance of </w:t>
      </w:r>
      <w:hyperlink r:id="rId222" w:anchor="general_design_connectivity_arm.contact_feature_definition" w:history="1">
        <w:r>
          <w:rPr>
            <w:rStyle w:val="Hyperlink"/>
            <w:b/>
            <w:bCs/>
            <w:sz w:val="27"/>
            <w:szCs w:val="27"/>
          </w:rPr>
          <w:t>Contact_feature_definition</w:t>
        </w:r>
      </w:hyperlink>
      <w:r>
        <w:rPr>
          <w:color w:val="000000"/>
          <w:sz w:val="27"/>
          <w:szCs w:val="27"/>
        </w:rPr>
        <w:t> that is a part of the relationship. If one element of the relationship is dependent upon the other, this attribute shall be the dependent one.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bookmarkStart w:id="19" w:name="general_design_connectivity_arm.contact_"/>
      <w:r>
        <w:rPr>
          <w:b/>
          <w:bCs/>
          <w:color w:val="000000"/>
          <w:sz w:val="27"/>
          <w:szCs w:val="27"/>
        </w:rPr>
        <w:t>joint_type: </w:t>
      </w:r>
      <w:bookmarkEnd w:id="19"/>
      <w:r>
        <w:rPr>
          <w:color w:val="000000"/>
          <w:sz w:val="27"/>
          <w:szCs w:val="27"/>
        </w:rPr>
        <w:t>the intended joint type for this </w:t>
      </w:r>
      <w:r>
        <w:rPr>
          <w:b/>
          <w:bCs/>
          <w:color w:val="000000"/>
          <w:sz w:val="27"/>
          <w:szCs w:val="27"/>
        </w:rPr>
        <w:t>Contact_feature_definition_fit_relationship</w:t>
      </w:r>
      <w:r>
        <w:rPr>
          <w:color w:val="000000"/>
          <w:sz w:val="27"/>
          <w:szCs w:val="27"/>
        </w:rPr>
        <w:t>. The value of this attribute need not be specified.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4.3.7 General_part_terminal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30" name="Picture 30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29" name="Picture 29" descr="Mapping table">
              <a:hlinkClick xmlns:a="http://schemas.openxmlformats.org/drawingml/2006/main" r:id="rId2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Mapping table">
                      <a:hlinkClick r:id="rId2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lastRenderedPageBreak/>
        <w:t>A </w:t>
      </w:r>
      <w:r>
        <w:rPr>
          <w:b/>
          <w:bCs/>
          <w:color w:val="000000"/>
          <w:sz w:val="27"/>
          <w:szCs w:val="27"/>
        </w:rPr>
        <w:t>General_part_terminal</w:t>
      </w:r>
      <w:r>
        <w:rPr>
          <w:color w:val="000000"/>
          <w:sz w:val="27"/>
          <w:szCs w:val="27"/>
        </w:rPr>
        <w:t> is a type of </w:t>
      </w:r>
      <w:hyperlink r:id="rId224" w:anchor="general_design_connectivity_arm.part_contact_feature" w:history="1">
        <w:r>
          <w:rPr>
            <w:rStyle w:val="Hyperlink"/>
            <w:b/>
            <w:bCs/>
            <w:sz w:val="27"/>
            <w:szCs w:val="27"/>
          </w:rPr>
          <w:t>Part_contact_feature</w:t>
        </w:r>
      </w:hyperlink>
      <w:r>
        <w:rPr>
          <w:color w:val="000000"/>
          <w:sz w:val="27"/>
          <w:szCs w:val="27"/>
        </w:rPr>
        <w:t> that can be used within an assembly as the definition of an </w:t>
      </w:r>
      <w:hyperlink r:id="rId225" w:anchor="general_design_connectivity_arm.occurrence_terminal" w:history="1">
        <w:r>
          <w:rPr>
            <w:rStyle w:val="Hyperlink"/>
            <w:b/>
            <w:bCs/>
            <w:sz w:val="27"/>
            <w:szCs w:val="27"/>
          </w:rPr>
          <w:t>Occurrence_terminal</w:t>
        </w:r>
      </w:hyperlink>
      <w:r>
        <w:rPr>
          <w:color w:val="000000"/>
          <w:sz w:val="27"/>
          <w:szCs w:val="27"/>
        </w:rPr>
        <w:t> that can be joined with another </w:t>
      </w:r>
      <w:hyperlink r:id="rId226" w:anchor="general_design_connectivity_arm.occurrence_terminal" w:history="1">
        <w:r>
          <w:rPr>
            <w:rStyle w:val="Hyperlink"/>
            <w:b/>
            <w:bCs/>
            <w:sz w:val="27"/>
            <w:szCs w:val="27"/>
          </w:rPr>
          <w:t>Occurrence_terminal</w:t>
        </w:r>
      </w:hyperlink>
      <w:r>
        <w:rPr>
          <w:color w:val="000000"/>
          <w:sz w:val="27"/>
          <w:szCs w:val="27"/>
        </w:rPr>
        <w:t> to transport information, energy, or matter.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General_part_terminal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227" w:anchor="general_design_connectivity_arm.part_contac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Part_contact_feature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SELF\shape_element.associated_definition : </w:t>
      </w:r>
      <w:hyperlink r:id="rId228" w:anchor="general_design_connectivity_arm.general_part_terminal_associated_definition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general_part_terminal_associated_definition_select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associated_transport_feature : OPTIONAL </w:t>
      </w:r>
      <w:hyperlink r:id="rId229" w:anchor="general_design_connectivity_arm.part_transpor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Part_transport_feature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intended_joint_type : OPTIONAL SET[1:?] OF </w:t>
      </w:r>
      <w:hyperlink r:id="rId230" w:anchor="general_design_connectivity_arm.general_terminal_joint_type_enumer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general_terminal_joint_type_enumeration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join_or_interface_terminal : OPTIONAL </w:t>
      </w:r>
      <w:hyperlink r:id="rId231" w:anchor="general_design_connectivity_arm.join_or_interface_terminal_enumer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join_or_interface_terminal_enumeration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domain_type : OPTIONAL </w:t>
      </w:r>
      <w:hyperlink r:id="rId232" w:anchor="general_design_connectivity_arm.terminal_and_transport_domain_type" w:history="1">
        <w:r>
          <w:rPr>
            <w:rStyle w:val="Hyperlink"/>
            <w:rFonts w:ascii="Courier New" w:hAnsi="Courier New" w:cs="Courier New"/>
            <w:sz w:val="20"/>
            <w:szCs w:val="20"/>
          </w:rPr>
          <w:t>terminal_and_transport_domain_type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WR1: main_associated_definition(SELF) :=: main_associated_definition(associated_transport_feature);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WR2: domain_type :=: associated_transport_feature.domain_type;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associated_definition: </w:t>
      </w:r>
      <w:r>
        <w:rPr>
          <w:color w:val="000000"/>
          <w:sz w:val="27"/>
          <w:szCs w:val="27"/>
        </w:rPr>
        <w:t>an inherited attribute that shall have a value of type </w:t>
      </w:r>
      <w:hyperlink r:id="rId233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r>
        <w:rPr>
          <w:color w:val="000000"/>
          <w:sz w:val="27"/>
          <w:szCs w:val="27"/>
        </w:rPr>
        <w:t> or of type </w:t>
      </w:r>
      <w:hyperlink r:id="rId234" w:anchor="general_design_connectivity_arm.general_part_terminal" w:history="1">
        <w:r>
          <w:rPr>
            <w:rStyle w:val="Hyperlink"/>
            <w:b/>
            <w:bCs/>
            <w:sz w:val="27"/>
            <w:szCs w:val="27"/>
          </w:rPr>
          <w:t>General_part_terminal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associated_transport_feature: </w:t>
      </w:r>
      <w:r>
        <w:rPr>
          <w:color w:val="000000"/>
          <w:sz w:val="27"/>
          <w:szCs w:val="27"/>
        </w:rPr>
        <w:t>the </w:t>
      </w:r>
      <w:hyperlink r:id="rId235" w:anchor="general_design_connectivity_arm.part_transport_feature" w:history="1">
        <w:r>
          <w:rPr>
            <w:rStyle w:val="Hyperlink"/>
            <w:b/>
            <w:bCs/>
            <w:sz w:val="27"/>
            <w:szCs w:val="27"/>
          </w:rPr>
          <w:t>Part_transport_feature</w:t>
        </w:r>
      </w:hyperlink>
      <w:r>
        <w:rPr>
          <w:color w:val="000000"/>
          <w:sz w:val="27"/>
          <w:szCs w:val="27"/>
        </w:rPr>
        <w:t> to which the terminal is connected to. The value of this attribute need not be specified.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intended_joint_type: </w:t>
      </w:r>
      <w:r>
        <w:rPr>
          <w:color w:val="000000"/>
          <w:sz w:val="27"/>
          <w:szCs w:val="27"/>
        </w:rPr>
        <w:t>the intended joint type of the terminal. The value of this attribute need not be specified.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join_or_interface_terminal: </w:t>
      </w:r>
      <w:r>
        <w:rPr>
          <w:color w:val="000000"/>
          <w:sz w:val="27"/>
          <w:szCs w:val="27"/>
        </w:rPr>
        <w:t>an indication on whether the terminal is intended to be connected at the immediate-assembly level or a next-higher-assembly level. The value of this attribute need not be specified.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domain_type: </w:t>
      </w:r>
      <w:r>
        <w:rPr>
          <w:color w:val="000000"/>
          <w:sz w:val="27"/>
          <w:szCs w:val="27"/>
        </w:rPr>
        <w:t>the domain type of the </w:t>
      </w:r>
      <w:r>
        <w:rPr>
          <w:b/>
          <w:bCs/>
          <w:color w:val="000000"/>
          <w:sz w:val="27"/>
          <w:szCs w:val="27"/>
        </w:rPr>
        <w:t>General_part_terminal</w:t>
      </w:r>
      <w:r>
        <w:rPr>
          <w:color w:val="000000"/>
          <w:sz w:val="27"/>
          <w:szCs w:val="27"/>
        </w:rPr>
        <w:t>. The value of this attribute need not be specified.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WR1: </w:t>
      </w:r>
      <w:r>
        <w:rPr>
          <w:color w:val="000000"/>
          <w:sz w:val="27"/>
          <w:szCs w:val="27"/>
        </w:rPr>
        <w:t>The optional chain of </w:t>
      </w:r>
      <w:r>
        <w:rPr>
          <w:b/>
          <w:bCs/>
          <w:color w:val="000000"/>
          <w:sz w:val="27"/>
          <w:szCs w:val="27"/>
        </w:rPr>
        <w:t>associated_definition</w:t>
      </w:r>
      <w:r>
        <w:rPr>
          <w:color w:val="000000"/>
          <w:sz w:val="27"/>
          <w:szCs w:val="27"/>
        </w:rPr>
        <w:t>s of the </w:t>
      </w:r>
      <w:r>
        <w:rPr>
          <w:b/>
          <w:bCs/>
          <w:color w:val="000000"/>
          <w:sz w:val="27"/>
          <w:szCs w:val="27"/>
        </w:rPr>
        <w:t>General_part_terminal</w:t>
      </w:r>
      <w:r>
        <w:rPr>
          <w:color w:val="000000"/>
          <w:sz w:val="27"/>
          <w:szCs w:val="27"/>
        </w:rPr>
        <w:t> shall end in the same </w:t>
      </w:r>
      <w:hyperlink r:id="rId236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r>
        <w:rPr>
          <w:color w:val="000000"/>
          <w:sz w:val="27"/>
          <w:szCs w:val="27"/>
        </w:rPr>
        <w:t> as the optional chain of </w:t>
      </w:r>
      <w:r>
        <w:rPr>
          <w:b/>
          <w:bCs/>
          <w:color w:val="000000"/>
          <w:sz w:val="27"/>
          <w:szCs w:val="27"/>
        </w:rPr>
        <w:t>associated_definition</w:t>
      </w:r>
      <w:r>
        <w:rPr>
          <w:color w:val="000000"/>
          <w:sz w:val="27"/>
          <w:szCs w:val="27"/>
        </w:rPr>
        <w:t>s of the </w:t>
      </w:r>
      <w:r>
        <w:rPr>
          <w:b/>
          <w:bCs/>
          <w:color w:val="000000"/>
          <w:sz w:val="27"/>
          <w:szCs w:val="27"/>
        </w:rPr>
        <w:t>associated_transport_feature</w:t>
      </w:r>
      <w:r>
        <w:rPr>
          <w:color w:val="000000"/>
          <w:sz w:val="27"/>
          <w:szCs w:val="27"/>
        </w:rPr>
        <w:t>s.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bookmarkStart w:id="20" w:name="general_design_connectivity_arm.general_"/>
      <w:r>
        <w:rPr>
          <w:b/>
          <w:bCs/>
          <w:color w:val="000000"/>
          <w:sz w:val="27"/>
          <w:szCs w:val="27"/>
        </w:rPr>
        <w:lastRenderedPageBreak/>
        <w:t>WR2: </w:t>
      </w:r>
      <w:bookmarkEnd w:id="20"/>
      <w:r>
        <w:rPr>
          <w:color w:val="000000"/>
          <w:sz w:val="27"/>
          <w:szCs w:val="27"/>
        </w:rPr>
        <w:t>The optional </w:t>
      </w:r>
      <w:r>
        <w:rPr>
          <w:b/>
          <w:bCs/>
          <w:color w:val="000000"/>
          <w:sz w:val="27"/>
          <w:szCs w:val="27"/>
        </w:rPr>
        <w:t>domain_type</w:t>
      </w:r>
      <w:r>
        <w:rPr>
          <w:color w:val="000000"/>
          <w:sz w:val="27"/>
          <w:szCs w:val="27"/>
        </w:rPr>
        <w:t> shall have the same value as the one from the </w:t>
      </w:r>
      <w:r>
        <w:rPr>
          <w:b/>
          <w:bCs/>
          <w:color w:val="000000"/>
          <w:sz w:val="27"/>
          <w:szCs w:val="27"/>
        </w:rPr>
        <w:t>associated_transport_feature</w:t>
      </w:r>
      <w:r>
        <w:rPr>
          <w:color w:val="000000"/>
          <w:sz w:val="27"/>
          <w:szCs w:val="27"/>
        </w:rPr>
        <w:t> if defined.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4.3.8 Occurrence_contact_feature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28" name="Picture 28" descr="EXPRESS-G">
              <a:hlinkClick xmlns:a="http://schemas.openxmlformats.org/drawingml/2006/main" r:id="rId15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EXPRESS-G">
                      <a:hlinkClick r:id="rId15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27" name="Picture 27" descr="Mapping table">
              <a:hlinkClick xmlns:a="http://schemas.openxmlformats.org/drawingml/2006/main" r:id="rId2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Mapping table">
                      <a:hlinkClick r:id="rId2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An </w:t>
      </w:r>
      <w:r>
        <w:rPr>
          <w:b/>
          <w:bCs/>
          <w:color w:val="000000"/>
          <w:sz w:val="27"/>
          <w:szCs w:val="27"/>
        </w:rPr>
        <w:t>Occurrence_contact_feature</w:t>
      </w:r>
      <w:r>
        <w:rPr>
          <w:color w:val="000000"/>
          <w:sz w:val="27"/>
          <w:szCs w:val="27"/>
        </w:rPr>
        <w:t> is a type of </w:t>
      </w:r>
      <w:hyperlink r:id="rId238" w:anchor="general_design_connectivity_arm.occurrence_shape_feature" w:history="1">
        <w:r>
          <w:rPr>
            <w:rStyle w:val="Hyperlink"/>
            <w:b/>
            <w:bCs/>
            <w:sz w:val="27"/>
            <w:szCs w:val="27"/>
          </w:rPr>
          <w:t>Occurrence_shape_feature</w:t>
        </w:r>
      </w:hyperlink>
      <w:r>
        <w:rPr>
          <w:color w:val="000000"/>
          <w:sz w:val="27"/>
          <w:szCs w:val="27"/>
        </w:rPr>
        <w:t> that is intended to be joined with another </w:t>
      </w:r>
      <w:r>
        <w:rPr>
          <w:b/>
          <w:bCs/>
          <w:color w:val="000000"/>
          <w:sz w:val="27"/>
          <w:szCs w:val="27"/>
        </w:rPr>
        <w:t>Occurrence_contact_feature</w:t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Occurrence_contact_feature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SUPERTYPE OF (</w:t>
      </w:r>
      <w:hyperlink r:id="rId239" w:anchor="general_design_connectivity_arm.occurrence_terminal" w:history="1">
        <w:r>
          <w:rPr>
            <w:rStyle w:val="Hyperlink"/>
            <w:rFonts w:ascii="Courier New" w:hAnsi="Courier New" w:cs="Courier New"/>
            <w:sz w:val="20"/>
            <w:szCs w:val="20"/>
          </w:rPr>
          <w:t>Occurrence_terminal</w:t>
        </w:r>
      </w:hyperlink>
      <w:r>
        <w:rPr>
          <w:rStyle w:val="HTMLCode"/>
          <w:color w:val="000000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240" w:anchor="general_design_connectivity_arm.occurrence_shape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Occurrence_shape_feature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SELF\shape_element.associated_definition : </w:t>
      </w:r>
      <w:hyperlink r:id="rId241" w:anchor="general_design_connectivity_arm.occurrence_contact_feature_associated_definition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occurrence_contact_feature_associated_definition_select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SELF\occurrence_shape_feature.definition : OPTIONAL </w:t>
      </w:r>
      <w:hyperlink r:id="rId242" w:anchor="general_design_connectivity_arm.occurrence_contact_feature_definition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occurrence_contact_feature_definition_select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associated_definition: </w:t>
      </w:r>
      <w:r>
        <w:rPr>
          <w:color w:val="000000"/>
          <w:sz w:val="27"/>
          <w:szCs w:val="27"/>
        </w:rPr>
        <w:t>an inherited attribute that shall have a value of type </w:t>
      </w:r>
      <w:hyperlink r:id="rId243" w:anchor="product_occurrence_arm.product_occurrence" w:history="1">
        <w:r>
          <w:rPr>
            <w:rStyle w:val="Hyperlink"/>
            <w:b/>
            <w:bCs/>
            <w:sz w:val="27"/>
            <w:szCs w:val="27"/>
          </w:rPr>
          <w:t>Product_occurrence</w:t>
        </w:r>
      </w:hyperlink>
      <w:r>
        <w:rPr>
          <w:color w:val="000000"/>
          <w:sz w:val="27"/>
          <w:szCs w:val="27"/>
        </w:rPr>
        <w:t> or of type </w:t>
      </w:r>
      <w:hyperlink r:id="rId244" w:anchor="general_design_connectivity_arm.occurrence_contact_feature" w:history="1">
        <w:r>
          <w:rPr>
            <w:rStyle w:val="Hyperlink"/>
            <w:b/>
            <w:bCs/>
            <w:sz w:val="27"/>
            <w:szCs w:val="27"/>
          </w:rPr>
          <w:t>Occurrence_contact_feature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definition: </w:t>
      </w:r>
      <w:r>
        <w:rPr>
          <w:color w:val="000000"/>
          <w:sz w:val="27"/>
          <w:szCs w:val="27"/>
        </w:rPr>
        <w:t>an inherited attribute that shall have a value of type </w:t>
      </w:r>
      <w:hyperlink r:id="rId245" w:anchor="general_design_connectivity_arm.occurrence_contact_feature" w:history="1">
        <w:r>
          <w:rPr>
            <w:rStyle w:val="Hyperlink"/>
            <w:b/>
            <w:bCs/>
            <w:sz w:val="27"/>
            <w:szCs w:val="27"/>
          </w:rPr>
          <w:t>Occurrence_contact_feature</w:t>
        </w:r>
      </w:hyperlink>
      <w:r>
        <w:rPr>
          <w:color w:val="000000"/>
          <w:sz w:val="27"/>
          <w:szCs w:val="27"/>
        </w:rPr>
        <w:t>, </w:t>
      </w:r>
      <w:hyperlink r:id="rId246" w:anchor="general_design_connectivity_arm.part_contact_feature" w:history="1">
        <w:r>
          <w:rPr>
            <w:rStyle w:val="Hyperlink"/>
            <w:b/>
            <w:bCs/>
            <w:sz w:val="27"/>
            <w:szCs w:val="27"/>
          </w:rPr>
          <w:t>Part_contact_feature</w:t>
        </w:r>
      </w:hyperlink>
      <w:r>
        <w:rPr>
          <w:color w:val="000000"/>
          <w:sz w:val="27"/>
          <w:szCs w:val="27"/>
        </w:rPr>
        <w:t> or </w:t>
      </w:r>
      <w:hyperlink r:id="rId247" w:anchor="general_design_connectivity_arm.contact_feature_definition" w:history="1">
        <w:r>
          <w:rPr>
            <w:rStyle w:val="Hyperlink"/>
            <w:b/>
            <w:bCs/>
            <w:sz w:val="27"/>
            <w:szCs w:val="27"/>
          </w:rPr>
          <w:t>Contact_feature_definition</w:t>
        </w:r>
      </w:hyperlink>
      <w:r>
        <w:rPr>
          <w:color w:val="000000"/>
          <w:sz w:val="27"/>
          <w:szCs w:val="27"/>
        </w:rPr>
        <w:t>. The value of this attribute need not be specified.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4.3.9 Occurrence_shape_element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26" name="Picture 26" descr="EXPRESS-G">
              <a:hlinkClick xmlns:a="http://schemas.openxmlformats.org/drawingml/2006/main" r:id="rId15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EXPRESS-G">
                      <a:hlinkClick r:id="rId15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25" name="Picture 25" descr="Mapping table">
              <a:hlinkClick xmlns:a="http://schemas.openxmlformats.org/drawingml/2006/main" r:id="rId2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Mapping table">
                      <a:hlinkClick r:id="rId2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An </w:t>
      </w:r>
      <w:r>
        <w:rPr>
          <w:b/>
          <w:bCs/>
          <w:color w:val="000000"/>
          <w:sz w:val="27"/>
          <w:szCs w:val="27"/>
        </w:rPr>
        <w:t>Occurrence_shape_element</w:t>
      </w:r>
      <w:r>
        <w:rPr>
          <w:color w:val="000000"/>
          <w:sz w:val="27"/>
          <w:szCs w:val="27"/>
        </w:rPr>
        <w:t> is a type of </w:t>
      </w:r>
      <w:hyperlink r:id="rId249" w:anchor="shape_property_assignment_arm.shape_element" w:history="1">
        <w:r>
          <w:rPr>
            <w:rStyle w:val="Hyperlink"/>
            <w:b/>
            <w:bCs/>
            <w:sz w:val="27"/>
            <w:szCs w:val="27"/>
          </w:rPr>
          <w:t>Shape_element</w:t>
        </w:r>
      </w:hyperlink>
      <w:r>
        <w:rPr>
          <w:color w:val="000000"/>
          <w:sz w:val="27"/>
          <w:szCs w:val="27"/>
        </w:rPr>
        <w:t> that represents a part of the shape of a </w:t>
      </w:r>
      <w:hyperlink r:id="rId250" w:anchor="product_occurrence_arm.product_occurrence" w:history="1">
        <w:r>
          <w:rPr>
            <w:rStyle w:val="Hyperlink"/>
            <w:b/>
            <w:bCs/>
            <w:sz w:val="27"/>
            <w:szCs w:val="27"/>
          </w:rPr>
          <w:t>Product_occurrence</w:t>
        </w:r>
      </w:hyperlink>
      <w:r>
        <w:rPr>
          <w:color w:val="000000"/>
          <w:sz w:val="27"/>
          <w:szCs w:val="27"/>
        </w:rPr>
        <w:t> or another </w:t>
      </w:r>
      <w:r>
        <w:rPr>
          <w:b/>
          <w:bCs/>
          <w:color w:val="000000"/>
          <w:sz w:val="27"/>
          <w:szCs w:val="27"/>
        </w:rPr>
        <w:t>Occurrence_shape_element</w:t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Occurrence_shape_element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251" w:anchor="shape_property_assignment_arm.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Shape_element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lastRenderedPageBreak/>
        <w:t>  SELF\shape_element.associated_definition : </w:t>
      </w:r>
      <w:hyperlink r:id="rId252" w:anchor="general_design_connectivity_arm.occurrence_shape_element_associated_definition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occurrence_shape_element_associated_definition_select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definition : OPTIONAL </w:t>
      </w:r>
      <w:hyperlink r:id="rId253" w:anchor="general_design_connectivity_arm.occurrence_shape_element_definition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occurrence_shape_element_definition_select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UNIQUE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UR1: definition, associated_definition;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UR2: SELF\shape_element.element_name, associated_definition;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WR1: acyclic_occurrence_shape_element(SELF, definition);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associated_definition: </w:t>
      </w:r>
      <w:r>
        <w:rPr>
          <w:color w:val="000000"/>
          <w:sz w:val="27"/>
          <w:szCs w:val="27"/>
        </w:rPr>
        <w:t>an inherited attribute that shall have a value of type </w:t>
      </w:r>
      <w:hyperlink r:id="rId254" w:anchor="product_occurrence_arm.product_occurrence" w:history="1">
        <w:r>
          <w:rPr>
            <w:rStyle w:val="Hyperlink"/>
            <w:b/>
            <w:bCs/>
            <w:sz w:val="27"/>
            <w:szCs w:val="27"/>
          </w:rPr>
          <w:t>Product_occurrence</w:t>
        </w:r>
      </w:hyperlink>
      <w:r>
        <w:rPr>
          <w:color w:val="000000"/>
          <w:sz w:val="27"/>
          <w:szCs w:val="27"/>
        </w:rPr>
        <w:t> or of type </w:t>
      </w:r>
      <w:hyperlink r:id="rId255" w:anchor="general_design_connectivity_arm.occurrence_shape_element" w:history="1">
        <w:r>
          <w:rPr>
            <w:rStyle w:val="Hyperlink"/>
            <w:b/>
            <w:bCs/>
            <w:sz w:val="27"/>
            <w:szCs w:val="27"/>
          </w:rPr>
          <w:t>Occurrence_shape_element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definition: </w:t>
      </w:r>
      <w:r>
        <w:rPr>
          <w:color w:val="000000"/>
          <w:sz w:val="27"/>
          <w:szCs w:val="27"/>
        </w:rPr>
        <w:t>an inherited attribute that shall have a value of type </w:t>
      </w:r>
      <w:hyperlink r:id="rId256" w:anchor="part_shape_arm.part_shape_element" w:history="1">
        <w:r>
          <w:rPr>
            <w:rStyle w:val="Hyperlink"/>
            <w:b/>
            <w:bCs/>
            <w:sz w:val="27"/>
            <w:szCs w:val="27"/>
          </w:rPr>
          <w:t>Part_shape_element</w:t>
        </w:r>
      </w:hyperlink>
      <w:r>
        <w:rPr>
          <w:color w:val="000000"/>
          <w:sz w:val="27"/>
          <w:szCs w:val="27"/>
        </w:rPr>
        <w:t>, </w:t>
      </w:r>
      <w:hyperlink r:id="rId257" w:anchor="general_design_connectivity_arm.occurrence_shape_element" w:history="1">
        <w:r>
          <w:rPr>
            <w:rStyle w:val="Hyperlink"/>
            <w:b/>
            <w:bCs/>
            <w:sz w:val="27"/>
            <w:szCs w:val="27"/>
          </w:rPr>
          <w:t>Occurrence_shape_element</w:t>
        </w:r>
      </w:hyperlink>
      <w:r>
        <w:rPr>
          <w:color w:val="000000"/>
          <w:sz w:val="27"/>
          <w:szCs w:val="27"/>
        </w:rPr>
        <w:t> or </w:t>
      </w:r>
      <w:hyperlink r:id="rId258" w:anchor="shape_feature_arm.shape_feature_definition" w:history="1">
        <w:r>
          <w:rPr>
            <w:rStyle w:val="Hyperlink"/>
            <w:b/>
            <w:bCs/>
            <w:sz w:val="27"/>
            <w:szCs w:val="27"/>
          </w:rPr>
          <w:t>Shape_feature_definition</w:t>
        </w:r>
      </w:hyperlink>
      <w:r>
        <w:rPr>
          <w:color w:val="000000"/>
          <w:sz w:val="27"/>
          <w:szCs w:val="27"/>
        </w:rPr>
        <w:t>. The value of this attribute need not be specified.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UR1: </w:t>
      </w:r>
      <w:r>
        <w:rPr>
          <w:color w:val="000000"/>
          <w:sz w:val="27"/>
          <w:szCs w:val="27"/>
        </w:rPr>
        <w:t>There shall be at most one </w:t>
      </w:r>
      <w:r>
        <w:rPr>
          <w:b/>
          <w:bCs/>
          <w:color w:val="000000"/>
          <w:sz w:val="27"/>
          <w:szCs w:val="27"/>
        </w:rPr>
        <w:t>Occurrence_shape_element</w:t>
      </w:r>
      <w:r>
        <w:rPr>
          <w:color w:val="000000"/>
          <w:sz w:val="27"/>
          <w:szCs w:val="27"/>
        </w:rPr>
        <w:t> of a </w:t>
      </w:r>
      <w:hyperlink r:id="rId259" w:anchor="general_design_connectivity_arm.occurrence_shape_element.definition" w:history="1">
        <w:r>
          <w:rPr>
            <w:rStyle w:val="Hyperlink"/>
            <w:b/>
            <w:bCs/>
            <w:sz w:val="27"/>
            <w:szCs w:val="27"/>
          </w:rPr>
          <w:t>definition</w:t>
        </w:r>
      </w:hyperlink>
      <w:r>
        <w:rPr>
          <w:color w:val="000000"/>
          <w:sz w:val="27"/>
          <w:szCs w:val="27"/>
        </w:rPr>
        <w:t> for an </w:t>
      </w:r>
      <w:hyperlink r:id="rId260" w:anchor="general_design_connectivity_arm.occurrence_shape_element.associated_definition" w:history="1">
        <w:r>
          <w:rPr>
            <w:rStyle w:val="Hyperlink"/>
            <w:b/>
            <w:bCs/>
            <w:sz w:val="27"/>
            <w:szCs w:val="27"/>
          </w:rPr>
          <w:t>associated_definition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UR2: </w:t>
      </w:r>
      <w:r>
        <w:rPr>
          <w:color w:val="000000"/>
          <w:sz w:val="27"/>
          <w:szCs w:val="27"/>
        </w:rPr>
        <w:t>The </w:t>
      </w:r>
      <w:hyperlink r:id="rId261" w:anchor="shape_property_assignment_arm.shape_element.element_name" w:history="1">
        <w:r>
          <w:rPr>
            <w:rStyle w:val="Hyperlink"/>
            <w:b/>
            <w:bCs/>
            <w:sz w:val="27"/>
            <w:szCs w:val="27"/>
          </w:rPr>
          <w:t>element_name</w:t>
        </w:r>
      </w:hyperlink>
      <w:r>
        <w:rPr>
          <w:color w:val="000000"/>
          <w:sz w:val="27"/>
          <w:szCs w:val="27"/>
        </w:rPr>
        <w:t> of the </w:t>
      </w:r>
      <w:r>
        <w:rPr>
          <w:b/>
          <w:bCs/>
          <w:color w:val="000000"/>
          <w:sz w:val="27"/>
          <w:szCs w:val="27"/>
        </w:rPr>
        <w:t>Occurrence_shape_element</w:t>
      </w:r>
      <w:r>
        <w:rPr>
          <w:color w:val="000000"/>
          <w:sz w:val="27"/>
          <w:szCs w:val="27"/>
        </w:rPr>
        <w:t> shall be unique for the </w:t>
      </w:r>
      <w:r>
        <w:rPr>
          <w:b/>
          <w:bCs/>
          <w:color w:val="000000"/>
          <w:sz w:val="27"/>
          <w:szCs w:val="27"/>
        </w:rPr>
        <w:t>associated_definition</w:t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WR1: </w:t>
      </w:r>
      <w:r>
        <w:rPr>
          <w:color w:val="000000"/>
          <w:sz w:val="27"/>
          <w:szCs w:val="27"/>
        </w:rPr>
        <w:t>A list of </w:t>
      </w:r>
      <w:r>
        <w:rPr>
          <w:b/>
          <w:bCs/>
          <w:color w:val="000000"/>
          <w:sz w:val="27"/>
          <w:szCs w:val="27"/>
        </w:rPr>
        <w:t>Occurrence_shape_element</w:t>
      </w:r>
      <w:r>
        <w:rPr>
          <w:color w:val="000000"/>
          <w:sz w:val="27"/>
          <w:szCs w:val="27"/>
        </w:rPr>
        <w:t> instances linked by their </w:t>
      </w:r>
      <w:r>
        <w:rPr>
          <w:b/>
          <w:bCs/>
          <w:color w:val="000000"/>
          <w:sz w:val="27"/>
          <w:szCs w:val="27"/>
        </w:rPr>
        <w:t>definition</w:t>
      </w:r>
      <w:r>
        <w:rPr>
          <w:color w:val="000000"/>
          <w:sz w:val="27"/>
          <w:szCs w:val="27"/>
        </w:rPr>
        <w:t> attribute values shall not be cyclic.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4.3.10 Occurrence_shape_feature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24" name="Picture 24" descr="EXPRESS-G">
              <a:hlinkClick xmlns:a="http://schemas.openxmlformats.org/drawingml/2006/main" r:id="rId15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EXPRESS-G">
                      <a:hlinkClick r:id="rId15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23" name="Picture 23" descr="Mapping table">
              <a:hlinkClick xmlns:a="http://schemas.openxmlformats.org/drawingml/2006/main" r:id="rId26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Mapping table">
                      <a:hlinkClick r:id="rId26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An </w:t>
      </w:r>
      <w:r>
        <w:rPr>
          <w:b/>
          <w:bCs/>
          <w:color w:val="000000"/>
          <w:sz w:val="27"/>
          <w:szCs w:val="27"/>
        </w:rPr>
        <w:t>Occurrence_shape_feature</w:t>
      </w:r>
      <w:r>
        <w:rPr>
          <w:color w:val="000000"/>
          <w:sz w:val="27"/>
          <w:szCs w:val="27"/>
        </w:rPr>
        <w:t> is a type of </w:t>
      </w:r>
      <w:hyperlink r:id="rId263" w:anchor="general_design_connectivity_arm.occurrence_shape_element" w:history="1">
        <w:r>
          <w:rPr>
            <w:rStyle w:val="Hyperlink"/>
            <w:b/>
            <w:bCs/>
            <w:sz w:val="27"/>
            <w:szCs w:val="27"/>
          </w:rPr>
          <w:t>Occurrence_shape_element</w:t>
        </w:r>
      </w:hyperlink>
      <w:r>
        <w:rPr>
          <w:color w:val="000000"/>
          <w:sz w:val="27"/>
          <w:szCs w:val="27"/>
        </w:rPr>
        <w:t> that is a definitional part of the shape of a </w:t>
      </w:r>
      <w:hyperlink r:id="rId264" w:anchor="product_occurrence_arm.product_occurrence" w:history="1">
        <w:r>
          <w:rPr>
            <w:rStyle w:val="Hyperlink"/>
            <w:b/>
            <w:bCs/>
            <w:sz w:val="27"/>
            <w:szCs w:val="27"/>
          </w:rPr>
          <w:t>Product_occurrence</w:t>
        </w:r>
      </w:hyperlink>
      <w:r>
        <w:rPr>
          <w:color w:val="000000"/>
          <w:sz w:val="27"/>
          <w:szCs w:val="27"/>
        </w:rPr>
        <w:t> or another </w:t>
      </w:r>
      <w:r>
        <w:rPr>
          <w:b/>
          <w:bCs/>
          <w:color w:val="000000"/>
          <w:sz w:val="27"/>
          <w:szCs w:val="27"/>
        </w:rPr>
        <w:t>Occurrence_shape_feature</w:t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Occurrence_shape_feature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SUPERTYPE OF (ONEOF (</w:t>
      </w:r>
      <w:hyperlink r:id="rId265" w:anchor="general_design_connectivity_arm.occurrence_contac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Occurrence_contact_feature</w:t>
        </w:r>
      </w:hyperlink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                   </w:t>
      </w:r>
      <w:hyperlink r:id="rId266" w:anchor="general_design_connectivity_arm.occurrence_transpor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Occurrence_transport_feature</w:t>
        </w:r>
      </w:hyperlink>
      <w:r>
        <w:rPr>
          <w:rStyle w:val="HTMLCode"/>
          <w:color w:val="000000"/>
        </w:rPr>
        <w:t>))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267" w:anchor="general_design_connectivity_arm.occurrence_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Occurrence_shape_element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lastRenderedPageBreak/>
        <w:t>  SELF\shape_element.associated_definition : </w:t>
      </w:r>
      <w:hyperlink r:id="rId268" w:anchor="general_design_connectivity_arm.occurrence_shape_feature_associated_definition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occurrence_shape_feature_associated_definition_select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SELF\occurrence_shape_element.definition : OPTIONAL </w:t>
      </w:r>
      <w:hyperlink r:id="rId269" w:anchor="general_design_connectivity_arm.occurrence_shape_feature_definition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occurrence_shape_feature_definition_select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DERIVE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SELF\shape_element.product_definitional : BOOLEAN := TRUE;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associated_definition: </w:t>
      </w:r>
      <w:r>
        <w:rPr>
          <w:color w:val="000000"/>
          <w:sz w:val="27"/>
          <w:szCs w:val="27"/>
        </w:rPr>
        <w:t>an inherited attribute that shall have a value of type </w:t>
      </w:r>
      <w:hyperlink r:id="rId270" w:anchor="product_occurrence_arm.product_occurrence" w:history="1">
        <w:r>
          <w:rPr>
            <w:rStyle w:val="Hyperlink"/>
            <w:b/>
            <w:bCs/>
            <w:sz w:val="27"/>
            <w:szCs w:val="27"/>
          </w:rPr>
          <w:t>Product_occurrence</w:t>
        </w:r>
      </w:hyperlink>
      <w:r>
        <w:rPr>
          <w:color w:val="000000"/>
          <w:sz w:val="27"/>
          <w:szCs w:val="27"/>
        </w:rPr>
        <w:t> or of type </w:t>
      </w:r>
      <w:hyperlink r:id="rId271" w:anchor="general_design_connectivity_arm.occurrence_shape_feature" w:history="1">
        <w:r>
          <w:rPr>
            <w:rStyle w:val="Hyperlink"/>
            <w:b/>
            <w:bCs/>
            <w:sz w:val="27"/>
            <w:szCs w:val="27"/>
          </w:rPr>
          <w:t>Occurrence_shape_feature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definition: </w:t>
      </w:r>
      <w:r>
        <w:rPr>
          <w:color w:val="000000"/>
          <w:sz w:val="27"/>
          <w:szCs w:val="27"/>
        </w:rPr>
        <w:t>an inherited attribute that shall have a value of type </w:t>
      </w:r>
      <w:hyperlink r:id="rId272" w:anchor="part_shape_arm.general_part_feature" w:history="1">
        <w:r>
          <w:rPr>
            <w:rStyle w:val="Hyperlink"/>
            <w:b/>
            <w:bCs/>
            <w:sz w:val="27"/>
            <w:szCs w:val="27"/>
          </w:rPr>
          <w:t>General_part_feature</w:t>
        </w:r>
      </w:hyperlink>
      <w:r>
        <w:rPr>
          <w:color w:val="000000"/>
          <w:sz w:val="27"/>
          <w:szCs w:val="27"/>
        </w:rPr>
        <w:t>, </w:t>
      </w:r>
      <w:hyperlink r:id="rId273" w:anchor="general_design_connectivity_arm.occurrence_shape_feature" w:history="1">
        <w:r>
          <w:rPr>
            <w:rStyle w:val="Hyperlink"/>
            <w:b/>
            <w:bCs/>
            <w:sz w:val="27"/>
            <w:szCs w:val="27"/>
          </w:rPr>
          <w:t>Occurrence_shape_feature</w:t>
        </w:r>
      </w:hyperlink>
      <w:r>
        <w:rPr>
          <w:color w:val="000000"/>
          <w:sz w:val="27"/>
          <w:szCs w:val="27"/>
        </w:rPr>
        <w:t> or </w:t>
      </w:r>
      <w:hyperlink r:id="rId274" w:anchor="shape_feature_arm.shape_feature_definition" w:history="1">
        <w:r>
          <w:rPr>
            <w:rStyle w:val="Hyperlink"/>
            <w:b/>
            <w:bCs/>
            <w:sz w:val="27"/>
            <w:szCs w:val="27"/>
          </w:rPr>
          <w:t>Shape_feature_definition</w:t>
        </w:r>
      </w:hyperlink>
      <w:r>
        <w:rPr>
          <w:color w:val="000000"/>
          <w:sz w:val="27"/>
          <w:szCs w:val="27"/>
        </w:rPr>
        <w:t>. The value of this attribute need not be specified.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product_definitional: </w:t>
      </w:r>
      <w:r>
        <w:rPr>
          <w:color w:val="000000"/>
          <w:sz w:val="27"/>
          <w:szCs w:val="27"/>
        </w:rPr>
        <w:t>an inherited attribute that shall have the value TRUE.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4.3.11 Occurrence_terminal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22" name="Picture 22" descr="EXPRESS-G">
              <a:hlinkClick xmlns:a="http://schemas.openxmlformats.org/drawingml/2006/main" r:id="rId15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EXPRESS-G">
                      <a:hlinkClick r:id="rId15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21" name="Picture 21" descr="Mapping table">
              <a:hlinkClick xmlns:a="http://schemas.openxmlformats.org/drawingml/2006/main" r:id="rId27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Mapping table">
                      <a:hlinkClick r:id="rId27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An </w:t>
      </w:r>
      <w:r>
        <w:rPr>
          <w:b/>
          <w:bCs/>
          <w:color w:val="000000"/>
          <w:sz w:val="27"/>
          <w:szCs w:val="27"/>
        </w:rPr>
        <w:t>Occurrence_terminal</w:t>
      </w:r>
      <w:r>
        <w:rPr>
          <w:color w:val="000000"/>
          <w:sz w:val="27"/>
          <w:szCs w:val="27"/>
        </w:rPr>
        <w:t> is a type of </w:t>
      </w:r>
      <w:hyperlink r:id="rId276" w:anchor="general_design_connectivity_arm.occurrence_contact_feature" w:history="1">
        <w:r>
          <w:rPr>
            <w:rStyle w:val="Hyperlink"/>
            <w:b/>
            <w:bCs/>
            <w:sz w:val="27"/>
            <w:szCs w:val="27"/>
          </w:rPr>
          <w:t>Occurrence_contact_feature</w:t>
        </w:r>
      </w:hyperlink>
      <w:r>
        <w:rPr>
          <w:color w:val="000000"/>
          <w:sz w:val="27"/>
          <w:szCs w:val="27"/>
        </w:rPr>
        <w:t> that can be joined with another </w:t>
      </w:r>
      <w:r>
        <w:rPr>
          <w:b/>
          <w:bCs/>
          <w:color w:val="000000"/>
          <w:sz w:val="27"/>
          <w:szCs w:val="27"/>
        </w:rPr>
        <w:t>Occurrence_terminal</w:t>
      </w:r>
      <w:r>
        <w:rPr>
          <w:color w:val="000000"/>
          <w:sz w:val="27"/>
          <w:szCs w:val="27"/>
        </w:rPr>
        <w:t> for transporting information, energy, or matter.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Occurrence_terminal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277" w:anchor="general_design_connectivity_arm.occurrence_contac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Occurrence_contact_feature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SELF\shape_element.associated_definition : </w:t>
      </w:r>
      <w:hyperlink r:id="rId278" w:anchor="general_design_connectivity_arm.occurrence_terminal_associated_definition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occurrence_terminal_associated_definition_select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SELF\occurrence_shape_element.definition : </w:t>
      </w:r>
      <w:hyperlink r:id="rId279" w:anchor="general_design_connectivity_arm.occurrence_terminal_definition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occurrence_terminal_definition_select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associated_transport_feature : OPTIONAL </w:t>
      </w:r>
      <w:hyperlink r:id="rId280" w:anchor="general_design_connectivity_arm.occurrence_transpor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Occurrence_transport_feature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WR1: main_associated_definition(associated_transport_feature.associated_definition) :=: main_associated_definition(associated_definition);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lastRenderedPageBreak/>
        <w:t>associated_definition: </w:t>
      </w:r>
      <w:r>
        <w:rPr>
          <w:color w:val="000000"/>
          <w:sz w:val="27"/>
          <w:szCs w:val="27"/>
        </w:rPr>
        <w:t>an inherited attribute that shall have a value of type </w:t>
      </w:r>
      <w:hyperlink r:id="rId281" w:anchor="product_occurrence_arm.product_occurrence" w:history="1">
        <w:r>
          <w:rPr>
            <w:rStyle w:val="Hyperlink"/>
            <w:b/>
            <w:bCs/>
            <w:sz w:val="27"/>
            <w:szCs w:val="27"/>
          </w:rPr>
          <w:t>Product_occurrence</w:t>
        </w:r>
      </w:hyperlink>
      <w:r>
        <w:rPr>
          <w:color w:val="000000"/>
          <w:sz w:val="27"/>
          <w:szCs w:val="27"/>
        </w:rPr>
        <w:t> or of type </w:t>
      </w:r>
      <w:hyperlink r:id="rId282" w:anchor="general_design_connectivity_arm.occurrence_terminal" w:history="1">
        <w:r>
          <w:rPr>
            <w:rStyle w:val="Hyperlink"/>
            <w:b/>
            <w:bCs/>
            <w:sz w:val="27"/>
            <w:szCs w:val="27"/>
          </w:rPr>
          <w:t>Occurrence_terminal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definition: </w:t>
      </w:r>
      <w:r>
        <w:rPr>
          <w:color w:val="000000"/>
          <w:sz w:val="27"/>
          <w:szCs w:val="27"/>
        </w:rPr>
        <w:t>an inherited attribute that shall have a value of type </w:t>
      </w:r>
      <w:hyperlink r:id="rId283" w:anchor="general_design_connectivity_arm.general_part_terminal" w:history="1">
        <w:r>
          <w:rPr>
            <w:rStyle w:val="Hyperlink"/>
            <w:b/>
            <w:bCs/>
            <w:sz w:val="27"/>
            <w:szCs w:val="27"/>
          </w:rPr>
          <w:t>General_part_terminal</w:t>
        </w:r>
      </w:hyperlink>
      <w:r>
        <w:rPr>
          <w:color w:val="000000"/>
          <w:sz w:val="27"/>
          <w:szCs w:val="27"/>
        </w:rPr>
        <w:t> or of type </w:t>
      </w:r>
      <w:hyperlink r:id="rId284" w:anchor="general_design_connectivity_arm.occurrence_terminal" w:history="1">
        <w:r>
          <w:rPr>
            <w:rStyle w:val="Hyperlink"/>
            <w:b/>
            <w:bCs/>
            <w:sz w:val="27"/>
            <w:szCs w:val="27"/>
          </w:rPr>
          <w:t>Occurrence_terminal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associated_transport_feature: </w:t>
      </w:r>
      <w:r>
        <w:rPr>
          <w:color w:val="000000"/>
          <w:sz w:val="27"/>
          <w:szCs w:val="27"/>
        </w:rPr>
        <w:t>the </w:t>
      </w:r>
      <w:hyperlink r:id="rId285" w:anchor="general_design_connectivity_arm.occurrence_transport_feature" w:history="1">
        <w:r>
          <w:rPr>
            <w:rStyle w:val="Hyperlink"/>
            <w:b/>
            <w:bCs/>
            <w:sz w:val="27"/>
            <w:szCs w:val="27"/>
          </w:rPr>
          <w:t>Occurrence_transport_feature</w:t>
        </w:r>
      </w:hyperlink>
      <w:r>
        <w:rPr>
          <w:color w:val="000000"/>
          <w:sz w:val="27"/>
          <w:szCs w:val="27"/>
        </w:rPr>
        <w:t> to which the terminal is connected. The value of this attribute need not be specified.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WR1: </w:t>
      </w:r>
      <w:r>
        <w:rPr>
          <w:color w:val="000000"/>
          <w:sz w:val="27"/>
          <w:szCs w:val="27"/>
        </w:rPr>
        <w:t>In the case that the </w:t>
      </w:r>
      <w:r>
        <w:rPr>
          <w:b/>
          <w:bCs/>
          <w:color w:val="000000"/>
          <w:sz w:val="27"/>
          <w:szCs w:val="27"/>
        </w:rPr>
        <w:t>associated_transport_feature</w:t>
      </w:r>
      <w:r>
        <w:rPr>
          <w:color w:val="000000"/>
          <w:sz w:val="27"/>
          <w:szCs w:val="27"/>
        </w:rPr>
        <w:t> is defined then the reference </w:t>
      </w:r>
      <w:hyperlink r:id="rId286" w:anchor="general_design_connectivity_arm.occurrence_transport_feature" w:history="1">
        <w:r>
          <w:rPr>
            <w:rStyle w:val="Hyperlink"/>
            <w:b/>
            <w:bCs/>
            <w:sz w:val="27"/>
            <w:szCs w:val="27"/>
          </w:rPr>
          <w:t>Occurrence_transport_feature</w:t>
        </w:r>
      </w:hyperlink>
      <w:r>
        <w:rPr>
          <w:color w:val="000000"/>
          <w:sz w:val="27"/>
          <w:szCs w:val="27"/>
        </w:rPr>
        <w:t> shall refer to the same</w:t>
      </w:r>
      <w:ins w:id="21" w:author="Sapp (US), Brandon" w:date="2019-03-20T14:53:00Z">
        <w:r w:rsidR="003E15D5">
          <w:rPr>
            <w:color w:val="000000"/>
            <w:sz w:val="27"/>
            <w:szCs w:val="27"/>
          </w:rPr>
          <w:t xml:space="preserve"> </w:t>
        </w:r>
      </w:ins>
      <w:hyperlink r:id="rId287" w:anchor="product_occurrence_arm.product_occurrence" w:history="1">
        <w:r>
          <w:rPr>
            <w:rStyle w:val="Hyperlink"/>
            <w:b/>
            <w:bCs/>
            <w:sz w:val="27"/>
            <w:szCs w:val="27"/>
          </w:rPr>
          <w:t>Product_occurrence</w:t>
        </w:r>
      </w:hyperlink>
      <w:r>
        <w:rPr>
          <w:color w:val="000000"/>
          <w:sz w:val="27"/>
          <w:szCs w:val="27"/>
        </w:rPr>
        <w:t> as the </w:t>
      </w:r>
      <w:r>
        <w:rPr>
          <w:b/>
          <w:bCs/>
          <w:color w:val="000000"/>
          <w:sz w:val="27"/>
          <w:szCs w:val="27"/>
        </w:rPr>
        <w:t>Occurrence_terminal</w:t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4.3.12 Occurrence_transport_feature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20" name="Picture 20" descr="EXPRESS-G">
              <a:hlinkClick xmlns:a="http://schemas.openxmlformats.org/drawingml/2006/main" r:id="rId15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EXPRESS-G">
                      <a:hlinkClick r:id="rId15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9" name="Picture 19" descr="Mapping table">
              <a:hlinkClick xmlns:a="http://schemas.openxmlformats.org/drawingml/2006/main" r:id="rId28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Mapping table">
                      <a:hlinkClick r:id="rId28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An </w:t>
      </w:r>
      <w:r>
        <w:rPr>
          <w:b/>
          <w:bCs/>
          <w:color w:val="000000"/>
          <w:sz w:val="27"/>
          <w:szCs w:val="27"/>
        </w:rPr>
        <w:t>Occurrence_transport_feature</w:t>
      </w:r>
      <w:r>
        <w:rPr>
          <w:color w:val="000000"/>
          <w:sz w:val="27"/>
          <w:szCs w:val="27"/>
        </w:rPr>
        <w:t> is a type of </w:t>
      </w:r>
      <w:hyperlink r:id="rId289" w:anchor="general_design_connectivity_arm.occurrence_shape_feature" w:history="1">
        <w:r>
          <w:rPr>
            <w:rStyle w:val="Hyperlink"/>
            <w:b/>
            <w:bCs/>
            <w:sz w:val="27"/>
            <w:szCs w:val="27"/>
          </w:rPr>
          <w:t>Occurrence_shape_feature</w:t>
        </w:r>
      </w:hyperlink>
      <w:r>
        <w:rPr>
          <w:color w:val="000000"/>
          <w:sz w:val="27"/>
          <w:szCs w:val="27"/>
        </w:rPr>
        <w:t> that enables the transport of information, energy, or matter between several</w:t>
      </w:r>
      <w:ins w:id="22" w:author="Sapp (US), Brandon" w:date="2019-03-20T14:53:00Z">
        <w:r w:rsidR="003E15D5">
          <w:rPr>
            <w:color w:val="000000"/>
            <w:sz w:val="27"/>
            <w:szCs w:val="27"/>
          </w:rPr>
          <w:t xml:space="preserve"> </w:t>
        </w:r>
      </w:ins>
      <w:hyperlink r:id="rId290" w:anchor="general_design_connectivity_arm.occurrence_terminal" w:history="1">
        <w:r>
          <w:rPr>
            <w:rStyle w:val="Hyperlink"/>
            <w:b/>
            <w:bCs/>
            <w:sz w:val="27"/>
            <w:szCs w:val="27"/>
          </w:rPr>
          <w:t>Occurrence_terminal</w:t>
        </w:r>
      </w:hyperlink>
      <w:r>
        <w:rPr>
          <w:color w:val="000000"/>
          <w:sz w:val="27"/>
          <w:szCs w:val="27"/>
        </w:rPr>
        <w:t>s of the same </w:t>
      </w:r>
      <w:hyperlink r:id="rId291" w:anchor="product_occurrence_arm.product_occurrence" w:history="1">
        <w:r>
          <w:rPr>
            <w:rStyle w:val="Hyperlink"/>
            <w:b/>
            <w:bCs/>
            <w:sz w:val="27"/>
            <w:szCs w:val="27"/>
          </w:rPr>
          <w:t>Product_occurrence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Occurrence_transport_feature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292" w:anchor="general_design_connectivity_arm.occurrence_shape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Occurrence_shape_feature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SELF\shape_element.associated_definition : </w:t>
      </w:r>
      <w:hyperlink r:id="rId293" w:anchor="general_design_connectivity_arm.occurrence_transport_feature_associated_definition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occurrence_transport_feature_associated_definition_select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SELF\occurrence_shape_element.definition : OPTIONAL </w:t>
      </w:r>
      <w:hyperlink r:id="rId294" w:anchor="general_design_connectivity_arm.occurrence_transport_feature_definition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occurrence_transport_feature_definition_select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domain_type : OPTIONAL </w:t>
      </w:r>
      <w:hyperlink r:id="rId295" w:anchor="general_design_connectivity_arm.terminal_and_transport_domain_type" w:history="1">
        <w:r>
          <w:rPr>
            <w:rStyle w:val="Hyperlink"/>
            <w:rFonts w:ascii="Courier New" w:hAnsi="Courier New" w:cs="Courier New"/>
            <w:sz w:val="20"/>
            <w:szCs w:val="20"/>
          </w:rPr>
          <w:t>terminal_and_transport_domain_type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associated_definition: </w:t>
      </w:r>
      <w:r>
        <w:rPr>
          <w:color w:val="000000"/>
          <w:sz w:val="27"/>
          <w:szCs w:val="27"/>
        </w:rPr>
        <w:t>an inherited attribute that shall have a value of type </w:t>
      </w:r>
      <w:hyperlink r:id="rId296" w:anchor="product_occurrence_arm.product_occurrence" w:history="1">
        <w:r>
          <w:rPr>
            <w:rStyle w:val="Hyperlink"/>
            <w:b/>
            <w:bCs/>
            <w:sz w:val="27"/>
            <w:szCs w:val="27"/>
          </w:rPr>
          <w:t>Product_occurrence</w:t>
        </w:r>
      </w:hyperlink>
      <w:r>
        <w:rPr>
          <w:color w:val="000000"/>
          <w:sz w:val="27"/>
          <w:szCs w:val="27"/>
        </w:rPr>
        <w:t> or of type </w:t>
      </w:r>
      <w:hyperlink r:id="rId297" w:anchor="general_design_connectivity_arm.occurrence_transport_feature" w:history="1">
        <w:r>
          <w:rPr>
            <w:rStyle w:val="Hyperlink"/>
            <w:b/>
            <w:bCs/>
            <w:sz w:val="27"/>
            <w:szCs w:val="27"/>
          </w:rPr>
          <w:t>Occurrence_transport_feature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definition: </w:t>
      </w:r>
      <w:r>
        <w:rPr>
          <w:color w:val="000000"/>
          <w:sz w:val="27"/>
          <w:szCs w:val="27"/>
        </w:rPr>
        <w:t>an inherited attribute that shall have a value of type </w:t>
      </w:r>
      <w:hyperlink r:id="rId298" w:anchor="general_design_connectivity_arm.part_transport_feature" w:history="1">
        <w:r>
          <w:rPr>
            <w:rStyle w:val="Hyperlink"/>
            <w:b/>
            <w:bCs/>
            <w:sz w:val="27"/>
            <w:szCs w:val="27"/>
          </w:rPr>
          <w:t>Part_transport_feature</w:t>
        </w:r>
      </w:hyperlink>
      <w:r>
        <w:rPr>
          <w:color w:val="000000"/>
          <w:sz w:val="27"/>
          <w:szCs w:val="27"/>
        </w:rPr>
        <w:t> or another </w:t>
      </w:r>
      <w:r>
        <w:rPr>
          <w:b/>
          <w:bCs/>
          <w:color w:val="000000"/>
          <w:sz w:val="27"/>
          <w:szCs w:val="27"/>
        </w:rPr>
        <w:t>Occurrence_transport_feature</w:t>
      </w:r>
      <w:r>
        <w:rPr>
          <w:color w:val="000000"/>
          <w:sz w:val="27"/>
          <w:szCs w:val="27"/>
        </w:rPr>
        <w:t>. The value of this attribute need not be specified.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bookmarkStart w:id="23" w:name="general_design_connectivity_arm.occurren"/>
      <w:r>
        <w:rPr>
          <w:b/>
          <w:bCs/>
          <w:color w:val="000000"/>
          <w:sz w:val="27"/>
          <w:szCs w:val="27"/>
        </w:rPr>
        <w:t>domain_type: </w:t>
      </w:r>
      <w:bookmarkEnd w:id="23"/>
      <w:r>
        <w:rPr>
          <w:color w:val="000000"/>
          <w:sz w:val="27"/>
          <w:szCs w:val="27"/>
        </w:rPr>
        <w:t>the domain type of the </w:t>
      </w:r>
      <w:r>
        <w:rPr>
          <w:b/>
          <w:bCs/>
          <w:color w:val="000000"/>
          <w:sz w:val="27"/>
          <w:szCs w:val="27"/>
        </w:rPr>
        <w:t>Occurrence_transport_feature</w:t>
      </w:r>
      <w:r>
        <w:rPr>
          <w:color w:val="000000"/>
          <w:sz w:val="27"/>
          <w:szCs w:val="27"/>
        </w:rPr>
        <w:t>. The value of this attribute need not be specified.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lastRenderedPageBreak/>
        <w:t>4.3.13 Part_connectivity_definition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8" name="Picture 18" descr="EXPRESS-G">
              <a:hlinkClick xmlns:a="http://schemas.openxmlformats.org/drawingml/2006/main" r:id="rId16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EXPRESS-G">
                      <a:hlinkClick r:id="rId16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7" name="Picture 17" descr="Mapping table">
              <a:hlinkClick xmlns:a="http://schemas.openxmlformats.org/drawingml/2006/main" r:id="rId29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Mapping table">
                      <a:hlinkClick r:id="rId29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Part_connectivity_definition</w:t>
      </w:r>
      <w:r>
        <w:rPr>
          <w:color w:val="000000"/>
          <w:sz w:val="27"/>
          <w:szCs w:val="27"/>
        </w:rPr>
        <w:t> is a type of </w:t>
      </w:r>
      <w:hyperlink r:id="rId300" w:anchor="part_shape_arm.part_shape_element" w:history="1">
        <w:r>
          <w:rPr>
            <w:rStyle w:val="Hyperlink"/>
            <w:b/>
            <w:bCs/>
            <w:sz w:val="27"/>
            <w:szCs w:val="27"/>
          </w:rPr>
          <w:t>Part_shape_element</w:t>
        </w:r>
      </w:hyperlink>
      <w:r>
        <w:rPr>
          <w:color w:val="000000"/>
          <w:sz w:val="27"/>
          <w:szCs w:val="27"/>
        </w:rPr>
        <w:t> that defines a connection between two or more </w:t>
      </w:r>
      <w:hyperlink r:id="rId301" w:anchor="general_design_connectivity_arm.general_part_terminal" w:history="1">
        <w:r>
          <w:rPr>
            <w:rStyle w:val="Hyperlink"/>
            <w:b/>
            <w:bCs/>
            <w:sz w:val="27"/>
            <w:szCs w:val="27"/>
          </w:rPr>
          <w:t>General_part_terminal</w:t>
        </w:r>
      </w:hyperlink>
      <w:r>
        <w:rPr>
          <w:color w:val="000000"/>
          <w:sz w:val="27"/>
          <w:szCs w:val="27"/>
        </w:rPr>
        <w:t>s or</w:t>
      </w:r>
      <w:ins w:id="24" w:author="Sapp (US), Brandon" w:date="2019-03-20T14:53:00Z">
        <w:r w:rsidR="003E15D5">
          <w:rPr>
            <w:color w:val="000000"/>
            <w:sz w:val="27"/>
            <w:szCs w:val="27"/>
          </w:rPr>
          <w:t xml:space="preserve"> </w:t>
        </w:r>
      </w:ins>
      <w:hyperlink r:id="rId302" w:anchor="general_design_connectivity_arm.occurrence_terminal" w:history="1">
        <w:r>
          <w:rPr>
            <w:rStyle w:val="Hyperlink"/>
            <w:b/>
            <w:bCs/>
            <w:sz w:val="27"/>
            <w:szCs w:val="27"/>
          </w:rPr>
          <w:t>Occurrence_terminal</w:t>
        </w:r>
      </w:hyperlink>
      <w:r>
        <w:rPr>
          <w:color w:val="000000"/>
          <w:sz w:val="27"/>
          <w:szCs w:val="27"/>
        </w:rPr>
        <w:t>s within an </w:t>
      </w:r>
      <w:hyperlink r:id="rId303" w:anchor="item_definition_structure_arm.assembly_definition" w:history="1">
        <w:r>
          <w:rPr>
            <w:rStyle w:val="Hyperlink"/>
            <w:b/>
            <w:bCs/>
            <w:sz w:val="27"/>
            <w:szCs w:val="27"/>
          </w:rPr>
          <w:t>Assembly_definition</w:t>
        </w:r>
      </w:hyperlink>
      <w:r>
        <w:rPr>
          <w:color w:val="000000"/>
          <w:sz w:val="27"/>
          <w:szCs w:val="27"/>
        </w:rPr>
        <w:t> but without stating the details how these terminals are connected with each other.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Part_connectivity_definition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304" w:anchor="part_shape_arm.part_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Part_shape_element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connected_terminals : SET[2:?] OF </w:t>
      </w:r>
      <w:hyperlink r:id="rId305" w:anchor="general_design_connectivity_arm.connected_terminal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connected_terminal_select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WR1: terminal_usage_check(main_associated_definition(associated_definition), connected_terminals);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connected_terminals: </w:t>
      </w:r>
      <w:r>
        <w:rPr>
          <w:color w:val="000000"/>
          <w:sz w:val="27"/>
          <w:szCs w:val="27"/>
        </w:rPr>
        <w:t>the set of </w:t>
      </w:r>
      <w:hyperlink r:id="rId306" w:anchor="general_design_connectivity_arm.general_part_terminal" w:history="1">
        <w:r>
          <w:rPr>
            <w:rStyle w:val="Hyperlink"/>
            <w:b/>
            <w:bCs/>
            <w:sz w:val="27"/>
            <w:szCs w:val="27"/>
          </w:rPr>
          <w:t>General_part_terminal</w:t>
        </w:r>
      </w:hyperlink>
      <w:r>
        <w:rPr>
          <w:color w:val="000000"/>
          <w:sz w:val="27"/>
          <w:szCs w:val="27"/>
        </w:rPr>
        <w:t>s or </w:t>
      </w:r>
      <w:hyperlink r:id="rId307" w:anchor="general_design_connectivity_arm.occurrence_terminal" w:history="1">
        <w:r>
          <w:rPr>
            <w:rStyle w:val="Hyperlink"/>
            <w:b/>
            <w:bCs/>
            <w:sz w:val="27"/>
            <w:szCs w:val="27"/>
          </w:rPr>
          <w:t>Occurrence_terminal</w:t>
        </w:r>
      </w:hyperlink>
      <w:r>
        <w:rPr>
          <w:color w:val="000000"/>
          <w:sz w:val="27"/>
          <w:szCs w:val="27"/>
        </w:rPr>
        <w:t>s that are connected with each other.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WR1: </w:t>
      </w:r>
      <w:r>
        <w:rPr>
          <w:color w:val="000000"/>
          <w:sz w:val="27"/>
          <w:szCs w:val="27"/>
        </w:rPr>
        <w:t>Each terminal in the set of </w:t>
      </w:r>
      <w:r>
        <w:rPr>
          <w:b/>
          <w:bCs/>
          <w:color w:val="000000"/>
          <w:sz w:val="27"/>
          <w:szCs w:val="27"/>
        </w:rPr>
        <w:t>connected_terminals</w:t>
      </w:r>
      <w:r>
        <w:rPr>
          <w:color w:val="000000"/>
          <w:sz w:val="27"/>
          <w:szCs w:val="27"/>
        </w:rPr>
        <w:t> shall be accessible within the </w:t>
      </w:r>
      <w:hyperlink r:id="rId308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r>
        <w:rPr>
          <w:color w:val="000000"/>
          <w:sz w:val="27"/>
          <w:szCs w:val="27"/>
        </w:rPr>
        <w:t> or </w:t>
      </w:r>
      <w:hyperlink r:id="rId309" w:anchor="item_definition_structure_arm.assembly_definition" w:history="1">
        <w:r>
          <w:rPr>
            <w:rStyle w:val="Hyperlink"/>
            <w:b/>
            <w:bCs/>
            <w:sz w:val="27"/>
            <w:szCs w:val="27"/>
          </w:rPr>
          <w:t>Assembly_definition</w:t>
        </w:r>
      </w:hyperlink>
      <w:r>
        <w:rPr>
          <w:color w:val="000000"/>
          <w:sz w:val="27"/>
          <w:szCs w:val="27"/>
        </w:rPr>
        <w:t> that can be reached by the</w:t>
      </w:r>
      <w:ins w:id="25" w:author="Sapp (US), Brandon" w:date="2019-03-20T14:53:00Z">
        <w:r w:rsidR="003E15D5">
          <w:rPr>
            <w:color w:val="000000"/>
            <w:sz w:val="27"/>
            <w:szCs w:val="27"/>
          </w:rPr>
          <w:t xml:space="preserve"> </w:t>
        </w:r>
      </w:ins>
      <w:hyperlink r:id="rId310" w:anchor="general_design_connectivity_arm.assembly_shape_joint.associated_definition" w:history="1">
        <w:r>
          <w:rPr>
            <w:rStyle w:val="Hyperlink"/>
            <w:b/>
            <w:bCs/>
            <w:sz w:val="27"/>
            <w:szCs w:val="27"/>
          </w:rPr>
          <w:t>associated_definition</w:t>
        </w:r>
      </w:hyperlink>
      <w:r>
        <w:rPr>
          <w:color w:val="000000"/>
          <w:sz w:val="27"/>
          <w:szCs w:val="27"/>
        </w:rPr>
        <w:t>. In the case the terminal is of type </w:t>
      </w:r>
      <w:hyperlink r:id="rId311" w:anchor="general_design_connectivity_arm.occurrence_terminal" w:history="1">
        <w:r>
          <w:rPr>
            <w:rStyle w:val="Hyperlink"/>
            <w:b/>
            <w:bCs/>
            <w:sz w:val="27"/>
            <w:szCs w:val="27"/>
          </w:rPr>
          <w:t>Occurrence_terminal</w:t>
        </w:r>
      </w:hyperlink>
      <w:r>
        <w:rPr>
          <w:color w:val="000000"/>
          <w:sz w:val="27"/>
          <w:szCs w:val="27"/>
        </w:rPr>
        <w:t> then a potential chain of </w:t>
      </w:r>
      <w:hyperlink r:id="rId312" w:anchor="general_design_connectivity_arm.occurrence_shape_feature.associated_definition" w:history="1">
        <w:r>
          <w:rPr>
            <w:rStyle w:val="Hyperlink"/>
            <w:b/>
            <w:bCs/>
            <w:sz w:val="27"/>
            <w:szCs w:val="27"/>
          </w:rPr>
          <w:t>associated_definition</w:t>
        </w:r>
      </w:hyperlink>
      <w:r>
        <w:rPr>
          <w:color w:val="000000"/>
          <w:sz w:val="27"/>
          <w:szCs w:val="27"/>
        </w:rPr>
        <w:t>s must be followed till a</w:t>
      </w:r>
      <w:ins w:id="26" w:author="Sapp (US), Brandon" w:date="2019-03-20T14:53:00Z">
        <w:r w:rsidR="003E15D5">
          <w:rPr>
            <w:color w:val="000000"/>
            <w:sz w:val="27"/>
            <w:szCs w:val="27"/>
          </w:rPr>
          <w:t xml:space="preserve"> </w:t>
        </w:r>
      </w:ins>
      <w:hyperlink r:id="rId313" w:anchor="product_occurrence_arm.product_occurrence" w:history="1">
        <w:r>
          <w:rPr>
            <w:rStyle w:val="Hyperlink"/>
            <w:b/>
            <w:bCs/>
            <w:sz w:val="27"/>
            <w:szCs w:val="27"/>
          </w:rPr>
          <w:t>Product_occurrence</w:t>
        </w:r>
      </w:hyperlink>
      <w:r>
        <w:rPr>
          <w:color w:val="000000"/>
          <w:sz w:val="27"/>
          <w:szCs w:val="27"/>
        </w:rPr>
        <w:t> is reached. If this </w:t>
      </w:r>
      <w:hyperlink r:id="rId314" w:anchor="product_occurrence_arm.product_occurrence" w:history="1">
        <w:r>
          <w:rPr>
            <w:rStyle w:val="Hyperlink"/>
            <w:b/>
            <w:bCs/>
            <w:sz w:val="27"/>
            <w:szCs w:val="27"/>
          </w:rPr>
          <w:t>Product_occurrence</w:t>
        </w:r>
      </w:hyperlink>
      <w:r>
        <w:rPr>
          <w:color w:val="000000"/>
          <w:sz w:val="27"/>
          <w:szCs w:val="27"/>
        </w:rPr>
        <w:t> is of type </w:t>
      </w:r>
      <w:del w:id="27" w:author="Sapp (US), Brandon" w:date="2019-03-20T14:43:00Z">
        <w:r w:rsidDel="003E15D5">
          <w:rPr>
            <w:color w:val="000000"/>
            <w:sz w:val="27"/>
            <w:szCs w:val="27"/>
          </w:rPr>
          <w:fldChar w:fldCharType="begin"/>
        </w:r>
        <w:r w:rsidDel="003E15D5">
          <w:rPr>
            <w:color w:val="000000"/>
            <w:sz w:val="27"/>
            <w:szCs w:val="27"/>
          </w:rPr>
          <w:delInstrText xml:space="preserve"> HYPERLINK "file:///C:\\Users\\bus4005\\Downloads\\CR_FDIS_3_20190311_draft\\CR_FDIS_3\\part1000\\data\\modules\\product_occurrence\\sys\\4_info_reqs.htm" \l "product_occurrence_arm.specified_occurrence" </w:delInstrText>
        </w:r>
        <w:r w:rsidDel="003E15D5">
          <w:rPr>
            <w:color w:val="000000"/>
            <w:sz w:val="27"/>
            <w:szCs w:val="27"/>
          </w:rPr>
          <w:fldChar w:fldCharType="separate"/>
        </w:r>
        <w:r w:rsidDel="003E15D5">
          <w:rPr>
            <w:rStyle w:val="Hyperlink"/>
            <w:b/>
            <w:bCs/>
            <w:sz w:val="27"/>
            <w:szCs w:val="27"/>
          </w:rPr>
          <w:delText>Specified_occurrence</w:delText>
        </w:r>
        <w:r w:rsidDel="003E15D5">
          <w:rPr>
            <w:color w:val="000000"/>
            <w:sz w:val="27"/>
            <w:szCs w:val="27"/>
          </w:rPr>
          <w:fldChar w:fldCharType="end"/>
        </w:r>
        <w:r w:rsidDel="003E15D5">
          <w:rPr>
            <w:color w:val="000000"/>
            <w:sz w:val="27"/>
            <w:szCs w:val="27"/>
          </w:rPr>
          <w:delText> </w:delText>
        </w:r>
      </w:del>
      <w:ins w:id="28" w:author="Sapp (US), Brandon" w:date="2019-03-20T14:43:00Z">
        <w:r w:rsidR="003E15D5">
          <w:rPr>
            <w:color w:val="000000"/>
            <w:sz w:val="27"/>
            <w:szCs w:val="27"/>
          </w:rPr>
          <w:fldChar w:fldCharType="begin"/>
        </w:r>
        <w:r w:rsidR="003E15D5">
          <w:rPr>
            <w:color w:val="000000"/>
            <w:sz w:val="27"/>
            <w:szCs w:val="27"/>
          </w:rPr>
          <w:instrText xml:space="preserve"> HYPERLINK "file:///C:\\Users\\bus4005\\Downloads\\CR_FDIS_3_20190311_draft\\CR_FDIS_3\\part1000\\data\\modules\\product_occurrence\\sys\\4_info_reqs.htm" \l "product_occurrence_arm.specified_occurrence" </w:instrText>
        </w:r>
        <w:r w:rsidR="003E15D5">
          <w:rPr>
            <w:color w:val="000000"/>
            <w:sz w:val="27"/>
            <w:szCs w:val="27"/>
          </w:rPr>
          <w:fldChar w:fldCharType="separate"/>
        </w:r>
        <w:r w:rsidR="003E15D5">
          <w:rPr>
            <w:rStyle w:val="Hyperlink"/>
            <w:b/>
            <w:bCs/>
            <w:sz w:val="27"/>
            <w:szCs w:val="27"/>
          </w:rPr>
          <w:t>Specified_occurrence</w:t>
        </w:r>
        <w:r w:rsidR="003E15D5">
          <w:rPr>
            <w:color w:val="000000"/>
            <w:sz w:val="27"/>
            <w:szCs w:val="27"/>
          </w:rPr>
          <w:fldChar w:fldCharType="end"/>
        </w:r>
        <w:r w:rsidR="003E15D5">
          <w:rPr>
            <w:color w:val="000000"/>
            <w:sz w:val="27"/>
            <w:szCs w:val="27"/>
          </w:rPr>
          <w:t xml:space="preserve">, </w:t>
        </w:r>
      </w:ins>
      <w:r>
        <w:rPr>
          <w:color w:val="000000"/>
          <w:sz w:val="27"/>
          <w:szCs w:val="27"/>
        </w:rPr>
        <w:t>a potential chain of </w:t>
      </w:r>
      <w:hyperlink r:id="rId315" w:anchor="product_occurrence_arm.specified_occurrence.upper_usage" w:history="1">
        <w:r>
          <w:rPr>
            <w:rStyle w:val="Hyperlink"/>
            <w:b/>
            <w:bCs/>
            <w:sz w:val="27"/>
            <w:szCs w:val="27"/>
          </w:rPr>
          <w:t>upper_usage</w:t>
        </w:r>
      </w:hyperlink>
      <w:r>
        <w:rPr>
          <w:color w:val="000000"/>
          <w:sz w:val="27"/>
          <w:szCs w:val="27"/>
        </w:rPr>
        <w:t>s is to be followed to a top</w:t>
      </w:r>
      <w:ins w:id="29" w:author="Sapp (US), Brandon" w:date="2019-03-20T14:53:00Z">
        <w:r w:rsidR="003E15D5">
          <w:rPr>
            <w:color w:val="000000"/>
            <w:sz w:val="27"/>
            <w:szCs w:val="27"/>
          </w:rPr>
          <w:t xml:space="preserve"> </w:t>
        </w:r>
      </w:ins>
      <w:bookmarkStart w:id="30" w:name="_GoBack"/>
      <w:bookmarkEnd w:id="30"/>
      <w:r w:rsidR="003E15D5">
        <w:rPr>
          <w:rStyle w:val="Hyperlink"/>
          <w:b/>
          <w:bCs/>
          <w:sz w:val="27"/>
          <w:szCs w:val="27"/>
        </w:rPr>
        <w:fldChar w:fldCharType="begin"/>
      </w:r>
      <w:r w:rsidR="003E15D5">
        <w:rPr>
          <w:rStyle w:val="Hyperlink"/>
          <w:b/>
          <w:bCs/>
          <w:sz w:val="27"/>
          <w:szCs w:val="27"/>
        </w:rPr>
        <w:instrText xml:space="preserve"> HYPERLINK "file:</w:instrText>
      </w:r>
      <w:r w:rsidR="003E15D5">
        <w:rPr>
          <w:rStyle w:val="Hyperlink"/>
          <w:b/>
          <w:bCs/>
          <w:sz w:val="27"/>
          <w:szCs w:val="27"/>
        </w:rPr>
        <w:instrText xml:space="preserve">///C:\\Users\\bus4005\\Downloads\\CR_FDIS_3_20190311_draft\\CR_FDIS_3\\part1000\\data\\modules\\product_occurrence\\sys\\4_info_reqs.htm" \l "product_occurrence_arm.product_occurrence" </w:instrText>
      </w:r>
      <w:r w:rsidR="003E15D5">
        <w:rPr>
          <w:rStyle w:val="Hyperlink"/>
          <w:b/>
          <w:bCs/>
          <w:sz w:val="27"/>
          <w:szCs w:val="27"/>
        </w:rPr>
        <w:fldChar w:fldCharType="separate"/>
      </w:r>
      <w:r>
        <w:rPr>
          <w:rStyle w:val="Hyperlink"/>
          <w:b/>
          <w:bCs/>
          <w:sz w:val="27"/>
          <w:szCs w:val="27"/>
        </w:rPr>
        <w:t>Product_occurrence</w:t>
      </w:r>
      <w:r w:rsidR="003E15D5">
        <w:rPr>
          <w:rStyle w:val="Hyperlink"/>
          <w:b/>
          <w:bCs/>
          <w:sz w:val="27"/>
          <w:szCs w:val="27"/>
        </w:rPr>
        <w:fldChar w:fldCharType="end"/>
      </w:r>
      <w:r>
        <w:rPr>
          <w:color w:val="000000"/>
          <w:sz w:val="27"/>
          <w:szCs w:val="27"/>
        </w:rPr>
        <w:t> that shall be related to the same </w:t>
      </w:r>
      <w:hyperlink r:id="rId316" w:anchor="item_definition_structure_arm.assembly_definition" w:history="1">
        <w:r>
          <w:rPr>
            <w:rStyle w:val="Hyperlink"/>
            <w:b/>
            <w:bCs/>
            <w:sz w:val="27"/>
            <w:szCs w:val="27"/>
          </w:rPr>
          <w:t>Assembly_definition</w:t>
        </w:r>
      </w:hyperlink>
      <w:r>
        <w:rPr>
          <w:color w:val="000000"/>
          <w:sz w:val="27"/>
          <w:szCs w:val="27"/>
        </w:rPr>
        <w:t> by a </w:t>
      </w:r>
      <w:hyperlink r:id="rId317" w:anchor="assembly_structure_arm.next_assembly_usage" w:history="1">
        <w:r>
          <w:rPr>
            <w:rStyle w:val="Hyperlink"/>
            <w:b/>
            <w:bCs/>
            <w:sz w:val="27"/>
            <w:szCs w:val="27"/>
          </w:rPr>
          <w:t>Next_assembly_usage</w:t>
        </w:r>
      </w:hyperlink>
      <w:r>
        <w:rPr>
          <w:color w:val="000000"/>
          <w:sz w:val="27"/>
          <w:szCs w:val="27"/>
        </w:rPr>
        <w:t>. In the case</w:t>
      </w:r>
      <w:ins w:id="31" w:author="Sapp (US), Brandon" w:date="2019-03-20T14:45:00Z">
        <w:r w:rsidR="003E15D5">
          <w:rPr>
            <w:color w:val="000000"/>
            <w:sz w:val="27"/>
            <w:szCs w:val="27"/>
          </w:rPr>
          <w:t>,</w:t>
        </w:r>
      </w:ins>
      <w:r>
        <w:rPr>
          <w:color w:val="000000"/>
          <w:sz w:val="27"/>
          <w:szCs w:val="27"/>
        </w:rPr>
        <w:t xml:space="preserve"> the terminal is of type</w:t>
      </w:r>
      <w:ins w:id="32" w:author="Sapp (US), Brandon" w:date="2019-03-20T14:45:00Z">
        <w:r w:rsidR="003E15D5">
          <w:rPr>
            <w:color w:val="000000"/>
            <w:sz w:val="27"/>
            <w:szCs w:val="27"/>
          </w:rPr>
          <w:t xml:space="preserve"> </w:t>
        </w:r>
      </w:ins>
      <w:hyperlink r:id="rId318" w:anchor="general_design_connectivity_arm.general_part_terminal" w:history="1">
        <w:r>
          <w:rPr>
            <w:rStyle w:val="Hyperlink"/>
            <w:b/>
            <w:bCs/>
            <w:sz w:val="27"/>
            <w:szCs w:val="27"/>
          </w:rPr>
          <w:t>General_part_terminal</w:t>
        </w:r>
      </w:hyperlink>
      <w:r>
        <w:rPr>
          <w:color w:val="000000"/>
          <w:sz w:val="27"/>
          <w:szCs w:val="27"/>
        </w:rPr>
        <w:t> then following a potential chain of </w:t>
      </w:r>
      <w:hyperlink r:id="rId319" w:anchor="general_design_connectivity_arm.assembly_shape_joint.associated_definition" w:history="1">
        <w:r>
          <w:rPr>
            <w:rStyle w:val="Hyperlink"/>
            <w:b/>
            <w:bCs/>
            <w:sz w:val="27"/>
            <w:szCs w:val="27"/>
          </w:rPr>
          <w:t>associated_definition</w:t>
        </w:r>
      </w:hyperlink>
      <w:r>
        <w:rPr>
          <w:color w:val="000000"/>
          <w:sz w:val="27"/>
          <w:szCs w:val="27"/>
        </w:rPr>
        <w:t>s shall lead to the same </w:t>
      </w:r>
      <w:hyperlink r:id="rId320" w:anchor="item_definition_structure_arm.assembly_definition" w:history="1">
        <w:r>
          <w:rPr>
            <w:rStyle w:val="Hyperlink"/>
            <w:b/>
            <w:bCs/>
            <w:sz w:val="27"/>
            <w:szCs w:val="27"/>
          </w:rPr>
          <w:t>Assembly_definition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4.3.14 Part_contact_feature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6" name="Picture 16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5" name="Picture 15" descr="Mapping table">
              <a:hlinkClick xmlns:a="http://schemas.openxmlformats.org/drawingml/2006/main" r:id="rId3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Mapping table">
                      <a:hlinkClick r:id="rId3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Part_contact_feature</w:t>
      </w:r>
      <w:r>
        <w:rPr>
          <w:color w:val="000000"/>
          <w:sz w:val="27"/>
          <w:szCs w:val="27"/>
        </w:rPr>
        <w:t> is a type of </w:t>
      </w:r>
      <w:hyperlink r:id="rId322" w:anchor="part_shape_arm.general_part_feature" w:history="1">
        <w:r>
          <w:rPr>
            <w:rStyle w:val="Hyperlink"/>
            <w:b/>
            <w:bCs/>
            <w:sz w:val="27"/>
            <w:szCs w:val="27"/>
          </w:rPr>
          <w:t>General_part_feature</w:t>
        </w:r>
      </w:hyperlink>
      <w:r>
        <w:rPr>
          <w:color w:val="000000"/>
          <w:sz w:val="27"/>
          <w:szCs w:val="27"/>
        </w:rPr>
        <w:t> that is intended to be joined with another </w:t>
      </w:r>
      <w:hyperlink r:id="rId323" w:anchor="part_shape_arm.general_part_feature" w:history="1">
        <w:r>
          <w:rPr>
            <w:rStyle w:val="Hyperlink"/>
            <w:b/>
            <w:bCs/>
            <w:sz w:val="27"/>
            <w:szCs w:val="27"/>
          </w:rPr>
          <w:t>General_part_feature</w:t>
        </w:r>
      </w:hyperlink>
      <w:r>
        <w:rPr>
          <w:color w:val="000000"/>
          <w:sz w:val="27"/>
          <w:szCs w:val="27"/>
        </w:rPr>
        <w:t> when used in an assembly.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lastRenderedPageBreak/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Part_contact_feature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324" w:anchor="part_shape_arm.general_par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General_part_feature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SELF\shape_element.associated_definition : </w:t>
      </w:r>
      <w:hyperlink r:id="rId325" w:anchor="general_design_connectivity_arm.part_contact_feature_associated_definition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part_contact_feature_associated_definition_select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SELF\part_shape_element.definition : OPTIONAL </w:t>
      </w:r>
      <w:hyperlink r:id="rId326" w:anchor="general_design_connectivity_arm.part_contact_feature_definition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part_contact_feature_definition_select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associated_definition: </w:t>
      </w:r>
      <w:r>
        <w:rPr>
          <w:color w:val="000000"/>
          <w:sz w:val="27"/>
          <w:szCs w:val="27"/>
        </w:rPr>
        <w:t>an inherited attribute that shall have a value of type </w:t>
      </w:r>
      <w:hyperlink r:id="rId327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r>
        <w:rPr>
          <w:color w:val="000000"/>
          <w:sz w:val="27"/>
          <w:szCs w:val="27"/>
        </w:rPr>
        <w:t> or of type </w:t>
      </w:r>
      <w:hyperlink r:id="rId328" w:anchor="general_design_connectivity_arm.part_contact_feature" w:history="1">
        <w:r>
          <w:rPr>
            <w:rStyle w:val="Hyperlink"/>
            <w:b/>
            <w:bCs/>
            <w:sz w:val="27"/>
            <w:szCs w:val="27"/>
          </w:rPr>
          <w:t>Part_contact_feature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definition: </w:t>
      </w:r>
      <w:r>
        <w:rPr>
          <w:color w:val="000000"/>
          <w:sz w:val="27"/>
          <w:szCs w:val="27"/>
        </w:rPr>
        <w:t>the </w:t>
      </w:r>
      <w:hyperlink r:id="rId329" w:anchor="general_design_connectivity_arm.contact_feature_definition" w:history="1">
        <w:r>
          <w:rPr>
            <w:rStyle w:val="Hyperlink"/>
            <w:b/>
            <w:bCs/>
            <w:sz w:val="27"/>
            <w:szCs w:val="27"/>
          </w:rPr>
          <w:t>Contact_feature_definition</w:t>
        </w:r>
      </w:hyperlink>
      <w:r>
        <w:rPr>
          <w:color w:val="000000"/>
          <w:sz w:val="27"/>
          <w:szCs w:val="27"/>
        </w:rPr>
        <w:t> or </w:t>
      </w:r>
      <w:hyperlink r:id="rId330" w:anchor="shape_feature_arm.shape_feature_definition_element" w:history="1">
        <w:r>
          <w:rPr>
            <w:rStyle w:val="Hyperlink"/>
            <w:b/>
            <w:bCs/>
            <w:sz w:val="27"/>
            <w:szCs w:val="27"/>
          </w:rPr>
          <w:t>Shape_feature_definition_element</w:t>
        </w:r>
      </w:hyperlink>
      <w:r>
        <w:rPr>
          <w:color w:val="000000"/>
          <w:sz w:val="27"/>
          <w:szCs w:val="27"/>
        </w:rPr>
        <w:t> that defines the </w:t>
      </w:r>
      <w:r>
        <w:rPr>
          <w:b/>
          <w:bCs/>
          <w:color w:val="000000"/>
          <w:sz w:val="27"/>
          <w:szCs w:val="27"/>
        </w:rPr>
        <w:t>Part_contact_feature</w:t>
      </w:r>
      <w:r>
        <w:rPr>
          <w:color w:val="000000"/>
          <w:sz w:val="27"/>
          <w:szCs w:val="27"/>
        </w:rPr>
        <w:t>. The value of this attribute need not be specified.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4.3.15 Part_contact_feature_fit_relationship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4" name="Picture 14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3" name="Picture 13" descr="Mapping table">
              <a:hlinkClick xmlns:a="http://schemas.openxmlformats.org/drawingml/2006/main" r:id="rId3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Mapping table">
                      <a:hlinkClick r:id="rId3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Part_contact_feature_fit_relationship</w:t>
      </w:r>
      <w:r>
        <w:rPr>
          <w:color w:val="000000"/>
          <w:sz w:val="27"/>
          <w:szCs w:val="27"/>
        </w:rPr>
        <w:t> is a type of </w:t>
      </w:r>
      <w:hyperlink r:id="rId332" w:anchor="general_design_connectivity_arm.part_feature_fit_relationship" w:history="1">
        <w:r>
          <w:rPr>
            <w:rStyle w:val="Hyperlink"/>
            <w:b/>
            <w:bCs/>
            <w:sz w:val="27"/>
            <w:szCs w:val="27"/>
          </w:rPr>
          <w:t>Part_feature_fit_relationship</w:t>
        </w:r>
      </w:hyperlink>
      <w:r>
        <w:rPr>
          <w:color w:val="000000"/>
          <w:sz w:val="27"/>
          <w:szCs w:val="27"/>
        </w:rPr>
        <w:t> that is a relationship between two instances of the entity data type</w:t>
      </w:r>
      <w:ins w:id="33" w:author="Sapp (US), Brandon" w:date="2019-03-20T14:47:00Z">
        <w:r w:rsidR="003E15D5">
          <w:rPr>
            <w:color w:val="000000"/>
            <w:sz w:val="27"/>
            <w:szCs w:val="27"/>
          </w:rPr>
          <w:t xml:space="preserve"> </w:t>
        </w:r>
      </w:ins>
      <w:hyperlink r:id="rId333" w:anchor="general_design_connectivity_arm.part_contact_feature" w:history="1">
        <w:r>
          <w:rPr>
            <w:rStyle w:val="Hyperlink"/>
            <w:b/>
            <w:bCs/>
            <w:sz w:val="27"/>
            <w:szCs w:val="27"/>
          </w:rPr>
          <w:t>Part_contact_feature</w:t>
        </w:r>
      </w:hyperlink>
      <w:r>
        <w:rPr>
          <w:color w:val="000000"/>
          <w:sz w:val="27"/>
          <w:szCs w:val="27"/>
        </w:rPr>
        <w:t> stating that usages of these in an assembly can be joined with each other.</w:t>
      </w:r>
    </w:p>
    <w:p w:rsidR="00A31AA4" w:rsidRDefault="00A31AA4" w:rsidP="00A31AA4">
      <w:pPr>
        <w:pStyle w:val="note"/>
        <w:rPr>
          <w:color w:val="000000"/>
          <w:sz w:val="27"/>
          <w:szCs w:val="27"/>
        </w:rPr>
      </w:pPr>
      <w:bookmarkStart w:id="34" w:name="note_"/>
      <w:r>
        <w:rPr>
          <w:color w:val="000000"/>
        </w:rPr>
        <w:t>NOTE </w:t>
      </w:r>
      <w:bookmarkEnd w:id="34"/>
      <w:r>
        <w:rPr>
          <w:color w:val="000000"/>
        </w:rPr>
        <w:t>   The </w:t>
      </w:r>
      <w:hyperlink r:id="rId334" w:anchor="shape_property_assignment_arm.shape_element.associated_definition" w:history="1">
        <w:r>
          <w:rPr>
            <w:rStyle w:val="Hyperlink"/>
            <w:b/>
            <w:bCs/>
          </w:rPr>
          <w:t>associated_definition</w:t>
        </w:r>
      </w:hyperlink>
      <w:r>
        <w:rPr>
          <w:color w:val="000000"/>
        </w:rPr>
        <w:t> of the </w:t>
      </w:r>
      <w:r>
        <w:rPr>
          <w:b/>
          <w:bCs/>
          <w:color w:val="000000"/>
        </w:rPr>
        <w:t>related</w:t>
      </w:r>
      <w:r>
        <w:rPr>
          <w:color w:val="000000"/>
        </w:rPr>
        <w:t> and </w:t>
      </w:r>
      <w:r>
        <w:rPr>
          <w:b/>
          <w:bCs/>
          <w:color w:val="000000"/>
        </w:rPr>
        <w:t>relating</w:t>
      </w:r>
      <w:r>
        <w:rPr>
          <w:color w:val="000000"/>
        </w:rPr>
        <w:t> </w:t>
      </w:r>
      <w:hyperlink r:id="rId335" w:anchor="general_design_connectivity_arm.part_contact_feature" w:history="1">
        <w:r>
          <w:rPr>
            <w:rStyle w:val="Hyperlink"/>
            <w:b/>
            <w:bCs/>
          </w:rPr>
          <w:t>Part_contact_feature</w:t>
        </w:r>
      </w:hyperlink>
      <w:r>
        <w:rPr>
          <w:color w:val="000000"/>
        </w:rPr>
        <w:t>s may be the same or different </w:t>
      </w:r>
      <w:hyperlink r:id="rId336" w:anchor="part_view_definition_arm.part_view_definition" w:history="1">
        <w:r>
          <w:rPr>
            <w:rStyle w:val="Hyperlink"/>
            <w:b/>
            <w:bCs/>
          </w:rPr>
          <w:t>Part_view_definition</w:t>
        </w:r>
      </w:hyperlink>
      <w:r>
        <w:rPr>
          <w:color w:val="000000"/>
        </w:rPr>
        <w:t>s.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Part_contact_feature_fit_relationship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337" w:anchor="general_design_connectivity_arm.part_feature_fit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Part_feature_fit_relationship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SELF\shape_element_relationship.related : </w:t>
      </w:r>
      <w:hyperlink r:id="rId338" w:anchor="general_design_connectivity_arm.part_contac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Part_contact_feature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SELF\shape_element_relationship.relating : </w:t>
      </w:r>
      <w:hyperlink r:id="rId339" w:anchor="general_design_connectivity_arm.part_contac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Part_contact_feature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SELF\part_feature_fit_relationship.definition : OPTIONAL </w:t>
      </w:r>
      <w:hyperlink r:id="rId340" w:anchor="general_design_connectivity_arm.part_contact_feature_fit_relationship_definition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part_contact_feature_fit_relationship_definition_select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parent_relationship : OPTIONAL </w:t>
      </w:r>
      <w:hyperlink r:id="rId341" w:anchor="general_design_connectivity_arm.part_contact_feature_fit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Part_contact_feature_fit_relationship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WR1: ((related.definition :=: definition\Shape_feature_definition_relationship.related) OR (related.definition :=: definition\Shape_feature_definition_element_relationship.related)) AND ((relating.definition :=: definition\Shape_feature_definition_relationship.relating) OR (relating.definition :=: definition\Shape_feature_definition_element_relationship.relating));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WR2: (related.associated_definition :=: parent_relationship.related) AND (relating.associated_definition :=: parent_relationship.relating);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lastRenderedPageBreak/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related: </w:t>
      </w:r>
      <w:r>
        <w:rPr>
          <w:color w:val="000000"/>
          <w:sz w:val="27"/>
          <w:szCs w:val="27"/>
        </w:rPr>
        <w:t>the other instance of </w:t>
      </w:r>
      <w:hyperlink r:id="rId342" w:anchor="general_design_connectivity_arm.part_contact_feature" w:history="1">
        <w:r>
          <w:rPr>
            <w:rStyle w:val="Hyperlink"/>
            <w:b/>
            <w:bCs/>
            <w:sz w:val="27"/>
            <w:szCs w:val="27"/>
          </w:rPr>
          <w:t>Part_contact_feature</w:t>
        </w:r>
      </w:hyperlink>
      <w:r>
        <w:rPr>
          <w:color w:val="000000"/>
          <w:sz w:val="27"/>
          <w:szCs w:val="27"/>
        </w:rPr>
        <w:t> that is a part of the relationship. If one element of the relationship is dependent upon the other, this attribute shall be the dependent one.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relating: </w:t>
      </w:r>
      <w:r>
        <w:rPr>
          <w:color w:val="000000"/>
          <w:sz w:val="27"/>
          <w:szCs w:val="27"/>
        </w:rPr>
        <w:t>one of the instances of </w:t>
      </w:r>
      <w:hyperlink r:id="rId343" w:anchor="general_design_connectivity_arm.part_contact_feature" w:history="1">
        <w:r>
          <w:rPr>
            <w:rStyle w:val="Hyperlink"/>
            <w:b/>
            <w:bCs/>
            <w:sz w:val="27"/>
            <w:szCs w:val="27"/>
          </w:rPr>
          <w:t>Part_contact_feature</w:t>
        </w:r>
      </w:hyperlink>
      <w:r>
        <w:rPr>
          <w:color w:val="000000"/>
          <w:sz w:val="27"/>
          <w:szCs w:val="27"/>
        </w:rPr>
        <w:t> that is a part of the relationship.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definition: </w:t>
      </w:r>
      <w:r>
        <w:rPr>
          <w:color w:val="000000"/>
          <w:sz w:val="27"/>
          <w:szCs w:val="27"/>
        </w:rPr>
        <w:t>the </w:t>
      </w:r>
      <w:hyperlink r:id="rId344" w:anchor="general_design_connectivity_arm.contact_feature_definition_fit_relationship" w:history="1">
        <w:r>
          <w:rPr>
            <w:rStyle w:val="Hyperlink"/>
            <w:b/>
            <w:bCs/>
            <w:sz w:val="27"/>
            <w:szCs w:val="27"/>
          </w:rPr>
          <w:t>Contact_feature_definition_fit_relationship</w:t>
        </w:r>
      </w:hyperlink>
      <w:r>
        <w:rPr>
          <w:color w:val="000000"/>
          <w:sz w:val="27"/>
          <w:szCs w:val="27"/>
        </w:rPr>
        <w:t> or </w:t>
      </w:r>
      <w:hyperlink r:id="rId345" w:anchor="shape_feature_arm.shape_feature_definition_element_relationship" w:history="1">
        <w:r>
          <w:rPr>
            <w:rStyle w:val="Hyperlink"/>
            <w:b/>
            <w:bCs/>
            <w:sz w:val="27"/>
            <w:szCs w:val="27"/>
          </w:rPr>
          <w:t>Shape_feature_definition_element_relationship</w:t>
        </w:r>
      </w:hyperlink>
      <w:r>
        <w:rPr>
          <w:color w:val="000000"/>
          <w:sz w:val="27"/>
          <w:szCs w:val="27"/>
        </w:rPr>
        <w:t> that defines the </w:t>
      </w:r>
      <w:r>
        <w:rPr>
          <w:b/>
          <w:bCs/>
          <w:color w:val="000000"/>
          <w:sz w:val="27"/>
          <w:szCs w:val="27"/>
        </w:rPr>
        <w:t>Part_contact_feature_fit_relationship</w:t>
      </w:r>
      <w:r>
        <w:rPr>
          <w:color w:val="000000"/>
          <w:sz w:val="27"/>
          <w:szCs w:val="27"/>
        </w:rPr>
        <w:t>. The value of this attribute need not be specified.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parent_relationship: </w:t>
      </w:r>
      <w:r>
        <w:rPr>
          <w:color w:val="000000"/>
          <w:sz w:val="27"/>
          <w:szCs w:val="27"/>
        </w:rPr>
        <w:t>this </w:t>
      </w:r>
      <w:r>
        <w:rPr>
          <w:b/>
          <w:bCs/>
          <w:color w:val="000000"/>
          <w:sz w:val="27"/>
          <w:szCs w:val="27"/>
        </w:rPr>
        <w:t>Part_contact_feature_fit_relationship</w:t>
      </w:r>
      <w:r>
        <w:rPr>
          <w:color w:val="000000"/>
          <w:sz w:val="27"/>
          <w:szCs w:val="27"/>
        </w:rPr>
        <w:t> is a member of the higher-level </w:t>
      </w:r>
      <w:r>
        <w:rPr>
          <w:b/>
          <w:bCs/>
          <w:color w:val="000000"/>
          <w:sz w:val="27"/>
          <w:szCs w:val="27"/>
        </w:rPr>
        <w:t>Part_contact_feature_fit_relationship</w:t>
      </w:r>
      <w:r>
        <w:rPr>
          <w:color w:val="000000"/>
          <w:sz w:val="27"/>
          <w:szCs w:val="27"/>
        </w:rPr>
        <w:t>. The value of this attribute need not be specified.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WR1: </w:t>
      </w:r>
      <w:r>
        <w:rPr>
          <w:color w:val="000000"/>
          <w:sz w:val="27"/>
          <w:szCs w:val="27"/>
        </w:rPr>
        <w:t>if a local </w:t>
      </w:r>
      <w:r>
        <w:rPr>
          <w:b/>
          <w:bCs/>
          <w:color w:val="000000"/>
          <w:sz w:val="27"/>
          <w:szCs w:val="27"/>
        </w:rPr>
        <w:t>definition</w:t>
      </w:r>
      <w:r>
        <w:rPr>
          <w:color w:val="000000"/>
          <w:sz w:val="27"/>
          <w:szCs w:val="27"/>
        </w:rPr>
        <w:t> is defined, then the definition of the </w:t>
      </w:r>
      <w:r>
        <w:rPr>
          <w:b/>
          <w:bCs/>
          <w:color w:val="000000"/>
          <w:sz w:val="27"/>
          <w:szCs w:val="27"/>
        </w:rPr>
        <w:t>related</w:t>
      </w:r>
      <w:r>
        <w:rPr>
          <w:color w:val="000000"/>
          <w:sz w:val="27"/>
          <w:szCs w:val="27"/>
        </w:rPr>
        <w:t> </w:t>
      </w:r>
      <w:hyperlink r:id="rId346" w:anchor="general_design_connectivity_arm.part_contact_feature" w:history="1">
        <w:r>
          <w:rPr>
            <w:rStyle w:val="Hyperlink"/>
            <w:b/>
            <w:bCs/>
            <w:sz w:val="27"/>
            <w:szCs w:val="27"/>
          </w:rPr>
          <w:t>Part_contact_feature</w:t>
        </w:r>
      </w:hyperlink>
      <w:r>
        <w:rPr>
          <w:color w:val="000000"/>
          <w:sz w:val="27"/>
          <w:szCs w:val="27"/>
        </w:rPr>
        <w:t> shall be the same instance as the related instance of the local </w:t>
      </w:r>
      <w:r>
        <w:rPr>
          <w:b/>
          <w:bCs/>
          <w:color w:val="000000"/>
          <w:sz w:val="27"/>
          <w:szCs w:val="27"/>
        </w:rPr>
        <w:t>definition</w:t>
      </w:r>
      <w:r>
        <w:rPr>
          <w:color w:val="000000"/>
          <w:sz w:val="27"/>
          <w:szCs w:val="27"/>
        </w:rPr>
        <w:t>, and the definition of the </w:t>
      </w:r>
      <w:r>
        <w:rPr>
          <w:b/>
          <w:bCs/>
          <w:color w:val="000000"/>
          <w:sz w:val="27"/>
          <w:szCs w:val="27"/>
        </w:rPr>
        <w:t>relating</w:t>
      </w:r>
      <w:r>
        <w:rPr>
          <w:color w:val="000000"/>
          <w:sz w:val="27"/>
          <w:szCs w:val="27"/>
        </w:rPr>
        <w:t> </w:t>
      </w:r>
      <w:hyperlink r:id="rId347" w:anchor="general_design_connectivity_arm.part_contact_feature" w:history="1">
        <w:r>
          <w:rPr>
            <w:rStyle w:val="Hyperlink"/>
            <w:b/>
            <w:bCs/>
            <w:sz w:val="27"/>
            <w:szCs w:val="27"/>
          </w:rPr>
          <w:t>Part_contact_feature</w:t>
        </w:r>
      </w:hyperlink>
      <w:r>
        <w:rPr>
          <w:color w:val="000000"/>
          <w:sz w:val="27"/>
          <w:szCs w:val="27"/>
        </w:rPr>
        <w:t> shall be the same instance as the relating instance of the local </w:t>
      </w:r>
      <w:r>
        <w:rPr>
          <w:b/>
          <w:bCs/>
          <w:color w:val="000000"/>
          <w:sz w:val="27"/>
          <w:szCs w:val="27"/>
        </w:rPr>
        <w:t>definition</w:t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bookmarkStart w:id="35" w:name="general_design_connectivity_arm.part_con"/>
      <w:r>
        <w:rPr>
          <w:b/>
          <w:bCs/>
          <w:color w:val="000000"/>
          <w:sz w:val="27"/>
          <w:szCs w:val="27"/>
        </w:rPr>
        <w:t>WR2: </w:t>
      </w:r>
      <w:bookmarkEnd w:id="35"/>
      <w:r>
        <w:rPr>
          <w:color w:val="000000"/>
          <w:sz w:val="27"/>
          <w:szCs w:val="27"/>
        </w:rPr>
        <w:t>if the </w:t>
      </w:r>
      <w:r>
        <w:rPr>
          <w:b/>
          <w:bCs/>
          <w:color w:val="000000"/>
          <w:sz w:val="27"/>
          <w:szCs w:val="27"/>
        </w:rPr>
        <w:t>parent_relationship</w:t>
      </w:r>
      <w:r>
        <w:rPr>
          <w:color w:val="000000"/>
          <w:sz w:val="27"/>
          <w:szCs w:val="27"/>
        </w:rPr>
        <w:t> is defined, then the </w:t>
      </w:r>
      <w:hyperlink r:id="rId348" w:anchor="shape_property_assignment_arm.shape_element.associated_definition" w:history="1">
        <w:r>
          <w:rPr>
            <w:rStyle w:val="Hyperlink"/>
            <w:b/>
            <w:bCs/>
            <w:sz w:val="27"/>
            <w:szCs w:val="27"/>
          </w:rPr>
          <w:t>associated_definition</w:t>
        </w:r>
      </w:hyperlink>
      <w:r>
        <w:rPr>
          <w:color w:val="000000"/>
          <w:sz w:val="27"/>
          <w:szCs w:val="27"/>
        </w:rPr>
        <w:t> of the </w:t>
      </w:r>
      <w:r>
        <w:rPr>
          <w:b/>
          <w:bCs/>
          <w:color w:val="000000"/>
          <w:sz w:val="27"/>
          <w:szCs w:val="27"/>
        </w:rPr>
        <w:t>related</w:t>
      </w:r>
      <w:r>
        <w:rPr>
          <w:color w:val="000000"/>
          <w:sz w:val="27"/>
          <w:szCs w:val="27"/>
        </w:rPr>
        <w:t> </w:t>
      </w:r>
      <w:hyperlink r:id="rId349" w:anchor="general_design_connectivity_arm.part_contact_feature" w:history="1">
        <w:r>
          <w:rPr>
            <w:rStyle w:val="Hyperlink"/>
            <w:b/>
            <w:bCs/>
            <w:sz w:val="27"/>
            <w:szCs w:val="27"/>
          </w:rPr>
          <w:t>Part_contact_feature</w:t>
        </w:r>
      </w:hyperlink>
      <w:r>
        <w:rPr>
          <w:color w:val="000000"/>
          <w:sz w:val="27"/>
          <w:szCs w:val="27"/>
        </w:rPr>
        <w:t> shall be the same instance as the </w:t>
      </w:r>
      <w:r>
        <w:rPr>
          <w:b/>
          <w:bCs/>
          <w:color w:val="000000"/>
          <w:sz w:val="27"/>
          <w:szCs w:val="27"/>
        </w:rPr>
        <w:t>related</w:t>
      </w:r>
      <w:ins w:id="36" w:author="Sapp (US), Brandon" w:date="2019-03-20T14:45:00Z">
        <w:r w:rsidR="003E15D5">
          <w:rPr>
            <w:b/>
            <w:bCs/>
            <w:color w:val="000000"/>
            <w:sz w:val="27"/>
            <w:szCs w:val="27"/>
          </w:rPr>
          <w:t xml:space="preserve"> </w:t>
        </w:r>
      </w:ins>
      <w:r>
        <w:rPr>
          <w:color w:val="000000"/>
          <w:sz w:val="27"/>
          <w:szCs w:val="27"/>
        </w:rPr>
        <w:t>instance of the </w:t>
      </w:r>
      <w:r>
        <w:rPr>
          <w:b/>
          <w:bCs/>
          <w:color w:val="000000"/>
          <w:sz w:val="27"/>
          <w:szCs w:val="27"/>
        </w:rPr>
        <w:t>parent_relationship</w:t>
      </w:r>
      <w:r>
        <w:rPr>
          <w:color w:val="000000"/>
          <w:sz w:val="27"/>
          <w:szCs w:val="27"/>
        </w:rPr>
        <w:t>, and the </w:t>
      </w:r>
      <w:hyperlink r:id="rId350" w:anchor="shape_property_assignment_arm.shape_element.associated_definition" w:history="1">
        <w:r>
          <w:rPr>
            <w:rStyle w:val="Hyperlink"/>
            <w:b/>
            <w:bCs/>
            <w:sz w:val="27"/>
            <w:szCs w:val="27"/>
          </w:rPr>
          <w:t>associated_definition</w:t>
        </w:r>
      </w:hyperlink>
      <w:r>
        <w:rPr>
          <w:color w:val="000000"/>
          <w:sz w:val="27"/>
          <w:szCs w:val="27"/>
        </w:rPr>
        <w:t> of the </w:t>
      </w:r>
      <w:r>
        <w:rPr>
          <w:b/>
          <w:bCs/>
          <w:color w:val="000000"/>
          <w:sz w:val="27"/>
          <w:szCs w:val="27"/>
        </w:rPr>
        <w:t>relating</w:t>
      </w:r>
      <w:r>
        <w:rPr>
          <w:color w:val="000000"/>
          <w:sz w:val="27"/>
          <w:szCs w:val="27"/>
        </w:rPr>
        <w:t> </w:t>
      </w:r>
      <w:hyperlink r:id="rId351" w:anchor="general_design_connectivity_arm.part_contact_feature" w:history="1">
        <w:r>
          <w:rPr>
            <w:rStyle w:val="Hyperlink"/>
            <w:b/>
            <w:bCs/>
            <w:sz w:val="27"/>
            <w:szCs w:val="27"/>
          </w:rPr>
          <w:t>Part_contact_feature</w:t>
        </w:r>
      </w:hyperlink>
      <w:r>
        <w:rPr>
          <w:color w:val="000000"/>
          <w:sz w:val="27"/>
          <w:szCs w:val="27"/>
        </w:rPr>
        <w:t> shall be the same instance as the </w:t>
      </w:r>
      <w:r>
        <w:rPr>
          <w:b/>
          <w:bCs/>
          <w:color w:val="000000"/>
          <w:sz w:val="27"/>
          <w:szCs w:val="27"/>
        </w:rPr>
        <w:t>relating</w:t>
      </w:r>
      <w:r>
        <w:rPr>
          <w:color w:val="000000"/>
          <w:sz w:val="27"/>
          <w:szCs w:val="27"/>
        </w:rPr>
        <w:t> instance of the </w:t>
      </w:r>
      <w:r>
        <w:rPr>
          <w:b/>
          <w:bCs/>
          <w:color w:val="000000"/>
          <w:sz w:val="27"/>
          <w:szCs w:val="27"/>
        </w:rPr>
        <w:t>parent_relationship</w:t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4.3.16 Part_feature_fit_relationship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2" name="Picture 12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1" name="Picture 11" descr="Mapping table">
              <a:hlinkClick xmlns:a="http://schemas.openxmlformats.org/drawingml/2006/main" r:id="rId3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Mapping table">
                      <a:hlinkClick r:id="rId35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Part_feature_fit_relationship</w:t>
      </w:r>
      <w:r>
        <w:rPr>
          <w:color w:val="000000"/>
          <w:sz w:val="27"/>
          <w:szCs w:val="27"/>
        </w:rPr>
        <w:t> is a type of </w:t>
      </w:r>
      <w:hyperlink r:id="rId353" w:anchor="part_shape_arm.part_shape_element_relationship" w:history="1">
        <w:r>
          <w:rPr>
            <w:rStyle w:val="Hyperlink"/>
            <w:b/>
            <w:bCs/>
            <w:sz w:val="27"/>
            <w:szCs w:val="27"/>
          </w:rPr>
          <w:t>Part_shape_element_relationship</w:t>
        </w:r>
      </w:hyperlink>
      <w:r>
        <w:rPr>
          <w:color w:val="000000"/>
          <w:sz w:val="27"/>
          <w:szCs w:val="27"/>
        </w:rPr>
        <w:t> that states that the two related </w:t>
      </w:r>
      <w:hyperlink r:id="rId354" w:anchor="part_shape_arm.general_part_feature" w:history="1">
        <w:r>
          <w:rPr>
            <w:rStyle w:val="Hyperlink"/>
            <w:b/>
            <w:bCs/>
            <w:sz w:val="27"/>
            <w:szCs w:val="27"/>
          </w:rPr>
          <w:t>General_part_feature</w:t>
        </w:r>
      </w:hyperlink>
      <w:r>
        <w:rPr>
          <w:color w:val="000000"/>
          <w:sz w:val="27"/>
          <w:szCs w:val="27"/>
        </w:rPr>
        <w:t>s fit with each other.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Part_feature_fit_relationship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355" w:anchor="part_shape_arm.part_shape_element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Part_shape_element_relationship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lastRenderedPageBreak/>
        <w:t>  SELF\shape_element_relationship.related : </w:t>
      </w:r>
      <w:hyperlink r:id="rId356" w:anchor="part_shape_arm.general_par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General_part_feature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SELF\shape_element_relationship.relating : </w:t>
      </w:r>
      <w:hyperlink r:id="rId357" w:anchor="part_shape_arm.general_par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General_part_feature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definition : OPTIONAL </w:t>
      </w:r>
      <w:hyperlink r:id="rId358" w:anchor="general_design_connectivity_arm.part_feature_fit_relationship_definition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part_feature_fit_relationship_definition_select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related: </w:t>
      </w:r>
      <w:r>
        <w:rPr>
          <w:color w:val="000000"/>
          <w:sz w:val="27"/>
          <w:szCs w:val="27"/>
        </w:rPr>
        <w:t>an inherited attribute whose value shall be of type </w:t>
      </w:r>
      <w:hyperlink r:id="rId359" w:anchor="part_shape_arm.general_part_feature" w:history="1">
        <w:r>
          <w:rPr>
            <w:rStyle w:val="Hyperlink"/>
            <w:b/>
            <w:bCs/>
            <w:sz w:val="27"/>
            <w:szCs w:val="27"/>
          </w:rPr>
          <w:t>General_part_feature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relating: </w:t>
      </w:r>
      <w:r>
        <w:rPr>
          <w:color w:val="000000"/>
          <w:sz w:val="27"/>
          <w:szCs w:val="27"/>
        </w:rPr>
        <w:t>an inherited attribute whose value shall be of type </w:t>
      </w:r>
      <w:hyperlink r:id="rId360" w:anchor="part_shape_arm.general_part_feature" w:history="1">
        <w:r>
          <w:rPr>
            <w:rStyle w:val="Hyperlink"/>
            <w:b/>
            <w:bCs/>
            <w:sz w:val="27"/>
            <w:szCs w:val="27"/>
          </w:rPr>
          <w:t>General_part_feature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bookmarkStart w:id="37" w:name="general_design_connectivity_arm.part_fea"/>
      <w:r>
        <w:rPr>
          <w:b/>
          <w:bCs/>
          <w:color w:val="000000"/>
          <w:sz w:val="27"/>
          <w:szCs w:val="27"/>
        </w:rPr>
        <w:t>definition: </w:t>
      </w:r>
      <w:bookmarkEnd w:id="37"/>
      <w:r>
        <w:rPr>
          <w:color w:val="000000"/>
          <w:sz w:val="27"/>
          <w:szCs w:val="27"/>
        </w:rPr>
        <w:t>the </w:t>
      </w:r>
      <w:hyperlink r:id="rId361" w:anchor="general_design_connectivity_arm.shape_feature_definition_fit_relationship" w:history="1">
        <w:r>
          <w:rPr>
            <w:rStyle w:val="Hyperlink"/>
            <w:b/>
            <w:bCs/>
            <w:sz w:val="27"/>
            <w:szCs w:val="27"/>
          </w:rPr>
          <w:t>Shape_feature_definition_fit_relationship</w:t>
        </w:r>
      </w:hyperlink>
      <w:r>
        <w:rPr>
          <w:color w:val="000000"/>
          <w:sz w:val="27"/>
          <w:szCs w:val="27"/>
        </w:rPr>
        <w:t> or </w:t>
      </w:r>
      <w:hyperlink r:id="rId362" w:anchor="shape_feature_arm.shape_feature_definition_element_relationship" w:history="1">
        <w:r>
          <w:rPr>
            <w:rStyle w:val="Hyperlink"/>
            <w:b/>
            <w:bCs/>
            <w:sz w:val="27"/>
            <w:szCs w:val="27"/>
          </w:rPr>
          <w:t>Shape_feature_definition_element_relationship</w:t>
        </w:r>
      </w:hyperlink>
      <w:r>
        <w:rPr>
          <w:color w:val="000000"/>
          <w:sz w:val="27"/>
          <w:szCs w:val="27"/>
        </w:rPr>
        <w:t> that defines the </w:t>
      </w:r>
      <w:r>
        <w:rPr>
          <w:b/>
          <w:bCs/>
          <w:color w:val="000000"/>
          <w:sz w:val="27"/>
          <w:szCs w:val="27"/>
        </w:rPr>
        <w:t>Part_feature_fit_relationship</w:t>
      </w:r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4.3.17 Part_transport_feature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0" name="Picture 10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9" name="Picture 9" descr="Mapping table">
              <a:hlinkClick xmlns:a="http://schemas.openxmlformats.org/drawingml/2006/main" r:id="rId36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Mapping table">
                      <a:hlinkClick r:id="rId36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Part_transport_feature</w:t>
      </w:r>
      <w:r>
        <w:rPr>
          <w:color w:val="000000"/>
          <w:sz w:val="27"/>
          <w:szCs w:val="27"/>
        </w:rPr>
        <w:t> is a type of </w:t>
      </w:r>
      <w:hyperlink r:id="rId364" w:anchor="part_shape_arm.general_part_feature" w:history="1">
        <w:r>
          <w:rPr>
            <w:rStyle w:val="Hyperlink"/>
            <w:b/>
            <w:bCs/>
            <w:sz w:val="27"/>
            <w:szCs w:val="27"/>
          </w:rPr>
          <w:t>General_part_feature</w:t>
        </w:r>
      </w:hyperlink>
      <w:r>
        <w:rPr>
          <w:color w:val="000000"/>
          <w:sz w:val="27"/>
          <w:szCs w:val="27"/>
        </w:rPr>
        <w:t> that can transport information, energy, or matter within the </w:t>
      </w:r>
      <w:hyperlink r:id="rId365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Part_transport_feature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366" w:anchor="part_shape_arm.general_par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General_part_feature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SELF\shape_element.associated_definition : </w:t>
      </w:r>
      <w:hyperlink r:id="rId367" w:anchor="general_design_connectivity_arm.part_transport_feature_associated_definition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part_transport_feature_associated_definition_select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domain_type : OPTIONAL </w:t>
      </w:r>
      <w:hyperlink r:id="rId368" w:anchor="general_design_connectivity_arm.terminal_and_transport_domain_type" w:history="1">
        <w:r>
          <w:rPr>
            <w:rStyle w:val="Hyperlink"/>
            <w:rFonts w:ascii="Courier New" w:hAnsi="Courier New" w:cs="Courier New"/>
            <w:sz w:val="20"/>
            <w:szCs w:val="20"/>
          </w:rPr>
          <w:t>terminal_and_transport_domain_type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associated_definition: </w:t>
      </w:r>
      <w:r>
        <w:rPr>
          <w:color w:val="000000"/>
          <w:sz w:val="27"/>
          <w:szCs w:val="27"/>
        </w:rPr>
        <w:t>an inherited attribute that shall have a value of type </w:t>
      </w:r>
      <w:hyperlink r:id="rId369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r>
        <w:rPr>
          <w:color w:val="000000"/>
          <w:sz w:val="27"/>
          <w:szCs w:val="27"/>
        </w:rPr>
        <w:t>. or of type </w:t>
      </w:r>
      <w:hyperlink r:id="rId370" w:anchor="general_design_connectivity_arm.part_transport_feature" w:history="1">
        <w:r>
          <w:rPr>
            <w:rStyle w:val="Hyperlink"/>
            <w:b/>
            <w:bCs/>
            <w:sz w:val="27"/>
            <w:szCs w:val="27"/>
          </w:rPr>
          <w:t>Part_transport_feature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bookmarkStart w:id="38" w:name="general_design_connectivity_arm.part_tra"/>
      <w:r>
        <w:rPr>
          <w:b/>
          <w:bCs/>
          <w:color w:val="000000"/>
          <w:sz w:val="27"/>
          <w:szCs w:val="27"/>
        </w:rPr>
        <w:t>domain_type: </w:t>
      </w:r>
      <w:bookmarkEnd w:id="38"/>
      <w:r>
        <w:rPr>
          <w:color w:val="000000"/>
          <w:sz w:val="27"/>
          <w:szCs w:val="27"/>
        </w:rPr>
        <w:t>the domain type of the </w:t>
      </w:r>
      <w:r>
        <w:rPr>
          <w:b/>
          <w:bCs/>
          <w:color w:val="000000"/>
          <w:sz w:val="27"/>
          <w:szCs w:val="27"/>
        </w:rPr>
        <w:t>Part_transport_feature</w:t>
      </w:r>
      <w:r>
        <w:rPr>
          <w:color w:val="000000"/>
          <w:sz w:val="27"/>
          <w:szCs w:val="27"/>
        </w:rPr>
        <w:t>. The value of this attribute need not be specified.</w:t>
      </w:r>
    </w:p>
    <w:p w:rsidR="00A31AA4" w:rsidRDefault="00A31AA4" w:rsidP="00A31AA4">
      <w:pPr>
        <w:pStyle w:val="Heading2"/>
        <w:rPr>
          <w:color w:val="000000"/>
        </w:rPr>
      </w:pPr>
      <w:bookmarkStart w:id="39" w:name="general_design_connectivity_arm.shape_fe"/>
      <w:r>
        <w:rPr>
          <w:color w:val="000000"/>
        </w:rPr>
        <w:t>4.3.18 Shape_feature_definition_fit_relationship</w:t>
      </w:r>
      <w:bookmarkEnd w:id="39"/>
      <w:r>
        <w:rPr>
          <w:color w:val="000000"/>
        </w:rPr>
        <w:t>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8" name="Picture 8" descr="EXPRESS-G">
              <a:hlinkClick xmlns:a="http://schemas.openxmlformats.org/drawingml/2006/main" r:id="rId13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EXPRESS-G">
                      <a:hlinkClick r:id="rId13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7" name="Picture 7" descr="Mapping table">
              <a:hlinkClick xmlns:a="http://schemas.openxmlformats.org/drawingml/2006/main" r:id="rId37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Mapping table">
                      <a:hlinkClick r:id="rId37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r>
        <w:rPr>
          <w:color w:val="000000"/>
          <w:sz w:val="27"/>
          <w:szCs w:val="27"/>
        </w:rPr>
        <w:lastRenderedPageBreak/>
        <w:t>A </w:t>
      </w:r>
      <w:r>
        <w:rPr>
          <w:b/>
          <w:bCs/>
          <w:color w:val="000000"/>
          <w:sz w:val="27"/>
          <w:szCs w:val="27"/>
        </w:rPr>
        <w:t>Shape_feature_definition_fit_relationship</w:t>
      </w:r>
      <w:r>
        <w:rPr>
          <w:color w:val="000000"/>
          <w:sz w:val="27"/>
          <w:szCs w:val="27"/>
        </w:rPr>
        <w:t> is a type of </w:t>
      </w:r>
      <w:hyperlink r:id="rId372" w:anchor="shape_feature_arm.shape_feature_definition_relationship" w:history="1">
        <w:r>
          <w:rPr>
            <w:rStyle w:val="Hyperlink"/>
            <w:b/>
            <w:bCs/>
            <w:sz w:val="27"/>
            <w:szCs w:val="27"/>
          </w:rPr>
          <w:t>Shape_feature_definition_relationship</w:t>
        </w:r>
      </w:hyperlink>
      <w:r>
        <w:rPr>
          <w:color w:val="000000"/>
          <w:sz w:val="27"/>
          <w:szCs w:val="27"/>
        </w:rPr>
        <w:t> that state that the two related </w:t>
      </w:r>
      <w:hyperlink r:id="rId373" w:anchor="shape_feature_arm.shape_feature_definition" w:history="1">
        <w:r>
          <w:rPr>
            <w:rStyle w:val="Hyperlink"/>
            <w:b/>
            <w:bCs/>
            <w:sz w:val="27"/>
            <w:szCs w:val="27"/>
          </w:rPr>
          <w:t>Shape_feature_definition</w:t>
        </w:r>
      </w:hyperlink>
      <w:r>
        <w:rPr>
          <w:color w:val="000000"/>
          <w:sz w:val="27"/>
          <w:szCs w:val="27"/>
        </w:rPr>
        <w:t> fit with each other.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Shape_feature_definition_fit_relationship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374" w:anchor="shape_feature_arm.shape_feature_definition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Shape_feature_definition_relationship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bookmarkStart w:id="40" w:name="subtype_constraints"/>
      <w:r>
        <w:rPr>
          <w:color w:val="000000"/>
        </w:rPr>
        <w:t>4.4 ARM subtype constraint definitions</w:t>
      </w:r>
      <w:bookmarkEnd w:id="40"/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subtype constraints for this module. Each subtype constraint places constraints on the possible super-type / subtype instantiations. The ARM subtype constraints and definitions are specified below.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4.4.1 gdc_general_part_feature_subtypes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6" name="Picture 6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5" name="Picture 5" descr="Mapping table">
              <a:hlinkClick xmlns:a="http://schemas.openxmlformats.org/drawingml/2006/main" r:id="rId37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Mapping table">
                      <a:hlinkClick r:id="rId37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gdc_general_part_feature_subtypes</w:t>
      </w:r>
      <w:r>
        <w:rPr>
          <w:color w:val="000000"/>
          <w:sz w:val="27"/>
          <w:szCs w:val="27"/>
        </w:rPr>
        <w:t> constraint specifies that instances of subtypes of </w:t>
      </w:r>
      <w:r>
        <w:rPr>
          <w:b/>
          <w:bCs/>
          <w:color w:val="000000"/>
          <w:sz w:val="27"/>
          <w:szCs w:val="27"/>
        </w:rPr>
        <w:t>general_part_feature</w:t>
      </w:r>
      <w:r>
        <w:rPr>
          <w:color w:val="000000"/>
          <w:sz w:val="27"/>
          <w:szCs w:val="27"/>
        </w:rPr>
        <w:t> shall not be simultaneously of type</w:t>
      </w:r>
      <w:ins w:id="41" w:author="Sapp (US), Brandon" w:date="2019-03-20T14:48:00Z">
        <w:r w:rsidR="003E15D5">
          <w:rPr>
            <w:color w:val="000000"/>
            <w:sz w:val="27"/>
            <w:szCs w:val="27"/>
          </w:rPr>
          <w:t xml:space="preserve"> </w:t>
        </w:r>
      </w:ins>
      <w:hyperlink r:id="rId376" w:anchor="general_design_connectivity_arm.part_transport_feature" w:history="1">
        <w:r>
          <w:rPr>
            <w:rStyle w:val="Hyperlink"/>
            <w:sz w:val="27"/>
            <w:szCs w:val="27"/>
          </w:rPr>
          <w:t>Part_transport_feature</w:t>
        </w:r>
      </w:hyperlink>
      <w:r>
        <w:rPr>
          <w:color w:val="000000"/>
          <w:sz w:val="27"/>
          <w:szCs w:val="27"/>
        </w:rPr>
        <w:t>, and </w:t>
      </w:r>
      <w:hyperlink r:id="rId377" w:anchor="general_design_connectivity_arm.part_contact_feature" w:history="1">
        <w:r>
          <w:rPr>
            <w:rStyle w:val="Hyperlink"/>
            <w:sz w:val="27"/>
            <w:szCs w:val="27"/>
          </w:rPr>
          <w:t>Part_contact_feature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bookmarkStart w:id="42" w:name="general_design_connectivity_arm.gdc_gene"/>
      <w:r>
        <w:rPr>
          <w:rStyle w:val="HTMLCode"/>
          <w:color w:val="000000"/>
        </w:rPr>
        <w:t>SUBTYPE_CONSTRAINT gdc_general_part_feature_subtypes</w:t>
      </w:r>
      <w:bookmarkEnd w:id="42"/>
      <w:r>
        <w:rPr>
          <w:rStyle w:val="HTMLCode"/>
          <w:color w:val="000000"/>
        </w:rPr>
        <w:t> FOR general_part_feature;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ONEOF (</w:t>
      </w:r>
      <w:hyperlink r:id="rId378" w:anchor="general_design_connectivity_arm.part_transpor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Part_transport_feature</w:t>
        </w:r>
      </w:hyperlink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     </w:t>
      </w:r>
      <w:hyperlink r:id="rId379" w:anchor="general_design_connectivity_arm.part_contact_feature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Part_contact_feature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END_SUBTYPE_CONSTRAINT;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4.4.2 gdc_part_shape_element_subtypes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4" name="Picture 4" descr="EXPRESS-G">
              <a:hlinkClick xmlns:a="http://schemas.openxmlformats.org/drawingml/2006/main" r:id="rId16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EXPRESS-G">
                      <a:hlinkClick r:id="rId16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3" name="Picture 3" descr="Mapping table">
              <a:hlinkClick xmlns:a="http://schemas.openxmlformats.org/drawingml/2006/main" r:id="rId38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Mapping table">
                      <a:hlinkClick r:id="rId38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gdc_part_shape_element_subtypes</w:t>
      </w:r>
      <w:r>
        <w:rPr>
          <w:color w:val="000000"/>
          <w:sz w:val="27"/>
          <w:szCs w:val="27"/>
        </w:rPr>
        <w:t> constraint specifies that instances of subtypes of </w:t>
      </w:r>
      <w:r>
        <w:rPr>
          <w:b/>
          <w:bCs/>
          <w:color w:val="000000"/>
          <w:sz w:val="27"/>
          <w:szCs w:val="27"/>
        </w:rPr>
        <w:t>part_shape_element</w:t>
      </w:r>
      <w:r>
        <w:rPr>
          <w:color w:val="000000"/>
          <w:sz w:val="27"/>
          <w:szCs w:val="27"/>
        </w:rPr>
        <w:t> shall not be simultaneously of type</w:t>
      </w:r>
      <w:ins w:id="43" w:author="Sapp (US), Brandon" w:date="2019-03-20T14:48:00Z">
        <w:r w:rsidR="003E15D5">
          <w:rPr>
            <w:color w:val="000000"/>
            <w:sz w:val="27"/>
            <w:szCs w:val="27"/>
          </w:rPr>
          <w:t xml:space="preserve"> </w:t>
        </w:r>
      </w:ins>
      <w:hyperlink r:id="rId381" w:anchor="general_design_connectivity_arm.assembly_shape_constraint" w:history="1">
        <w:r>
          <w:rPr>
            <w:rStyle w:val="Hyperlink"/>
            <w:sz w:val="27"/>
            <w:szCs w:val="27"/>
          </w:rPr>
          <w:t>Assembly_shape_constraint</w:t>
        </w:r>
      </w:hyperlink>
      <w:r>
        <w:rPr>
          <w:color w:val="000000"/>
          <w:sz w:val="27"/>
          <w:szCs w:val="27"/>
        </w:rPr>
        <w:t>, </w:t>
      </w:r>
      <w:hyperlink r:id="rId382" w:anchor="general_design_connectivity_arm.assembly_shape_joint" w:history="1">
        <w:r>
          <w:rPr>
            <w:rStyle w:val="Hyperlink"/>
            <w:sz w:val="27"/>
            <w:szCs w:val="27"/>
          </w:rPr>
          <w:t>Assembly_shape_joint</w:t>
        </w:r>
      </w:hyperlink>
      <w:r>
        <w:rPr>
          <w:color w:val="000000"/>
          <w:sz w:val="27"/>
          <w:szCs w:val="27"/>
        </w:rPr>
        <w:t>, and </w:t>
      </w:r>
      <w:hyperlink r:id="rId383" w:anchor="general_design_connectivity_arm.part_connectivity_definition" w:history="1">
        <w:r>
          <w:rPr>
            <w:rStyle w:val="Hyperlink"/>
            <w:sz w:val="27"/>
            <w:szCs w:val="27"/>
          </w:rPr>
          <w:t>Part_connectivity_definition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lastRenderedPageBreak/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bookmarkStart w:id="44" w:name="general_design_connectivity_arm.gdc_part"/>
      <w:r>
        <w:rPr>
          <w:rStyle w:val="HTMLCode"/>
          <w:color w:val="000000"/>
        </w:rPr>
        <w:t>SUBTYPE_CONSTRAINT gdc_part_shape_element_subtypes</w:t>
      </w:r>
      <w:bookmarkEnd w:id="44"/>
      <w:r>
        <w:rPr>
          <w:rStyle w:val="HTMLCode"/>
          <w:color w:val="000000"/>
        </w:rPr>
        <w:t> FOR part_shape_element;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ONEOF (</w:t>
      </w:r>
      <w:hyperlink r:id="rId384" w:anchor="general_design_connectivity_arm.assembly_shape_constraint" w:history="1">
        <w:r>
          <w:rPr>
            <w:rStyle w:val="Hyperlink"/>
            <w:rFonts w:ascii="Courier New" w:hAnsi="Courier New" w:cs="Courier New"/>
            <w:sz w:val="20"/>
            <w:szCs w:val="20"/>
          </w:rPr>
          <w:t>Assembly_shape_constraint</w:t>
        </w:r>
      </w:hyperlink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     </w:t>
      </w:r>
      <w:hyperlink r:id="rId385" w:anchor="general_design_connectivity_arm.assembly_shape_joint" w:history="1">
        <w:r>
          <w:rPr>
            <w:rStyle w:val="Hyperlink"/>
            <w:rFonts w:ascii="Courier New" w:hAnsi="Courier New" w:cs="Courier New"/>
            <w:sz w:val="20"/>
            <w:szCs w:val="20"/>
          </w:rPr>
          <w:t>Assembly_shape_joint</w:t>
        </w:r>
      </w:hyperlink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     </w:t>
      </w:r>
      <w:hyperlink r:id="rId386" w:anchor="general_design_connectivity_arm.part_connectivity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Part_connectivity_definition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END_SUBTYPE_CONSTRAINT;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4.4.3 gdc_shape_element_subtypes   </w:t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2" name="Picture 2" descr="EXPRESS-G">
              <a:hlinkClick xmlns:a="http://schemas.openxmlformats.org/drawingml/2006/main" r:id="rId15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EXPRESS-G">
                      <a:hlinkClick r:id="rId15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eastAsia="en-GB"/>
        </w:rPr>
        <w:drawing>
          <wp:inline distT="0" distB="0" distL="0" distR="0">
            <wp:extent cx="180975" cy="209550"/>
            <wp:effectExtent l="0" t="0" r="9525" b="0"/>
            <wp:docPr id="1" name="Picture 1" descr="Mapping table">
              <a:hlinkClick xmlns:a="http://schemas.openxmlformats.org/drawingml/2006/main" r:id="rId38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Mapping table">
                      <a:hlinkClick r:id="rId38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gdc_shape_element_subtypes</w:t>
      </w:r>
      <w:r>
        <w:rPr>
          <w:color w:val="000000"/>
          <w:sz w:val="27"/>
          <w:szCs w:val="27"/>
        </w:rPr>
        <w:t> constraint specifies that instances of subtypes of </w:t>
      </w:r>
      <w:r>
        <w:rPr>
          <w:b/>
          <w:bCs/>
          <w:color w:val="000000"/>
          <w:sz w:val="27"/>
          <w:szCs w:val="27"/>
        </w:rPr>
        <w:t>shape_element</w:t>
      </w:r>
      <w:r>
        <w:rPr>
          <w:color w:val="000000"/>
          <w:sz w:val="27"/>
          <w:szCs w:val="27"/>
        </w:rPr>
        <w:t> shall not be simultaneously of type</w:t>
      </w:r>
      <w:ins w:id="45" w:author="Sapp (US), Brandon" w:date="2019-03-20T14:48:00Z">
        <w:r w:rsidR="003E15D5">
          <w:rPr>
            <w:color w:val="000000"/>
            <w:sz w:val="27"/>
            <w:szCs w:val="27"/>
          </w:rPr>
          <w:t xml:space="preserve"> </w:t>
        </w:r>
      </w:ins>
      <w:hyperlink r:id="rId388" w:anchor="general_design_connectivity_arm.occurrence_shape_element" w:history="1">
        <w:r>
          <w:rPr>
            <w:rStyle w:val="Hyperlink"/>
            <w:sz w:val="27"/>
            <w:szCs w:val="27"/>
          </w:rPr>
          <w:t>Occurrence_shape_element</w:t>
        </w:r>
      </w:hyperlink>
      <w:r>
        <w:rPr>
          <w:color w:val="000000"/>
          <w:sz w:val="27"/>
          <w:szCs w:val="27"/>
        </w:rPr>
        <w:t>, </w:t>
      </w:r>
      <w:hyperlink r:id="rId389" w:anchor="part_shape_arm.part_shape_element" w:history="1">
        <w:r>
          <w:rPr>
            <w:rStyle w:val="Hyperlink"/>
            <w:sz w:val="27"/>
            <w:szCs w:val="27"/>
          </w:rPr>
          <w:t>Part_shape_element</w:t>
        </w:r>
      </w:hyperlink>
      <w:r>
        <w:rPr>
          <w:color w:val="000000"/>
          <w:sz w:val="27"/>
          <w:szCs w:val="27"/>
        </w:rPr>
        <w:t>, and </w:t>
      </w:r>
      <w:hyperlink r:id="rId390" w:anchor="shape_feature_arm.shape_feature_definition_element" w:history="1">
        <w:r>
          <w:rPr>
            <w:rStyle w:val="Hyperlink"/>
            <w:sz w:val="27"/>
            <w:szCs w:val="27"/>
          </w:rPr>
          <w:t>Shape_feature_definition_element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bookmarkStart w:id="46" w:name="general_design_connectivity_arm.gdc_shap"/>
      <w:r>
        <w:rPr>
          <w:rStyle w:val="HTMLCode"/>
          <w:color w:val="000000"/>
        </w:rPr>
        <w:t>SUBTYPE_CONSTRAINT gdc_shape_element_subtypes</w:t>
      </w:r>
      <w:bookmarkEnd w:id="46"/>
      <w:r>
        <w:rPr>
          <w:rStyle w:val="HTMLCode"/>
          <w:color w:val="000000"/>
        </w:rPr>
        <w:t> FOR shape_element;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ONEOF (</w:t>
      </w:r>
      <w:hyperlink r:id="rId391" w:anchor="general_design_connectivity_arm.occurrence_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Occurrence_shape_element</w:t>
        </w:r>
      </w:hyperlink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     </w:t>
      </w:r>
      <w:hyperlink r:id="rId392" w:anchor="part_shape_arm.part_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Part_shape_element</w:t>
        </w:r>
      </w:hyperlink>
      <w:r>
        <w:rPr>
          <w:rStyle w:val="HTMLCode"/>
          <w:color w:val="00000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     </w:t>
      </w:r>
      <w:hyperlink r:id="rId393" w:anchor="shape_feature_arm.shape_feature_definition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Shape_feature_definition_element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END_SUBTYPE_CONSTRAINT;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A31AA4" w:rsidRDefault="00A31AA4" w:rsidP="00A31AA4">
      <w:pPr>
        <w:pStyle w:val="Heading2"/>
        <w:rPr>
          <w:color w:val="000000"/>
        </w:rPr>
      </w:pPr>
      <w:bookmarkStart w:id="47" w:name="functions"/>
      <w:r>
        <w:rPr>
          <w:color w:val="000000"/>
        </w:rPr>
        <w:t>4.5 ARM function definitions</w:t>
      </w:r>
      <w:bookmarkEnd w:id="47"/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functions for this module. The ARM functions and definitions are specified below.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4.5.1 acyclic_occurrence_shape_element</w:t>
      </w:r>
    </w:p>
    <w:p w:rsidR="00A31AA4" w:rsidRDefault="00A31AA4" w:rsidP="00A31AA4"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acyclic_occurrence_shape_element</w:t>
      </w:r>
      <w:r>
        <w:rPr>
          <w:color w:val="000000"/>
          <w:sz w:val="27"/>
          <w:szCs w:val="27"/>
        </w:rPr>
        <w:t> function determines whether the graph of instances of the entity data type </w:t>
      </w:r>
      <w:hyperlink r:id="rId394" w:anchor="general_design_connectivity_arm.occurrence_shape_element" w:history="1">
        <w:r>
          <w:rPr>
            <w:rStyle w:val="Hyperlink"/>
            <w:b/>
            <w:bCs/>
            <w:sz w:val="27"/>
            <w:szCs w:val="27"/>
          </w:rPr>
          <w:t>Occurrence_shape_element</w:t>
        </w:r>
      </w:hyperlink>
      <w:r>
        <w:rPr>
          <w:color w:val="000000"/>
          <w:sz w:val="27"/>
          <w:szCs w:val="27"/>
        </w:rPr>
        <w:t> established by the attribute </w:t>
      </w:r>
      <w:hyperlink r:id="rId395" w:anchor="general_design_connectivity_arm.occurrence_shape_element.definition" w:history="1">
        <w:r>
          <w:rPr>
            <w:rStyle w:val="Hyperlink"/>
            <w:b/>
            <w:bCs/>
            <w:sz w:val="27"/>
            <w:szCs w:val="27"/>
          </w:rPr>
          <w:t>definition</w:t>
        </w:r>
      </w:hyperlink>
      <w:r>
        <w:rPr>
          <w:color w:val="000000"/>
          <w:sz w:val="27"/>
          <w:szCs w:val="27"/>
        </w:rPr>
        <w:t> contains a cycle. The function returns TRUE if no cycle has been detected. Otherwise</w:t>
      </w:r>
      <w:ins w:id="48" w:author="Sapp (US), Brandon" w:date="2019-03-20T14:45:00Z">
        <w:r w:rsidR="003E15D5">
          <w:rPr>
            <w:color w:val="000000"/>
            <w:sz w:val="27"/>
            <w:szCs w:val="27"/>
          </w:rPr>
          <w:t>,</w:t>
        </w:r>
      </w:ins>
      <w:r>
        <w:rPr>
          <w:color w:val="000000"/>
          <w:sz w:val="27"/>
          <w:szCs w:val="27"/>
        </w:rPr>
        <w:t xml:space="preserve"> it returns FALSE.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rPr>
          <w:sz w:val="24"/>
          <w:szCs w:val="24"/>
        </w:rPr>
      </w:pP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FUNCTION acyclic_occurrence_shape_element (sao : </w:t>
      </w:r>
      <w:hyperlink r:id="rId396" w:anchor="general_design_connectivity_arm.occurrence_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Occurrence_shape_element</w:t>
        </w:r>
      </w:hyperlink>
      <w:r>
        <w:rPr>
          <w:rStyle w:val="HTMLCode"/>
          <w:rFonts w:eastAsiaTheme="minorHAnsi"/>
          <w:color w:val="000000"/>
        </w:rPr>
        <w:t>; definition : </w:t>
      </w:r>
      <w:hyperlink r:id="rId397" w:anchor="general_design_connectivity_arm.occurrence_shape_element_definition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occurrence_shape_element_definition_select</w:t>
        </w:r>
      </w:hyperlink>
      <w:r>
        <w:rPr>
          <w:rStyle w:val="HTMLCode"/>
          <w:rFonts w:eastAsiaTheme="minorHAnsi"/>
          <w:color w:val="000000"/>
        </w:rPr>
        <w:t>) : BOOLEAN;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lastRenderedPageBreak/>
        <w:t xml:space="preserve">    IF NOT (('GENERAL_DESIGN_CONNECTIVITY_ARM.OCCURRENCE_SHAPE_ELEMENT') IN TYPEOF(definition))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THEN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RETURN(TRUE);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END_IF;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  IF (definition :=: sao)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THEN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RETURN(FALSE);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ELSE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RETURN(acyclic_occurrence_shape_element(sao, definition\Occurrence_shape_element.definition));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END_IF;</w:t>
      </w:r>
    </w:p>
    <w:p w:rsidR="00A31AA4" w:rsidRDefault="00A31AA4" w:rsidP="00A31AA4">
      <w:r>
        <w:rPr>
          <w:rStyle w:val="HTMLCode"/>
          <w:rFonts w:eastAsiaTheme="minorHAnsi"/>
          <w:color w:val="000000"/>
        </w:rPr>
        <w:t>END_FUNCTION;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Argument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sao: </w:t>
      </w:r>
      <w:r>
        <w:rPr>
          <w:color w:val="000000"/>
          <w:sz w:val="27"/>
          <w:szCs w:val="27"/>
        </w:rPr>
        <w:t>(input) the start node of type </w:t>
      </w:r>
      <w:hyperlink r:id="rId398" w:anchor="general_design_connectivity_arm.occurrence_shape_element" w:history="1">
        <w:r>
          <w:rPr>
            <w:rStyle w:val="Hyperlink"/>
            <w:b/>
            <w:bCs/>
            <w:sz w:val="27"/>
            <w:szCs w:val="27"/>
          </w:rPr>
          <w:t>Occurrence_shape_element</w:t>
        </w:r>
      </w:hyperlink>
      <w:r>
        <w:rPr>
          <w:color w:val="000000"/>
          <w:sz w:val="27"/>
          <w:szCs w:val="27"/>
        </w:rPr>
        <w:t> to be checked.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definition: </w:t>
      </w:r>
      <w:r>
        <w:rPr>
          <w:color w:val="000000"/>
          <w:sz w:val="27"/>
          <w:szCs w:val="27"/>
        </w:rPr>
        <w:t>(input) the next node to which the start node is checked</w:t>
      </w:r>
      <w:del w:id="49" w:author="Sapp (US), Brandon" w:date="2019-03-20T14:46:00Z">
        <w:r w:rsidDel="003E15D5">
          <w:rPr>
            <w:color w:val="000000"/>
            <w:sz w:val="27"/>
            <w:szCs w:val="27"/>
          </w:rPr>
          <w:delText xml:space="preserve"> against</w:delText>
        </w:r>
      </w:del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4.5.2 acyclic_shape_element</w:t>
      </w:r>
    </w:p>
    <w:p w:rsidR="00A31AA4" w:rsidRDefault="00A31AA4" w:rsidP="00A31AA4"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acyclic_shape_element</w:t>
      </w:r>
      <w:r>
        <w:rPr>
          <w:color w:val="000000"/>
          <w:sz w:val="27"/>
          <w:szCs w:val="27"/>
        </w:rPr>
        <w:t> function determines whether the graph of instances of the entity data type </w:t>
      </w:r>
      <w:hyperlink r:id="rId399" w:anchor="shape_property_assignment_arm.shape_element" w:history="1">
        <w:r>
          <w:rPr>
            <w:rStyle w:val="Hyperlink"/>
            <w:b/>
            <w:bCs/>
            <w:sz w:val="27"/>
            <w:szCs w:val="27"/>
          </w:rPr>
          <w:t>Shape_element</w:t>
        </w:r>
      </w:hyperlink>
      <w:r>
        <w:rPr>
          <w:color w:val="000000"/>
          <w:sz w:val="27"/>
          <w:szCs w:val="27"/>
        </w:rPr>
        <w:t> established by the attribute</w:t>
      </w:r>
      <w:ins w:id="50" w:author="Sapp (US), Brandon" w:date="2019-03-20T14:48:00Z">
        <w:r w:rsidR="003E15D5">
          <w:rPr>
            <w:color w:val="000000"/>
            <w:sz w:val="27"/>
            <w:szCs w:val="27"/>
          </w:rPr>
          <w:t xml:space="preserve"> </w:t>
        </w:r>
      </w:ins>
      <w:hyperlink r:id="rId400" w:anchor="shape_property_assignment_arm.shape_element.associated_definition" w:history="1">
        <w:r>
          <w:rPr>
            <w:rStyle w:val="Hyperlink"/>
            <w:b/>
            <w:bCs/>
            <w:sz w:val="27"/>
            <w:szCs w:val="27"/>
          </w:rPr>
          <w:t>associated_definition</w:t>
        </w:r>
      </w:hyperlink>
      <w:r>
        <w:rPr>
          <w:color w:val="000000"/>
          <w:sz w:val="27"/>
          <w:szCs w:val="27"/>
        </w:rPr>
        <w:t> contains a cycle. The function returns TRUE if no cycle has been detected. Otherwise</w:t>
      </w:r>
      <w:ins w:id="51" w:author="Sapp (US), Brandon" w:date="2019-03-20T14:46:00Z">
        <w:r w:rsidR="003E15D5">
          <w:rPr>
            <w:color w:val="000000"/>
            <w:sz w:val="27"/>
            <w:szCs w:val="27"/>
          </w:rPr>
          <w:t>,</w:t>
        </w:r>
      </w:ins>
      <w:r>
        <w:rPr>
          <w:color w:val="000000"/>
          <w:sz w:val="27"/>
          <w:szCs w:val="27"/>
        </w:rPr>
        <w:t xml:space="preserve"> it returns FALSE.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rPr>
          <w:sz w:val="24"/>
          <w:szCs w:val="24"/>
        </w:rPr>
      </w:pP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FUNCTION acyclic_shape_element (se : </w:t>
      </w:r>
      <w:hyperlink r:id="rId401" w:anchor="shape_property_assignment_arm.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Shape_element</w:t>
        </w:r>
      </w:hyperlink>
      <w:r>
        <w:rPr>
          <w:rStyle w:val="HTMLCode"/>
          <w:rFonts w:eastAsiaTheme="minorHAnsi"/>
          <w:color w:val="000000"/>
        </w:rPr>
        <w:t>; associated_definition : </w:t>
      </w:r>
      <w:hyperlink r:id="rId402" w:anchor="general_design_connectivity_arm.occurrence_shape_element_definition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occurrence_shape_element_definition_select</w:t>
        </w:r>
      </w:hyperlink>
      <w:r>
        <w:rPr>
          <w:rStyle w:val="HTMLCode"/>
          <w:rFonts w:eastAsiaTheme="minorHAnsi"/>
          <w:color w:val="000000"/>
        </w:rPr>
        <w:t>) : BOOLEAN;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IF NOT (('SHAPE_PROPERTY_ASSIGNMENT_ARM.SHAPE_ELEMENT') IN TYPEOF(associated_definition))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THEN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RETURN(TRUE);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END_IF;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  IF (associated_definition :=: se)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THEN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RETURN(FALSE);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ELSE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RETURN(acyclic_shape_element(se, associated_definition\Shape_element.associated_definition));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END_IF;</w:t>
      </w:r>
    </w:p>
    <w:p w:rsidR="00A31AA4" w:rsidRDefault="00A31AA4" w:rsidP="00A31AA4">
      <w:r>
        <w:rPr>
          <w:rStyle w:val="HTMLCode"/>
          <w:rFonts w:eastAsiaTheme="minorHAnsi"/>
          <w:color w:val="000000"/>
        </w:rPr>
        <w:lastRenderedPageBreak/>
        <w:t>END_FUNCTION;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Argument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se: </w:t>
      </w:r>
      <w:r>
        <w:rPr>
          <w:color w:val="000000"/>
          <w:sz w:val="27"/>
          <w:szCs w:val="27"/>
        </w:rPr>
        <w:t>(input) the start node of type </w:t>
      </w:r>
      <w:hyperlink r:id="rId403" w:anchor="shape_property_assignment_arm.shape_element" w:history="1">
        <w:r>
          <w:rPr>
            <w:rStyle w:val="Hyperlink"/>
            <w:b/>
            <w:bCs/>
            <w:sz w:val="27"/>
            <w:szCs w:val="27"/>
          </w:rPr>
          <w:t>Shape_element</w:t>
        </w:r>
      </w:hyperlink>
      <w:r>
        <w:rPr>
          <w:color w:val="000000"/>
          <w:sz w:val="27"/>
          <w:szCs w:val="27"/>
        </w:rPr>
        <w:t> to be checked.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bookmarkStart w:id="52" w:name="general_design_connectivity_arm.acyclic_"/>
      <w:r>
        <w:rPr>
          <w:b/>
          <w:bCs/>
          <w:color w:val="000000"/>
          <w:sz w:val="27"/>
          <w:szCs w:val="27"/>
        </w:rPr>
        <w:t>associated_definition: </w:t>
      </w:r>
      <w:bookmarkEnd w:id="52"/>
      <w:r>
        <w:rPr>
          <w:color w:val="000000"/>
          <w:sz w:val="27"/>
          <w:szCs w:val="27"/>
        </w:rPr>
        <w:t>(input) the next node to which the start node is checked</w:t>
      </w:r>
      <w:del w:id="53" w:author="Sapp (US), Brandon" w:date="2019-03-20T14:46:00Z">
        <w:r w:rsidDel="003E15D5">
          <w:rPr>
            <w:color w:val="000000"/>
            <w:sz w:val="27"/>
            <w:szCs w:val="27"/>
          </w:rPr>
          <w:delText xml:space="preserve"> against</w:delText>
        </w:r>
      </w:del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4.5.3 main_associated_definition</w:t>
      </w:r>
    </w:p>
    <w:p w:rsidR="00A31AA4" w:rsidRDefault="00A31AA4" w:rsidP="00A31AA4"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main_associated_definition</w:t>
      </w:r>
      <w:r>
        <w:rPr>
          <w:color w:val="000000"/>
          <w:sz w:val="27"/>
          <w:szCs w:val="27"/>
        </w:rPr>
        <w:t> function determines the final </w:t>
      </w:r>
      <w:hyperlink r:id="rId404" w:anchor="shape_property_assignment_arm.shape_element.associated_definition" w:history="1">
        <w:r>
          <w:rPr>
            <w:rStyle w:val="Hyperlink"/>
            <w:b/>
            <w:bCs/>
            <w:sz w:val="27"/>
            <w:szCs w:val="27"/>
          </w:rPr>
          <w:t>associated_definition</w:t>
        </w:r>
      </w:hyperlink>
      <w:r>
        <w:rPr>
          <w:color w:val="000000"/>
          <w:sz w:val="27"/>
          <w:szCs w:val="27"/>
        </w:rPr>
        <w:t> of a potential list of instances of the entity data type </w:t>
      </w:r>
      <w:hyperlink r:id="rId405" w:anchor="shape_property_assignment_arm.shape_element" w:history="1">
        <w:r>
          <w:rPr>
            <w:rStyle w:val="Hyperlink"/>
            <w:b/>
            <w:bCs/>
            <w:sz w:val="27"/>
            <w:szCs w:val="27"/>
          </w:rPr>
          <w:t>Shape_element</w:t>
        </w:r>
      </w:hyperlink>
      <w:r>
        <w:rPr>
          <w:color w:val="000000"/>
          <w:sz w:val="27"/>
          <w:szCs w:val="27"/>
        </w:rPr>
        <w:t>. The function returns the final object that is not of type </w:t>
      </w:r>
      <w:hyperlink r:id="rId406" w:anchor="shape_property_assignment_arm.shape_element" w:history="1">
        <w:r>
          <w:rPr>
            <w:rStyle w:val="Hyperlink"/>
            <w:b/>
            <w:bCs/>
            <w:sz w:val="27"/>
            <w:szCs w:val="27"/>
          </w:rPr>
          <w:t>Shape_element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rPr>
          <w:sz w:val="24"/>
          <w:szCs w:val="24"/>
        </w:rPr>
      </w:pP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FUNCTION main_associated_definition (se : </w:t>
      </w:r>
      <w:hyperlink r:id="rId407" w:anchor="shape_property_assignment_arm.shapeable_item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shapeable_item</w:t>
        </w:r>
      </w:hyperlink>
      <w:r>
        <w:rPr>
          <w:rStyle w:val="HTMLCode"/>
          <w:rFonts w:eastAsiaTheme="minorHAnsi"/>
          <w:color w:val="000000"/>
        </w:rPr>
        <w:t>) : </w:t>
      </w:r>
      <w:hyperlink r:id="rId408" w:anchor="shape_property_assignment_arm.shapeable_item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shapeable_item</w:t>
        </w:r>
      </w:hyperlink>
      <w:r>
        <w:rPr>
          <w:rStyle w:val="HTMLCode"/>
          <w:rFonts w:eastAsiaTheme="minorHAnsi"/>
          <w:color w:val="000000"/>
        </w:rPr>
        <w:t>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IF NOT (('SHAPE_PROPERTY_ASSIGNMENT.SHAPE_ELEMENT') IN TYPEOF(se))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THEN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RETURN(se);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ELSE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IF NOT (('SHAPE_PROPERTY_ASSIGNMENT.SHAPE_ELEMENT') IN TYPEOF(se.associated_definition))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THEN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  RETURN(se.associated_definition);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ELSE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  RETURN(main_associated_definition(se.associated_definition));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END_IF;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END_IF;</w:t>
      </w:r>
    </w:p>
    <w:p w:rsidR="00A31AA4" w:rsidRDefault="00A31AA4" w:rsidP="00A31AA4">
      <w:r>
        <w:rPr>
          <w:rStyle w:val="HTMLCode"/>
          <w:rFonts w:eastAsiaTheme="minorHAnsi"/>
          <w:color w:val="000000"/>
        </w:rPr>
        <w:t>END_FUNCTION;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Argument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bookmarkStart w:id="54" w:name="general_design_connectivity_arm.main_ass"/>
      <w:r>
        <w:rPr>
          <w:b/>
          <w:bCs/>
          <w:color w:val="000000"/>
          <w:sz w:val="27"/>
          <w:szCs w:val="27"/>
        </w:rPr>
        <w:t>se: </w:t>
      </w:r>
      <w:bookmarkEnd w:id="54"/>
      <w:r>
        <w:rPr>
          <w:color w:val="000000"/>
          <w:sz w:val="27"/>
          <w:szCs w:val="27"/>
        </w:rPr>
        <w:t>(input) the start node of type </w:t>
      </w:r>
      <w:hyperlink r:id="rId409" w:anchor="shape_property_assignment_arm.shapeable_item" w:history="1">
        <w:r>
          <w:rPr>
            <w:rStyle w:val="Hyperlink"/>
            <w:b/>
            <w:bCs/>
            <w:sz w:val="27"/>
            <w:szCs w:val="27"/>
          </w:rPr>
          <w:t>shapeable_item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4.5.4 main_upper_usage</w:t>
      </w:r>
    </w:p>
    <w:p w:rsidR="00A31AA4" w:rsidRDefault="00A31AA4" w:rsidP="00A31AA4">
      <w:r>
        <w:rPr>
          <w:color w:val="000000"/>
          <w:sz w:val="27"/>
          <w:szCs w:val="27"/>
        </w:rPr>
        <w:lastRenderedPageBreak/>
        <w:t>The </w:t>
      </w:r>
      <w:r>
        <w:rPr>
          <w:b/>
          <w:bCs/>
          <w:color w:val="000000"/>
          <w:sz w:val="27"/>
          <w:szCs w:val="27"/>
        </w:rPr>
        <w:t>main_upper_usage</w:t>
      </w:r>
      <w:r>
        <w:rPr>
          <w:color w:val="000000"/>
          <w:sz w:val="27"/>
          <w:szCs w:val="27"/>
        </w:rPr>
        <w:t> function determines the final instance of a potential list of instances of entity data type </w:t>
      </w:r>
      <w:hyperlink r:id="rId410" w:anchor="product_occurrence_arm.specified_occurrence" w:history="1">
        <w:r>
          <w:rPr>
            <w:rStyle w:val="Hyperlink"/>
            <w:b/>
            <w:bCs/>
            <w:sz w:val="27"/>
            <w:szCs w:val="27"/>
          </w:rPr>
          <w:t>Specified_occurrence</w:t>
        </w:r>
      </w:hyperlink>
      <w:r>
        <w:rPr>
          <w:color w:val="000000"/>
          <w:sz w:val="27"/>
          <w:szCs w:val="27"/>
        </w:rPr>
        <w:t> that are linked by the attribute </w:t>
      </w:r>
      <w:hyperlink r:id="rId411" w:anchor="product_occurrence_arm.specified_occurrence.upper_usage" w:history="1">
        <w:r>
          <w:rPr>
            <w:rStyle w:val="Hyperlink"/>
            <w:b/>
            <w:bCs/>
            <w:sz w:val="27"/>
            <w:szCs w:val="27"/>
          </w:rPr>
          <w:t>upper_usage</w:t>
        </w:r>
      </w:hyperlink>
      <w:r>
        <w:rPr>
          <w:color w:val="000000"/>
          <w:sz w:val="27"/>
          <w:szCs w:val="27"/>
        </w:rPr>
        <w:t>. The function returns the final </w:t>
      </w:r>
      <w:hyperlink r:id="rId412" w:anchor="product_occurrence_arm.product_occurrence" w:history="1">
        <w:r>
          <w:rPr>
            <w:rStyle w:val="Hyperlink"/>
            <w:b/>
            <w:bCs/>
            <w:sz w:val="27"/>
            <w:szCs w:val="27"/>
          </w:rPr>
          <w:t>Product_occurrence</w:t>
        </w:r>
      </w:hyperlink>
      <w:r>
        <w:rPr>
          <w:color w:val="000000"/>
          <w:sz w:val="27"/>
          <w:szCs w:val="27"/>
        </w:rPr>
        <w:t> that is not of type </w:t>
      </w:r>
      <w:hyperlink r:id="rId413" w:anchor="product_occurrence_arm.specified_occurrence" w:history="1">
        <w:r>
          <w:rPr>
            <w:rStyle w:val="Hyperlink"/>
            <w:b/>
            <w:bCs/>
            <w:sz w:val="27"/>
            <w:szCs w:val="27"/>
          </w:rPr>
          <w:t>Specified_occurrence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rPr>
          <w:sz w:val="24"/>
          <w:szCs w:val="24"/>
        </w:rPr>
      </w:pP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FUNCTION main_upper_usage (po : </w:t>
      </w:r>
      <w:hyperlink r:id="rId414" w:anchor="product_occurrence_arm.product_occurrence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Product_occurrence</w:t>
        </w:r>
      </w:hyperlink>
      <w:r>
        <w:rPr>
          <w:rStyle w:val="HTMLCode"/>
          <w:rFonts w:eastAsiaTheme="minorHAnsi"/>
          <w:color w:val="000000"/>
        </w:rPr>
        <w:t>) : </w:t>
      </w:r>
      <w:hyperlink r:id="rId415" w:anchor="product_occurrence_arm.product_occurrence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Product_occurrence</w:t>
        </w:r>
      </w:hyperlink>
      <w:r>
        <w:rPr>
          <w:rStyle w:val="HTMLCode"/>
          <w:rFonts w:eastAsiaTheme="minorHAnsi"/>
          <w:color w:val="000000"/>
        </w:rPr>
        <w:t>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IF NOT (('PRODUCT_OCCURRENCE_ARM.SPECIFIED_OCCURRENCE') IN TYPEOF(po))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THEN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RETURN(po);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ELSE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RETURN(main_upper_usage(po\Specified_occurrence.upper_usage));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END_IF;</w:t>
      </w:r>
    </w:p>
    <w:p w:rsidR="00A31AA4" w:rsidRDefault="00A31AA4" w:rsidP="00A31AA4">
      <w:r>
        <w:rPr>
          <w:rStyle w:val="HTMLCode"/>
          <w:rFonts w:eastAsiaTheme="minorHAnsi"/>
          <w:color w:val="000000"/>
        </w:rPr>
        <w:t>END_FUNCTION;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Argument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bookmarkStart w:id="55" w:name="general_design_connectivity_arm.main_upp"/>
      <w:r>
        <w:rPr>
          <w:b/>
          <w:bCs/>
          <w:color w:val="000000"/>
          <w:sz w:val="27"/>
          <w:szCs w:val="27"/>
        </w:rPr>
        <w:t>po: </w:t>
      </w:r>
      <w:bookmarkEnd w:id="55"/>
      <w:r>
        <w:rPr>
          <w:color w:val="000000"/>
          <w:sz w:val="27"/>
          <w:szCs w:val="27"/>
        </w:rPr>
        <w:t>(input) the start node of type </w:t>
      </w:r>
      <w:hyperlink r:id="rId416" w:anchor="product_occurrence_arm.product_occurrence" w:history="1">
        <w:r>
          <w:rPr>
            <w:rStyle w:val="Hyperlink"/>
            <w:b/>
            <w:bCs/>
            <w:sz w:val="27"/>
            <w:szCs w:val="27"/>
          </w:rPr>
          <w:t>Product_occurrence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4.5.5 terminal_usage_check</w:t>
      </w:r>
    </w:p>
    <w:p w:rsidR="00A31AA4" w:rsidRDefault="00A31AA4" w:rsidP="00A31AA4"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terminal_usage_check</w:t>
      </w:r>
      <w:r>
        <w:rPr>
          <w:color w:val="000000"/>
          <w:sz w:val="27"/>
          <w:szCs w:val="27"/>
        </w:rPr>
        <w:t> function determines if a set of terminals is accessible for a </w:t>
      </w:r>
      <w:hyperlink r:id="rId417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r>
        <w:rPr>
          <w:color w:val="000000"/>
          <w:sz w:val="27"/>
          <w:szCs w:val="27"/>
        </w:rPr>
        <w:t>. In the case where a terminal in the set of terminals is of type </w:t>
      </w:r>
      <w:hyperlink r:id="rId418" w:anchor="general_design_connectivity_arm.occurrence_terminal" w:history="1">
        <w:r>
          <w:rPr>
            <w:rStyle w:val="Hyperlink"/>
            <w:b/>
            <w:bCs/>
            <w:sz w:val="27"/>
            <w:szCs w:val="27"/>
          </w:rPr>
          <w:t>Occurrence_terminal</w:t>
        </w:r>
      </w:hyperlink>
      <w:r>
        <w:rPr>
          <w:color w:val="000000"/>
          <w:sz w:val="27"/>
          <w:szCs w:val="27"/>
        </w:rPr>
        <w:t> then a potential chain of </w:t>
      </w:r>
      <w:hyperlink r:id="rId419" w:anchor="general_design_connectivity_arm.occurrence_shape_feature.associated_definition" w:history="1">
        <w:r>
          <w:rPr>
            <w:rStyle w:val="Hyperlink"/>
            <w:b/>
            <w:bCs/>
            <w:sz w:val="27"/>
            <w:szCs w:val="27"/>
          </w:rPr>
          <w:t>associated_definition</w:t>
        </w:r>
      </w:hyperlink>
      <w:r>
        <w:rPr>
          <w:color w:val="000000"/>
          <w:sz w:val="27"/>
          <w:szCs w:val="27"/>
        </w:rPr>
        <w:t>s must be followed till a </w:t>
      </w:r>
      <w:hyperlink r:id="rId420" w:anchor="product_occurrence_arm.product_occurrence" w:history="1">
        <w:r>
          <w:rPr>
            <w:rStyle w:val="Hyperlink"/>
            <w:b/>
            <w:bCs/>
            <w:sz w:val="27"/>
            <w:szCs w:val="27"/>
          </w:rPr>
          <w:t>Product_occurrence</w:t>
        </w:r>
      </w:hyperlink>
      <w:r>
        <w:rPr>
          <w:color w:val="000000"/>
          <w:sz w:val="27"/>
          <w:szCs w:val="27"/>
        </w:rPr>
        <w:t> is reached. If this</w:t>
      </w:r>
      <w:ins w:id="56" w:author="Sapp (US), Brandon" w:date="2019-03-20T14:49:00Z">
        <w:r w:rsidR="003E15D5">
          <w:rPr>
            <w:color w:val="000000"/>
            <w:sz w:val="27"/>
            <w:szCs w:val="27"/>
          </w:rPr>
          <w:t xml:space="preserve"> </w:t>
        </w:r>
      </w:ins>
      <w:hyperlink r:id="rId421" w:anchor="product_occurrence_arm.product_occurrence" w:history="1">
        <w:r>
          <w:rPr>
            <w:rStyle w:val="Hyperlink"/>
            <w:b/>
            <w:bCs/>
            <w:sz w:val="27"/>
            <w:szCs w:val="27"/>
          </w:rPr>
          <w:t>Product_occurrence</w:t>
        </w:r>
      </w:hyperlink>
      <w:r>
        <w:rPr>
          <w:color w:val="000000"/>
          <w:sz w:val="27"/>
          <w:szCs w:val="27"/>
        </w:rPr>
        <w:t> is of type </w:t>
      </w:r>
      <w:del w:id="57" w:author="Sapp (US), Brandon" w:date="2019-03-20T14:46:00Z">
        <w:r w:rsidDel="003E15D5">
          <w:fldChar w:fldCharType="begin"/>
        </w:r>
        <w:r w:rsidDel="003E15D5">
          <w:delInstrText xml:space="preserve"> HYPERLINK "file:///C:\\Users\\bus4005\\Downloads\\CR_FDIS_3_20190311_draft\\CR_FDIS_3\\part1000\\data\\modules\\product_occurrence\\sys\\4_info_reqs.htm" \l "product_occurrence_arm.specified_occurrence" </w:delInstrText>
        </w:r>
        <w:r w:rsidDel="003E15D5">
          <w:fldChar w:fldCharType="separate"/>
        </w:r>
        <w:r w:rsidDel="003E15D5">
          <w:rPr>
            <w:rStyle w:val="Hyperlink"/>
            <w:b/>
            <w:bCs/>
            <w:sz w:val="27"/>
            <w:szCs w:val="27"/>
          </w:rPr>
          <w:delText>Specified_occurrence</w:delText>
        </w:r>
        <w:r w:rsidDel="003E15D5">
          <w:fldChar w:fldCharType="end"/>
        </w:r>
        <w:r w:rsidDel="003E15D5">
          <w:rPr>
            <w:color w:val="000000"/>
            <w:sz w:val="27"/>
            <w:szCs w:val="27"/>
          </w:rPr>
          <w:delText> </w:delText>
        </w:r>
      </w:del>
      <w:ins w:id="58" w:author="Sapp (US), Brandon" w:date="2019-03-20T14:46:00Z">
        <w:r w:rsidR="003E15D5">
          <w:fldChar w:fldCharType="begin"/>
        </w:r>
        <w:r w:rsidR="003E15D5">
          <w:instrText xml:space="preserve"> HYPERLINK "file:///C:\\Users\\bus4005\\Downloads\\CR_FDIS_3_20190311_draft\\CR_FDIS_3\\part1000\\data\\modules\\product_occurrence\\sys\\4_info_reqs.htm" \l "product_occurrence_arm.specified_occurrence" </w:instrText>
        </w:r>
        <w:r w:rsidR="003E15D5">
          <w:fldChar w:fldCharType="separate"/>
        </w:r>
        <w:r w:rsidR="003E15D5">
          <w:rPr>
            <w:rStyle w:val="Hyperlink"/>
            <w:b/>
            <w:bCs/>
            <w:sz w:val="27"/>
            <w:szCs w:val="27"/>
          </w:rPr>
          <w:t>Specified_occurrence</w:t>
        </w:r>
        <w:r w:rsidR="003E15D5">
          <w:fldChar w:fldCharType="end"/>
        </w:r>
        <w:r w:rsidR="003E15D5">
          <w:rPr>
            <w:color w:val="000000"/>
            <w:sz w:val="27"/>
            <w:szCs w:val="27"/>
          </w:rPr>
          <w:t xml:space="preserve">, </w:t>
        </w:r>
      </w:ins>
      <w:r>
        <w:rPr>
          <w:color w:val="000000"/>
          <w:sz w:val="27"/>
          <w:szCs w:val="27"/>
        </w:rPr>
        <w:t>a potential chain of </w:t>
      </w:r>
      <w:hyperlink r:id="rId422" w:anchor="product_occurrence_arm.specified_occurrence.upper_usage" w:history="1">
        <w:r>
          <w:rPr>
            <w:rStyle w:val="Hyperlink"/>
            <w:b/>
            <w:bCs/>
            <w:sz w:val="27"/>
            <w:szCs w:val="27"/>
          </w:rPr>
          <w:t>upper_usage</w:t>
        </w:r>
      </w:hyperlink>
      <w:r>
        <w:rPr>
          <w:color w:val="000000"/>
          <w:sz w:val="27"/>
          <w:szCs w:val="27"/>
        </w:rPr>
        <w:t>s is to be followed to a top </w:t>
      </w:r>
      <w:hyperlink r:id="rId423" w:anchor="product_occurrence_arm.product_occurrence" w:history="1">
        <w:r>
          <w:rPr>
            <w:rStyle w:val="Hyperlink"/>
            <w:b/>
            <w:bCs/>
            <w:sz w:val="27"/>
            <w:szCs w:val="27"/>
          </w:rPr>
          <w:t>Product_occurrence</w:t>
        </w:r>
      </w:hyperlink>
      <w:r>
        <w:rPr>
          <w:color w:val="000000"/>
          <w:sz w:val="27"/>
          <w:szCs w:val="27"/>
        </w:rPr>
        <w:t> that shall be related to the same </w:t>
      </w:r>
      <w:hyperlink r:id="rId424" w:anchor="item_definition_structure_arm.assembly_definition" w:history="1">
        <w:r>
          <w:rPr>
            <w:rStyle w:val="Hyperlink"/>
            <w:b/>
            <w:bCs/>
            <w:sz w:val="27"/>
            <w:szCs w:val="27"/>
          </w:rPr>
          <w:t>Assembly_definition</w:t>
        </w:r>
      </w:hyperlink>
      <w:r>
        <w:rPr>
          <w:color w:val="000000"/>
          <w:sz w:val="27"/>
          <w:szCs w:val="27"/>
        </w:rPr>
        <w:t> by a </w:t>
      </w:r>
      <w:hyperlink r:id="rId425" w:anchor="assembly_structure_arm.next_assembly_usage" w:history="1">
        <w:r>
          <w:rPr>
            <w:rStyle w:val="Hyperlink"/>
            <w:b/>
            <w:bCs/>
            <w:sz w:val="27"/>
            <w:szCs w:val="27"/>
          </w:rPr>
          <w:t>Next_assembly_usage</w:t>
        </w:r>
      </w:hyperlink>
      <w:r>
        <w:rPr>
          <w:color w:val="000000"/>
          <w:sz w:val="27"/>
          <w:szCs w:val="27"/>
        </w:rPr>
        <w:t>. In the case</w:t>
      </w:r>
      <w:ins w:id="59" w:author="Sapp (US), Brandon" w:date="2019-03-20T14:46:00Z">
        <w:r w:rsidR="003E15D5">
          <w:rPr>
            <w:color w:val="000000"/>
            <w:sz w:val="27"/>
            <w:szCs w:val="27"/>
          </w:rPr>
          <w:t>,</w:t>
        </w:r>
      </w:ins>
      <w:r>
        <w:rPr>
          <w:color w:val="000000"/>
          <w:sz w:val="27"/>
          <w:szCs w:val="27"/>
        </w:rPr>
        <w:t xml:space="preserve"> the terminal is of type </w:t>
      </w:r>
      <w:hyperlink r:id="rId426" w:anchor="general_design_connectivity_arm.general_part_terminal" w:history="1">
        <w:r>
          <w:rPr>
            <w:rStyle w:val="Hyperlink"/>
            <w:b/>
            <w:bCs/>
            <w:sz w:val="27"/>
            <w:szCs w:val="27"/>
          </w:rPr>
          <w:t>General_part_terminal</w:t>
        </w:r>
      </w:hyperlink>
      <w:r>
        <w:rPr>
          <w:color w:val="000000"/>
          <w:sz w:val="27"/>
          <w:szCs w:val="27"/>
        </w:rPr>
        <w:t> then following a potential chain of</w:t>
      </w:r>
      <w:ins w:id="60" w:author="Sapp (US), Brandon" w:date="2019-03-20T14:49:00Z">
        <w:r w:rsidR="003E15D5">
          <w:rPr>
            <w:color w:val="000000"/>
            <w:sz w:val="27"/>
            <w:szCs w:val="27"/>
          </w:rPr>
          <w:t xml:space="preserve"> </w:t>
        </w:r>
      </w:ins>
      <w:hyperlink r:id="rId427" w:anchor="general_design_connectivity_arm.assembly_shape_joint.associated_definition" w:history="1">
        <w:r>
          <w:rPr>
            <w:rStyle w:val="Hyperlink"/>
            <w:b/>
            <w:bCs/>
            <w:sz w:val="27"/>
            <w:szCs w:val="27"/>
          </w:rPr>
          <w:t>associated_definition</w:t>
        </w:r>
      </w:hyperlink>
      <w:r>
        <w:rPr>
          <w:color w:val="000000"/>
          <w:sz w:val="27"/>
          <w:szCs w:val="27"/>
        </w:rPr>
        <w:t>s shall lead to the same </w:t>
      </w:r>
      <w:hyperlink r:id="rId428" w:anchor="item_definition_structure_arm.assembly_definition" w:history="1">
        <w:r>
          <w:rPr>
            <w:rStyle w:val="Hyperlink"/>
            <w:b/>
            <w:bCs/>
            <w:sz w:val="27"/>
            <w:szCs w:val="27"/>
          </w:rPr>
          <w:t>Assembly_definition</w:t>
        </w:r>
      </w:hyperlink>
      <w:r>
        <w:rPr>
          <w:color w:val="000000"/>
          <w:sz w:val="27"/>
          <w:szCs w:val="27"/>
        </w:rPr>
        <w:t>. The function returns TRUE if all terminals are accessible to the </w:t>
      </w:r>
      <w:hyperlink r:id="rId429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r>
        <w:rPr>
          <w:color w:val="000000"/>
          <w:sz w:val="27"/>
          <w:szCs w:val="27"/>
        </w:rPr>
        <w:t>. Otherwise</w:t>
      </w:r>
      <w:ins w:id="61" w:author="Sapp (US), Brandon" w:date="2019-03-20T14:46:00Z">
        <w:r w:rsidR="003E15D5">
          <w:rPr>
            <w:color w:val="000000"/>
            <w:sz w:val="27"/>
            <w:szCs w:val="27"/>
          </w:rPr>
          <w:t>,</w:t>
        </w:r>
      </w:ins>
      <w:r>
        <w:rPr>
          <w:color w:val="000000"/>
          <w:sz w:val="27"/>
          <w:szCs w:val="27"/>
        </w:rPr>
        <w:t xml:space="preserve"> it returns FALSE.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rPr>
          <w:sz w:val="24"/>
          <w:szCs w:val="24"/>
        </w:rPr>
      </w:pP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FUNCTION terminal_usage_check (p : </w:t>
      </w:r>
      <w:hyperlink r:id="rId430" w:anchor="part_view_definition_arm.part_view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Part_view_definition</w:t>
        </w:r>
      </w:hyperlink>
      <w:r>
        <w:rPr>
          <w:rStyle w:val="HTMLCode"/>
          <w:rFonts w:eastAsiaTheme="minorHAnsi"/>
          <w:color w:val="000000"/>
        </w:rPr>
        <w:t>; terminals : SET OF </w:t>
      </w:r>
      <w:hyperlink r:id="rId431" w:anchor="general_design_connectivity_arm.connected_terminal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connected_terminal_select</w:t>
        </w:r>
      </w:hyperlink>
      <w:r>
        <w:rPr>
          <w:rStyle w:val="HTMLCode"/>
          <w:rFonts w:eastAsiaTheme="minorHAnsi"/>
          <w:color w:val="000000"/>
        </w:rPr>
        <w:t>) : BOOLEAN;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lastRenderedPageBreak/>
        <w:t xml:space="preserve">    REPEAT i := 1 TO HIINDEX(terminals) BY 1;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IF 'GENERAL_DESIGN_CONNECTIVITY_ARM.GENERAL_PART_TERMINAL' IN TYPEOF(terminals[i])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THEN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  IF p :&lt;&gt;: terminals[i]\General_part_terminal.associated_definition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  THEN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    RETURN(FALSE);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  END_IF;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ELSE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  IF 'GENERAL_DESIGN_CONNECTIVITY_ARM.OCCURRENCE_TERMINAL' IN TYPEOF(terminals[i])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  THEN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    IF NOT (p = main_upper_usage(main_associated_definition(terminals[i])))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    THEN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      RETURN(FALSE);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    END_IF;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  ELSE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    RETURN(FALSE);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  END_IF;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END_IF;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END_REPEAT;</w:t>
      </w:r>
    </w:p>
    <w:p w:rsidR="00A31AA4" w:rsidRDefault="00A31AA4" w:rsidP="00A31AA4">
      <w:pPr>
        <w:pStyle w:val="HTMLPreformatted"/>
        <w:rPr>
          <w:color w:val="000000"/>
        </w:rPr>
      </w:pPr>
      <w:r>
        <w:rPr>
          <w:color w:val="000000"/>
        </w:rPr>
        <w:t xml:space="preserve">      RETURN(TRUE);</w:t>
      </w:r>
    </w:p>
    <w:p w:rsidR="00A31AA4" w:rsidRDefault="00A31AA4" w:rsidP="00A31AA4">
      <w:r>
        <w:rPr>
          <w:rStyle w:val="HTMLCode"/>
          <w:rFonts w:eastAsiaTheme="minorHAnsi"/>
          <w:color w:val="000000"/>
        </w:rPr>
        <w:t>END_FUNCTION;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Argument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p: </w:t>
      </w:r>
      <w:r>
        <w:rPr>
          <w:color w:val="000000"/>
          <w:sz w:val="27"/>
          <w:szCs w:val="27"/>
        </w:rPr>
        <w:t>(input) the </w:t>
      </w:r>
      <w:hyperlink r:id="rId432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r>
        <w:rPr>
          <w:color w:val="000000"/>
          <w:sz w:val="27"/>
          <w:szCs w:val="27"/>
        </w:rPr>
        <w:t> against which the set of terminals is checked.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bookmarkStart w:id="62" w:name="general_design_connectivity_arm.terminal"/>
      <w:r>
        <w:rPr>
          <w:b/>
          <w:bCs/>
          <w:color w:val="000000"/>
          <w:sz w:val="27"/>
          <w:szCs w:val="27"/>
        </w:rPr>
        <w:t>terminals: </w:t>
      </w:r>
      <w:bookmarkEnd w:id="62"/>
      <w:r>
        <w:rPr>
          <w:color w:val="000000"/>
          <w:sz w:val="27"/>
          <w:szCs w:val="27"/>
        </w:rPr>
        <w:t>(input) the set of terminals that are either of type </w:t>
      </w:r>
      <w:hyperlink r:id="rId433" w:anchor="general_design_connectivity_arm.occurrence_terminal" w:history="1">
        <w:r>
          <w:rPr>
            <w:rStyle w:val="Hyperlink"/>
            <w:b/>
            <w:bCs/>
            <w:sz w:val="27"/>
            <w:szCs w:val="27"/>
          </w:rPr>
          <w:t>Occurrence_terminal</w:t>
        </w:r>
      </w:hyperlink>
      <w:r>
        <w:rPr>
          <w:color w:val="000000"/>
          <w:sz w:val="27"/>
          <w:szCs w:val="27"/>
        </w:rPr>
        <w:t xml:space="preserve"> or of type </w:t>
      </w:r>
      <w:hyperlink r:id="rId434" w:anchor="general_design_connectivity_arm.general_part_terminal" w:history="1">
        <w:r>
          <w:rPr>
            <w:rStyle w:val="Hyperlink"/>
            <w:b/>
            <w:bCs/>
            <w:sz w:val="27"/>
            <w:szCs w:val="27"/>
          </w:rPr>
          <w:t>General_part_terminal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Heading2"/>
        <w:rPr>
          <w:color w:val="000000"/>
        </w:rPr>
      </w:pPr>
      <w:bookmarkStart w:id="63" w:name="rules"/>
      <w:r>
        <w:rPr>
          <w:color w:val="000000"/>
        </w:rPr>
        <w:t>4.6 ARM rule definition</w:t>
      </w:r>
      <w:bookmarkEnd w:id="63"/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rule for this module. The ARM rule and definition is specified below.</w:t>
      </w:r>
    </w:p>
    <w:p w:rsidR="00A31AA4" w:rsidRDefault="00A31AA4" w:rsidP="00A31AA4">
      <w:pPr>
        <w:pStyle w:val="Heading2"/>
        <w:rPr>
          <w:color w:val="000000"/>
        </w:rPr>
      </w:pPr>
      <w:r>
        <w:rPr>
          <w:color w:val="000000"/>
        </w:rPr>
        <w:t>4.6.1 shape_elements_are_acyclic</w:t>
      </w:r>
    </w:p>
    <w:p w:rsidR="00A31AA4" w:rsidRDefault="00A31AA4" w:rsidP="00A31AA4"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shape_elements_are_acyclic</w:t>
      </w:r>
      <w:r>
        <w:rPr>
          <w:color w:val="000000"/>
          <w:sz w:val="27"/>
          <w:szCs w:val="27"/>
        </w:rPr>
        <w:t> rule constrains any instance of type </w:t>
      </w:r>
      <w:hyperlink r:id="rId435" w:anchor="shape_property_assignment_arm.shape_element" w:history="1">
        <w:r>
          <w:rPr>
            <w:rStyle w:val="Hyperlink"/>
            <w:b/>
            <w:bCs/>
            <w:sz w:val="27"/>
            <w:szCs w:val="27"/>
          </w:rPr>
          <w:t>Shape_element</w:t>
        </w:r>
      </w:hyperlink>
      <w:r>
        <w:rPr>
          <w:color w:val="000000"/>
          <w:sz w:val="27"/>
          <w:szCs w:val="27"/>
        </w:rPr>
        <w:t> to not participate in a cycle established by the attribute</w:t>
      </w:r>
      <w:ins w:id="64" w:author="Sapp (US), Brandon" w:date="2019-03-20T14:49:00Z">
        <w:r w:rsidR="003E15D5">
          <w:rPr>
            <w:color w:val="000000"/>
            <w:sz w:val="27"/>
            <w:szCs w:val="27"/>
          </w:rPr>
          <w:t xml:space="preserve"> </w:t>
        </w:r>
      </w:ins>
      <w:hyperlink r:id="rId436" w:anchor="shape_property_assignment_arm.shape_element.associated_definition" w:history="1">
        <w:r>
          <w:rPr>
            <w:rStyle w:val="Hyperlink"/>
            <w:b/>
            <w:bCs/>
            <w:sz w:val="27"/>
            <w:szCs w:val="27"/>
          </w:rPr>
          <w:t>associated_definition</w:t>
        </w:r>
      </w:hyperlink>
      <w:r>
        <w:rPr>
          <w:color w:val="000000"/>
          <w:sz w:val="27"/>
          <w:szCs w:val="27"/>
        </w:rPr>
        <w:t>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A31AA4" w:rsidRDefault="00A31AA4" w:rsidP="00A31AA4">
      <w:pPr>
        <w:rPr>
          <w:sz w:val="24"/>
          <w:szCs w:val="24"/>
        </w:rPr>
      </w:pPr>
      <w:r>
        <w:rPr>
          <w:rStyle w:val="HTMLCode"/>
          <w:rFonts w:eastAsiaTheme="minorHAnsi"/>
          <w:color w:val="000000"/>
        </w:rPr>
        <w:lastRenderedPageBreak/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RULE shape_elements_are_acyclic FOR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(shape_element);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  WR1: SIZEOF(QUERY(se &lt;* shape_element | NOT acyclic_shape_element(se, se.associated_definition))) = 0;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END_RULE;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Argument definitions: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shape_element : </w:t>
      </w:r>
      <w:r>
        <w:rPr>
          <w:color w:val="000000"/>
          <w:sz w:val="27"/>
          <w:szCs w:val="27"/>
        </w:rPr>
        <w:t>the set of all instances of shape_element.</w:t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A31AA4" w:rsidRDefault="00A31AA4" w:rsidP="00A31AA4">
      <w:pPr>
        <w:pStyle w:val="expressdescription"/>
        <w:rPr>
          <w:color w:val="000000"/>
          <w:sz w:val="27"/>
          <w:szCs w:val="27"/>
        </w:rPr>
      </w:pPr>
      <w:bookmarkStart w:id="65" w:name="general_design_connectivity_arm.shape_el"/>
      <w:r>
        <w:rPr>
          <w:b/>
          <w:bCs/>
          <w:color w:val="000000"/>
          <w:sz w:val="27"/>
          <w:szCs w:val="27"/>
        </w:rPr>
        <w:t>WR1: </w:t>
      </w:r>
      <w:bookmarkEnd w:id="65"/>
      <w:r>
        <w:rPr>
          <w:color w:val="000000"/>
          <w:sz w:val="27"/>
          <w:szCs w:val="27"/>
        </w:rPr>
        <w:t>A list of </w:t>
      </w:r>
      <w:hyperlink r:id="rId437" w:anchor="shape_property_assignment_arm.shape_element" w:history="1">
        <w:r>
          <w:rPr>
            <w:rStyle w:val="Hyperlink"/>
            <w:b/>
            <w:bCs/>
            <w:sz w:val="27"/>
            <w:szCs w:val="27"/>
          </w:rPr>
          <w:t>Shape_element</w:t>
        </w:r>
      </w:hyperlink>
      <w:r>
        <w:rPr>
          <w:color w:val="000000"/>
          <w:sz w:val="27"/>
          <w:szCs w:val="27"/>
        </w:rPr>
        <w:t> instances linked by their </w:t>
      </w:r>
      <w:hyperlink r:id="rId438" w:anchor="shape_property_assignment_arm.shape_element.associated_definition" w:history="1">
        <w:r>
          <w:rPr>
            <w:rStyle w:val="Hyperlink"/>
            <w:b/>
            <w:bCs/>
            <w:sz w:val="27"/>
            <w:szCs w:val="27"/>
          </w:rPr>
          <w:t>associated_definition</w:t>
        </w:r>
      </w:hyperlink>
      <w:r>
        <w:rPr>
          <w:color w:val="000000"/>
          <w:sz w:val="27"/>
          <w:szCs w:val="27"/>
        </w:rPr>
        <w:t> attribute values shall not be cyclic.</w:t>
      </w:r>
    </w:p>
    <w:p w:rsidR="00A31AA4" w:rsidRDefault="00A31AA4" w:rsidP="00A31AA4">
      <w:pPr>
        <w:rPr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END_SCHEMA;  -- General_design_connectivity_arm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</w:p>
    <w:p w:rsidR="00A31AA4" w:rsidRDefault="00A31AA4" w:rsidP="00A31AA4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© ISO 2019 — All rights reserved</w:t>
      </w:r>
    </w:p>
    <w:p w:rsidR="004B0747" w:rsidRPr="00A31AA4" w:rsidRDefault="004B0747" w:rsidP="00A31AA4"/>
    <w:sectPr w:rsidR="004B0747" w:rsidRPr="00A31AA4" w:rsidSect="00A31AA4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23B9D"/>
    <w:multiLevelType w:val="multilevel"/>
    <w:tmpl w:val="7024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F40B3"/>
    <w:multiLevelType w:val="multilevel"/>
    <w:tmpl w:val="8AD8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21721"/>
    <w:multiLevelType w:val="multilevel"/>
    <w:tmpl w:val="F6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F4B2C"/>
    <w:multiLevelType w:val="multilevel"/>
    <w:tmpl w:val="35BE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C0787"/>
    <w:multiLevelType w:val="multilevel"/>
    <w:tmpl w:val="EC16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66BC6"/>
    <w:multiLevelType w:val="multilevel"/>
    <w:tmpl w:val="95D8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A1A98"/>
    <w:multiLevelType w:val="multilevel"/>
    <w:tmpl w:val="C1B8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5176D"/>
    <w:multiLevelType w:val="multilevel"/>
    <w:tmpl w:val="DA2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A33D4"/>
    <w:multiLevelType w:val="multilevel"/>
    <w:tmpl w:val="262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B1C28"/>
    <w:multiLevelType w:val="multilevel"/>
    <w:tmpl w:val="AD1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E2DF3"/>
    <w:multiLevelType w:val="multilevel"/>
    <w:tmpl w:val="DD1C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9"/>
  </w:num>
  <w:num w:numId="5">
    <w:abstractNumId w:val="10"/>
  </w:num>
  <w:num w:numId="6">
    <w:abstractNumId w:val="1"/>
  </w:num>
  <w:num w:numId="7">
    <w:abstractNumId w:val="8"/>
  </w:num>
  <w:num w:numId="8">
    <w:abstractNumId w:val="5"/>
  </w:num>
  <w:num w:numId="9">
    <w:abstractNumId w:val="6"/>
  </w:num>
  <w:num w:numId="10">
    <w:abstractNumId w:val="0"/>
  </w:num>
  <w:num w:numId="11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Sapp (US), Brandon">
    <w15:presenceInfo w15:providerId="AD" w15:userId="S-1-5-21-2025429265-1303643608-1417001333-7354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cxtDQzMTIzMjU1NbRU0lEKTi0uzszPAykwqgUAZz9b1ywAAAA="/>
  </w:docVars>
  <w:rsids>
    <w:rsidRoot w:val="0025162F"/>
    <w:rsid w:val="001047C2"/>
    <w:rsid w:val="0025162F"/>
    <w:rsid w:val="003E15D5"/>
    <w:rsid w:val="004A0CED"/>
    <w:rsid w:val="004B0747"/>
    <w:rsid w:val="007D5C51"/>
    <w:rsid w:val="008134E3"/>
    <w:rsid w:val="00867951"/>
    <w:rsid w:val="008A6D26"/>
    <w:rsid w:val="00903347"/>
    <w:rsid w:val="009C618B"/>
    <w:rsid w:val="00A31AA4"/>
    <w:rsid w:val="00AF260F"/>
    <w:rsid w:val="00B14CC8"/>
    <w:rsid w:val="00B853D3"/>
    <w:rsid w:val="00C163C3"/>
    <w:rsid w:val="00DE3BB2"/>
    <w:rsid w:val="00F6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10A4F"/>
  <w15:chartTrackingRefBased/>
  <w15:docId w15:val="{00EB9D40-7D0C-4C1F-ACB7-26D135C4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2">
    <w:name w:val="heading 2"/>
    <w:basedOn w:val="Normal"/>
    <w:link w:val="Heading2Char"/>
    <w:uiPriority w:val="9"/>
    <w:qFormat/>
    <w:rsid w:val="002516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162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c">
    <w:name w:val="toc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5162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2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te">
    <w:name w:val="not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162F"/>
    <w:rPr>
      <w:rFonts w:ascii="Courier New" w:eastAsia="Times New Roman" w:hAnsi="Courier New" w:cs="Courier New"/>
      <w:sz w:val="20"/>
      <w:szCs w:val="20"/>
    </w:rPr>
  </w:style>
  <w:style w:type="paragraph" w:customStyle="1" w:styleId="expressdescription">
    <w:name w:val="expressdescription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xample">
    <w:name w:val="exampl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6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6D2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15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15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1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9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0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4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71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9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34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7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5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8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4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5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6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49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4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3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77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2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10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2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file:///C:\Users\bus4005\Downloads\CR_FDIS_3_20190311_draft\CR_FDIS_3\part1000\data\modules\specified_product\sys\4_info_reqs.htm" TargetMode="External"/><Relationship Id="rId299" Type="http://schemas.openxmlformats.org/officeDocument/2006/relationships/hyperlink" Target="file:///C:\Users\bus4005\Downloads\CR_FDIS_3_20190311_draft\CR_FDIS_3\part1000\data\modules\general_design_connectivity\sys\5_mapping.htm#aeentitypart_connectivity_definition" TargetMode="External"/><Relationship Id="rId21" Type="http://schemas.openxmlformats.org/officeDocument/2006/relationships/hyperlink" Target="file:///C:\Users\bus4005\Downloads\CR_FDIS_3_20190311_draft\CR_FDIS_3\part1000\data\modules\assembly_constraints\sys\4_info_reqs.htm" TargetMode="External"/><Relationship Id="rId63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59" Type="http://schemas.openxmlformats.org/officeDocument/2006/relationships/hyperlink" Target="file:///C:\Users\bus4005\Downloads\CR_FDIS_3_20190311_draft\CR_FDIS_3\part1000\data\modules\shape_property_assignment\sys\4_info_reqs.htm" TargetMode="External"/><Relationship Id="rId324" Type="http://schemas.openxmlformats.org/officeDocument/2006/relationships/hyperlink" Target="file:///C:\Users\bus4005\Downloads\CR_FDIS_3_20190311_draft\CR_FDIS_3\part1000\data\modules\part_shape\sys\4_info_reqs.htm" TargetMode="External"/><Relationship Id="rId366" Type="http://schemas.openxmlformats.org/officeDocument/2006/relationships/hyperlink" Target="file:///C:\Users\bus4005\Downloads\CR_FDIS_3_20190311_draft\CR_FDIS_3\part1000\data\modules\part_shape\sys\4_info_reqs.htm" TargetMode="External"/><Relationship Id="rId170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26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433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68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2" Type="http://schemas.openxmlformats.org/officeDocument/2006/relationships/hyperlink" Target="file:///C:\Users\bus4005\Downloads\CR_FDIS_3_20190311_draft\CR_FDIS_3\part1000\data\modules\part_shape\sys\4_info_reqs.htm" TargetMode="External"/><Relationship Id="rId74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28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35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77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5" Type="http://schemas.openxmlformats.org/officeDocument/2006/relationships/webSettings" Target="webSettings.xml"/><Relationship Id="rId181" Type="http://schemas.openxmlformats.org/officeDocument/2006/relationships/hyperlink" Target="file:///C:\Users\bus4005\Downloads\CR_FDIS_3_20190311_draft\CR_FDIS_3\part1000\data\modules\item_definition_structure\sys\4_info_reqs.htm" TargetMode="External"/><Relationship Id="rId237" Type="http://schemas.openxmlformats.org/officeDocument/2006/relationships/hyperlink" Target="file:///C:\Users\bus4005\Downloads\CR_FDIS_3_20190311_draft\CR_FDIS_3\part1000\data\modules\general_design_connectivity\sys\5_mapping.htm#aeentityoccurrence_contact_feature" TargetMode="External"/><Relationship Id="rId402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79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43" Type="http://schemas.openxmlformats.org/officeDocument/2006/relationships/hyperlink" Target="file:///C:\Users\bus4005\Downloads\CR_FDIS_3_20190311_draft\CR_FDIS_3\part1000\data\modules\shape_feature\sys\4_info_reqs.htm" TargetMode="External"/><Relationship Id="rId139" Type="http://schemas.openxmlformats.org/officeDocument/2006/relationships/hyperlink" Target="file:///C:\Users\bus4005\Downloads\CR_FDIS_3_20190311_draft\CR_FDIS_3\part1000\data\modules\specified_product\sys\4_info_reqs.htm" TargetMode="External"/><Relationship Id="rId290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04" Type="http://schemas.openxmlformats.org/officeDocument/2006/relationships/hyperlink" Target="file:///C:\Users\bus4005\Downloads\CR_FDIS_3_20190311_draft\CR_FDIS_3\part1000\data\modules\part_shape\sys\4_info_reqs.htm" TargetMode="External"/><Relationship Id="rId346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88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85" Type="http://schemas.openxmlformats.org/officeDocument/2006/relationships/hyperlink" Target="file:///C:\Users\bus4005\Downloads\CR_FDIS_3_20190311_draft\CR_FDIS_3\part1000\data\modules\product_occurrence\sys\4_info_reqs.htm" TargetMode="External"/><Relationship Id="rId150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92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06" Type="http://schemas.openxmlformats.org/officeDocument/2006/relationships/hyperlink" Target="file:///C:\Users\bus4005\Downloads\CR_FDIS_3_20190311_draft\CR_FDIS_3\part1000\data\modules\product_occurrence\sys\4_info_reqs.htm" TargetMode="External"/><Relationship Id="rId413" Type="http://schemas.openxmlformats.org/officeDocument/2006/relationships/hyperlink" Target="file:///C:\Users\bus4005\Downloads\CR_FDIS_3_20190311_draft\CR_FDIS_3\part1000\data\modules\product_occurrence\sys\4_info_reqs.htm" TargetMode="External"/><Relationship Id="rId248" Type="http://schemas.openxmlformats.org/officeDocument/2006/relationships/hyperlink" Target="file:///C:\Users\bus4005\Downloads\CR_FDIS_3_20190311_draft\CR_FDIS_3\part1000\data\modules\general_design_connectivity\sys\5_mapping.htm#aeentityoccurrence_shape_element" TargetMode="External"/><Relationship Id="rId12" Type="http://schemas.openxmlformats.org/officeDocument/2006/relationships/hyperlink" Target="file:///C:\Users\bus4005\Downloads\CR_FDIS_3_20190311_draft\CR_FDIS_3\part1000\data\modules\general_design_connectivity\armexpg1.htm" TargetMode="External"/><Relationship Id="rId33" Type="http://schemas.openxmlformats.org/officeDocument/2006/relationships/hyperlink" Target="file:///C:\Users\bus4005\Downloads\CR_FDIS_3_20190311_draft\CR_FDIS_3\part1000\data\modules\part_shape\sys\4_info_reqs.htm" TargetMode="External"/><Relationship Id="rId108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29" Type="http://schemas.openxmlformats.org/officeDocument/2006/relationships/hyperlink" Target="file:///C:\Users\bus4005\Downloads\CR_FDIS_3_20190311_draft\CR_FDIS_3\part1000\data\modules\shape_feature\sys\4_info_reqs.htm" TargetMode="External"/><Relationship Id="rId280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15" Type="http://schemas.openxmlformats.org/officeDocument/2006/relationships/hyperlink" Target="file:///C:\Users\bus4005\Downloads\CR_FDIS_3_20190311_draft\CR_FDIS_3\part1000\data\modules\product_occurrence\sys\4_info_reqs.htm" TargetMode="External"/><Relationship Id="rId336" Type="http://schemas.openxmlformats.org/officeDocument/2006/relationships/hyperlink" Target="file:///C:\Users\bus4005\Downloads\CR_FDIS_3_20190311_draft\CR_FDIS_3\part1000\data\modules\part_view_definition\sys\4_info_reqs.htm" TargetMode="External"/><Relationship Id="rId357" Type="http://schemas.openxmlformats.org/officeDocument/2006/relationships/hyperlink" Target="file:///C:\Users\bus4005\Downloads\CR_FDIS_3_20190311_draft\CR_FDIS_3\part1000\data\modules\part_shape\sys\4_info_reqs.htm" TargetMode="External"/><Relationship Id="rId54" Type="http://schemas.openxmlformats.org/officeDocument/2006/relationships/hyperlink" Target="file:///C:\Users\bus4005\Downloads\CR_FDIS_3_20190311_draft\CR_FDIS_3\part1000\data\modules\specified_product\sys\4_info_reqs.htm" TargetMode="External"/><Relationship Id="rId75" Type="http://schemas.openxmlformats.org/officeDocument/2006/relationships/hyperlink" Target="file:///C:\Users\bus4005\Downloads\CR_FDIS_3_20190311_draft\CR_FDIS_3\part1000\data\modules\product_occurrence\sys\4_info_reqs.htm" TargetMode="External"/><Relationship Id="rId96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40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61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82" Type="http://schemas.openxmlformats.org/officeDocument/2006/relationships/hyperlink" Target="file:///C:\Users\bus4005\Downloads\CR_FDIS_3_20190311_draft\CR_FDIS_3\part1000\data\modules\part_shape\sys\4_info_reqs.htm" TargetMode="External"/><Relationship Id="rId217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78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99" Type="http://schemas.openxmlformats.org/officeDocument/2006/relationships/hyperlink" Target="file:///C:\Users\bus4005\Downloads\CR_FDIS_3_20190311_draft\CR_FDIS_3\part1000\data\modules\shape_property_assignment\sys\4_info_reqs.htm" TargetMode="External"/><Relationship Id="rId403" Type="http://schemas.openxmlformats.org/officeDocument/2006/relationships/hyperlink" Target="file:///C:\Users\bus4005\Downloads\CR_FDIS_3_20190311_draft\CR_FDIS_3\part1000\data\modules\shape_property_assignment\sys\4_info_reqs.htm" TargetMode="External"/><Relationship Id="rId6" Type="http://schemas.openxmlformats.org/officeDocument/2006/relationships/hyperlink" Target="file:///C:\Users\bus4005\Downloads\CR_FDIS_3_20190311_draft\CR_FDIS_3\part1000\data\modules\assembly_constraints\sys\4_info_reqs.htm" TargetMode="External"/><Relationship Id="rId238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59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424" Type="http://schemas.openxmlformats.org/officeDocument/2006/relationships/hyperlink" Target="file:///C:\Users\bus4005\Downloads\CR_FDIS_3_20190311_draft\CR_FDIS_3\part1000\data\modules\item_definition_structure\sys\4_info_reqs.htm" TargetMode="External"/><Relationship Id="rId23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19" Type="http://schemas.openxmlformats.org/officeDocument/2006/relationships/hyperlink" Target="file:///C:\Users\bus4005\Downloads\CR_FDIS_3_20190311_draft\CR_FDIS_3\part1000\data\modules\shape_feature\sys\4_info_reqs.htm" TargetMode="External"/><Relationship Id="rId270" Type="http://schemas.openxmlformats.org/officeDocument/2006/relationships/hyperlink" Target="file:///C:\Users\bus4005\Downloads\CR_FDIS_3_20190311_draft\CR_FDIS_3\part1000\data\modules\product_occurrence\sys\4_info_reqs.htm" TargetMode="External"/><Relationship Id="rId291" Type="http://schemas.openxmlformats.org/officeDocument/2006/relationships/hyperlink" Target="file:///C:\Users\bus4005\Downloads\CR_FDIS_3_20190311_draft\CR_FDIS_3\part1000\data\modules\product_occurrence\sys\4_info_reqs.htm" TargetMode="External"/><Relationship Id="rId305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26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47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44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65" Type="http://schemas.openxmlformats.org/officeDocument/2006/relationships/hyperlink" Target="file:///C:\Users\bus4005\Downloads\CR_FDIS_3_20190311_draft\CR_FDIS_3\part1000\data\modules\product_occurrence\sys\4_info_reqs.htm" TargetMode="External"/><Relationship Id="rId86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30" Type="http://schemas.openxmlformats.org/officeDocument/2006/relationships/hyperlink" Target="file:///C:\Users\bus4005\Downloads\CR_FDIS_3_20190311_draft\CR_FDIS_3\part1000\data\modules\specified_product\sys\4_info_reqs.htm" TargetMode="External"/><Relationship Id="rId151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68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89" Type="http://schemas.openxmlformats.org/officeDocument/2006/relationships/hyperlink" Target="file:///C:\Users\bus4005\Downloads\CR_FDIS_3_20190311_draft\CR_FDIS_3\part1000\data\modules\part_shape\sys\4_info_reqs.htm" TargetMode="External"/><Relationship Id="rId172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93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07" Type="http://schemas.openxmlformats.org/officeDocument/2006/relationships/hyperlink" Target="file:///C:\Users\bus4005\Downloads\CR_FDIS_3_20190311_draft\CR_FDIS_3\part1000\data\modules\product_occurrence\sys\4_info_reqs.htm" TargetMode="External"/><Relationship Id="rId228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49" Type="http://schemas.openxmlformats.org/officeDocument/2006/relationships/hyperlink" Target="file:///C:\Users\bus4005\Downloads\CR_FDIS_3_20190311_draft\CR_FDIS_3\part1000\data\modules\shape_property_assignment\sys\4_info_reqs.htm" TargetMode="External"/><Relationship Id="rId414" Type="http://schemas.openxmlformats.org/officeDocument/2006/relationships/hyperlink" Target="file:///C:\Users\bus4005\Downloads\CR_FDIS_3_20190311_draft\CR_FDIS_3\part1000\data\modules\product_occurrence\sys\4_info_reqs.htm" TargetMode="External"/><Relationship Id="rId435" Type="http://schemas.openxmlformats.org/officeDocument/2006/relationships/hyperlink" Target="file:///C:\Users\bus4005\Downloads\CR_FDIS_3_20190311_draft\CR_FDIS_3\part1000\data\modules\shape_property_assignment\sys\4_info_reqs.htm" TargetMode="External"/><Relationship Id="rId13" Type="http://schemas.openxmlformats.org/officeDocument/2006/relationships/hyperlink" Target="file:///C:\Users\bus4005\Downloads\CR_FDIS_3_20190311_draft\CR_FDIS_3\part1000\data\modules\general_design_connectivity\armexpg2.htm" TargetMode="External"/><Relationship Id="rId109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60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81" Type="http://schemas.openxmlformats.org/officeDocument/2006/relationships/hyperlink" Target="file:///C:\Users\bus4005\Downloads\CR_FDIS_3_20190311_draft\CR_FDIS_3\part1000\data\modules\product_occurrence\sys\4_info_reqs.htm" TargetMode="External"/><Relationship Id="rId316" Type="http://schemas.openxmlformats.org/officeDocument/2006/relationships/hyperlink" Target="file:///C:\Users\bus4005\Downloads\CR_FDIS_3_20190311_draft\CR_FDIS_3\part1000\data\modules\item_definition_structure\sys\4_info_reqs.htm" TargetMode="External"/><Relationship Id="rId337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4" Type="http://schemas.openxmlformats.org/officeDocument/2006/relationships/hyperlink" Target="file:///C:\Users\bus4005\Downloads\CR_FDIS_3_20190311_draft\CR_FDIS_3\part1000\data\modules\shape_feature\sys\4_info_reqs.htm" TargetMode="External"/><Relationship Id="rId55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76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97" Type="http://schemas.openxmlformats.org/officeDocument/2006/relationships/hyperlink" Target="file:///C:\Users\bus4005\Downloads\CR_FDIS_3_20190311_draft\CR_FDIS_3\part1000\data\modules\product_occurrence\sys\4_info_reqs.htm" TargetMode="External"/><Relationship Id="rId120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41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58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79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7" Type="http://schemas.openxmlformats.org/officeDocument/2006/relationships/hyperlink" Target="file:///C:\Users\bus4005\Downloads\CR_FDIS_3_20190311_draft\CR_FDIS_3\part1000\data\modules\design_product_data_management\sys\4_info_reqs.htm" TargetMode="External"/><Relationship Id="rId162" Type="http://schemas.openxmlformats.org/officeDocument/2006/relationships/hyperlink" Target="file:///C:\Users\bus4005\Downloads\CR_FDIS_3_20190311_draft\CR_FDIS_3\part1000\data\modules\shape_property_assignment\sys\4_info_reqs.htm" TargetMode="External"/><Relationship Id="rId183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18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39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90" Type="http://schemas.openxmlformats.org/officeDocument/2006/relationships/hyperlink" Target="file:///C:\Users\bus4005\Downloads\CR_FDIS_3_20190311_draft\CR_FDIS_3\part1000\data\modules\shape_feature\sys\4_info_reqs.htm" TargetMode="External"/><Relationship Id="rId404" Type="http://schemas.openxmlformats.org/officeDocument/2006/relationships/hyperlink" Target="file:///C:\Users\bus4005\Downloads\CR_FDIS_3_20190311_draft\CR_FDIS_3\part1000\data\modules\shape_property_assignment\sys\4_info_reqs.htm" TargetMode="External"/><Relationship Id="rId425" Type="http://schemas.openxmlformats.org/officeDocument/2006/relationships/hyperlink" Target="file:///C:\Users\bus4005\Downloads\CR_FDIS_3_20190311_draft\CR_FDIS_3\part1000\data\modules\assembly_structure\sys\4_info_reqs.htm" TargetMode="External"/><Relationship Id="rId250" Type="http://schemas.openxmlformats.org/officeDocument/2006/relationships/hyperlink" Target="file:///C:\Users\bus4005\Downloads\CR_FDIS_3_20190311_draft\CR_FDIS_3\part1000\data\modules\product_occurrence\sys\4_info_reqs.htm" TargetMode="External"/><Relationship Id="rId271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92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06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4" Type="http://schemas.openxmlformats.org/officeDocument/2006/relationships/hyperlink" Target="file:///C:\Users\bus4005\Downloads\CR_FDIS_3_20190311_draft\CR_FDIS_3\part1000\data\modules\item_definition_structure\sys\4_info_reqs.htm" TargetMode="External"/><Relationship Id="rId45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66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87" Type="http://schemas.openxmlformats.org/officeDocument/2006/relationships/hyperlink" Target="file:///C:\Users\bus4005\Downloads\CR_FDIS_3_20190311_draft\CR_FDIS_3\part1000\data\modules\product_occurrence\sys\4_info_reqs.htm" TargetMode="External"/><Relationship Id="rId110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31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27" Type="http://schemas.openxmlformats.org/officeDocument/2006/relationships/hyperlink" Target="file:///C:\Users\bus4005\Downloads\CR_FDIS_3_20190311_draft\CR_FDIS_3\part1000\data\modules\part_view_definition\sys\4_info_reqs.htm" TargetMode="External"/><Relationship Id="rId348" Type="http://schemas.openxmlformats.org/officeDocument/2006/relationships/hyperlink" Target="file:///C:\Users\bus4005\Downloads\CR_FDIS_3_20190311_draft\CR_FDIS_3\part1000\data\modules\shape_property_assignment\sys\4_info_reqs.htm" TargetMode="External"/><Relationship Id="rId369" Type="http://schemas.openxmlformats.org/officeDocument/2006/relationships/hyperlink" Target="file:///C:\Users\bus4005\Downloads\CR_FDIS_3_20190311_draft\CR_FDIS_3\part1000\data\modules\part_view_definition\sys\4_info_reqs.htm" TargetMode="External"/><Relationship Id="rId152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73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94" Type="http://schemas.openxmlformats.org/officeDocument/2006/relationships/hyperlink" Target="file:///C:\Users\bus4005\Downloads\CR_FDIS_3_20190311_draft\CR_FDIS_3\part1000\data\modules\shape_property_assignment\sys\4_info_reqs.htm" TargetMode="External"/><Relationship Id="rId208" Type="http://schemas.openxmlformats.org/officeDocument/2006/relationships/hyperlink" Target="file:///C:\Users\bus4005\Downloads\CR_FDIS_3_20190311_draft\CR_FDIS_3\part1000\data\modules\item_definition_structure\sys\4_info_reqs.htm" TargetMode="External"/><Relationship Id="rId229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80" Type="http://schemas.openxmlformats.org/officeDocument/2006/relationships/hyperlink" Target="file:///C:\Users\bus4005\Downloads\CR_FDIS_3_20190311_draft\CR_FDIS_3\part1000\data\modules\general_design_connectivity\sys\5_mapping.htm#scconstraintgdc_part_shape_element_subtypes" TargetMode="External"/><Relationship Id="rId415" Type="http://schemas.openxmlformats.org/officeDocument/2006/relationships/hyperlink" Target="file:///C:\Users\bus4005\Downloads\CR_FDIS_3_20190311_draft\CR_FDIS_3\part1000\data\modules\product_occurrence\sys\4_info_reqs.htm" TargetMode="External"/><Relationship Id="rId436" Type="http://schemas.openxmlformats.org/officeDocument/2006/relationships/hyperlink" Target="file:///C:\Users\bus4005\Downloads\CR_FDIS_3_20190311_draft\CR_FDIS_3\part1000\data\modules\shape_property_assignment\sys\4_info_reqs.htm" TargetMode="External"/><Relationship Id="rId240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61" Type="http://schemas.openxmlformats.org/officeDocument/2006/relationships/hyperlink" Target="file:///C:\Users\bus4005\Downloads\CR_FDIS_3_20190311_draft\CR_FDIS_3\part1000\data\modules\shape_property_assignment\sys\4_info_reqs.htm" TargetMode="External"/><Relationship Id="rId14" Type="http://schemas.openxmlformats.org/officeDocument/2006/relationships/hyperlink" Target="file:///C:\Users\bus4005\Downloads\CR_FDIS_3_20190311_draft\CR_FDIS_3\part1000\data\modules\general_design_connectivity\armexpg3.htm" TargetMode="External"/><Relationship Id="rId35" Type="http://schemas.openxmlformats.org/officeDocument/2006/relationships/hyperlink" Target="file:///C:\Users\bus4005\Downloads\CR_FDIS_3_20190311_draft\CR_FDIS_3\part1000\data\modules\shape_feature\sys\4_info_reqs.htm" TargetMode="External"/><Relationship Id="rId56" Type="http://schemas.openxmlformats.org/officeDocument/2006/relationships/hyperlink" Target="file:///C:\Users\bus4005\Downloads\CR_FDIS_3_20190311_draft\CR_FDIS_3\part1000\data\modules\part_view_definition\sys\4_info_reqs.htm" TargetMode="External"/><Relationship Id="rId77" Type="http://schemas.openxmlformats.org/officeDocument/2006/relationships/hyperlink" Target="file:///C:\Users\bus4005\Downloads\CR_FDIS_3_20190311_draft\CR_FDIS_3\part1000\data\modules\product_occurrence\sys\4_info_reqs.htm" TargetMode="External"/><Relationship Id="rId100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82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17" Type="http://schemas.openxmlformats.org/officeDocument/2006/relationships/hyperlink" Target="file:///C:\Users\bus4005\Downloads\CR_FDIS_3_20190311_draft\CR_FDIS_3\part1000\data\modules\assembly_structure\sys\4_info_reqs.htm" TargetMode="External"/><Relationship Id="rId338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59" Type="http://schemas.openxmlformats.org/officeDocument/2006/relationships/hyperlink" Target="file:///C:\Users\bus4005\Downloads\CR_FDIS_3_20190311_draft\CR_FDIS_3\part1000\data\modules\part_shape\sys\4_info_reqs.htm" TargetMode="External"/><Relationship Id="rId8" Type="http://schemas.openxmlformats.org/officeDocument/2006/relationships/hyperlink" Target="file:///C:\Users\bus4005\Downloads\CR_FDIS_3_20190311_draft\CR_FDIS_3\part1000\data\modules\item_definition_structure\sys\4_info_reqs.htm" TargetMode="External"/><Relationship Id="rId98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21" Type="http://schemas.openxmlformats.org/officeDocument/2006/relationships/hyperlink" Target="file:///C:\Users\bus4005\Downloads\CR_FDIS_3_20190311_draft\CR_FDIS_3\part1000\data\modules\shape_feature\sys\4_info_reqs.htm" TargetMode="External"/><Relationship Id="rId142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63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84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19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70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91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405" Type="http://schemas.openxmlformats.org/officeDocument/2006/relationships/hyperlink" Target="file:///C:\Users\bus4005\Downloads\CR_FDIS_3_20190311_draft\CR_FDIS_3\part1000\data\modules\shape_property_assignment\sys\4_info_reqs.htm" TargetMode="External"/><Relationship Id="rId426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30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51" Type="http://schemas.openxmlformats.org/officeDocument/2006/relationships/hyperlink" Target="file:///C:\Users\bus4005\Downloads\CR_FDIS_3_20190311_draft\CR_FDIS_3\part1000\data\modules\shape_property_assignment\sys\4_info_reqs.htm" TargetMode="External"/><Relationship Id="rId25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46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67" Type="http://schemas.openxmlformats.org/officeDocument/2006/relationships/hyperlink" Target="file:///C:\Users\bus4005\Downloads\CR_FDIS_3_20190311_draft\CR_FDIS_3\part1000\data\modules\product_occurrence\sys\4_info_reqs.htm" TargetMode="External"/><Relationship Id="rId272" Type="http://schemas.openxmlformats.org/officeDocument/2006/relationships/hyperlink" Target="file:///C:\Users\bus4005\Downloads\CR_FDIS_3_20190311_draft\CR_FDIS_3\part1000\data\modules\part_shape\sys\4_info_reqs.htm" TargetMode="External"/><Relationship Id="rId293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07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28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49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88" Type="http://schemas.openxmlformats.org/officeDocument/2006/relationships/hyperlink" Target="file:///C:\Users\bus4005\Downloads\CR_FDIS_3_20190311_draft\CR_FDIS_3\part1000\data\modules\part_shape\sys\4_info_reqs.htm" TargetMode="External"/><Relationship Id="rId111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32" Type="http://schemas.openxmlformats.org/officeDocument/2006/relationships/hyperlink" Target="file:///C:\Users\bus4005\Downloads\CR_FDIS_3_20190311_draft\CR_FDIS_3\part1000\data\modules\part_view_definition\sys\4_info_reqs.htm" TargetMode="External"/><Relationship Id="rId153" Type="http://schemas.openxmlformats.org/officeDocument/2006/relationships/hyperlink" Target="file:///C:\Users\bus4005\Downloads\CR_FDIS_3_20190311_draft\CR_FDIS_3\part1000\data\modules\item_definition_structure\sys\4_info_reqs.htm" TargetMode="External"/><Relationship Id="rId174" Type="http://schemas.openxmlformats.org/officeDocument/2006/relationships/hyperlink" Target="file:///C:\Users\bus4005\Downloads\CR_FDIS_3_20190311_draft\CR_FDIS_3\part1000\data\modules\product_occurrence\sys\4_info_reqs.htm" TargetMode="External"/><Relationship Id="rId195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09" Type="http://schemas.openxmlformats.org/officeDocument/2006/relationships/hyperlink" Target="file:///C:\Users\bus4005\Downloads\CR_FDIS_3_20190311_draft\CR_FDIS_3\part1000\data\modules\assembly_structure\sys\4_info_reqs.htm" TargetMode="External"/><Relationship Id="rId360" Type="http://schemas.openxmlformats.org/officeDocument/2006/relationships/hyperlink" Target="file:///C:\Users\bus4005\Downloads\CR_FDIS_3_20190311_draft\CR_FDIS_3\part1000\data\modules\part_shape\sys\4_info_reqs.htm" TargetMode="External"/><Relationship Id="rId381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416" Type="http://schemas.openxmlformats.org/officeDocument/2006/relationships/hyperlink" Target="file:///C:\Users\bus4005\Downloads\CR_FDIS_3_20190311_draft\CR_FDIS_3\part1000\data\modules\product_occurrence\sys\4_info_reqs.htm" TargetMode="External"/><Relationship Id="rId220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41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437" Type="http://schemas.openxmlformats.org/officeDocument/2006/relationships/hyperlink" Target="file:///C:\Users\bus4005\Downloads\CR_FDIS_3_20190311_draft\CR_FDIS_3\part1000\data\modules\shape_property_assignment\sys\4_info_reqs.htm" TargetMode="External"/><Relationship Id="rId15" Type="http://schemas.openxmlformats.org/officeDocument/2006/relationships/hyperlink" Target="file:///C:\Users\bus4005\Downloads\CR_FDIS_3_20190311_draft\CR_FDIS_3\part1000\data\modules\general_design_connectivity\armexpg4.htm" TargetMode="External"/><Relationship Id="rId36" Type="http://schemas.openxmlformats.org/officeDocument/2006/relationships/hyperlink" Target="file:///C:\Users\bus4005\Downloads\CR_FDIS_3_20190311_draft\CR_FDIS_3\part1000\data\modules\shape_feature\sys\4_info_reqs.htm" TargetMode="External"/><Relationship Id="rId57" Type="http://schemas.openxmlformats.org/officeDocument/2006/relationships/hyperlink" Target="file:///C:\Users\bus4005\Downloads\CR_FDIS_3_20190311_draft\CR_FDIS_3\part1000\data\modules\specified_product\sys\4_info_reqs.htm" TargetMode="External"/><Relationship Id="rId262" Type="http://schemas.openxmlformats.org/officeDocument/2006/relationships/hyperlink" Target="file:///C:\Users\bus4005\Downloads\CR_FDIS_3_20190311_draft\CR_FDIS_3\part1000\data\modules\general_design_connectivity\sys\5_mapping.htm#aeentityoccurrence_shape_feature" TargetMode="External"/><Relationship Id="rId283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18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39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78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99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01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22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43" Type="http://schemas.openxmlformats.org/officeDocument/2006/relationships/hyperlink" Target="file:///C:\Users\bus4005\Downloads\CR_FDIS_3_20190311_draft\CR_FDIS_3\part1000\data\modules\general_design_connectivity\sys\5_mapping.htm#aeentityassembly_shape_constraint" TargetMode="External"/><Relationship Id="rId164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85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50" Type="http://schemas.openxmlformats.org/officeDocument/2006/relationships/hyperlink" Target="file:///C:\Users\bus4005\Downloads\CR_FDIS_3_20190311_draft\CR_FDIS_3\part1000\data\modules\shape_property_assignment\sys\4_info_reqs.htm" TargetMode="External"/><Relationship Id="rId371" Type="http://schemas.openxmlformats.org/officeDocument/2006/relationships/hyperlink" Target="file:///C:\Users\bus4005\Downloads\CR_FDIS_3_20190311_draft\CR_FDIS_3\part1000\data\modules\general_design_connectivity\sys\5_mapping.htm#aeentityshape_feature_definition_fit_relationship" TargetMode="External"/><Relationship Id="rId406" Type="http://schemas.openxmlformats.org/officeDocument/2006/relationships/hyperlink" Target="file:///C:\Users\bus4005\Downloads\CR_FDIS_3_20190311_draft\CR_FDIS_3\part1000\data\modules\shape_property_assignment\sys\4_info_reqs.htm" TargetMode="External"/><Relationship Id="rId9" Type="http://schemas.openxmlformats.org/officeDocument/2006/relationships/hyperlink" Target="file:///C:\Users\bus4005\Downloads\CR_FDIS_3_20190311_draft\CR_FDIS_3\part1000\data\modules\part_shape\sys\4_info_reqs.htm" TargetMode="External"/><Relationship Id="rId210" Type="http://schemas.openxmlformats.org/officeDocument/2006/relationships/hyperlink" Target="file:///C:\Users\bus4005\Downloads\CR_FDIS_3_20190311_draft\CR_FDIS_3\part1000\data\modules\general_design_connectivity\sys\5_mapping.htm#aeentitycontact_feature_definition" TargetMode="External"/><Relationship Id="rId392" Type="http://schemas.openxmlformats.org/officeDocument/2006/relationships/hyperlink" Target="file:///C:\Users\bus4005\Downloads\CR_FDIS_3_20190311_draft\CR_FDIS_3\part1000\data\modules\part_shape\sys\4_info_reqs.htm" TargetMode="External"/><Relationship Id="rId427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6" Type="http://schemas.openxmlformats.org/officeDocument/2006/relationships/hyperlink" Target="file:///C:\Users\bus4005\Downloads\CR_FDIS_3_20190311_draft\CR_FDIS_3\part1000\data\modules\item_definition_structure\sys\4_info_reqs.htm" TargetMode="External"/><Relationship Id="rId231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52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73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94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08" Type="http://schemas.openxmlformats.org/officeDocument/2006/relationships/hyperlink" Target="file:///C:\Users\bus4005\Downloads\CR_FDIS_3_20190311_draft\CR_FDIS_3\part1000\data\modules\part_view_definition\sys\4_info_reqs.htm" TargetMode="External"/><Relationship Id="rId329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47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68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89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12" Type="http://schemas.openxmlformats.org/officeDocument/2006/relationships/hyperlink" Target="file:///C:\Users\bus4005\Downloads\CR_FDIS_3_20190311_draft\CR_FDIS_3\part1000\data\modules\part_view_definition\sys\4_info_reqs.htm" TargetMode="External"/><Relationship Id="rId133" Type="http://schemas.openxmlformats.org/officeDocument/2006/relationships/hyperlink" Target="file:///C:\Users\bus4005\Downloads\CR_FDIS_3_20190311_draft\CR_FDIS_3\part1000\data\modules\specified_product\sys\4_info_reqs.htm" TargetMode="External"/><Relationship Id="rId154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75" Type="http://schemas.openxmlformats.org/officeDocument/2006/relationships/hyperlink" Target="file:///C:\Users\bus4005\Downloads\CR_FDIS_3_20190311_draft\CR_FDIS_3\part1000\data\modules\product_occurrence\sys\4_info_reqs.htm" TargetMode="External"/><Relationship Id="rId340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61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96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00" Type="http://schemas.openxmlformats.org/officeDocument/2006/relationships/hyperlink" Target="file:///C:\Users\bus4005\Downloads\CR_FDIS_3_20190311_draft\CR_FDIS_3\part1000\data\modules\item_definition_structure\sys\4_info_reqs.htm" TargetMode="External"/><Relationship Id="rId382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417" Type="http://schemas.openxmlformats.org/officeDocument/2006/relationships/hyperlink" Target="file:///C:\Users\bus4005\Downloads\CR_FDIS_3_20190311_draft\CR_FDIS_3\part1000\data\modules\part_view_definition\sys\4_info_reqs.htm" TargetMode="External"/><Relationship Id="rId438" Type="http://schemas.openxmlformats.org/officeDocument/2006/relationships/hyperlink" Target="file:///C:\Users\bus4005\Downloads\CR_FDIS_3_20190311_draft\CR_FDIS_3\part1000\data\modules\shape_property_assignment\sys\4_info_reqs.htm" TargetMode="External"/><Relationship Id="rId16" Type="http://schemas.openxmlformats.org/officeDocument/2006/relationships/hyperlink" Target="file:///C:\Users\bus4005\Downloads\CR_FDIS_3_20190311_draft\CR_FDIS_3\part1000\data\modules\general_design_connectivity\armexpg5.htm" TargetMode="External"/><Relationship Id="rId221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42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63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84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19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7" Type="http://schemas.openxmlformats.org/officeDocument/2006/relationships/hyperlink" Target="file:///C:\Users\bus4005\Downloads\CR_FDIS_3_20190311_draft\CR_FDIS_3\part1000\data\modules\shape_feature\sys\4_info_reqs.htm" TargetMode="External"/><Relationship Id="rId58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79" Type="http://schemas.openxmlformats.org/officeDocument/2006/relationships/hyperlink" Target="file:///C:\Users\bus4005\Downloads\CR_FDIS_3_20190311_draft\CR_FDIS_3\part1000\data\modules\part_shape\sys\4_info_reqs.htm" TargetMode="External"/><Relationship Id="rId102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23" Type="http://schemas.openxmlformats.org/officeDocument/2006/relationships/hyperlink" Target="file:///C:\Users\bus4005\Downloads\CR_FDIS_3_20190311_draft\CR_FDIS_3\part1000\data\modules\shape_feature\sys\4_info_reqs.htm" TargetMode="External"/><Relationship Id="rId144" Type="http://schemas.openxmlformats.org/officeDocument/2006/relationships/image" Target="media/image2.gif"/><Relationship Id="rId330" Type="http://schemas.openxmlformats.org/officeDocument/2006/relationships/hyperlink" Target="file:///C:\Users\bus4005\Downloads\CR_FDIS_3_20190311_draft\CR_FDIS_3\part1000\data\modules\shape_feature\sys\4_info_reqs.htm" TargetMode="External"/><Relationship Id="rId90" Type="http://schemas.openxmlformats.org/officeDocument/2006/relationships/hyperlink" Target="file:///C:\Users\bus4005\Downloads\CR_FDIS_3_20190311_draft\CR_FDIS_3\part1000\data\modules\shape_feature\sys\4_info_reqs.htm" TargetMode="External"/><Relationship Id="rId165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86" Type="http://schemas.openxmlformats.org/officeDocument/2006/relationships/hyperlink" Target="file:///C:\Users\bus4005\Downloads\CR_FDIS_3_20190311_draft\CR_FDIS_3\part1000\data\modules\item_definition_structure\sys\4_info_reqs.htm" TargetMode="External"/><Relationship Id="rId351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72" Type="http://schemas.openxmlformats.org/officeDocument/2006/relationships/hyperlink" Target="file:///C:\Users\bus4005\Downloads\CR_FDIS_3_20190311_draft\CR_FDIS_3\part1000\data\modules\shape_feature\sys\4_info_reqs.htm" TargetMode="External"/><Relationship Id="rId393" Type="http://schemas.openxmlformats.org/officeDocument/2006/relationships/hyperlink" Target="file:///C:\Users\bus4005\Downloads\CR_FDIS_3_20190311_draft\CR_FDIS_3\part1000\data\modules\shape_feature\sys\4_info_reqs.htm" TargetMode="External"/><Relationship Id="rId407" Type="http://schemas.openxmlformats.org/officeDocument/2006/relationships/hyperlink" Target="file:///C:\Users\bus4005\Downloads\CR_FDIS_3_20190311_draft\CR_FDIS_3\part1000\data\modules\shape_property_assignment\sys\4_info_reqs.htm" TargetMode="External"/><Relationship Id="rId428" Type="http://schemas.openxmlformats.org/officeDocument/2006/relationships/hyperlink" Target="file:///C:\Users\bus4005\Downloads\CR_FDIS_3_20190311_draft\CR_FDIS_3\part1000\data\modules\item_definition_structure\sys\4_info_reqs.htm" TargetMode="External"/><Relationship Id="rId211" Type="http://schemas.openxmlformats.org/officeDocument/2006/relationships/hyperlink" Target="file:///C:\Users\bus4005\Downloads\CR_FDIS_3_20190311_draft\CR_FDIS_3\part1000\data\modules\shape_feature\sys\4_info_reqs.htm" TargetMode="External"/><Relationship Id="rId232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53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74" Type="http://schemas.openxmlformats.org/officeDocument/2006/relationships/hyperlink" Target="file:///C:\Users\bus4005\Downloads\CR_FDIS_3_20190311_draft\CR_FDIS_3\part1000\data\modules\shape_feature\sys\4_info_reqs.htm" TargetMode="External"/><Relationship Id="rId295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09" Type="http://schemas.openxmlformats.org/officeDocument/2006/relationships/hyperlink" Target="file:///C:\Users\bus4005\Downloads\CR_FDIS_3_20190311_draft\CR_FDIS_3\part1000\data\modules\item_definition_structure\sys\4_info_reqs.htm" TargetMode="External"/><Relationship Id="rId27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48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69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13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34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20" Type="http://schemas.openxmlformats.org/officeDocument/2006/relationships/hyperlink" Target="file:///C:\Users\bus4005\Downloads\CR_FDIS_3_20190311_draft\CR_FDIS_3\part1000\data\modules\item_definition_structure\sys\4_info_reqs.htm" TargetMode="External"/><Relationship Id="rId80" Type="http://schemas.openxmlformats.org/officeDocument/2006/relationships/hyperlink" Target="file:///C:\Users\bus4005\Downloads\CR_FDIS_3_20190311_draft\CR_FDIS_3\part1000\data\modules\shape_feature\sys\4_info_reqs.htm" TargetMode="External"/><Relationship Id="rId155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76" Type="http://schemas.openxmlformats.org/officeDocument/2006/relationships/hyperlink" Target="file:///C:\Users\bus4005\Downloads\CR_FDIS_3_20190311_draft\CR_FDIS_3\part1000\data\modules\item_definition_structure\sys\4_info_reqs.htm" TargetMode="External"/><Relationship Id="rId197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41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62" Type="http://schemas.openxmlformats.org/officeDocument/2006/relationships/hyperlink" Target="file:///C:\Users\bus4005\Downloads\CR_FDIS_3_20190311_draft\CR_FDIS_3\part1000\data\modules\shape_feature\sys\4_info_reqs.htm" TargetMode="External"/><Relationship Id="rId383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418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439" Type="http://schemas.openxmlformats.org/officeDocument/2006/relationships/fontTable" Target="fontTable.xml"/><Relationship Id="rId201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22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43" Type="http://schemas.openxmlformats.org/officeDocument/2006/relationships/hyperlink" Target="file:///C:\Users\bus4005\Downloads\CR_FDIS_3_20190311_draft\CR_FDIS_3\part1000\data\modules\product_occurrence\sys\4_info_reqs.htm" TargetMode="External"/><Relationship Id="rId264" Type="http://schemas.openxmlformats.org/officeDocument/2006/relationships/hyperlink" Target="file:///C:\Users\bus4005\Downloads\CR_FDIS_3_20190311_draft\CR_FDIS_3\part1000\data\modules\product_occurrence\sys\4_info_reqs.htm" TargetMode="External"/><Relationship Id="rId285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7" Type="http://schemas.openxmlformats.org/officeDocument/2006/relationships/image" Target="media/image1.gif"/><Relationship Id="rId38" Type="http://schemas.openxmlformats.org/officeDocument/2006/relationships/hyperlink" Target="file:///C:\Users\bus4005\Downloads\CR_FDIS_3_20190311_draft\CR_FDIS_3\part1000\data\modules\part_shape\sys\4_info_reqs.htm" TargetMode="External"/><Relationship Id="rId59" Type="http://schemas.openxmlformats.org/officeDocument/2006/relationships/hyperlink" Target="file:///C:\Users\bus4005\Downloads\CR_FDIS_3_20190311_draft\CR_FDIS_3\part1000\data\modules\part_view_definition\sys\4_info_reqs.htm" TargetMode="External"/><Relationship Id="rId103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24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10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70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91" Type="http://schemas.openxmlformats.org/officeDocument/2006/relationships/hyperlink" Target="file:///C:\Users\bus4005\Downloads\CR_FDIS_3_20190311_draft\CR_FDIS_3\part1000\data\modules\part_shape\sys\4_info_reqs.htm" TargetMode="External"/><Relationship Id="rId145" Type="http://schemas.openxmlformats.org/officeDocument/2006/relationships/hyperlink" Target="file:///C:\Users\bus4005\Downloads\CR_FDIS_3_20190311_draft\CR_FDIS_3\part1000\data\modules\part_shape\sys\4_info_reqs.htm" TargetMode="External"/><Relationship Id="rId166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87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31" Type="http://schemas.openxmlformats.org/officeDocument/2006/relationships/hyperlink" Target="file:///C:\Users\bus4005\Downloads\CR_FDIS_3_20190311_draft\CR_FDIS_3\part1000\data\modules\general_design_connectivity\sys\5_mapping.htm#aeentitypart_contact_feature_fit_relationship" TargetMode="External"/><Relationship Id="rId352" Type="http://schemas.openxmlformats.org/officeDocument/2006/relationships/hyperlink" Target="file:///C:\Users\bus4005\Downloads\CR_FDIS_3_20190311_draft\CR_FDIS_3\part1000\data\modules\general_design_connectivity\sys\5_mapping.htm#aeentitypart_feature_fit_relationship" TargetMode="External"/><Relationship Id="rId373" Type="http://schemas.openxmlformats.org/officeDocument/2006/relationships/hyperlink" Target="file:///C:\Users\bus4005\Downloads\CR_FDIS_3_20190311_draft\CR_FDIS_3\part1000\data\modules\shape_feature\sys\4_info_reqs.htm" TargetMode="External"/><Relationship Id="rId394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408" Type="http://schemas.openxmlformats.org/officeDocument/2006/relationships/hyperlink" Target="file:///C:\Users\bus4005\Downloads\CR_FDIS_3_20190311_draft\CR_FDIS_3\part1000\data\modules\shape_property_assignment\sys\4_info_reqs.htm" TargetMode="External"/><Relationship Id="rId429" Type="http://schemas.openxmlformats.org/officeDocument/2006/relationships/hyperlink" Target="file:///C:\Users\bus4005\Downloads\CR_FDIS_3_20190311_draft\CR_FDIS_3\part1000\data\modules\part_view_definition\sys\4_info_reqs.htm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33" Type="http://schemas.openxmlformats.org/officeDocument/2006/relationships/hyperlink" Target="file:///C:\Users\bus4005\Downloads\CR_FDIS_3_20190311_draft\CR_FDIS_3\part1000\data\modules\part_view_definition\sys\4_info_reqs.htm" TargetMode="External"/><Relationship Id="rId254" Type="http://schemas.openxmlformats.org/officeDocument/2006/relationships/hyperlink" Target="file:///C:\Users\bus4005\Downloads\CR_FDIS_3_20190311_draft\CR_FDIS_3\part1000\data\modules\product_occurrence\sys\4_info_reqs.htm" TargetMode="External"/><Relationship Id="rId440" Type="http://schemas.microsoft.com/office/2011/relationships/people" Target="people.xml"/><Relationship Id="rId28" Type="http://schemas.openxmlformats.org/officeDocument/2006/relationships/hyperlink" Target="file:///C:\Users\bus4005\Downloads\CR_FDIS_3_20190311_draft\CR_FDIS_3\part1000\data\modules\item_definition_structure\sys\4_info_reqs.htm" TargetMode="External"/><Relationship Id="rId49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14" Type="http://schemas.openxmlformats.org/officeDocument/2006/relationships/hyperlink" Target="file:///C:\Users\bus4005\Downloads\CR_FDIS_3_20190311_draft\CR_FDIS_3\part1000\data\modules\specified_product\sys\4_info_reqs.htm" TargetMode="External"/><Relationship Id="rId275" Type="http://schemas.openxmlformats.org/officeDocument/2006/relationships/hyperlink" Target="file:///C:\Users\bus4005\Downloads\CR_FDIS_3_20190311_draft\CR_FDIS_3\part1000\data\modules\general_design_connectivity\sys\5_mapping.htm#aeentityoccurrence_terminal" TargetMode="External"/><Relationship Id="rId296" Type="http://schemas.openxmlformats.org/officeDocument/2006/relationships/hyperlink" Target="file:///C:\Users\bus4005\Downloads\CR_FDIS_3_20190311_draft\CR_FDIS_3\part1000\data\modules\product_occurrence\sys\4_info_reqs.htm" TargetMode="External"/><Relationship Id="rId300" Type="http://schemas.openxmlformats.org/officeDocument/2006/relationships/hyperlink" Target="file:///C:\Users\bus4005\Downloads\CR_FDIS_3_20190311_draft\CR_FDIS_3\part1000\data\modules\part_shape\sys\4_info_reqs.htm" TargetMode="External"/><Relationship Id="rId60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81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35" Type="http://schemas.openxmlformats.org/officeDocument/2006/relationships/hyperlink" Target="file:///C:\Users\bus4005\Downloads\CR_FDIS_3_20190311_draft\CR_FDIS_3\part1000\data\modules\part_view_definition\sys\4_info_reqs.htm" TargetMode="External"/><Relationship Id="rId156" Type="http://schemas.openxmlformats.org/officeDocument/2006/relationships/hyperlink" Target="file:///C:\Users\bus4005\Downloads\CR_FDIS_3_20190311_draft\CR_FDIS_3\part1000\data\modules\shape_feature\sys\4_info_reqs.htm" TargetMode="External"/><Relationship Id="rId177" Type="http://schemas.openxmlformats.org/officeDocument/2006/relationships/hyperlink" Target="file:///C:\Users\bus4005\Downloads\CR_FDIS_3_20190311_draft\CR_FDIS_3\part1000\data\modules\assembly_structure\sys\4_info_reqs.htm" TargetMode="External"/><Relationship Id="rId198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21" Type="http://schemas.openxmlformats.org/officeDocument/2006/relationships/hyperlink" Target="file:///C:\Users\bus4005\Downloads\CR_FDIS_3_20190311_draft\CR_FDIS_3\part1000\data\modules\general_design_connectivity\sys\5_mapping.htm#aeentitypart_contact_feature" TargetMode="External"/><Relationship Id="rId342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63" Type="http://schemas.openxmlformats.org/officeDocument/2006/relationships/hyperlink" Target="file:///C:\Users\bus4005\Downloads\CR_FDIS_3_20190311_draft\CR_FDIS_3\part1000\data\modules\general_design_connectivity\sys\5_mapping.htm#aeentitypart_transport_feature" TargetMode="External"/><Relationship Id="rId384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419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02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23" Type="http://schemas.openxmlformats.org/officeDocument/2006/relationships/hyperlink" Target="file:///C:\Users\bus4005\Downloads\CR_FDIS_3_20190311_draft\CR_FDIS_3\part1000\data\modules\general_design_connectivity\sys\5_mapping.htm#aeentitygeneral_part_terminal" TargetMode="External"/><Relationship Id="rId244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430" Type="http://schemas.openxmlformats.org/officeDocument/2006/relationships/hyperlink" Target="file:///C:\Users\bus4005\Downloads\CR_FDIS_3_20190311_draft\CR_FDIS_3\part1000\data\modules\part_view_definition\sys\4_info_reqs.htm" TargetMode="External"/><Relationship Id="rId18" Type="http://schemas.openxmlformats.org/officeDocument/2006/relationships/hyperlink" Target="file:///C:\Users\bus4005\Downloads\CR_FDIS_3_20190311_draft\CR_FDIS_3\part1000\data\modules\assembly_constraints\sys\4_info_reqs.htm" TargetMode="External"/><Relationship Id="rId39" Type="http://schemas.openxmlformats.org/officeDocument/2006/relationships/hyperlink" Target="file:///C:\Users\bus4005\Downloads\CR_FDIS_3_20190311_draft\CR_FDIS_3\part1000\data\modules\part_shape\sys\4_info_reqs.htm" TargetMode="External"/><Relationship Id="rId265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86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50" Type="http://schemas.openxmlformats.org/officeDocument/2006/relationships/hyperlink" Target="file:///C:\Users\bus4005\Downloads\CR_FDIS_3_20190311_draft\CR_FDIS_3\part1000\data\modules\part_shape\sys\4_info_reqs.htm" TargetMode="External"/><Relationship Id="rId104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25" Type="http://schemas.openxmlformats.org/officeDocument/2006/relationships/hyperlink" Target="file:///C:\Users\bus4005\Downloads\CR_FDIS_3_20190311_draft\CR_FDIS_3\part1000\data\modules\shape_feature\sys\4_info_reqs.htm" TargetMode="External"/><Relationship Id="rId146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67" Type="http://schemas.openxmlformats.org/officeDocument/2006/relationships/hyperlink" Target="file:///C:\Users\bus4005\Downloads\CR_FDIS_3_20190311_draft\CR_FDIS_3\part1000\data\modules\item_definition_structure\sys\4_info_reqs.htm" TargetMode="External"/><Relationship Id="rId188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11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32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53" Type="http://schemas.openxmlformats.org/officeDocument/2006/relationships/hyperlink" Target="file:///C:\Users\bus4005\Downloads\CR_FDIS_3_20190311_draft\CR_FDIS_3\part1000\data\modules\part_shape\sys\4_info_reqs.htm" TargetMode="External"/><Relationship Id="rId374" Type="http://schemas.openxmlformats.org/officeDocument/2006/relationships/hyperlink" Target="file:///C:\Users\bus4005\Downloads\CR_FDIS_3_20190311_draft\CR_FDIS_3\part1000\data\modules\shape_feature\sys\4_info_reqs.htm" TargetMode="External"/><Relationship Id="rId395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409" Type="http://schemas.openxmlformats.org/officeDocument/2006/relationships/hyperlink" Target="file:///C:\Users\bus4005\Downloads\CR_FDIS_3_20190311_draft\CR_FDIS_3\part1000\data\modules\shape_property_assignment\sys\4_info_reqs.htm" TargetMode="External"/><Relationship Id="rId71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92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13" Type="http://schemas.openxmlformats.org/officeDocument/2006/relationships/hyperlink" Target="file:///C:\Users\bus4005\Downloads\CR_FDIS_3_20190311_draft\CR_FDIS_3\part1000\data\modules\shape_feature\sys\4_info_reqs.htm" TargetMode="External"/><Relationship Id="rId234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420" Type="http://schemas.openxmlformats.org/officeDocument/2006/relationships/hyperlink" Target="file:///C:\Users\bus4005\Downloads\CR_FDIS_3_20190311_draft\CR_FDIS_3\part1000\data\modules\product_occurrence\sys\4_info_reqs.htm" TargetMode="External"/><Relationship Id="rId2" Type="http://schemas.openxmlformats.org/officeDocument/2006/relationships/numbering" Target="numbering.xml"/><Relationship Id="rId29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55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76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97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441" Type="http://schemas.openxmlformats.org/officeDocument/2006/relationships/theme" Target="theme/theme1.xml"/><Relationship Id="rId40" Type="http://schemas.openxmlformats.org/officeDocument/2006/relationships/hyperlink" Target="file:///C:\Users\bus4005\Downloads\CR_FDIS_3_20190311_draft\CR_FDIS_3\part1000\data\modules\shape_feature\sys\4_info_reqs.htm" TargetMode="External"/><Relationship Id="rId115" Type="http://schemas.openxmlformats.org/officeDocument/2006/relationships/hyperlink" Target="file:///C:\Users\bus4005\Downloads\CR_FDIS_3_20190311_draft\CR_FDIS_3\part1000\data\modules\part_view_definition\sys\4_info_reqs.htm" TargetMode="External"/><Relationship Id="rId136" Type="http://schemas.openxmlformats.org/officeDocument/2006/relationships/hyperlink" Target="file:///C:\Users\bus4005\Downloads\CR_FDIS_3_20190311_draft\CR_FDIS_3\part1000\data\modules\part_shape\sys\4_info_reqs.htm" TargetMode="External"/><Relationship Id="rId157" Type="http://schemas.openxmlformats.org/officeDocument/2006/relationships/hyperlink" Target="file:///C:\Users\bus4005\Downloads\CR_FDIS_3_20190311_draft\CR_FDIS_3\part1000\data\modules\assembly_constraints\sys\4_info_reqs.htm" TargetMode="External"/><Relationship Id="rId178" Type="http://schemas.openxmlformats.org/officeDocument/2006/relationships/hyperlink" Target="file:///C:\Users\bus4005\Downloads\CR_FDIS_3_20190311_draft\CR_FDIS_3\part1000\data\modules\general_design_connectivity\sys\5_mapping.htm#aeentityassembly_shape_joint" TargetMode="External"/><Relationship Id="rId301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22" Type="http://schemas.openxmlformats.org/officeDocument/2006/relationships/hyperlink" Target="file:///C:\Users\bus4005\Downloads\CR_FDIS_3_20190311_draft\CR_FDIS_3\part1000\data\modules\part_shape\sys\4_info_reqs.htm" TargetMode="External"/><Relationship Id="rId343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64" Type="http://schemas.openxmlformats.org/officeDocument/2006/relationships/hyperlink" Target="file:///C:\Users\bus4005\Downloads\CR_FDIS_3_20190311_draft\CR_FDIS_3\part1000\data\modules\part_shape\sys\4_info_reqs.htm" TargetMode="External"/><Relationship Id="rId61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82" Type="http://schemas.openxmlformats.org/officeDocument/2006/relationships/hyperlink" Target="file:///C:\Users\bus4005\Downloads\CR_FDIS_3_20190311_draft\CR_FDIS_3\part1000\data\modules\part_shape\sys\4_info_reqs.htm" TargetMode="External"/><Relationship Id="rId199" Type="http://schemas.openxmlformats.org/officeDocument/2006/relationships/hyperlink" Target="file:///C:\Users\bus4005\Downloads\CR_FDIS_3_20190311_draft\CR_FDIS_3\part1000\data\modules\item_definition_structure\sys\4_info_reqs.htm" TargetMode="External"/><Relationship Id="rId203" Type="http://schemas.openxmlformats.org/officeDocument/2006/relationships/hyperlink" Target="file:///C:\Users\bus4005\Downloads\CR_FDIS_3_20190311_draft\CR_FDIS_3\part1000\data\modules\item_definition_structure\sys\4_info_reqs.htm" TargetMode="External"/><Relationship Id="rId385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9" Type="http://schemas.openxmlformats.org/officeDocument/2006/relationships/hyperlink" Target="file:///C:\Users\bus4005\Downloads\CR_FDIS_3_20190311_draft\CR_FDIS_3\part1000\data\modules\assembly_constraints\sys\4_info_reqs.htm" TargetMode="External"/><Relationship Id="rId224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45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66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87" Type="http://schemas.openxmlformats.org/officeDocument/2006/relationships/hyperlink" Target="file:///C:\Users\bus4005\Downloads\CR_FDIS_3_20190311_draft\CR_FDIS_3\part1000\data\modules\product_occurrence\sys\4_info_reqs.htm" TargetMode="External"/><Relationship Id="rId410" Type="http://schemas.openxmlformats.org/officeDocument/2006/relationships/hyperlink" Target="file:///C:\Users\bus4005\Downloads\CR_FDIS_3_20190311_draft\CR_FDIS_3\part1000\data\modules\product_occurrence\sys\4_info_reqs.htm" TargetMode="External"/><Relationship Id="rId431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0" Type="http://schemas.openxmlformats.org/officeDocument/2006/relationships/hyperlink" Target="file:///C:\Users\bus4005\Downloads\CR_FDIS_3_20190311_draft\CR_FDIS_3\part1000\data\modules\item_definition_structure\sys\4_info_reqs.htm" TargetMode="External"/><Relationship Id="rId105" Type="http://schemas.openxmlformats.org/officeDocument/2006/relationships/hyperlink" Target="file:///C:\Users\bus4005\Downloads\CR_FDIS_3_20190311_draft\CR_FDIS_3\part1000\data\modules\product_occurrence\sys\4_info_reqs.htm" TargetMode="External"/><Relationship Id="rId126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47" Type="http://schemas.openxmlformats.org/officeDocument/2006/relationships/hyperlink" Target="file:///C:\Users\bus4005\Downloads\CR_FDIS_3_20190311_draft\CR_FDIS_3\part1000\data\modules\item_definition_structure\sys\4_info_reqs.htm" TargetMode="External"/><Relationship Id="rId168" Type="http://schemas.openxmlformats.org/officeDocument/2006/relationships/hyperlink" Target="file:///C:\Users\bus4005\Downloads\CR_FDIS_3_20190311_draft\CR_FDIS_3\part1000\data\modules\item_definition_structure\sys\4_info_reqs.htm" TargetMode="External"/><Relationship Id="rId312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33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54" Type="http://schemas.openxmlformats.org/officeDocument/2006/relationships/hyperlink" Target="file:///C:\Users\bus4005\Downloads\CR_FDIS_3_20190311_draft\CR_FDIS_3\part1000\data\modules\part_shape\sys\4_info_reqs.htm" TargetMode="External"/><Relationship Id="rId51" Type="http://schemas.openxmlformats.org/officeDocument/2006/relationships/hyperlink" Target="file:///C:\Users\bus4005\Downloads\CR_FDIS_3_20190311_draft\CR_FDIS_3\part1000\data\modules\shape_feature\sys\4_info_reqs.htm" TargetMode="External"/><Relationship Id="rId72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93" Type="http://schemas.openxmlformats.org/officeDocument/2006/relationships/hyperlink" Target="file:///C:\Users\bus4005\Downloads\CR_FDIS_3_20190311_draft\CR_FDIS_3\part1000\data\modules\shape_feature\sys\4_info_reqs.htm" TargetMode="External"/><Relationship Id="rId189" Type="http://schemas.openxmlformats.org/officeDocument/2006/relationships/hyperlink" Target="file:///C:\Users\bus4005\Downloads\CR_FDIS_3_20190311_draft\CR_FDIS_3\part1000\data\modules\shape_feature\sys\4_info_reqs.htm" TargetMode="External"/><Relationship Id="rId375" Type="http://schemas.openxmlformats.org/officeDocument/2006/relationships/hyperlink" Target="file:///C:\Users\bus4005\Downloads\CR_FDIS_3_20190311_draft\CR_FDIS_3\part1000\data\modules\general_design_connectivity\sys\5_mapping.htm#scconstraintgdc_general_part_feature_subtypes" TargetMode="External"/><Relationship Id="rId396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" Type="http://schemas.openxmlformats.org/officeDocument/2006/relationships/styles" Target="styles.xml"/><Relationship Id="rId214" Type="http://schemas.openxmlformats.org/officeDocument/2006/relationships/hyperlink" Target="file:///C:\Users\bus4005\Downloads\CR_FDIS_3_20190311_draft\CR_FDIS_3\part1000\data\modules\general_design_connectivity\sys\5_mapping.htm#aeentitycontact_feature_definition_fit_relationship" TargetMode="External"/><Relationship Id="rId235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56" Type="http://schemas.openxmlformats.org/officeDocument/2006/relationships/hyperlink" Target="file:///C:\Users\bus4005\Downloads\CR_FDIS_3_20190311_draft\CR_FDIS_3\part1000\data\modules\part_shape\sys\4_info_reqs.htm" TargetMode="External"/><Relationship Id="rId277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98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400" Type="http://schemas.openxmlformats.org/officeDocument/2006/relationships/hyperlink" Target="file:///C:\Users\bus4005\Downloads\CR_FDIS_3_20190311_draft\CR_FDIS_3\part1000\data\modules\shape_property_assignment\sys\4_info_reqs.htm" TargetMode="External"/><Relationship Id="rId421" Type="http://schemas.openxmlformats.org/officeDocument/2006/relationships/hyperlink" Target="file:///C:\Users\bus4005\Downloads\CR_FDIS_3_20190311_draft\CR_FDIS_3\part1000\data\modules\product_occurrence\sys\4_info_reqs.htm" TargetMode="External"/><Relationship Id="rId116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37" Type="http://schemas.openxmlformats.org/officeDocument/2006/relationships/hyperlink" Target="file:///C:\Users\bus4005\Downloads\CR_FDIS_3_20190311_draft\CR_FDIS_3\part1000\data\modules\specified_product\sys\4_info_reqs.htm" TargetMode="External"/><Relationship Id="rId158" Type="http://schemas.openxmlformats.org/officeDocument/2006/relationships/hyperlink" Target="file:///C:\Users\bus4005\Downloads\CR_FDIS_3_20190311_draft\CR_FDIS_3\part1000\data\modules\general_design_connectivity\sys\5_mapping.htm#aeentityassembly_shape_constraint_item_relationship" TargetMode="External"/><Relationship Id="rId302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23" Type="http://schemas.openxmlformats.org/officeDocument/2006/relationships/hyperlink" Target="file:///C:\Users\bus4005\Downloads\CR_FDIS_3_20190311_draft\CR_FDIS_3\part1000\data\modules\part_shape\sys\4_info_reqs.htm" TargetMode="External"/><Relationship Id="rId344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0" Type="http://schemas.openxmlformats.org/officeDocument/2006/relationships/hyperlink" Target="file:///C:\Users\bus4005\Downloads\CR_FDIS_3_20190311_draft\CR_FDIS_3\part1000\data\modules\assembly_constraints\sys\4_info_reqs.htm" TargetMode="External"/><Relationship Id="rId41" Type="http://schemas.openxmlformats.org/officeDocument/2006/relationships/hyperlink" Target="file:///C:\Users\bus4005\Downloads\CR_FDIS_3_20190311_draft\CR_FDIS_3\part1000\data\modules\shape_feature\sys\4_info_reqs.htm" TargetMode="External"/><Relationship Id="rId62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83" Type="http://schemas.openxmlformats.org/officeDocument/2006/relationships/hyperlink" Target="file:///C:\Users\bus4005\Downloads\CR_FDIS_3_20190311_draft\CR_FDIS_3\part1000\data\modules\shape_feature\sys\4_info_reqs.htm" TargetMode="External"/><Relationship Id="rId179" Type="http://schemas.openxmlformats.org/officeDocument/2006/relationships/hyperlink" Target="file:///C:\Users\bus4005\Downloads\CR_FDIS_3_20190311_draft\CR_FDIS_3\part1000\data\modules\part_shape\sys\4_info_reqs.htm" TargetMode="External"/><Relationship Id="rId365" Type="http://schemas.openxmlformats.org/officeDocument/2006/relationships/hyperlink" Target="file:///C:\Users\bus4005\Downloads\CR_FDIS_3_20190311_draft\CR_FDIS_3\part1000\data\modules\part_view_definition\sys\4_info_reqs.htm" TargetMode="External"/><Relationship Id="rId386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90" Type="http://schemas.openxmlformats.org/officeDocument/2006/relationships/hyperlink" Target="file:///C:\Users\bus4005\Downloads\CR_FDIS_3_20190311_draft\CR_FDIS_3\part1000\data\modules\general_design_connectivity\sys\5_mapping.htm#aeentityassembly_shape_joint_item_relationship" TargetMode="External"/><Relationship Id="rId204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25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46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67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88" Type="http://schemas.openxmlformats.org/officeDocument/2006/relationships/hyperlink" Target="file:///C:\Users\bus4005\Downloads\CR_FDIS_3_20190311_draft\CR_FDIS_3\part1000\data\modules\general_design_connectivity\sys\5_mapping.htm#aeentityoccurrence_transport_feature" TargetMode="External"/><Relationship Id="rId411" Type="http://schemas.openxmlformats.org/officeDocument/2006/relationships/hyperlink" Target="file:///C:\Users\bus4005\Downloads\CR_FDIS_3_20190311_draft\CR_FDIS_3\part1000\data\modules\product_occurrence\sys\4_info_reqs.htm" TargetMode="External"/><Relationship Id="rId432" Type="http://schemas.openxmlformats.org/officeDocument/2006/relationships/hyperlink" Target="file:///C:\Users\bus4005\Downloads\CR_FDIS_3_20190311_draft\CR_FDIS_3\part1000\data\modules\part_view_definition\sys\4_info_reqs.htm" TargetMode="External"/><Relationship Id="rId106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27" Type="http://schemas.openxmlformats.org/officeDocument/2006/relationships/hyperlink" Target="file:///C:\Users\bus4005\Downloads\CR_FDIS_3_20190311_draft\CR_FDIS_3\part1000\data\modules\shape_feature\sys\4_info_reqs.htm" TargetMode="External"/><Relationship Id="rId313" Type="http://schemas.openxmlformats.org/officeDocument/2006/relationships/hyperlink" Target="file:///C:\Users\bus4005\Downloads\CR_FDIS_3_20190311_draft\CR_FDIS_3\part1000\data\modules\product_occurrence\sys\4_info_reqs.htm" TargetMode="External"/><Relationship Id="rId10" Type="http://schemas.openxmlformats.org/officeDocument/2006/relationships/hyperlink" Target="file:///C:\Users\bus4005\Downloads\CR_FDIS_3_20190311_draft\CR_FDIS_3\part1000\data\modules\shape_feature\sys\4_info_reqs.htm" TargetMode="External"/><Relationship Id="rId31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52" Type="http://schemas.openxmlformats.org/officeDocument/2006/relationships/hyperlink" Target="file:///C:\Users\bus4005\Downloads\CR_FDIS_3_20190311_draft\CR_FDIS_3\part1000\data\modules\part_shape\sys\4_info_reqs.htm" TargetMode="External"/><Relationship Id="rId73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94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48" Type="http://schemas.openxmlformats.org/officeDocument/2006/relationships/hyperlink" Target="file:///C:\Users\bus4005\Downloads\CR_FDIS_3_20190311_draft\CR_FDIS_3\part1000\data\modules\part_shape\sys\4_info_reqs.htm" TargetMode="External"/><Relationship Id="rId169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34" Type="http://schemas.openxmlformats.org/officeDocument/2006/relationships/hyperlink" Target="file:///C:\Users\bus4005\Downloads\CR_FDIS_3_20190311_draft\CR_FDIS_3\part1000\data\modules\shape_property_assignment\sys\4_info_reqs.htm" TargetMode="External"/><Relationship Id="rId355" Type="http://schemas.openxmlformats.org/officeDocument/2006/relationships/hyperlink" Target="file:///C:\Users\bus4005\Downloads\CR_FDIS_3_20190311_draft\CR_FDIS_3\part1000\data\modules\part_shape\sys\4_info_reqs.htm" TargetMode="External"/><Relationship Id="rId376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97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4" Type="http://schemas.openxmlformats.org/officeDocument/2006/relationships/settings" Target="settings.xml"/><Relationship Id="rId180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15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36" Type="http://schemas.openxmlformats.org/officeDocument/2006/relationships/hyperlink" Target="file:///C:\Users\bus4005\Downloads\CR_FDIS_3_20190311_draft\CR_FDIS_3\part1000\data\modules\part_view_definition\sys\4_info_reqs.htm" TargetMode="External"/><Relationship Id="rId257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78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401" Type="http://schemas.openxmlformats.org/officeDocument/2006/relationships/hyperlink" Target="file:///C:\Users\bus4005\Downloads\CR_FDIS_3_20190311_draft\CR_FDIS_3\part1000\data\modules\shape_property_assignment\sys\4_info_reqs.htm" TargetMode="External"/><Relationship Id="rId422" Type="http://schemas.openxmlformats.org/officeDocument/2006/relationships/hyperlink" Target="file:///C:\Users\bus4005\Downloads\CR_FDIS_3_20190311_draft\CR_FDIS_3\part1000\data\modules\product_occurrence\sys\4_info_reqs.htm" TargetMode="External"/><Relationship Id="rId303" Type="http://schemas.openxmlformats.org/officeDocument/2006/relationships/hyperlink" Target="file:///C:\Users\bus4005\Downloads\CR_FDIS_3_20190311_draft\CR_FDIS_3\part1000\data\modules\item_definition_structure\sys\4_info_reqs.htm" TargetMode="External"/><Relationship Id="rId42" Type="http://schemas.openxmlformats.org/officeDocument/2006/relationships/hyperlink" Target="file:///C:\Users\bus4005\Downloads\CR_FDIS_3_20190311_draft\CR_FDIS_3\part1000\data\modules\shape_feature\sys\4_info_reqs.htm" TargetMode="External"/><Relationship Id="rId84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38" Type="http://schemas.openxmlformats.org/officeDocument/2006/relationships/hyperlink" Target="file:///C:\Users\bus4005\Downloads\CR_FDIS_3_20190311_draft\CR_FDIS_3\part1000\data\modules\part_shape\sys\4_info_reqs.htm" TargetMode="External"/><Relationship Id="rId345" Type="http://schemas.openxmlformats.org/officeDocument/2006/relationships/hyperlink" Target="file:///C:\Users\bus4005\Downloads\CR_FDIS_3_20190311_draft\CR_FDIS_3\part1000\data\modules\shape_feature\sys\4_info_reqs.htm" TargetMode="External"/><Relationship Id="rId387" Type="http://schemas.openxmlformats.org/officeDocument/2006/relationships/hyperlink" Target="file:///C:\Users\bus4005\Downloads\CR_FDIS_3_20190311_draft\CR_FDIS_3\part1000\data\modules\general_design_connectivity\sys\5_mapping.htm#scconstraintgdc_shape_element_subtypes" TargetMode="External"/><Relationship Id="rId191" Type="http://schemas.openxmlformats.org/officeDocument/2006/relationships/hyperlink" Target="file:///C:\Users\bus4005\Downloads\CR_FDIS_3_20190311_draft\CR_FDIS_3\part1000\data\modules\shape_property_assignment\sys\4_info_reqs.htm" TargetMode="External"/><Relationship Id="rId205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47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412" Type="http://schemas.openxmlformats.org/officeDocument/2006/relationships/hyperlink" Target="file:///C:\Users\bus4005\Downloads\CR_FDIS_3_20190311_draft\CR_FDIS_3\part1000\data\modules\product_occurrence\sys\4_info_reqs.htm" TargetMode="External"/><Relationship Id="rId107" Type="http://schemas.openxmlformats.org/officeDocument/2006/relationships/hyperlink" Target="file:///C:\Users\bus4005\Downloads\CR_FDIS_3_20190311_draft\CR_FDIS_3\part1000\data\modules\product_occurrence\sys\4_info_reqs.htm" TargetMode="External"/><Relationship Id="rId289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1" Type="http://schemas.openxmlformats.org/officeDocument/2006/relationships/hyperlink" Target="file:///C:\Users\bus4005\Downloads\CR_FDIS_3_20190311_draft\CR_FDIS_3\part1000\data\modules\general_design_connectivity\sys\c_arm_expg.htm" TargetMode="External"/><Relationship Id="rId53" Type="http://schemas.openxmlformats.org/officeDocument/2006/relationships/hyperlink" Target="file:///C:\Users\bus4005\Downloads\CR_FDIS_3_20190311_draft\CR_FDIS_3\part1000\data\modules\shape_feature\sys\4_info_reqs.htm" TargetMode="External"/><Relationship Id="rId149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14" Type="http://schemas.openxmlformats.org/officeDocument/2006/relationships/hyperlink" Target="file:///C:\Users\bus4005\Downloads\CR_FDIS_3_20190311_draft\CR_FDIS_3\part1000\data\modules\product_occurrence\sys\4_info_reqs.htm" TargetMode="External"/><Relationship Id="rId356" Type="http://schemas.openxmlformats.org/officeDocument/2006/relationships/hyperlink" Target="file:///C:\Users\bus4005\Downloads\CR_FDIS_3_20190311_draft\CR_FDIS_3\part1000\data\modules\part_shape\sys\4_info_reqs.htm" TargetMode="External"/><Relationship Id="rId398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95" Type="http://schemas.openxmlformats.org/officeDocument/2006/relationships/hyperlink" Target="file:///C:\Users\bus4005\Downloads\CR_FDIS_3_20190311_draft\CR_FDIS_3\part1000\data\modules\product_occurrence\sys\4_info_reqs.htm" TargetMode="External"/><Relationship Id="rId160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16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423" Type="http://schemas.openxmlformats.org/officeDocument/2006/relationships/hyperlink" Target="file:///C:\Users\bus4005\Downloads\CR_FDIS_3_20190311_draft\CR_FDIS_3\part1000\data\modules\product_occurrence\sys\4_info_reqs.htm" TargetMode="External"/><Relationship Id="rId258" Type="http://schemas.openxmlformats.org/officeDocument/2006/relationships/hyperlink" Target="file:///C:\Users\bus4005\Downloads\CR_FDIS_3_20190311_draft\CR_FDIS_3\part1000\data\modules\shape_feature\sys\4_info_reqs.htm" TargetMode="External"/><Relationship Id="rId22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64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18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25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367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171" Type="http://schemas.openxmlformats.org/officeDocument/2006/relationships/hyperlink" Target="file:///C:\Users\bus4005\Downloads\CR_FDIS_3_20190311_draft\CR_FDIS_3\part1000\data\modules\item_definition_structure\sys\4_info_reqs.htm" TargetMode="External"/><Relationship Id="rId227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269" Type="http://schemas.openxmlformats.org/officeDocument/2006/relationships/hyperlink" Target="file:///C:\Users\bus4005\Downloads\CR_FDIS_3_20190311_draft\CR_FDIS_3\part1000\data\modules\general_design_connectivity\sys\4_info_reqs.htm" TargetMode="External"/><Relationship Id="rId434" Type="http://schemas.openxmlformats.org/officeDocument/2006/relationships/hyperlink" Target="file:///C:\Users\bus4005\Downloads\CR_FDIS_3_20190311_draft\CR_FDIS_3\part1000\data\modules\general_design_connectivity\sys\4_info_req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4F7B47-F902-4DCB-B13F-8EA9B617E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20270</Words>
  <Characters>115544</Characters>
  <Application>Microsoft Office Word</Application>
  <DocSecurity>0</DocSecurity>
  <Lines>962</Lines>
  <Paragraphs>271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135543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Sapp (US), Brandon</dc:creator>
  <cp:keywords/>
  <dc:description/>
  <cp:lastModifiedBy>Sapp (US), Brandon</cp:lastModifiedBy>
  <cp:revision>2</cp:revision>
  <dcterms:created xsi:type="dcterms:W3CDTF">2019-03-20T21:54:00Z</dcterms:created>
  <dcterms:modified xsi:type="dcterms:W3CDTF">2019-03-20T21:54:00Z</dcterms:modified>
</cp:coreProperties>
</file>