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8AB" w:rsidRDefault="002138AB" w:rsidP="002138AB">
      <w:pPr>
        <w:pStyle w:val="Heading2"/>
        <w:rPr>
          <w:color w:val="000000"/>
        </w:rPr>
      </w:pPr>
      <w:bookmarkStart w:id="0" w:name="interfaces"/>
      <w:r>
        <w:rPr>
          <w:color w:val="000000"/>
        </w:rPr>
        <w:t>4.1 Required AM ARMs</w:t>
      </w:r>
      <w:bookmarkEnd w:id="0"/>
    </w:p>
    <w:p w:rsidR="002138AB" w:rsidRDefault="002138AB" w:rsidP="002138AB">
      <w:pPr>
        <w:pStyle w:val="NormalWeb"/>
        <w:rPr>
          <w:color w:val="000000"/>
          <w:sz w:val="27"/>
          <w:szCs w:val="27"/>
        </w:rPr>
      </w:pPr>
      <w:r>
        <w:rPr>
          <w:color w:val="000000"/>
          <w:sz w:val="27"/>
          <w:szCs w:val="27"/>
        </w:rPr>
        <w:t>The following EXPRESS interface statements specify the elements imported from the ARMs of other application modules.</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4" w:anchor="assembly_functional_interface_requirement_arm" w:history="1">
        <w:r>
          <w:rPr>
            <w:rStyle w:val="Hyperlink"/>
            <w:rFonts w:ascii="Courier New" w:hAnsi="Courier New" w:cs="Courier New"/>
            <w:sz w:val="20"/>
            <w:szCs w:val="20"/>
          </w:rPr>
          <w:t>Assembly_functional_interface_requirement_arm</w:t>
        </w:r>
      </w:hyperlink>
      <w:r>
        <w:rPr>
          <w:rStyle w:val="HTMLCode"/>
          <w:color w:val="000000"/>
        </w:rPr>
        <w:t>;    --  ISO/TS 10303-1635</w:t>
      </w:r>
    </w:p>
    <w:p w:rsidR="002138AB" w:rsidRDefault="002138AB" w:rsidP="002138AB">
      <w:pPr>
        <w:pStyle w:val="NormalWeb"/>
        <w:spacing w:after="270" w:afterAutospacing="0"/>
        <w:rPr>
          <w:color w:val="000000"/>
          <w:sz w:val="27"/>
          <w:szCs w:val="27"/>
        </w:rPr>
      </w:pPr>
      <w:r>
        <w:rPr>
          <w:rStyle w:val="HTMLCode"/>
          <w:color w:val="000000"/>
        </w:rPr>
        <w:t>USE FROM </w:t>
      </w:r>
      <w:hyperlink r:id="rId5" w:anchor="layered_3d_shape_arm" w:history="1">
        <w:r>
          <w:rPr>
            <w:rStyle w:val="Hyperlink"/>
            <w:rFonts w:ascii="Courier New" w:hAnsi="Courier New" w:cs="Courier New"/>
            <w:sz w:val="20"/>
            <w:szCs w:val="20"/>
          </w:rPr>
          <w:t>Layered_3d_shape_arm</w:t>
        </w:r>
      </w:hyperlink>
      <w:r>
        <w:rPr>
          <w:rStyle w:val="HTMLCode"/>
          <w:color w:val="000000"/>
        </w:rPr>
        <w:t>;    --  ISO/TS 10303-1694</w:t>
      </w:r>
    </w:p>
    <w:p w:rsidR="002138AB" w:rsidRDefault="002138AB" w:rsidP="002138AB">
      <w:pPr>
        <w:pStyle w:val="NormalWeb"/>
        <w:spacing w:after="270" w:afterAutospacing="0"/>
        <w:rPr>
          <w:color w:val="000000"/>
          <w:sz w:val="27"/>
          <w:szCs w:val="27"/>
        </w:rPr>
      </w:pPr>
      <w:r>
        <w:rPr>
          <w:rStyle w:val="HTMLCode"/>
          <w:color w:val="000000"/>
        </w:rPr>
        <w:t>USE FROM </w:t>
      </w:r>
      <w:hyperlink r:id="rId6" w:anchor="printed_physical_layout_template_arm" w:history="1">
        <w:r>
          <w:rPr>
            <w:rStyle w:val="Hyperlink"/>
            <w:rFonts w:ascii="Courier New" w:hAnsi="Courier New" w:cs="Courier New"/>
            <w:sz w:val="20"/>
            <w:szCs w:val="20"/>
          </w:rPr>
          <w:t>Printed_physical_layout_template_arm</w:t>
        </w:r>
      </w:hyperlink>
      <w:r>
        <w:rPr>
          <w:rStyle w:val="HTMLCode"/>
          <w:color w:val="000000"/>
        </w:rPr>
        <w:t>;    --  ISO/TS 10303-1737</w:t>
      </w:r>
    </w:p>
    <w:p w:rsidR="002138AB" w:rsidRDefault="002138AB" w:rsidP="002138AB">
      <w:pPr>
        <w:pStyle w:val="NormalWeb"/>
        <w:spacing w:after="270" w:afterAutospacing="0"/>
        <w:rPr>
          <w:color w:val="000000"/>
          <w:sz w:val="27"/>
          <w:szCs w:val="27"/>
        </w:rPr>
      </w:pPr>
      <w:r>
        <w:rPr>
          <w:rStyle w:val="HTMLCode"/>
          <w:color w:val="000000"/>
        </w:rPr>
        <w:t>REFERENCE FROM </w:t>
      </w:r>
      <w:hyperlink r:id="rId7" w:anchor="requirement_decomposition_arm" w:history="1">
        <w:r>
          <w:rPr>
            <w:rStyle w:val="Hyperlink"/>
            <w:rFonts w:ascii="Courier New" w:hAnsi="Courier New" w:cs="Courier New"/>
            <w:sz w:val="20"/>
            <w:szCs w:val="20"/>
          </w:rPr>
          <w:t>Requirement_decomposition_arm</w:t>
        </w:r>
      </w:hyperlink>
      <w:r>
        <w:rPr>
          <w:rStyle w:val="HTMLCode"/>
          <w:color w:val="000000"/>
        </w:rPr>
        <w:t>    --  ISO/TS 10303-1740</w:t>
      </w:r>
      <w:r>
        <w:rPr>
          <w:rFonts w:ascii="Courier New" w:hAnsi="Courier New" w:cs="Courier New"/>
          <w:color w:val="000000"/>
          <w:sz w:val="20"/>
          <w:szCs w:val="20"/>
        </w:rPr>
        <w:br/>
      </w:r>
      <w:r>
        <w:rPr>
          <w:rStyle w:val="HTMLCode"/>
          <w:color w:val="000000"/>
        </w:rPr>
        <w:t>  (</w:t>
      </w:r>
      <w:hyperlink r:id="rId8" w:anchor="requirement_decomposition_arm.get_rvd" w:history="1">
        <w:r>
          <w:rPr>
            <w:rStyle w:val="Hyperlink"/>
            <w:rFonts w:ascii="Courier New" w:hAnsi="Courier New" w:cs="Courier New"/>
            <w:sz w:val="20"/>
            <w:szCs w:val="20"/>
          </w:rPr>
          <w:t>get_rvd</w:t>
        </w:r>
      </w:hyperlink>
      <w:r>
        <w:rPr>
          <w:rStyle w:val="HTMLCode"/>
          <w:color w:val="000000"/>
        </w:rPr>
        <w:t>); </w:t>
      </w:r>
      <w:r>
        <w:rPr>
          <w:rFonts w:ascii="Courier New" w:hAnsi="Courier New" w:cs="Courier New"/>
          <w:color w:val="000000"/>
          <w:sz w:val="20"/>
          <w:szCs w:val="20"/>
        </w:rPr>
        <w:br/>
      </w:r>
      <w:r>
        <w:rPr>
          <w:rStyle w:val="HTMLCode"/>
          <w:color w:val="000000"/>
        </w:rPr>
        <w:t>(*</w:t>
      </w:r>
    </w:p>
    <w:p w:rsidR="002138AB" w:rsidRDefault="002138AB" w:rsidP="002138AB">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gridCol w:w="1950"/>
      </w:tblGrid>
      <w:tr w:rsidR="002138AB" w:rsidTr="002138AB">
        <w:trPr>
          <w:tblCellSpacing w:w="15" w:type="dxa"/>
        </w:trPr>
        <w:tc>
          <w:tcPr>
            <w:tcW w:w="3990" w:type="dxa"/>
            <w:vAlign w:val="center"/>
            <w:hideMark/>
          </w:tcPr>
          <w:p w:rsidR="002138AB" w:rsidRDefault="002138AB">
            <w:pPr>
              <w:rPr>
                <w:sz w:val="24"/>
                <w:szCs w:val="24"/>
              </w:rPr>
            </w:pPr>
            <w:r>
              <w:rPr>
                <w:b/>
                <w:bCs/>
                <w:sz w:val="20"/>
                <w:szCs w:val="20"/>
              </w:rPr>
              <w:t>Assembly_functional_interface_requirement_arm</w:t>
            </w:r>
          </w:p>
        </w:tc>
        <w:tc>
          <w:tcPr>
            <w:tcW w:w="1905" w:type="dxa"/>
            <w:vAlign w:val="center"/>
            <w:hideMark/>
          </w:tcPr>
          <w:p w:rsidR="002138AB" w:rsidRDefault="002138AB">
            <w:r>
              <w:rPr>
                <w:sz w:val="20"/>
                <w:szCs w:val="20"/>
              </w:rPr>
              <w:t>ISO/TS 10303-1635</w:t>
            </w:r>
          </w:p>
        </w:tc>
      </w:tr>
      <w:tr w:rsidR="002138AB" w:rsidTr="002138AB">
        <w:trPr>
          <w:tblCellSpacing w:w="15" w:type="dxa"/>
        </w:trPr>
        <w:tc>
          <w:tcPr>
            <w:tcW w:w="3990" w:type="dxa"/>
            <w:vAlign w:val="center"/>
            <w:hideMark/>
          </w:tcPr>
          <w:p w:rsidR="002138AB" w:rsidRDefault="002138AB">
            <w:r>
              <w:rPr>
                <w:b/>
                <w:bCs/>
                <w:sz w:val="20"/>
                <w:szCs w:val="20"/>
              </w:rPr>
              <w:t>Layered_3d_shape_arm</w:t>
            </w:r>
          </w:p>
        </w:tc>
        <w:tc>
          <w:tcPr>
            <w:tcW w:w="1905" w:type="dxa"/>
            <w:vAlign w:val="center"/>
            <w:hideMark/>
          </w:tcPr>
          <w:p w:rsidR="002138AB" w:rsidRDefault="002138AB">
            <w:r>
              <w:rPr>
                <w:sz w:val="20"/>
                <w:szCs w:val="20"/>
              </w:rPr>
              <w:t>ISO/TS 10303-1694</w:t>
            </w:r>
          </w:p>
        </w:tc>
      </w:tr>
      <w:tr w:rsidR="002138AB" w:rsidTr="002138AB">
        <w:trPr>
          <w:tblCellSpacing w:w="15" w:type="dxa"/>
        </w:trPr>
        <w:tc>
          <w:tcPr>
            <w:tcW w:w="3990" w:type="dxa"/>
            <w:vAlign w:val="center"/>
            <w:hideMark/>
          </w:tcPr>
          <w:p w:rsidR="002138AB" w:rsidRDefault="002138AB">
            <w:r>
              <w:rPr>
                <w:b/>
                <w:bCs/>
                <w:sz w:val="20"/>
                <w:szCs w:val="20"/>
              </w:rPr>
              <w:t>Printed_physical_layout_template_arm</w:t>
            </w:r>
          </w:p>
        </w:tc>
        <w:tc>
          <w:tcPr>
            <w:tcW w:w="1905" w:type="dxa"/>
            <w:vAlign w:val="center"/>
            <w:hideMark/>
          </w:tcPr>
          <w:p w:rsidR="002138AB" w:rsidRDefault="002138AB">
            <w:r>
              <w:rPr>
                <w:sz w:val="20"/>
                <w:szCs w:val="20"/>
              </w:rPr>
              <w:t>ISO/TS 10303-1737</w:t>
            </w:r>
          </w:p>
        </w:tc>
      </w:tr>
      <w:tr w:rsidR="002138AB" w:rsidTr="002138AB">
        <w:trPr>
          <w:tblCellSpacing w:w="15" w:type="dxa"/>
        </w:trPr>
        <w:tc>
          <w:tcPr>
            <w:tcW w:w="3990" w:type="dxa"/>
            <w:vAlign w:val="center"/>
            <w:hideMark/>
          </w:tcPr>
          <w:p w:rsidR="002138AB" w:rsidRDefault="002138AB">
            <w:r>
              <w:rPr>
                <w:b/>
                <w:bCs/>
                <w:sz w:val="20"/>
                <w:szCs w:val="20"/>
              </w:rPr>
              <w:t>Requirement_decomposition_arm</w:t>
            </w:r>
          </w:p>
        </w:tc>
        <w:tc>
          <w:tcPr>
            <w:tcW w:w="1905" w:type="dxa"/>
            <w:vAlign w:val="center"/>
            <w:hideMark/>
          </w:tcPr>
          <w:p w:rsidR="002138AB" w:rsidRDefault="002138AB">
            <w:r>
              <w:rPr>
                <w:sz w:val="20"/>
                <w:szCs w:val="20"/>
              </w:rPr>
              <w:t>ISO/TS 10303-1740</w:t>
            </w:r>
          </w:p>
        </w:tc>
      </w:tr>
    </w:tbl>
    <w:p w:rsidR="002138AB" w:rsidRDefault="002138AB" w:rsidP="002138AB">
      <w:pPr>
        <w:pStyle w:val="note"/>
        <w:rPr>
          <w:color w:val="000000"/>
          <w:sz w:val="27"/>
          <w:szCs w:val="27"/>
        </w:rPr>
      </w:pPr>
      <w:r>
        <w:rPr>
          <w:color w:val="000000"/>
        </w:rPr>
        <w:t>NOTE 2   See Annex </w:t>
      </w:r>
      <w:hyperlink r:id="rId9" w:history="1">
        <w:r>
          <w:rPr>
            <w:rStyle w:val="Hyperlink"/>
          </w:rPr>
          <w:t>C</w:t>
        </w:r>
      </w:hyperlink>
      <w:r>
        <w:rPr>
          <w:color w:val="000000"/>
        </w:rPr>
        <w:t>, Figures </w:t>
      </w:r>
      <w:hyperlink r:id="rId10" w:history="1">
        <w:r>
          <w:rPr>
            <w:rStyle w:val="Hyperlink"/>
          </w:rPr>
          <w:t>C.1</w:t>
        </w:r>
      </w:hyperlink>
      <w:r>
        <w:rPr>
          <w:color w:val="000000"/>
        </w:rPr>
        <w:t>and </w:t>
      </w:r>
      <w:hyperlink r:id="rId11" w:history="1">
        <w:r>
          <w:rPr>
            <w:rStyle w:val="Hyperlink"/>
          </w:rPr>
          <w:t>C.2</w:t>
        </w:r>
      </w:hyperlink>
      <w:r>
        <w:rPr>
          <w:color w:val="000000"/>
        </w:rPr>
        <w:t> for a graphical representation of this schema.</w:t>
      </w:r>
    </w:p>
    <w:p w:rsidR="002138AB" w:rsidRDefault="002138AB" w:rsidP="002138AB">
      <w:pPr>
        <w:pStyle w:val="Heading2"/>
        <w:rPr>
          <w:color w:val="000000"/>
        </w:rPr>
      </w:pPr>
      <w:bookmarkStart w:id="1" w:name="types"/>
      <w:r>
        <w:rPr>
          <w:color w:val="000000"/>
        </w:rPr>
        <w:t>4.2 ARM type definitions</w:t>
      </w:r>
      <w:bookmarkEnd w:id="1"/>
    </w:p>
    <w:p w:rsidR="002138AB" w:rsidRDefault="002138AB" w:rsidP="002138AB">
      <w:pPr>
        <w:pStyle w:val="NormalWeb"/>
        <w:rPr>
          <w:color w:val="000000"/>
          <w:sz w:val="27"/>
          <w:szCs w:val="27"/>
        </w:rPr>
      </w:pPr>
      <w:r>
        <w:rPr>
          <w:color w:val="000000"/>
          <w:sz w:val="27"/>
          <w:szCs w:val="27"/>
        </w:rPr>
        <w:t>This subclause specifies the ARM types for this application module. The ARM types and definitions are specified below.</w:t>
      </w:r>
    </w:p>
    <w:p w:rsidR="002138AB" w:rsidRDefault="002138AB" w:rsidP="002138AB">
      <w:pPr>
        <w:pStyle w:val="Heading2"/>
        <w:rPr>
          <w:color w:val="000000"/>
        </w:rPr>
      </w:pPr>
      <w:bookmarkStart w:id="2" w:name="assembly_physical_interface_requirement_"/>
      <w:r>
        <w:rPr>
          <w:color w:val="000000"/>
        </w:rPr>
        <w:t>4.2.1 apir_requirement_assignment_item   </w:t>
      </w:r>
      <w:r>
        <w:rPr>
          <w:noProof/>
          <w:color w:val="0000FF"/>
          <w:lang w:eastAsia="en-GB"/>
        </w:rPr>
        <w:drawing>
          <wp:inline distT="0" distB="0" distL="0" distR="0">
            <wp:extent cx="180975" cy="209550"/>
            <wp:effectExtent l="0" t="0" r="9525" b="0"/>
            <wp:docPr id="36" name="Picture 36"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pPr>
        <w:pStyle w:val="NormalWeb"/>
        <w:rPr>
          <w:color w:val="000000"/>
          <w:sz w:val="27"/>
          <w:szCs w:val="27"/>
        </w:rPr>
      </w:pPr>
      <w:r>
        <w:rPr>
          <w:color w:val="000000"/>
          <w:sz w:val="27"/>
          <w:szCs w:val="27"/>
        </w:rPr>
        <w:t>The </w:t>
      </w:r>
      <w:r>
        <w:rPr>
          <w:b/>
          <w:bCs/>
          <w:color w:val="000000"/>
          <w:sz w:val="27"/>
          <w:szCs w:val="27"/>
        </w:rPr>
        <w:t>apir_requirement_assignment_item</w:t>
      </w:r>
      <w:r>
        <w:rPr>
          <w:color w:val="000000"/>
          <w:sz w:val="27"/>
          <w:szCs w:val="27"/>
        </w:rPr>
        <w:t> type is an extension of the </w:t>
      </w:r>
      <w:hyperlink r:id="rId13" w:anchor="requirement_assignment_arm.requirement_assignment_item" w:history="1">
        <w:r>
          <w:rPr>
            <w:rStyle w:val="Hyperlink"/>
            <w:b/>
            <w:bCs/>
            <w:sz w:val="27"/>
            <w:szCs w:val="27"/>
          </w:rPr>
          <w:t>requirement_assignment_item</w:t>
        </w:r>
      </w:hyperlink>
      <w:r>
        <w:rPr>
          <w:color w:val="000000"/>
          <w:sz w:val="27"/>
          <w:szCs w:val="27"/>
        </w:rPr>
        <w:t> type. It adds the data types</w:t>
      </w:r>
      <w:ins w:id="3" w:author="Sapp (US), Brandon" w:date="2019-03-20T11:42:00Z">
        <w:r w:rsidR="005C69BD">
          <w:rPr>
            <w:color w:val="000000"/>
            <w:sz w:val="27"/>
            <w:szCs w:val="27"/>
          </w:rPr>
          <w:t xml:space="preserve"> </w:t>
        </w:r>
      </w:ins>
      <w:hyperlink r:id="rId14" w:anchor="assembly_physical_interface_requirement_arm.mating_connector_termination" w:history="1">
        <w:r>
          <w:rPr>
            <w:rStyle w:val="Hyperlink"/>
            <w:b/>
            <w:bCs/>
            <w:sz w:val="27"/>
            <w:szCs w:val="27"/>
          </w:rPr>
          <w:t>Mating_connector_termination</w:t>
        </w:r>
      </w:hyperlink>
      <w:r>
        <w:rPr>
          <w:color w:val="000000"/>
          <w:sz w:val="27"/>
          <w:szCs w:val="27"/>
        </w:rPr>
        <w:t>, </w:t>
      </w:r>
      <w:hyperlink r:id="rId15" w:anchor="functional_assignment_to_part_arm.part_terminal" w:history="1">
        <w:r>
          <w:rPr>
            <w:rStyle w:val="Hyperlink"/>
            <w:b/>
            <w:bCs/>
            <w:sz w:val="27"/>
            <w:szCs w:val="27"/>
          </w:rPr>
          <w:t>Part_terminal</w:t>
        </w:r>
      </w:hyperlink>
      <w:r>
        <w:rPr>
          <w:color w:val="000000"/>
          <w:sz w:val="27"/>
          <w:szCs w:val="27"/>
        </w:rPr>
        <w:t>, and </w:t>
      </w:r>
      <w:hyperlink r:id="rId16" w:anchor="assembly_physical_interface_requirement_arm.termination_constraint" w:history="1">
        <w:r>
          <w:rPr>
            <w:rStyle w:val="Hyperlink"/>
            <w:b/>
            <w:bCs/>
            <w:sz w:val="27"/>
            <w:szCs w:val="27"/>
          </w:rPr>
          <w:t>Termination_constraint</w:t>
        </w:r>
      </w:hyperlink>
      <w:r>
        <w:rPr>
          <w:color w:val="000000"/>
          <w:sz w:val="27"/>
          <w:szCs w:val="27"/>
        </w:rPr>
        <w:t> to the list of alternate data types.</w:t>
      </w:r>
    </w:p>
    <w:p w:rsidR="002138AB" w:rsidRDefault="002138AB" w:rsidP="002138AB">
      <w:pPr>
        <w:pStyle w:val="note"/>
        <w:rPr>
          <w:color w:val="000000"/>
          <w:sz w:val="27"/>
          <w:szCs w:val="27"/>
        </w:rPr>
      </w:pPr>
      <w:r>
        <w:rPr>
          <w:color w:val="000000"/>
        </w:rPr>
        <w:lastRenderedPageBreak/>
        <w:t>NOTE  The list of entity data types may be extended in application modules that use the constructs of this module.</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apir_requirement_assignment_item = EXTENSIBLE GENERIC_ENTITY SELECT BASED_ON </w:t>
      </w:r>
      <w:hyperlink r:id="rId17" w:anchor="requirement_assignment_arm.requirement_assignment_item" w:history="1">
        <w:r>
          <w:rPr>
            <w:rStyle w:val="Hyperlink"/>
            <w:rFonts w:ascii="Courier New" w:hAnsi="Courier New" w:cs="Courier New"/>
            <w:sz w:val="20"/>
            <w:szCs w:val="20"/>
          </w:rPr>
          <w:t>requirement_assignment_item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8" w:anchor="assembly_physical_interface_requirement_arm.mating_connector_termination" w:history="1">
        <w:r>
          <w:rPr>
            <w:rStyle w:val="Hyperlink"/>
            <w:rFonts w:ascii="Courier New" w:hAnsi="Courier New" w:cs="Courier New"/>
            <w:sz w:val="20"/>
            <w:szCs w:val="20"/>
          </w:rPr>
          <w:t>Mating_connector_termination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19" w:anchor="functional_assignment_to_part_arm.part_terminal" w:history="1">
        <w:r>
          <w:rPr>
            <w:rStyle w:val="Hyperlink"/>
            <w:rFonts w:ascii="Courier New" w:hAnsi="Courier New" w:cs="Courier New"/>
            <w:sz w:val="20"/>
            <w:szCs w:val="20"/>
          </w:rPr>
          <w:t>Part_terminal</w:t>
        </w:r>
      </w:hyperlink>
      <w:r>
        <w:rPr>
          <w:rStyle w:val="HTMLCode"/>
          <w:color w:val="000000"/>
        </w:rPr>
        <w:t>, </w:t>
      </w:r>
      <w:r>
        <w:rPr>
          <w:rFonts w:ascii="Courier New" w:hAnsi="Courier New" w:cs="Courier New"/>
          <w:color w:val="000000"/>
          <w:sz w:val="20"/>
          <w:szCs w:val="20"/>
        </w:rPr>
        <w:br/>
      </w:r>
      <w:r>
        <w:rPr>
          <w:rStyle w:val="HTMLCode"/>
          <w:color w:val="000000"/>
        </w:rPr>
        <w:t>    </w:t>
      </w:r>
      <w:hyperlink r:id="rId20" w:anchor="assembly_physical_interface_requirement_arm.termination_constraint" w:history="1">
        <w:r>
          <w:rPr>
            <w:rStyle w:val="Hyperlink"/>
            <w:rFonts w:ascii="Courier New" w:hAnsi="Courier New" w:cs="Courier New"/>
            <w:sz w:val="20"/>
            <w:szCs w:val="20"/>
          </w:rPr>
          <w:t>Termination_constraint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138AB" w:rsidRDefault="002138AB" w:rsidP="002138AB">
      <w:pPr>
        <w:pStyle w:val="Heading2"/>
        <w:rPr>
          <w:color w:val="000000"/>
        </w:rPr>
      </w:pPr>
      <w:r>
        <w:rPr>
          <w:color w:val="000000"/>
        </w:rPr>
        <w:t>4.2.2 mating_connector_definition_select   </w:t>
      </w:r>
      <w:r>
        <w:rPr>
          <w:noProof/>
          <w:color w:val="0000FF"/>
          <w:lang w:eastAsia="en-GB"/>
        </w:rPr>
        <w:drawing>
          <wp:inline distT="0" distB="0" distL="0" distR="0">
            <wp:extent cx="180975" cy="209550"/>
            <wp:effectExtent l="0" t="0" r="9525" b="0"/>
            <wp:docPr id="35" name="Picture 35"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pPr>
        <w:pStyle w:val="NormalWeb"/>
        <w:rPr>
          <w:color w:val="000000"/>
          <w:sz w:val="27"/>
          <w:szCs w:val="27"/>
        </w:rPr>
      </w:pPr>
      <w:r>
        <w:rPr>
          <w:color w:val="000000"/>
          <w:sz w:val="27"/>
          <w:szCs w:val="27"/>
        </w:rPr>
        <w:t>The </w:t>
      </w:r>
      <w:r>
        <w:rPr>
          <w:b/>
          <w:bCs/>
          <w:color w:val="000000"/>
          <w:sz w:val="27"/>
          <w:szCs w:val="27"/>
        </w:rPr>
        <w:t>mating_connector_definition_select</w:t>
      </w:r>
      <w:r>
        <w:rPr>
          <w:color w:val="000000"/>
          <w:sz w:val="27"/>
          <w:szCs w:val="27"/>
        </w:rPr>
        <w:t> type allows for the designation of the data types </w:t>
      </w:r>
      <w:hyperlink r:id="rId21" w:anchor="packaged_part_black_box_model_arm.packaged_part_terminal" w:history="1">
        <w:r>
          <w:rPr>
            <w:rStyle w:val="Hyperlink"/>
            <w:b/>
            <w:bCs/>
            <w:sz w:val="27"/>
            <w:szCs w:val="27"/>
          </w:rPr>
          <w:t>Packaged_part_terminal</w:t>
        </w:r>
      </w:hyperlink>
      <w:r>
        <w:rPr>
          <w:color w:val="000000"/>
          <w:sz w:val="27"/>
          <w:szCs w:val="27"/>
        </w:rPr>
        <w:t>, and </w:t>
      </w:r>
      <w:hyperlink r:id="rId22" w:anchor="printed_physical_layout_template_arm.printed_part_template_terminal" w:history="1">
        <w:r>
          <w:rPr>
            <w:rStyle w:val="Hyperlink"/>
            <w:b/>
            <w:bCs/>
            <w:sz w:val="27"/>
            <w:szCs w:val="27"/>
          </w:rPr>
          <w:t>Printed_part_template_terminal</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mating_connector_definition_select = SELECT</w:t>
      </w:r>
      <w:r>
        <w:rPr>
          <w:rFonts w:ascii="Courier New" w:hAnsi="Courier New" w:cs="Courier New"/>
          <w:color w:val="000000"/>
          <w:sz w:val="20"/>
          <w:szCs w:val="20"/>
        </w:rPr>
        <w:br/>
      </w:r>
      <w:r>
        <w:rPr>
          <w:rStyle w:val="HTMLCode"/>
          <w:color w:val="000000"/>
        </w:rPr>
        <w:t>   (</w:t>
      </w:r>
      <w:hyperlink r:id="rId23" w:anchor="packaged_part_black_box_model_arm.packaged_part_terminal" w:history="1">
        <w:r>
          <w:rPr>
            <w:rStyle w:val="Hyperlink"/>
            <w:rFonts w:ascii="Courier New" w:hAnsi="Courier New" w:cs="Courier New"/>
            <w:sz w:val="20"/>
            <w:szCs w:val="20"/>
          </w:rPr>
          <w:t>Packaged_part_terminal</w:t>
        </w:r>
      </w:hyperlink>
      <w:r>
        <w:rPr>
          <w:rStyle w:val="HTMLCode"/>
          <w:color w:val="000000"/>
        </w:rPr>
        <w:t>, </w:t>
      </w:r>
      <w:r>
        <w:rPr>
          <w:rFonts w:ascii="Courier New" w:hAnsi="Courier New" w:cs="Courier New"/>
          <w:color w:val="000000"/>
          <w:sz w:val="20"/>
          <w:szCs w:val="20"/>
        </w:rPr>
        <w:br/>
      </w:r>
      <w:r>
        <w:rPr>
          <w:rStyle w:val="HTMLCode"/>
          <w:color w:val="000000"/>
        </w:rPr>
        <w:t>    </w:t>
      </w:r>
      <w:hyperlink r:id="rId24" w:anchor="printed_physical_layout_template_arm.printed_part_template_terminal" w:history="1">
        <w:r>
          <w:rPr>
            <w:rStyle w:val="Hyperlink"/>
            <w:rFonts w:ascii="Courier New" w:hAnsi="Courier New" w:cs="Courier New"/>
            <w:sz w:val="20"/>
            <w:szCs w:val="20"/>
          </w:rPr>
          <w:t>Printed_part_template_terminal</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138AB" w:rsidRDefault="002138AB" w:rsidP="002138AB">
      <w:pPr>
        <w:pStyle w:val="Heading2"/>
        <w:rPr>
          <w:color w:val="000000"/>
        </w:rPr>
      </w:pPr>
      <w:r>
        <w:rPr>
          <w:color w:val="000000"/>
        </w:rPr>
        <w:t>4.2.3 three_dimensional_shape   </w:t>
      </w:r>
      <w:r>
        <w:rPr>
          <w:noProof/>
          <w:color w:val="0000FF"/>
          <w:lang w:eastAsia="en-GB"/>
        </w:rPr>
        <w:drawing>
          <wp:inline distT="0" distB="0" distL="0" distR="0">
            <wp:extent cx="180975" cy="209550"/>
            <wp:effectExtent l="0" t="0" r="9525" b="0"/>
            <wp:docPr id="34" name="Picture 34"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pPr>
        <w:pStyle w:val="NormalWeb"/>
        <w:rPr>
          <w:color w:val="000000"/>
          <w:sz w:val="27"/>
          <w:szCs w:val="27"/>
        </w:rPr>
      </w:pPr>
      <w:r>
        <w:rPr>
          <w:color w:val="000000"/>
          <w:sz w:val="27"/>
          <w:szCs w:val="27"/>
        </w:rPr>
        <w:t>The </w:t>
      </w:r>
      <w:r>
        <w:rPr>
          <w:b/>
          <w:bCs/>
          <w:color w:val="000000"/>
          <w:sz w:val="27"/>
          <w:szCs w:val="27"/>
        </w:rPr>
        <w:t>three_dimensional_shape</w:t>
      </w:r>
      <w:r>
        <w:rPr>
          <w:color w:val="000000"/>
          <w:sz w:val="27"/>
          <w:szCs w:val="27"/>
        </w:rPr>
        <w:t> type allows for the designation of the data types </w:t>
      </w:r>
      <w:hyperlink r:id="rId25" w:anchor="advanced_boundary_representation_arm.advanced_brep_shape_representation" w:history="1">
        <w:r>
          <w:rPr>
            <w:rStyle w:val="Hyperlink"/>
            <w:b/>
            <w:bCs/>
            <w:sz w:val="27"/>
            <w:szCs w:val="27"/>
          </w:rPr>
          <w:t>Advanced_brep_shape_representation</w:t>
        </w:r>
      </w:hyperlink>
      <w:r>
        <w:rPr>
          <w:color w:val="000000"/>
          <w:sz w:val="27"/>
          <w:szCs w:val="27"/>
        </w:rPr>
        <w:t>, </w:t>
      </w:r>
      <w:hyperlink r:id="rId26" w:anchor="curve_swept_solid_arm.curve_swept_solid" w:history="1">
        <w:r>
          <w:rPr>
            <w:rStyle w:val="Hyperlink"/>
            <w:b/>
            <w:bCs/>
            <w:sz w:val="27"/>
            <w:szCs w:val="27"/>
          </w:rPr>
          <w:t>Curve_swept_solid</w:t>
        </w:r>
      </w:hyperlink>
      <w:r>
        <w:rPr>
          <w:color w:val="000000"/>
          <w:sz w:val="27"/>
          <w:szCs w:val="27"/>
        </w:rPr>
        <w:t>, and </w:t>
      </w:r>
      <w:hyperlink r:id="rId27" w:anchor="geometrically_bounded_surface_arm.geometrically_bounded_surface_shape_representation" w:history="1">
        <w:r>
          <w:rPr>
            <w:rStyle w:val="Hyperlink"/>
            <w:b/>
            <w:bCs/>
            <w:sz w:val="27"/>
            <w:szCs w:val="27"/>
          </w:rPr>
          <w:t>Geometrically_bounded_surface_shape_representation</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three_dimensional_shape = SELECT</w:t>
      </w:r>
      <w:r>
        <w:rPr>
          <w:rFonts w:ascii="Courier New" w:hAnsi="Courier New" w:cs="Courier New"/>
          <w:color w:val="000000"/>
          <w:sz w:val="20"/>
          <w:szCs w:val="20"/>
        </w:rPr>
        <w:br/>
      </w:r>
      <w:r>
        <w:rPr>
          <w:rStyle w:val="HTMLCode"/>
          <w:color w:val="000000"/>
        </w:rPr>
        <w:t>   (</w:t>
      </w:r>
      <w:hyperlink r:id="rId28" w:anchor="advanced_boundary_representation_arm.advanced_brep_shape_representation" w:history="1">
        <w:r>
          <w:rPr>
            <w:rStyle w:val="Hyperlink"/>
            <w:rFonts w:ascii="Courier New" w:hAnsi="Courier New" w:cs="Courier New"/>
            <w:sz w:val="20"/>
            <w:szCs w:val="20"/>
          </w:rPr>
          <w:t>Advanced_brep_shape_representation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9" w:anchor="curve_swept_solid_arm.curve_swept_solid" w:history="1">
        <w:r>
          <w:rPr>
            <w:rStyle w:val="Hyperlink"/>
            <w:rFonts w:ascii="Courier New" w:hAnsi="Courier New" w:cs="Courier New"/>
            <w:sz w:val="20"/>
            <w:szCs w:val="20"/>
          </w:rPr>
          <w:t>Curve_swept_solid</w:t>
        </w:r>
      </w:hyperlink>
      <w:r>
        <w:rPr>
          <w:rStyle w:val="HTMLCode"/>
          <w:color w:val="000000"/>
        </w:rPr>
        <w:t>, </w:t>
      </w:r>
      <w:r>
        <w:rPr>
          <w:rFonts w:ascii="Courier New" w:hAnsi="Courier New" w:cs="Courier New"/>
          <w:color w:val="000000"/>
          <w:sz w:val="20"/>
          <w:szCs w:val="20"/>
        </w:rPr>
        <w:br/>
      </w:r>
      <w:r>
        <w:rPr>
          <w:rStyle w:val="HTMLCode"/>
          <w:color w:val="000000"/>
        </w:rPr>
        <w:t>    </w:t>
      </w:r>
      <w:hyperlink r:id="rId30" w:anchor="geometrically_bounded_surface_arm.geometrically_bounded_surface_shape_representation" w:history="1">
        <w:r>
          <w:rPr>
            <w:rStyle w:val="Hyperlink"/>
            <w:rFonts w:ascii="Courier New" w:hAnsi="Courier New" w:cs="Courier New"/>
            <w:sz w:val="20"/>
            <w:szCs w:val="20"/>
          </w:rPr>
          <w:t>Geometrically_bounded_surface_shape_representation</w:t>
        </w:r>
      </w:hyperlink>
      <w:r>
        <w:rPr>
          <w:rStyle w:val="HTMLCode"/>
          <w:color w:val="000000"/>
        </w:rPr>
        <w:t>);</w:t>
      </w:r>
      <w:r>
        <w:rPr>
          <w:rFonts w:ascii="Courier New" w:hAnsi="Courier New" w:cs="Courier New"/>
          <w:color w:val="000000"/>
          <w:sz w:val="20"/>
          <w:szCs w:val="20"/>
        </w:rPr>
        <w:br/>
      </w:r>
      <w:r>
        <w:rPr>
          <w:rStyle w:val="HTMLCode"/>
          <w:color w:val="000000"/>
        </w:rPr>
        <w:lastRenderedPageBreak/>
        <w:t>END_TYPE; </w:t>
      </w:r>
      <w:r>
        <w:rPr>
          <w:rFonts w:ascii="Courier New" w:hAnsi="Courier New" w:cs="Courier New"/>
          <w:color w:val="000000"/>
          <w:sz w:val="20"/>
          <w:szCs w:val="20"/>
        </w:rPr>
        <w:br/>
      </w:r>
      <w:r>
        <w:rPr>
          <w:rStyle w:val="HTMLCode"/>
          <w:color w:val="000000"/>
        </w:rPr>
        <w:t>(*</w:t>
      </w:r>
    </w:p>
    <w:p w:rsidR="002138AB" w:rsidRDefault="002138AB" w:rsidP="002138AB">
      <w:pPr>
        <w:pStyle w:val="Heading2"/>
        <w:rPr>
          <w:color w:val="000000"/>
        </w:rPr>
      </w:pPr>
      <w:bookmarkStart w:id="4" w:name="entities"/>
      <w:r>
        <w:rPr>
          <w:color w:val="000000"/>
        </w:rPr>
        <w:t>4.3 ARM entity definitions</w:t>
      </w:r>
      <w:bookmarkEnd w:id="4"/>
    </w:p>
    <w:p w:rsidR="002138AB" w:rsidRDefault="002138AB" w:rsidP="002138AB">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2138AB" w:rsidRDefault="002138AB" w:rsidP="002138AB">
      <w:pPr>
        <w:pStyle w:val="Heading2"/>
        <w:rPr>
          <w:color w:val="000000"/>
        </w:rPr>
      </w:pPr>
      <w:r>
        <w:rPr>
          <w:color w:val="000000"/>
        </w:rPr>
        <w:t>4.3.1 Interface_requirement   </w:t>
      </w:r>
      <w:r>
        <w:rPr>
          <w:noProof/>
          <w:color w:val="0000FF"/>
          <w:lang w:eastAsia="en-GB"/>
        </w:rPr>
        <w:drawing>
          <wp:inline distT="0" distB="0" distL="0" distR="0">
            <wp:extent cx="180975" cy="209550"/>
            <wp:effectExtent l="0" t="0" r="9525" b="0"/>
            <wp:docPr id="33" name="Picture 33"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2" name="Picture 32" descr="Mapping tabl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ping table">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An </w:t>
      </w:r>
      <w:r>
        <w:rPr>
          <w:b/>
          <w:bCs/>
          <w:color w:val="000000"/>
          <w:sz w:val="27"/>
          <w:szCs w:val="27"/>
        </w:rPr>
        <w:t>Interface_requirement</w:t>
      </w:r>
      <w:r>
        <w:rPr>
          <w:color w:val="000000"/>
          <w:sz w:val="27"/>
          <w:szCs w:val="27"/>
        </w:rPr>
        <w:t> is a type of </w:t>
      </w:r>
      <w:hyperlink r:id="rId33" w:anchor="requirement_decomposition_arm.predefined_requirement_view_definition" w:history="1">
        <w:r>
          <w:rPr>
            <w:rStyle w:val="Hyperlink"/>
            <w:b/>
            <w:bCs/>
            <w:sz w:val="27"/>
            <w:szCs w:val="27"/>
          </w:rPr>
          <w:t>Predefined_requirement_view_definition</w:t>
        </w:r>
      </w:hyperlink>
      <w:r>
        <w:rPr>
          <w:color w:val="000000"/>
          <w:sz w:val="27"/>
          <w:szCs w:val="27"/>
        </w:rPr>
        <w:t>. An </w:t>
      </w:r>
      <w:r>
        <w:rPr>
          <w:b/>
          <w:bCs/>
          <w:color w:val="000000"/>
          <w:sz w:val="27"/>
          <w:szCs w:val="27"/>
        </w:rPr>
        <w:t>Interface_requirement</w:t>
      </w:r>
      <w:r>
        <w:rPr>
          <w:color w:val="000000"/>
          <w:sz w:val="27"/>
          <w:szCs w:val="27"/>
        </w:rPr>
        <w:t> may specify either the assembly interface to the next higher assembly or a physical layer of a protocol.</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Interface_requirement</w:t>
      </w:r>
      <w:r>
        <w:rPr>
          <w:rFonts w:ascii="Courier New" w:hAnsi="Courier New" w:cs="Courier New"/>
          <w:color w:val="000000"/>
          <w:sz w:val="20"/>
          <w:szCs w:val="20"/>
        </w:rPr>
        <w:br/>
      </w:r>
      <w:r>
        <w:rPr>
          <w:rStyle w:val="HTMLCode"/>
          <w:color w:val="000000"/>
        </w:rPr>
        <w:t>  SUBTYPE OF (</w:t>
      </w:r>
      <w:hyperlink r:id="rId34" w:anchor="requirement_decomposition_arm.predefined_requirement_view_definition" w:history="1">
        <w:r>
          <w:rPr>
            <w:rStyle w:val="Hyperlink"/>
            <w:rFonts w:ascii="Courier New" w:hAnsi="Courier New" w:cs="Courier New"/>
            <w:sz w:val="20"/>
            <w:szCs w:val="20"/>
          </w:rPr>
          <w:t>Predefined_requirement_view_definition</w:t>
        </w:r>
      </w:hyperlink>
      <w:r>
        <w:rPr>
          <w:rStyle w:val="HTMLCode"/>
          <w:color w:val="000000"/>
        </w:rPr>
        <w:t>);</w:t>
      </w:r>
      <w:r>
        <w:rPr>
          <w:rFonts w:ascii="Courier New" w:hAnsi="Courier New" w:cs="Courier New"/>
          <w:color w:val="000000"/>
          <w:sz w:val="20"/>
          <w:szCs w:val="20"/>
        </w:rPr>
        <w:br/>
      </w:r>
      <w:r>
        <w:rPr>
          <w:rStyle w:val="HTMLCode"/>
          <w:color w:val="000000"/>
        </w:rPr>
        <w:t>  interface_to_next_higher_assembly : OPTIONAL </w:t>
      </w:r>
      <w:hyperlink r:id="rId35" w:anchor="assembly_physical_interface_requirement_arm.next_higher_assembly_interface_requirement" w:history="1">
        <w:r>
          <w:rPr>
            <w:rStyle w:val="Hyperlink"/>
            <w:rFonts w:ascii="Courier New" w:hAnsi="Courier New" w:cs="Courier New"/>
            <w:sz w:val="20"/>
            <w:szCs w:val="20"/>
          </w:rPr>
          <w:t>Next_higher_assembly_interface_requirement</w:t>
        </w:r>
      </w:hyperlink>
      <w:r>
        <w:rPr>
          <w:rStyle w:val="HTMLCode"/>
          <w:color w:val="000000"/>
        </w:rPr>
        <w:t>;</w:t>
      </w:r>
      <w:r>
        <w:rPr>
          <w:rFonts w:ascii="Courier New" w:hAnsi="Courier New" w:cs="Courier New"/>
          <w:color w:val="000000"/>
          <w:sz w:val="20"/>
          <w:szCs w:val="20"/>
        </w:rPr>
        <w:br/>
      </w:r>
      <w:r>
        <w:rPr>
          <w:rStyle w:val="HTMLCode"/>
          <w:color w:val="000000"/>
        </w:rPr>
        <w:t>  reference_protocol : OPTIONAL </w:t>
      </w:r>
      <w:hyperlink r:id="rId36" w:anchor="assembly_functional_interface_requirement_ar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SELF\Product_view_definition.initial_context.life_cycle_stage = 'design';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interface_to_next_higher_assembly: </w:t>
      </w:r>
      <w:r>
        <w:rPr>
          <w:color w:val="000000"/>
          <w:sz w:val="27"/>
          <w:szCs w:val="27"/>
        </w:rPr>
        <w:t>specifies the role of the </w:t>
      </w:r>
      <w:hyperlink r:id="rId37" w:anchor="assembly_physical_interface_requirement_arm.next_higher_assembly_interface_requirement" w:history="1">
        <w:r>
          <w:rPr>
            <w:rStyle w:val="Hyperlink"/>
            <w:b/>
            <w:bCs/>
            <w:sz w:val="27"/>
            <w:szCs w:val="27"/>
          </w:rPr>
          <w:t>Next_higher_assembly_interface_requirement</w:t>
        </w:r>
      </w:hyperlink>
      <w:r>
        <w:rPr>
          <w:color w:val="000000"/>
          <w:sz w:val="27"/>
          <w:szCs w:val="27"/>
        </w:rPr>
        <w:t> for the </w:t>
      </w:r>
      <w:r>
        <w:rPr>
          <w:b/>
          <w:bCs/>
          <w:color w:val="000000"/>
          <w:sz w:val="27"/>
          <w:szCs w:val="27"/>
        </w:rPr>
        <w:t>Interface_requirement</w:t>
      </w:r>
      <w:r>
        <w:rPr>
          <w:color w:val="000000"/>
          <w:sz w:val="27"/>
          <w:szCs w:val="27"/>
        </w:rPr>
        <w:t>. This specifies the component in the next assembly that is the interface. The value of this attribute need not be specified.</w:t>
      </w:r>
    </w:p>
    <w:p w:rsidR="002138AB" w:rsidRDefault="002138AB" w:rsidP="002138AB">
      <w:pPr>
        <w:pStyle w:val="expressdescription"/>
        <w:rPr>
          <w:color w:val="000000"/>
          <w:sz w:val="27"/>
          <w:szCs w:val="27"/>
        </w:rPr>
      </w:pPr>
      <w:r>
        <w:rPr>
          <w:b/>
          <w:bCs/>
          <w:color w:val="000000"/>
          <w:sz w:val="27"/>
          <w:szCs w:val="27"/>
        </w:rPr>
        <w:t>reference_protocol: </w:t>
      </w:r>
      <w:r>
        <w:rPr>
          <w:color w:val="000000"/>
          <w:sz w:val="27"/>
          <w:szCs w:val="27"/>
        </w:rPr>
        <w:t>specifies the role of the </w:t>
      </w:r>
      <w:hyperlink r:id="rId38" w:anchor="assembly_functional_interface_requirement_arm.protocol_physical_layer_definition" w:history="1">
        <w:r>
          <w:rPr>
            <w:rStyle w:val="Hyperlink"/>
            <w:b/>
            <w:bCs/>
            <w:sz w:val="27"/>
            <w:szCs w:val="27"/>
          </w:rPr>
          <w:t>Protocol_physical_layer_definition</w:t>
        </w:r>
      </w:hyperlink>
      <w:r>
        <w:rPr>
          <w:color w:val="000000"/>
          <w:sz w:val="27"/>
          <w:szCs w:val="27"/>
        </w:rPr>
        <w:t> for the </w:t>
      </w:r>
      <w:r>
        <w:rPr>
          <w:b/>
          <w:bCs/>
          <w:color w:val="000000"/>
          <w:sz w:val="27"/>
          <w:szCs w:val="27"/>
        </w:rPr>
        <w:t>Interface_requirement</w:t>
      </w:r>
      <w:r>
        <w:rPr>
          <w:color w:val="000000"/>
          <w:sz w:val="27"/>
          <w:szCs w:val="27"/>
        </w:rPr>
        <w:t>. This specifies the physical layer of a protocol that is to be supported by the interface. The value of this attribute need not be specified.</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lastRenderedPageBreak/>
        <w:t>WR1: </w:t>
      </w:r>
      <w:r>
        <w:rPr>
          <w:color w:val="000000"/>
          <w:sz w:val="27"/>
          <w:szCs w:val="27"/>
        </w:rPr>
        <w:t>The </w:t>
      </w:r>
      <w:hyperlink r:id="rId39" w:anchor="product_view_definition_arm.product_view_definition" w:history="1">
        <w:r>
          <w:rPr>
            <w:rStyle w:val="Hyperlink"/>
            <w:b/>
            <w:bCs/>
            <w:sz w:val="27"/>
            <w:szCs w:val="27"/>
          </w:rPr>
          <w:t>Product_view_definition</w:t>
        </w:r>
      </w:hyperlink>
      <w:r>
        <w:rPr>
          <w:color w:val="000000"/>
          <w:sz w:val="27"/>
          <w:szCs w:val="27"/>
        </w:rPr>
        <w:t>.</w:t>
      </w:r>
      <w:hyperlink r:id="rId40" w:anchor="product_view_definition_arm.product_view_definition.initial_context" w:history="1">
        <w:r>
          <w:rPr>
            <w:rStyle w:val="Hyperlink"/>
            <w:b/>
            <w:bCs/>
            <w:sz w:val="27"/>
            <w:szCs w:val="27"/>
          </w:rPr>
          <w:t>initial_context</w:t>
        </w:r>
      </w:hyperlink>
      <w:r>
        <w:rPr>
          <w:color w:val="000000"/>
          <w:sz w:val="27"/>
          <w:szCs w:val="27"/>
        </w:rPr>
        <w:t>.</w:t>
      </w:r>
      <w:hyperlink r:id="rId41" w:anchor="product_view_definition_arm.view_definition_context.life_cycle_stage" w:history="1">
        <w:r>
          <w:rPr>
            <w:rStyle w:val="Hyperlink"/>
            <w:b/>
            <w:bCs/>
            <w:sz w:val="27"/>
            <w:szCs w:val="27"/>
          </w:rPr>
          <w:t>life_cycle_stage</w:t>
        </w:r>
      </w:hyperlink>
      <w:r>
        <w:rPr>
          <w:color w:val="000000"/>
          <w:sz w:val="27"/>
          <w:szCs w:val="27"/>
        </w:rPr>
        <w:t> shall be 'design'.</w:t>
      </w:r>
    </w:p>
    <w:p w:rsidR="002138AB" w:rsidRDefault="002138AB" w:rsidP="002138AB">
      <w:pPr>
        <w:pStyle w:val="Heading2"/>
        <w:rPr>
          <w:color w:val="000000"/>
        </w:rPr>
      </w:pPr>
      <w:r>
        <w:rPr>
          <w:color w:val="000000"/>
        </w:rPr>
        <w:t>4.3.2 Mating_connector_placement_relationship   </w:t>
      </w:r>
      <w:r>
        <w:rPr>
          <w:noProof/>
          <w:color w:val="0000FF"/>
          <w:lang w:eastAsia="en-GB"/>
        </w:rPr>
        <w:drawing>
          <wp:inline distT="0" distB="0" distL="0" distR="0">
            <wp:extent cx="180975" cy="209550"/>
            <wp:effectExtent l="0" t="0" r="9525" b="0"/>
            <wp:docPr id="31" name="Picture 31"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0" name="Picture 30" descr="Mapping table">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ping table">
                      <a:hlinkClick r:id="rId4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Mating_connector_placement_relationship</w:t>
      </w:r>
      <w:r>
        <w:rPr>
          <w:color w:val="000000"/>
          <w:sz w:val="27"/>
          <w:szCs w:val="27"/>
        </w:rPr>
        <w:t xml:space="preserve"> is </w:t>
      </w:r>
      <w:ins w:id="5" w:author="Sapp (US), Brandon" w:date="2019-03-20T11:39:00Z">
        <w:r w:rsidR="005C69BD">
          <w:rPr>
            <w:color w:val="000000"/>
            <w:sz w:val="27"/>
            <w:szCs w:val="27"/>
          </w:rPr>
          <w:t xml:space="preserve">an </w:t>
        </w:r>
      </w:ins>
      <w:del w:id="6" w:author="Sapp (US), Brandon" w:date="2019-03-20T11:39:00Z">
        <w:r w:rsidDel="005C69BD">
          <w:rPr>
            <w:color w:val="000000"/>
            <w:sz w:val="27"/>
            <w:szCs w:val="27"/>
          </w:rPr>
          <w:delText xml:space="preserve">the </w:delText>
        </w:r>
      </w:del>
      <w:r>
        <w:rPr>
          <w:color w:val="000000"/>
          <w:sz w:val="27"/>
          <w:szCs w:val="27"/>
        </w:rPr>
        <w:t>association between the connector that the interface connector on the assembly must mate with</w:t>
      </w:r>
      <w:del w:id="7" w:author="Sapp (US), Brandon" w:date="2019-03-20T11:39:00Z">
        <w:r w:rsidDel="005C69BD">
          <w:rPr>
            <w:color w:val="000000"/>
            <w:sz w:val="27"/>
            <w:szCs w:val="27"/>
          </w:rPr>
          <w:delText xml:space="preserve"> </w:delText>
        </w:r>
      </w:del>
      <w:r>
        <w:rPr>
          <w:color w:val="000000"/>
          <w:sz w:val="27"/>
          <w:szCs w:val="27"/>
        </w:rPr>
        <w:t>in the next higher assembly, and the resultant placement of that mating connector in the assembly being designed for test and evaluation. The evaluation may include fit checks and evaluation of other material properties. The application of </w:t>
      </w:r>
      <w:r>
        <w:rPr>
          <w:b/>
          <w:bCs/>
          <w:color w:val="000000"/>
          <w:sz w:val="27"/>
          <w:szCs w:val="27"/>
        </w:rPr>
        <w:t>Mating_connector_placement_relationship</w:t>
      </w:r>
      <w:r>
        <w:rPr>
          <w:color w:val="000000"/>
          <w:sz w:val="27"/>
          <w:szCs w:val="27"/>
        </w:rPr>
        <w:t> is limited to three-dimensional geometric systems.</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Mating_connector_placement_relationship;</w:t>
      </w:r>
      <w:r>
        <w:rPr>
          <w:rFonts w:ascii="Courier New" w:hAnsi="Courier New" w:cs="Courier New"/>
          <w:color w:val="000000"/>
          <w:sz w:val="20"/>
          <w:szCs w:val="20"/>
        </w:rPr>
        <w:br/>
      </w:r>
      <w:r>
        <w:rPr>
          <w:rStyle w:val="HTMLCode"/>
          <w:color w:val="000000"/>
        </w:rPr>
        <w:t>  placed_connector : </w:t>
      </w:r>
      <w:hyperlink r:id="rId43" w:anchor="assembly_physical_interface_requirement_arm.mating_connector_usage" w:history="1">
        <w:r>
          <w:rPr>
            <w:rStyle w:val="Hyperlink"/>
            <w:rFonts w:ascii="Courier New" w:hAnsi="Courier New" w:cs="Courier New"/>
            <w:sz w:val="20"/>
            <w:szCs w:val="20"/>
          </w:rPr>
          <w:t>Mating_connector_usage</w:t>
        </w:r>
      </w:hyperlink>
      <w:r>
        <w:rPr>
          <w:rStyle w:val="HTMLCode"/>
          <w:color w:val="000000"/>
        </w:rPr>
        <w:t>;</w:t>
      </w:r>
      <w:r>
        <w:rPr>
          <w:rFonts w:ascii="Courier New" w:hAnsi="Courier New" w:cs="Courier New"/>
          <w:color w:val="000000"/>
          <w:sz w:val="20"/>
          <w:szCs w:val="20"/>
        </w:rPr>
        <w:br/>
      </w:r>
      <w:r>
        <w:rPr>
          <w:rStyle w:val="HTMLCode"/>
          <w:color w:val="000000"/>
        </w:rPr>
        <w:t>  interface_context : </w:t>
      </w:r>
      <w:hyperlink r:id="rId44" w:anchor="assembly_physical_interface_requirement_arm.next_higher_assembly_interface_requirement" w:history="1">
        <w:r>
          <w:rPr>
            <w:rStyle w:val="Hyperlink"/>
            <w:rFonts w:ascii="Courier New" w:hAnsi="Courier New" w:cs="Courier New"/>
            <w:sz w:val="20"/>
            <w:szCs w:val="20"/>
          </w:rPr>
          <w:t>Next_higher_assembly_interface_requirement</w:t>
        </w:r>
      </w:hyperlink>
      <w:r>
        <w:rPr>
          <w:rStyle w:val="HTMLCode"/>
          <w:color w:val="000000"/>
        </w:rPr>
        <w:t>;</w:t>
      </w:r>
      <w:r>
        <w:rPr>
          <w:rFonts w:ascii="Courier New" w:hAnsi="Courier New" w:cs="Courier New"/>
          <w:color w:val="000000"/>
          <w:sz w:val="20"/>
          <w:szCs w:val="20"/>
        </w:rPr>
        <w:br/>
      </w:r>
      <w:r>
        <w:rPr>
          <w:rStyle w:val="HTMLCode"/>
          <w:color w:val="000000"/>
        </w:rPr>
        <w:t>  connector_placement : </w:t>
      </w:r>
      <w:hyperlink r:id="rId45"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placed_connector: </w:t>
      </w:r>
      <w:r>
        <w:rPr>
          <w:color w:val="000000"/>
          <w:sz w:val="27"/>
          <w:szCs w:val="27"/>
        </w:rPr>
        <w:t>specifies the role of the </w:t>
      </w:r>
      <w:hyperlink r:id="rId46" w:anchor="assembly_physical_interface_requirement_arm.mating_connector_usage" w:history="1">
        <w:r>
          <w:rPr>
            <w:rStyle w:val="Hyperlink"/>
            <w:b/>
            <w:bCs/>
            <w:sz w:val="27"/>
            <w:szCs w:val="27"/>
          </w:rPr>
          <w:t>Mating_connector_usage</w:t>
        </w:r>
      </w:hyperlink>
      <w:r>
        <w:rPr>
          <w:color w:val="000000"/>
          <w:sz w:val="27"/>
          <w:szCs w:val="27"/>
        </w:rPr>
        <w:t> for the </w:t>
      </w:r>
      <w:r>
        <w:rPr>
          <w:b/>
          <w:bCs/>
          <w:color w:val="000000"/>
          <w:sz w:val="27"/>
          <w:szCs w:val="27"/>
        </w:rPr>
        <w:t>Mating_connector_placement_relationship</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interface_context: </w:t>
      </w:r>
      <w:r>
        <w:rPr>
          <w:color w:val="000000"/>
          <w:sz w:val="27"/>
          <w:szCs w:val="27"/>
        </w:rPr>
        <w:t>specifies the role of the </w:t>
      </w:r>
      <w:hyperlink r:id="rId47" w:anchor="assembly_physical_interface_requirement_arm.next_higher_assembly_interface_requirement" w:history="1">
        <w:r>
          <w:rPr>
            <w:rStyle w:val="Hyperlink"/>
            <w:b/>
            <w:bCs/>
            <w:sz w:val="27"/>
            <w:szCs w:val="27"/>
          </w:rPr>
          <w:t>Next_higher_assembly_interface_requirement</w:t>
        </w:r>
      </w:hyperlink>
      <w:r>
        <w:rPr>
          <w:color w:val="000000"/>
          <w:sz w:val="27"/>
          <w:szCs w:val="27"/>
        </w:rPr>
        <w:t> for the </w:t>
      </w:r>
      <w:r>
        <w:rPr>
          <w:b/>
          <w:bCs/>
          <w:color w:val="000000"/>
          <w:sz w:val="27"/>
          <w:szCs w:val="27"/>
        </w:rPr>
        <w:t>Mating_connector_placement_relationship</w:t>
      </w:r>
      <w:r>
        <w:rPr>
          <w:color w:val="000000"/>
          <w:sz w:val="27"/>
          <w:szCs w:val="27"/>
        </w:rPr>
        <w:t>. The coordinated system of the shape representing the </w:t>
      </w:r>
      <w:hyperlink r:id="rId48" w:anchor="assembly_physical_interface_requirement_arm.next_higher_assembly_interface_requirement" w:history="1">
        <w:r>
          <w:rPr>
            <w:rStyle w:val="Hyperlink"/>
            <w:b/>
            <w:bCs/>
            <w:sz w:val="27"/>
            <w:szCs w:val="27"/>
          </w:rPr>
          <w:t>Next_higher_assembly_interface_requirement</w:t>
        </w:r>
      </w:hyperlink>
      <w:r>
        <w:rPr>
          <w:color w:val="000000"/>
          <w:sz w:val="27"/>
          <w:szCs w:val="27"/>
        </w:rPr>
        <w:t> shall be congruent with the coordinate system of the assembly being designed.</w:t>
      </w:r>
    </w:p>
    <w:p w:rsidR="002138AB" w:rsidRDefault="002138AB" w:rsidP="002138AB">
      <w:pPr>
        <w:pStyle w:val="expressdescription"/>
        <w:rPr>
          <w:color w:val="000000"/>
          <w:sz w:val="27"/>
          <w:szCs w:val="27"/>
        </w:rPr>
      </w:pPr>
      <w:r>
        <w:rPr>
          <w:b/>
          <w:bCs/>
          <w:color w:val="000000"/>
          <w:sz w:val="27"/>
          <w:szCs w:val="27"/>
        </w:rPr>
        <w:t>connector_placement: </w:t>
      </w:r>
      <w:r>
        <w:rPr>
          <w:color w:val="000000"/>
          <w:sz w:val="27"/>
          <w:szCs w:val="27"/>
        </w:rPr>
        <w:t>specifies the role of the </w:t>
      </w:r>
      <w:hyperlink r:id="rId49" w:anchor="elemental_geometric_shape_arm.axis_placement" w:history="1">
        <w:r>
          <w:rPr>
            <w:rStyle w:val="Hyperlink"/>
            <w:b/>
            <w:bCs/>
            <w:sz w:val="27"/>
            <w:szCs w:val="27"/>
          </w:rPr>
          <w:t>Axis_placement</w:t>
        </w:r>
      </w:hyperlink>
      <w:r>
        <w:rPr>
          <w:color w:val="000000"/>
          <w:sz w:val="27"/>
          <w:szCs w:val="27"/>
        </w:rPr>
        <w:t> for the </w:t>
      </w:r>
      <w:r>
        <w:rPr>
          <w:b/>
          <w:bCs/>
          <w:color w:val="000000"/>
          <w:sz w:val="27"/>
          <w:szCs w:val="27"/>
        </w:rPr>
        <w:t>Mating_connector_placement_relationship</w:t>
      </w:r>
      <w:r>
        <w:rPr>
          <w:color w:val="000000"/>
          <w:sz w:val="27"/>
          <w:szCs w:val="27"/>
        </w:rPr>
        <w:t>. The </w:t>
      </w:r>
      <w:hyperlink r:id="rId50" w:anchor="elemental_geometric_shape_arm.axis_placement" w:history="1">
        <w:r>
          <w:rPr>
            <w:rStyle w:val="Hyperlink"/>
            <w:b/>
            <w:bCs/>
            <w:sz w:val="27"/>
            <w:szCs w:val="27"/>
          </w:rPr>
          <w:t>Axis_placement</w:t>
        </w:r>
      </w:hyperlink>
      <w:r>
        <w:rPr>
          <w:color w:val="000000"/>
          <w:sz w:val="27"/>
          <w:szCs w:val="27"/>
        </w:rPr>
        <w:t> shall be an </w:t>
      </w:r>
      <w:hyperlink r:id="rId51" w:anchor="elemental_geometric_shape_arm.axis_placement_3d" w:history="1">
        <w:r>
          <w:rPr>
            <w:rStyle w:val="Hyperlink"/>
            <w:b/>
            <w:bCs/>
            <w:sz w:val="27"/>
            <w:szCs w:val="27"/>
          </w:rPr>
          <w:t>Axis_placement_3d</w:t>
        </w:r>
      </w:hyperlink>
      <w:r>
        <w:rPr>
          <w:color w:val="000000"/>
          <w:sz w:val="27"/>
          <w:szCs w:val="27"/>
        </w:rPr>
        <w:t>.</w:t>
      </w:r>
    </w:p>
    <w:p w:rsidR="002138AB" w:rsidRDefault="002138AB" w:rsidP="002138AB">
      <w:pPr>
        <w:pStyle w:val="Heading2"/>
        <w:rPr>
          <w:color w:val="000000"/>
        </w:rPr>
      </w:pPr>
      <w:r>
        <w:rPr>
          <w:color w:val="000000"/>
        </w:rPr>
        <w:t>4.3.3 Mating_connector_termination   </w:t>
      </w:r>
      <w:r>
        <w:rPr>
          <w:noProof/>
          <w:color w:val="0000FF"/>
          <w:lang w:eastAsia="en-GB"/>
        </w:rPr>
        <w:drawing>
          <wp:inline distT="0" distB="0" distL="0" distR="0">
            <wp:extent cx="180975" cy="209550"/>
            <wp:effectExtent l="0" t="0" r="9525" b="0"/>
            <wp:docPr id="29" name="Picture 29"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8" name="Picture 28" descr="Mapping tabl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pping table">
                      <a:hlinkClick r:id="rId5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Mating_connector_termination</w:t>
      </w:r>
      <w:r>
        <w:rPr>
          <w:color w:val="000000"/>
          <w:sz w:val="27"/>
          <w:szCs w:val="27"/>
        </w:rPr>
        <w:t> is a single terminal of a </w:t>
      </w:r>
      <w:hyperlink r:id="rId53" w:anchor="assembly_physical_interface_requirement_arm.mating_connector_usage" w:history="1">
        <w:r>
          <w:rPr>
            <w:rStyle w:val="Hyperlink"/>
            <w:b/>
            <w:bCs/>
            <w:sz w:val="27"/>
            <w:szCs w:val="27"/>
          </w:rPr>
          <w:t>Mating_connector_usage</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Mating_connector_termination;</w:t>
      </w:r>
      <w:r>
        <w:rPr>
          <w:rFonts w:ascii="Courier New" w:hAnsi="Courier New" w:cs="Courier New"/>
          <w:color w:val="000000"/>
          <w:sz w:val="20"/>
          <w:szCs w:val="20"/>
        </w:rPr>
        <w:br/>
      </w:r>
      <w:r>
        <w:rPr>
          <w:rStyle w:val="HTMLCode"/>
          <w:color w:val="000000"/>
        </w:rPr>
        <w:t>  name : STRING;</w:t>
      </w:r>
      <w:r>
        <w:rPr>
          <w:rFonts w:ascii="Courier New" w:hAnsi="Courier New" w:cs="Courier New"/>
          <w:color w:val="000000"/>
          <w:sz w:val="20"/>
          <w:szCs w:val="20"/>
        </w:rPr>
        <w:br/>
      </w:r>
      <w:r>
        <w:rPr>
          <w:rStyle w:val="HTMLCode"/>
          <w:color w:val="000000"/>
        </w:rPr>
        <w:t>  definition : </w:t>
      </w:r>
      <w:hyperlink r:id="rId54" w:anchor="assembly_physical_interface_requirement_arm.mating_connector_definition_select" w:history="1">
        <w:r>
          <w:rPr>
            <w:rStyle w:val="Hyperlink"/>
            <w:rFonts w:ascii="Courier New" w:hAnsi="Courier New" w:cs="Courier New"/>
            <w:sz w:val="20"/>
            <w:szCs w:val="20"/>
          </w:rPr>
          <w:t>mating_connector_definition_select</w:t>
        </w:r>
      </w:hyperlink>
      <w:r>
        <w:rPr>
          <w:rStyle w:val="HTMLCode"/>
          <w:color w:val="000000"/>
        </w:rPr>
        <w:t>;</w:t>
      </w:r>
      <w:r>
        <w:rPr>
          <w:rFonts w:ascii="Courier New" w:hAnsi="Courier New" w:cs="Courier New"/>
          <w:color w:val="000000"/>
          <w:sz w:val="20"/>
          <w:szCs w:val="20"/>
        </w:rPr>
        <w:br/>
      </w:r>
      <w:r>
        <w:rPr>
          <w:rStyle w:val="HTMLCode"/>
          <w:color w:val="000000"/>
        </w:rPr>
        <w:t>  accessed_connector : </w:t>
      </w:r>
      <w:hyperlink r:id="rId55" w:anchor="assembly_physical_interface_requirement_arm.mating_connector_usage" w:history="1">
        <w:r>
          <w:rPr>
            <w:rStyle w:val="Hyperlink"/>
            <w:rFonts w:ascii="Courier New" w:hAnsi="Courier New" w:cs="Courier New"/>
            <w:sz w:val="20"/>
            <w:szCs w:val="20"/>
          </w:rPr>
          <w:t>Mating_connector_usage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signal_definition : SET[0:?] OF </w:t>
      </w:r>
      <w:hyperlink r:id="rId56" w:anchor="requirement_view_definition_arm.requirement_view_definition" w:history="1">
        <w:r>
          <w:rPr>
            <w:rStyle w:val="Hyperlink"/>
            <w:rFonts w:ascii="Courier New" w:hAnsi="Courier New" w:cs="Courier New"/>
            <w:sz w:val="20"/>
            <w:szCs w:val="20"/>
          </w:rPr>
          <w:t>Requirement_view_definition</w:t>
        </w:r>
      </w:hyperlink>
      <w:r>
        <w:rPr>
          <w:rStyle w:val="HTMLCode"/>
          <w:color w:val="000000"/>
        </w:rPr>
        <w:t> := get_rvd(SELF, 'signal definition');</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definition, accessed_connector;</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(SIZEOF(signal_definition) &lt;=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name: </w:t>
      </w:r>
      <w:r>
        <w:rPr>
          <w:color w:val="000000"/>
          <w:sz w:val="27"/>
          <w:szCs w:val="27"/>
        </w:rPr>
        <w:t>the words by which the </w:t>
      </w:r>
      <w:r>
        <w:rPr>
          <w:b/>
          <w:bCs/>
          <w:color w:val="000000"/>
          <w:sz w:val="27"/>
          <w:szCs w:val="27"/>
        </w:rPr>
        <w:t>Mating_connector_termination</w:t>
      </w:r>
      <w:r>
        <w:rPr>
          <w:color w:val="000000"/>
          <w:sz w:val="27"/>
          <w:szCs w:val="27"/>
        </w:rPr>
        <w:t> is known.</w:t>
      </w:r>
    </w:p>
    <w:p w:rsidR="002138AB" w:rsidRDefault="002138AB" w:rsidP="002138AB">
      <w:pPr>
        <w:pStyle w:val="expressdescription"/>
        <w:rPr>
          <w:color w:val="000000"/>
          <w:sz w:val="27"/>
          <w:szCs w:val="27"/>
        </w:rPr>
      </w:pPr>
      <w:r>
        <w:rPr>
          <w:b/>
          <w:bCs/>
          <w:color w:val="000000"/>
          <w:sz w:val="27"/>
          <w:szCs w:val="27"/>
        </w:rPr>
        <w:t>definition: </w:t>
      </w:r>
      <w:r>
        <w:rPr>
          <w:color w:val="000000"/>
          <w:sz w:val="27"/>
          <w:szCs w:val="27"/>
        </w:rPr>
        <w:t>specifies the role of the </w:t>
      </w:r>
      <w:hyperlink r:id="rId57" w:anchor="assembly_physical_interface_requirement_arm.mating_connector_definition_select" w:history="1">
        <w:r>
          <w:rPr>
            <w:rStyle w:val="Hyperlink"/>
            <w:b/>
            <w:bCs/>
            <w:sz w:val="27"/>
            <w:szCs w:val="27"/>
          </w:rPr>
          <w:t>mating_connector_definition_select</w:t>
        </w:r>
      </w:hyperlink>
      <w:r>
        <w:rPr>
          <w:color w:val="000000"/>
          <w:sz w:val="27"/>
          <w:szCs w:val="27"/>
        </w:rPr>
        <w:t> for the </w:t>
      </w:r>
      <w:r>
        <w:rPr>
          <w:b/>
          <w:bCs/>
          <w:color w:val="000000"/>
          <w:sz w:val="27"/>
          <w:szCs w:val="27"/>
        </w:rPr>
        <w:t>Mating_connector_termination</w:t>
      </w:r>
      <w:r>
        <w:rPr>
          <w:color w:val="000000"/>
          <w:sz w:val="27"/>
          <w:szCs w:val="27"/>
        </w:rPr>
        <w:t>. The </w:t>
      </w:r>
      <w:r>
        <w:rPr>
          <w:b/>
          <w:bCs/>
          <w:color w:val="000000"/>
          <w:sz w:val="27"/>
          <w:szCs w:val="27"/>
        </w:rPr>
        <w:t>definition</w:t>
      </w:r>
      <w:r>
        <w:rPr>
          <w:color w:val="000000"/>
          <w:sz w:val="27"/>
          <w:szCs w:val="27"/>
        </w:rPr>
        <w:t> specifies either a</w:t>
      </w:r>
      <w:ins w:id="8" w:author="Sapp (US), Brandon" w:date="2019-03-20T11:42:00Z">
        <w:r w:rsidR="005C69BD">
          <w:rPr>
            <w:color w:val="000000"/>
            <w:sz w:val="27"/>
            <w:szCs w:val="27"/>
          </w:rPr>
          <w:t xml:space="preserve"> </w:t>
        </w:r>
      </w:ins>
      <w:hyperlink r:id="rId58" w:anchor="packaged_part_black_box_model_arm.packaged_part_terminal" w:history="1">
        <w:r>
          <w:rPr>
            <w:rStyle w:val="Hyperlink"/>
            <w:b/>
            <w:bCs/>
            <w:sz w:val="27"/>
            <w:szCs w:val="27"/>
          </w:rPr>
          <w:t>Packaged_part_terminal</w:t>
        </w:r>
      </w:hyperlink>
      <w:r>
        <w:rPr>
          <w:color w:val="000000"/>
          <w:sz w:val="27"/>
          <w:szCs w:val="27"/>
        </w:rPr>
        <w:t> or a </w:t>
      </w:r>
      <w:hyperlink r:id="rId59" w:anchor="printed_physical_layout_template_arm.printed_part_template_terminal" w:history="1">
        <w:r>
          <w:rPr>
            <w:rStyle w:val="Hyperlink"/>
            <w:b/>
            <w:bCs/>
            <w:sz w:val="27"/>
            <w:szCs w:val="27"/>
          </w:rPr>
          <w:t>Printed_part_template_terminal</w:t>
        </w:r>
      </w:hyperlink>
      <w:r>
        <w:rPr>
          <w:color w:val="000000"/>
          <w:sz w:val="27"/>
          <w:szCs w:val="27"/>
        </w:rPr>
        <w:t> for the </w:t>
      </w:r>
      <w:r>
        <w:rPr>
          <w:b/>
          <w:bCs/>
          <w:color w:val="000000"/>
          <w:sz w:val="27"/>
          <w:szCs w:val="27"/>
        </w:rPr>
        <w:t>Mating_connector_termination</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accessed_connector: </w:t>
      </w:r>
      <w:r>
        <w:rPr>
          <w:color w:val="000000"/>
          <w:sz w:val="27"/>
          <w:szCs w:val="27"/>
        </w:rPr>
        <w:t>specifies the role of the </w:t>
      </w:r>
      <w:hyperlink r:id="rId60" w:anchor="assembly_physical_interface_requirement_arm.mating_connector_usage" w:history="1">
        <w:r>
          <w:rPr>
            <w:rStyle w:val="Hyperlink"/>
            <w:b/>
            <w:bCs/>
            <w:sz w:val="27"/>
            <w:szCs w:val="27"/>
          </w:rPr>
          <w:t>Mating_connector_usage</w:t>
        </w:r>
      </w:hyperlink>
      <w:r>
        <w:rPr>
          <w:color w:val="000000"/>
          <w:sz w:val="27"/>
          <w:szCs w:val="27"/>
        </w:rPr>
        <w:t> for the </w:t>
      </w:r>
      <w:r>
        <w:rPr>
          <w:b/>
          <w:bCs/>
          <w:color w:val="000000"/>
          <w:sz w:val="27"/>
          <w:szCs w:val="27"/>
        </w:rPr>
        <w:t>Mating_connector_termination</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signal_definition: </w:t>
      </w:r>
      <w:r>
        <w:rPr>
          <w:color w:val="000000"/>
          <w:sz w:val="27"/>
          <w:szCs w:val="27"/>
        </w:rPr>
        <w:t>specifies the role of the </w:t>
      </w:r>
      <w:hyperlink r:id="rId61" w:anchor="requirement_view_definition_arm.requirement_view_definition" w:history="1">
        <w:r>
          <w:rPr>
            <w:rStyle w:val="Hyperlink"/>
            <w:b/>
            <w:bCs/>
            <w:sz w:val="27"/>
            <w:szCs w:val="27"/>
          </w:rPr>
          <w:t>Requirement_view_definition</w:t>
        </w:r>
      </w:hyperlink>
      <w:r>
        <w:rPr>
          <w:color w:val="000000"/>
          <w:sz w:val="27"/>
          <w:szCs w:val="27"/>
        </w:rPr>
        <w:t> for the </w:t>
      </w:r>
      <w:r>
        <w:rPr>
          <w:b/>
          <w:bCs/>
          <w:color w:val="000000"/>
          <w:sz w:val="27"/>
          <w:szCs w:val="27"/>
        </w:rPr>
        <w:t>Mating_connector_termination</w:t>
      </w:r>
      <w:r>
        <w:rPr>
          <w:color w:val="000000"/>
          <w:sz w:val="27"/>
          <w:szCs w:val="27"/>
        </w:rPr>
        <w:t>. The value of this attribute need not be specified.</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accessed_connector</w:t>
      </w:r>
      <w:r>
        <w:rPr>
          <w:color w:val="000000"/>
          <w:sz w:val="27"/>
          <w:szCs w:val="27"/>
        </w:rPr>
        <w:t> and </w:t>
      </w:r>
      <w:r>
        <w:rPr>
          <w:b/>
          <w:bCs/>
          <w:color w:val="000000"/>
          <w:sz w:val="27"/>
          <w:szCs w:val="27"/>
        </w:rPr>
        <w:t>definition</w:t>
      </w:r>
      <w:r>
        <w:rPr>
          <w:color w:val="000000"/>
          <w:sz w:val="27"/>
          <w:szCs w:val="27"/>
        </w:rPr>
        <w:t> shall be unique within a population of </w:t>
      </w:r>
      <w:r>
        <w:rPr>
          <w:b/>
          <w:bCs/>
          <w:color w:val="000000"/>
          <w:sz w:val="27"/>
          <w:szCs w:val="27"/>
        </w:rPr>
        <w:t>Mating_connector_termination</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WR1: </w:t>
      </w:r>
      <w:r>
        <w:rPr>
          <w:color w:val="000000"/>
          <w:sz w:val="27"/>
          <w:szCs w:val="27"/>
        </w:rPr>
        <w:t>If </w:t>
      </w:r>
      <w:r>
        <w:rPr>
          <w:b/>
          <w:bCs/>
          <w:color w:val="000000"/>
          <w:sz w:val="27"/>
          <w:szCs w:val="27"/>
        </w:rPr>
        <w:t>signal_definition</w:t>
      </w:r>
      <w:r>
        <w:rPr>
          <w:color w:val="000000"/>
          <w:sz w:val="27"/>
          <w:szCs w:val="27"/>
        </w:rPr>
        <w:t> is provided then its size shall be one.</w:t>
      </w:r>
    </w:p>
    <w:p w:rsidR="002138AB" w:rsidRDefault="002138AB" w:rsidP="002138AB">
      <w:pPr>
        <w:pStyle w:val="Heading2"/>
        <w:rPr>
          <w:color w:val="000000"/>
        </w:rPr>
      </w:pPr>
      <w:r>
        <w:rPr>
          <w:color w:val="000000"/>
        </w:rPr>
        <w:t>4.3.4 Mating_connector_usage   </w:t>
      </w:r>
      <w:r>
        <w:rPr>
          <w:noProof/>
          <w:color w:val="0000FF"/>
          <w:lang w:eastAsia="en-GB"/>
        </w:rPr>
        <w:drawing>
          <wp:inline distT="0" distB="0" distL="0" distR="0">
            <wp:extent cx="180975" cy="209550"/>
            <wp:effectExtent l="0" t="0" r="9525" b="0"/>
            <wp:docPr id="27" name="Picture 27"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 name="Picture 26" descr="Mapping table">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ping table">
                      <a:hlinkClick r:id="rId6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lastRenderedPageBreak/>
        <w:t>A </w:t>
      </w:r>
      <w:r>
        <w:rPr>
          <w:b/>
          <w:bCs/>
          <w:color w:val="000000"/>
          <w:sz w:val="27"/>
          <w:szCs w:val="27"/>
        </w:rPr>
        <w:t>Mating_connector_usage</w:t>
      </w:r>
      <w:r>
        <w:rPr>
          <w:color w:val="000000"/>
          <w:sz w:val="27"/>
          <w:szCs w:val="27"/>
        </w:rPr>
        <w:t> is a type of </w:t>
      </w:r>
      <w:hyperlink r:id="rId63" w:anchor="product_view_definition_arm.product_view_definition" w:history="1">
        <w:r>
          <w:rPr>
            <w:rStyle w:val="Hyperlink"/>
            <w:b/>
            <w:bCs/>
            <w:sz w:val="27"/>
            <w:szCs w:val="27"/>
          </w:rPr>
          <w:t>Product_view_definition</w:t>
        </w:r>
      </w:hyperlink>
      <w:r>
        <w:rPr>
          <w:color w:val="000000"/>
          <w:sz w:val="27"/>
          <w:szCs w:val="27"/>
        </w:rPr>
        <w:t>. A </w:t>
      </w:r>
      <w:r>
        <w:rPr>
          <w:b/>
          <w:bCs/>
          <w:color w:val="000000"/>
          <w:sz w:val="27"/>
          <w:szCs w:val="27"/>
        </w:rPr>
        <w:t>Mating_connector_usage</w:t>
      </w:r>
      <w:r>
        <w:rPr>
          <w:color w:val="000000"/>
          <w:sz w:val="27"/>
          <w:szCs w:val="27"/>
        </w:rPr>
        <w:t xml:space="preserve"> is </w:t>
      </w:r>
      <w:del w:id="9" w:author="Sapp (US), Brandon" w:date="2019-03-20T11:39:00Z">
        <w:r w:rsidDel="005C69BD">
          <w:rPr>
            <w:color w:val="000000"/>
            <w:sz w:val="27"/>
            <w:szCs w:val="27"/>
          </w:rPr>
          <w:delText xml:space="preserve">the </w:delText>
        </w:r>
      </w:del>
      <w:ins w:id="10" w:author="Sapp (US), Brandon" w:date="2019-03-20T11:39:00Z">
        <w:r w:rsidR="005C69BD">
          <w:rPr>
            <w:color w:val="000000"/>
            <w:sz w:val="27"/>
            <w:szCs w:val="27"/>
          </w:rPr>
          <w:t>a</w:t>
        </w:r>
        <w:r w:rsidR="005C69BD">
          <w:rPr>
            <w:color w:val="000000"/>
            <w:sz w:val="27"/>
            <w:szCs w:val="27"/>
          </w:rPr>
          <w:t xml:space="preserve"> </w:t>
        </w:r>
      </w:ins>
      <w:r>
        <w:rPr>
          <w:color w:val="000000"/>
          <w:sz w:val="27"/>
          <w:szCs w:val="27"/>
        </w:rPr>
        <w:t>connector on the next higher assembly with which a connector on the assembly must mate. A </w:t>
      </w:r>
      <w:r>
        <w:rPr>
          <w:b/>
          <w:bCs/>
          <w:color w:val="000000"/>
          <w:sz w:val="27"/>
          <w:szCs w:val="27"/>
        </w:rPr>
        <w:t>Mating_connector_usage</w:t>
      </w:r>
      <w:r>
        <w:rPr>
          <w:color w:val="000000"/>
          <w:sz w:val="27"/>
          <w:szCs w:val="27"/>
        </w:rPr>
        <w:t> may be specified in the role of </w:t>
      </w:r>
      <w:hyperlink r:id="rId64" w:anchor="assembly_physical_requirement_allocation_arm.interface_component_allocation.mating_requirement" w:history="1">
        <w:r>
          <w:rPr>
            <w:rStyle w:val="Hyperlink"/>
            <w:b/>
            <w:bCs/>
            <w:sz w:val="27"/>
            <w:szCs w:val="27"/>
          </w:rPr>
          <w:t>mating_requirement</w:t>
        </w:r>
      </w:hyperlink>
      <w:r>
        <w:rPr>
          <w:color w:val="000000"/>
          <w:sz w:val="27"/>
          <w:szCs w:val="27"/>
        </w:rPr>
        <w:t> by an</w:t>
      </w:r>
      <w:ins w:id="11" w:author="Sapp (US), Brandon" w:date="2019-03-20T11:42:00Z">
        <w:r w:rsidR="005C69BD">
          <w:rPr>
            <w:color w:val="000000"/>
            <w:sz w:val="27"/>
            <w:szCs w:val="27"/>
          </w:rPr>
          <w:t xml:space="preserve"> </w:t>
        </w:r>
      </w:ins>
      <w:hyperlink r:id="rId65" w:anchor="assembly_physical_requirement_allocation_arm.interface_component_allocation" w:history="1">
        <w:r>
          <w:rPr>
            <w:rStyle w:val="Hyperlink"/>
            <w:b/>
            <w:bCs/>
            <w:sz w:val="27"/>
            <w:szCs w:val="27"/>
          </w:rPr>
          <w:t>Interface_component_allocation</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Mating_connector_usage</w:t>
      </w:r>
      <w:r>
        <w:rPr>
          <w:rFonts w:ascii="Courier New" w:hAnsi="Courier New" w:cs="Courier New"/>
          <w:color w:val="000000"/>
          <w:sz w:val="20"/>
          <w:szCs w:val="20"/>
        </w:rPr>
        <w:br/>
      </w:r>
      <w:r>
        <w:rPr>
          <w:rStyle w:val="HTMLCode"/>
          <w:color w:val="000000"/>
        </w:rPr>
        <w:t>  SUBTYPE OF (</w:t>
      </w:r>
      <w:hyperlink r:id="rId66" w:anchor="product_view_definition_arm.product_view_definition" w:history="1">
        <w:r>
          <w:rPr>
            <w:rStyle w:val="Hyperlink"/>
            <w:rFonts w:ascii="Courier New" w:hAnsi="Courier New" w:cs="Courier New"/>
            <w:sz w:val="20"/>
            <w:szCs w:val="20"/>
          </w:rPr>
          <w:t>Product_view_definition</w:t>
        </w:r>
      </w:hyperlink>
      <w:r>
        <w:rPr>
          <w:rStyle w:val="HTMLCode"/>
          <w:color w:val="000000"/>
        </w:rPr>
        <w:t>);</w:t>
      </w:r>
      <w:r>
        <w:rPr>
          <w:rFonts w:ascii="Courier New" w:hAnsi="Courier New" w:cs="Courier New"/>
          <w:color w:val="000000"/>
          <w:sz w:val="20"/>
          <w:szCs w:val="20"/>
        </w:rPr>
        <w:br/>
      </w:r>
      <w:r>
        <w:rPr>
          <w:rStyle w:val="HTMLCode"/>
          <w:color w:val="000000"/>
        </w:rPr>
        <w:t>  definition : </w:t>
      </w:r>
      <w:hyperlink r:id="rId67" w:anchor="product_view_definition_arm.product_view_definition" w:history="1">
        <w:r>
          <w:rPr>
            <w:rStyle w:val="Hyperlink"/>
            <w:rFonts w:ascii="Courier New" w:hAnsi="Courier New" w:cs="Courier New"/>
            <w:sz w:val="20"/>
            <w:szCs w:val="20"/>
          </w:rPr>
          <w:t>Product_view_definition</w:t>
        </w:r>
      </w:hyperlink>
      <w:r>
        <w:rPr>
          <w:rStyle w:val="HTMLCode"/>
          <w:color w:val="000000"/>
        </w:rPr>
        <w:t>;</w:t>
      </w:r>
      <w:r>
        <w:rPr>
          <w:rFonts w:ascii="Courier New" w:hAnsi="Courier New" w:cs="Courier New"/>
          <w:color w:val="000000"/>
          <w:sz w:val="20"/>
          <w:szCs w:val="20"/>
        </w:rPr>
        <w:br/>
      </w:r>
      <w:r>
        <w:rPr>
          <w:rStyle w:val="HTMLCode"/>
          <w:color w:val="000000"/>
        </w:rPr>
        <w:t>  reference_designation : OPTIONAL STRING;</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placement_context : </w:t>
      </w:r>
      <w:hyperlink r:id="rId68" w:anchor="assembly_physical_interface_requirement_arm.mating_connector_placement_relationship" w:history="1">
        <w:r>
          <w:rPr>
            <w:rStyle w:val="Hyperlink"/>
            <w:rFonts w:ascii="Courier New" w:hAnsi="Courier New" w:cs="Courier New"/>
            <w:sz w:val="20"/>
            <w:szCs w:val="20"/>
          </w:rPr>
          <w:t>Mating_connector_placement_relationship</w:t>
        </w:r>
      </w:hyperlink>
      <w:r>
        <w:rPr>
          <w:rStyle w:val="HTMLCode"/>
          <w:color w:val="000000"/>
        </w:rPr>
        <w:t> FOR placed_connector;</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definition: </w:t>
      </w:r>
      <w:r>
        <w:rPr>
          <w:color w:val="000000"/>
          <w:sz w:val="27"/>
          <w:szCs w:val="27"/>
        </w:rPr>
        <w:t>specifies the </w:t>
      </w:r>
      <w:hyperlink r:id="rId69" w:anchor="product_view_definition_arm.product_view_definition" w:history="1">
        <w:r>
          <w:rPr>
            <w:rStyle w:val="Hyperlink"/>
            <w:b/>
            <w:bCs/>
            <w:sz w:val="27"/>
            <w:szCs w:val="27"/>
          </w:rPr>
          <w:t>Product_view_definition</w:t>
        </w:r>
      </w:hyperlink>
      <w:r>
        <w:rPr>
          <w:color w:val="000000"/>
          <w:sz w:val="27"/>
          <w:szCs w:val="27"/>
        </w:rPr>
        <w:t> for the </w:t>
      </w:r>
      <w:r>
        <w:rPr>
          <w:b/>
          <w:bCs/>
          <w:color w:val="000000"/>
          <w:sz w:val="27"/>
          <w:szCs w:val="27"/>
        </w:rPr>
        <w:t>Mating_connector_usage</w:t>
      </w:r>
      <w:r>
        <w:rPr>
          <w:color w:val="000000"/>
          <w:sz w:val="27"/>
          <w:szCs w:val="27"/>
        </w:rPr>
        <w:t>. The </w:t>
      </w:r>
      <w:r>
        <w:rPr>
          <w:b/>
          <w:bCs/>
          <w:color w:val="000000"/>
          <w:sz w:val="27"/>
          <w:szCs w:val="27"/>
        </w:rPr>
        <w:t>definition</w:t>
      </w:r>
      <w:r>
        <w:rPr>
          <w:color w:val="000000"/>
          <w:sz w:val="27"/>
          <w:szCs w:val="27"/>
        </w:rPr>
        <w:t> specifies either a </w:t>
      </w:r>
      <w:hyperlink r:id="rId70" w:anchor="specification_document_arm.specification_definition" w:history="1">
        <w:r>
          <w:rPr>
            <w:rStyle w:val="Hyperlink"/>
            <w:b/>
            <w:bCs/>
            <w:sz w:val="27"/>
            <w:szCs w:val="27"/>
          </w:rPr>
          <w:t>Specification_definition</w:t>
        </w:r>
      </w:hyperlink>
      <w:r>
        <w:rPr>
          <w:color w:val="000000"/>
          <w:sz w:val="27"/>
          <w:szCs w:val="27"/>
        </w:rPr>
        <w:t>, a</w:t>
      </w:r>
      <w:ins w:id="12" w:author="Sapp (US), Brandon" w:date="2019-03-20T11:43:00Z">
        <w:r w:rsidR="005C69BD">
          <w:rPr>
            <w:color w:val="000000"/>
            <w:sz w:val="27"/>
            <w:szCs w:val="27"/>
          </w:rPr>
          <w:t xml:space="preserve"> </w:t>
        </w:r>
      </w:ins>
      <w:hyperlink r:id="rId71" w:anchor="packaged_connector_model_arm.packaged_connector" w:history="1">
        <w:r>
          <w:rPr>
            <w:rStyle w:val="Hyperlink"/>
            <w:b/>
            <w:bCs/>
            <w:sz w:val="27"/>
            <w:szCs w:val="27"/>
          </w:rPr>
          <w:t>Packaged_connector</w:t>
        </w:r>
      </w:hyperlink>
      <w:r>
        <w:rPr>
          <w:color w:val="000000"/>
          <w:sz w:val="27"/>
          <w:szCs w:val="27"/>
        </w:rPr>
        <w:t>, or a </w:t>
      </w:r>
      <w:hyperlink r:id="rId72" w:anchor="printed_physical_layout_template_arm.printed_connector_template" w:history="1">
        <w:r>
          <w:rPr>
            <w:rStyle w:val="Hyperlink"/>
            <w:b/>
            <w:bCs/>
            <w:sz w:val="27"/>
            <w:szCs w:val="27"/>
          </w:rPr>
          <w:t>Printed_connector_template</w:t>
        </w:r>
      </w:hyperlink>
      <w:r>
        <w:rPr>
          <w:color w:val="000000"/>
          <w:sz w:val="27"/>
          <w:szCs w:val="27"/>
        </w:rPr>
        <w:t> for the </w:t>
      </w:r>
      <w:r>
        <w:rPr>
          <w:b/>
          <w:bCs/>
          <w:color w:val="000000"/>
          <w:sz w:val="27"/>
          <w:szCs w:val="27"/>
        </w:rPr>
        <w:t>Mating_connector_usage</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reference_designation: </w:t>
      </w:r>
      <w:r>
        <w:rPr>
          <w:color w:val="000000"/>
          <w:sz w:val="27"/>
          <w:szCs w:val="27"/>
        </w:rPr>
        <w:t>specifies the string for the </w:t>
      </w:r>
      <w:r>
        <w:rPr>
          <w:b/>
          <w:bCs/>
          <w:color w:val="000000"/>
          <w:sz w:val="27"/>
          <w:szCs w:val="27"/>
        </w:rPr>
        <w:t>Mating_connector_usage</w:t>
      </w:r>
      <w:r>
        <w:rPr>
          <w:color w:val="000000"/>
          <w:sz w:val="27"/>
          <w:szCs w:val="27"/>
        </w:rPr>
        <w:t>. The </w:t>
      </w:r>
      <w:r>
        <w:rPr>
          <w:b/>
          <w:bCs/>
          <w:color w:val="000000"/>
          <w:sz w:val="27"/>
          <w:szCs w:val="27"/>
        </w:rPr>
        <w:t>reference_designation</w:t>
      </w:r>
      <w:r>
        <w:rPr>
          <w:color w:val="000000"/>
          <w:sz w:val="27"/>
          <w:szCs w:val="27"/>
        </w:rPr>
        <w:t> specifies the name that serves as the identifier of the location of the </w:t>
      </w:r>
      <w:r>
        <w:rPr>
          <w:b/>
          <w:bCs/>
          <w:color w:val="000000"/>
          <w:sz w:val="27"/>
          <w:szCs w:val="27"/>
        </w:rPr>
        <w:t>Mating_connector_usage</w:t>
      </w:r>
      <w:r>
        <w:rPr>
          <w:color w:val="000000"/>
          <w:sz w:val="27"/>
          <w:szCs w:val="27"/>
        </w:rPr>
        <w:t> in the next level of assembly. The value of this attribute need not be specified.</w:t>
      </w:r>
    </w:p>
    <w:p w:rsidR="002138AB" w:rsidRDefault="002138AB" w:rsidP="002138AB">
      <w:pPr>
        <w:pStyle w:val="expressdescription"/>
        <w:rPr>
          <w:color w:val="000000"/>
          <w:sz w:val="27"/>
          <w:szCs w:val="27"/>
        </w:rPr>
      </w:pPr>
      <w:r>
        <w:rPr>
          <w:b/>
          <w:bCs/>
          <w:color w:val="000000"/>
          <w:sz w:val="27"/>
          <w:szCs w:val="27"/>
        </w:rPr>
        <w:t>placement_context: </w:t>
      </w:r>
      <w:r>
        <w:rPr>
          <w:color w:val="000000"/>
          <w:sz w:val="27"/>
          <w:szCs w:val="27"/>
        </w:rPr>
        <w:t>specifies an inverse relationship that specifies that the existence of the </w:t>
      </w:r>
      <w:r>
        <w:rPr>
          <w:b/>
          <w:bCs/>
          <w:color w:val="000000"/>
          <w:sz w:val="27"/>
          <w:szCs w:val="27"/>
        </w:rPr>
        <w:t>Mating_connector_usage</w:t>
      </w:r>
      <w:r>
        <w:rPr>
          <w:color w:val="000000"/>
          <w:sz w:val="27"/>
          <w:szCs w:val="27"/>
        </w:rPr>
        <w:t> is dependent on the existence of the</w:t>
      </w:r>
      <w:ins w:id="13" w:author="Sapp (US), Brandon" w:date="2019-03-20T11:43:00Z">
        <w:r w:rsidR="005C69BD">
          <w:rPr>
            <w:color w:val="000000"/>
            <w:sz w:val="27"/>
            <w:szCs w:val="27"/>
          </w:rPr>
          <w:t xml:space="preserve"> </w:t>
        </w:r>
      </w:ins>
      <w:bookmarkStart w:id="14" w:name="_GoBack"/>
      <w:bookmarkEnd w:id="14"/>
      <w:r w:rsidR="005C69BD">
        <w:rPr>
          <w:rStyle w:val="Hyperlink"/>
          <w:b/>
          <w:bCs/>
          <w:sz w:val="27"/>
          <w:szCs w:val="27"/>
        </w:rPr>
        <w:fldChar w:fldCharType="begin"/>
      </w:r>
      <w:r w:rsidR="005C69BD">
        <w:rPr>
          <w:rStyle w:val="Hyperlink"/>
          <w:b/>
          <w:bCs/>
          <w:sz w:val="27"/>
          <w:szCs w:val="27"/>
        </w:rPr>
        <w:instrText xml:space="preserve"> HYPERLINK "file:///C:\\Users\\bus40</w:instrText>
      </w:r>
      <w:r w:rsidR="005C69BD">
        <w:rPr>
          <w:rStyle w:val="Hyperlink"/>
          <w:b/>
          <w:bCs/>
          <w:sz w:val="27"/>
          <w:szCs w:val="27"/>
        </w:rPr>
        <w:instrText xml:space="preserve">05\\Downloads\\CR_FDIS_3_20190311_draft\\CR_FDIS_3\\part1000\\data\\modules\\assembly_physical_interface_requirement\\sys\\4_info_reqs.htm" \l "assembly_physical_interface_requirement_arm.mating_connector_placement_relationship" </w:instrText>
      </w:r>
      <w:r w:rsidR="005C69BD">
        <w:rPr>
          <w:rStyle w:val="Hyperlink"/>
          <w:b/>
          <w:bCs/>
          <w:sz w:val="27"/>
          <w:szCs w:val="27"/>
        </w:rPr>
        <w:fldChar w:fldCharType="separate"/>
      </w:r>
      <w:r>
        <w:rPr>
          <w:rStyle w:val="Hyperlink"/>
          <w:b/>
          <w:bCs/>
          <w:sz w:val="27"/>
          <w:szCs w:val="27"/>
        </w:rPr>
        <w:t>Mating_connector_placement_relationship</w:t>
      </w:r>
      <w:r w:rsidR="005C69BD">
        <w:rPr>
          <w:rStyle w:val="Hyperlink"/>
          <w:b/>
          <w:bCs/>
          <w:sz w:val="27"/>
          <w:szCs w:val="27"/>
        </w:rPr>
        <w:fldChar w:fldCharType="end"/>
      </w:r>
      <w:r>
        <w:rPr>
          <w:color w:val="000000"/>
          <w:sz w:val="27"/>
          <w:szCs w:val="27"/>
        </w:rPr>
        <w:t> that specifies the </w:t>
      </w:r>
      <w:r>
        <w:rPr>
          <w:b/>
          <w:bCs/>
          <w:color w:val="000000"/>
          <w:sz w:val="27"/>
          <w:szCs w:val="27"/>
        </w:rPr>
        <w:t>Mating_connector_usage</w:t>
      </w:r>
      <w:r>
        <w:rPr>
          <w:color w:val="000000"/>
          <w:sz w:val="27"/>
          <w:szCs w:val="27"/>
        </w:rPr>
        <w:t> as its </w:t>
      </w:r>
      <w:hyperlink r:id="rId73" w:anchor="assembly_physical_interface_requirement_arm.mating_connector_placement_relationship.placed_connector" w:history="1">
        <w:r>
          <w:rPr>
            <w:rStyle w:val="Hyperlink"/>
            <w:b/>
            <w:bCs/>
            <w:sz w:val="27"/>
            <w:szCs w:val="27"/>
          </w:rPr>
          <w:t>placed_connector</w:t>
        </w:r>
      </w:hyperlink>
      <w:r>
        <w:rPr>
          <w:color w:val="000000"/>
          <w:sz w:val="27"/>
          <w:szCs w:val="27"/>
        </w:rPr>
        <w:t>.</w:t>
      </w:r>
    </w:p>
    <w:p w:rsidR="002138AB" w:rsidRDefault="002138AB" w:rsidP="002138AB">
      <w:pPr>
        <w:pStyle w:val="Heading2"/>
        <w:rPr>
          <w:color w:val="000000"/>
        </w:rPr>
      </w:pPr>
      <w:r>
        <w:rPr>
          <w:color w:val="000000"/>
        </w:rPr>
        <w:t>4.3.5 Next_higher_assembly_interface_requirement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 name="Picture 5" descr="Mapping table">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pping table">
                      <a:hlinkClick r:id="rId74"/>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Next_higher_assembly_interface_requirement</w:t>
      </w:r>
      <w:r>
        <w:rPr>
          <w:color w:val="000000"/>
          <w:sz w:val="27"/>
          <w:szCs w:val="27"/>
        </w:rPr>
        <w:t xml:space="preserve"> is </w:t>
      </w:r>
      <w:del w:id="15" w:author="Sapp (US), Brandon" w:date="2019-03-20T11:39:00Z">
        <w:r w:rsidDel="005C69BD">
          <w:rPr>
            <w:color w:val="000000"/>
            <w:sz w:val="27"/>
            <w:szCs w:val="27"/>
          </w:rPr>
          <w:delText xml:space="preserve">the </w:delText>
        </w:r>
      </w:del>
      <w:ins w:id="16" w:author="Sapp (US), Brandon" w:date="2019-03-20T11:39:00Z">
        <w:r w:rsidR="005C69BD">
          <w:rPr>
            <w:color w:val="000000"/>
            <w:sz w:val="27"/>
            <w:szCs w:val="27"/>
          </w:rPr>
          <w:t>an</w:t>
        </w:r>
        <w:r w:rsidR="005C69BD">
          <w:rPr>
            <w:color w:val="000000"/>
            <w:sz w:val="27"/>
            <w:szCs w:val="27"/>
          </w:rPr>
          <w:t xml:space="preserve"> </w:t>
        </w:r>
      </w:ins>
      <w:r>
        <w:rPr>
          <w:color w:val="000000"/>
          <w:sz w:val="27"/>
          <w:szCs w:val="27"/>
        </w:rPr>
        <w:t>association between the version of the next higher assembly and a </w:t>
      </w:r>
      <w:r>
        <w:rPr>
          <w:b/>
          <w:bCs/>
          <w:color w:val="000000"/>
          <w:sz w:val="27"/>
          <w:szCs w:val="27"/>
        </w:rPr>
        <w:t>shape</w:t>
      </w:r>
      <w:r>
        <w:rPr>
          <w:color w:val="000000"/>
          <w:sz w:val="27"/>
          <w:szCs w:val="27"/>
        </w:rPr>
        <w:t> that simulates the fit characteristics of the next higher assembly. The coordinate system of the </w:t>
      </w:r>
      <w:r>
        <w:rPr>
          <w:b/>
          <w:bCs/>
          <w:color w:val="000000"/>
          <w:sz w:val="27"/>
          <w:szCs w:val="27"/>
        </w:rPr>
        <w:t>shape</w:t>
      </w:r>
      <w:r>
        <w:rPr>
          <w:color w:val="000000"/>
          <w:sz w:val="27"/>
          <w:szCs w:val="27"/>
        </w:rPr>
        <w:t> is congruent with the coordinate system of the current design. The </w:t>
      </w:r>
      <w:r>
        <w:rPr>
          <w:b/>
          <w:bCs/>
          <w:color w:val="000000"/>
          <w:sz w:val="27"/>
          <w:szCs w:val="27"/>
        </w:rPr>
        <w:t>shape</w:t>
      </w:r>
      <w:r>
        <w:rPr>
          <w:color w:val="000000"/>
          <w:sz w:val="27"/>
          <w:szCs w:val="27"/>
        </w:rPr>
        <w:t> simulates a maximum material condition state of the next higher assembly.</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Next_higher_assembly_interface_requirement;</w:t>
      </w:r>
      <w:r>
        <w:rPr>
          <w:rFonts w:ascii="Courier New" w:hAnsi="Courier New" w:cs="Courier New"/>
          <w:color w:val="000000"/>
          <w:sz w:val="20"/>
          <w:szCs w:val="20"/>
        </w:rPr>
        <w:br/>
      </w:r>
      <w:r>
        <w:rPr>
          <w:rStyle w:val="HTMLCode"/>
          <w:color w:val="000000"/>
        </w:rPr>
        <w:t>  shape : </w:t>
      </w:r>
      <w:hyperlink r:id="rId75" w:anchor="assembly_physical_interface_requirement_arm.three_dimensional_shape" w:history="1">
        <w:r>
          <w:rPr>
            <w:rStyle w:val="Hyperlink"/>
            <w:rFonts w:ascii="Courier New" w:hAnsi="Courier New" w:cs="Courier New"/>
            <w:sz w:val="20"/>
            <w:szCs w:val="20"/>
          </w:rPr>
          <w:t>three_dimensional_shape</w:t>
        </w:r>
      </w:hyperlink>
      <w:r>
        <w:rPr>
          <w:rStyle w:val="HTMLCode"/>
          <w:color w:val="000000"/>
        </w:rPr>
        <w:t>;</w:t>
      </w:r>
      <w:r>
        <w:rPr>
          <w:rFonts w:ascii="Courier New" w:hAnsi="Courier New" w:cs="Courier New"/>
          <w:color w:val="000000"/>
          <w:sz w:val="20"/>
          <w:szCs w:val="20"/>
        </w:rPr>
        <w:br/>
      </w:r>
      <w:r>
        <w:rPr>
          <w:rStyle w:val="HTMLCode"/>
          <w:color w:val="000000"/>
        </w:rPr>
        <w:t>  version_of_next_higher_assembly : </w:t>
      </w:r>
      <w:hyperlink r:id="rId76" w:anchor="product_version_arm.product_version" w:history="1">
        <w:r>
          <w:rPr>
            <w:rStyle w:val="Hyperlink"/>
            <w:rFonts w:ascii="Courier New" w:hAnsi="Courier New" w:cs="Courier New"/>
            <w:sz w:val="20"/>
            <w:szCs w:val="20"/>
          </w:rPr>
          <w:t>Product_version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shape: </w:t>
      </w:r>
      <w:r>
        <w:rPr>
          <w:color w:val="000000"/>
          <w:sz w:val="27"/>
          <w:szCs w:val="27"/>
        </w:rPr>
        <w:t>specifies the </w:t>
      </w:r>
      <w:hyperlink r:id="rId77" w:anchor="assembly_physical_interface_requirement_arm.three_dimensional_shape" w:history="1">
        <w:r>
          <w:rPr>
            <w:rStyle w:val="Hyperlink"/>
            <w:b/>
            <w:bCs/>
            <w:sz w:val="27"/>
            <w:szCs w:val="27"/>
          </w:rPr>
          <w:t>three_dimensional_shape</w:t>
        </w:r>
      </w:hyperlink>
      <w:r>
        <w:rPr>
          <w:color w:val="000000"/>
          <w:sz w:val="27"/>
          <w:szCs w:val="27"/>
        </w:rPr>
        <w:t> for the </w:t>
      </w:r>
      <w:r>
        <w:rPr>
          <w:b/>
          <w:bCs/>
          <w:color w:val="000000"/>
          <w:sz w:val="27"/>
          <w:szCs w:val="27"/>
        </w:rPr>
        <w:t>Next_higher_assembly_interface_requirement</w:t>
      </w:r>
      <w:r>
        <w:rPr>
          <w:color w:val="000000"/>
          <w:sz w:val="27"/>
          <w:szCs w:val="27"/>
        </w:rPr>
        <w:t>. The </w:t>
      </w:r>
      <w:r>
        <w:rPr>
          <w:b/>
          <w:bCs/>
          <w:color w:val="000000"/>
          <w:sz w:val="27"/>
          <w:szCs w:val="27"/>
        </w:rPr>
        <w:t>shape</w:t>
      </w:r>
      <w:r>
        <w:rPr>
          <w:color w:val="000000"/>
          <w:sz w:val="27"/>
          <w:szCs w:val="27"/>
        </w:rPr>
        <w:t> specifies either an </w:t>
      </w:r>
      <w:hyperlink r:id="rId78" w:anchor="advanced_boundary_representation_arm.advanced_brep_shape_representation" w:history="1">
        <w:r>
          <w:rPr>
            <w:rStyle w:val="Hyperlink"/>
            <w:b/>
            <w:bCs/>
            <w:sz w:val="27"/>
            <w:szCs w:val="27"/>
          </w:rPr>
          <w:t>Advanced_brep_shape_representation</w:t>
        </w:r>
      </w:hyperlink>
      <w:r>
        <w:rPr>
          <w:color w:val="000000"/>
          <w:sz w:val="27"/>
          <w:szCs w:val="27"/>
        </w:rPr>
        <w:t>, or a </w:t>
      </w:r>
      <w:hyperlink r:id="rId79" w:anchor="curve_swept_solid_arm.curve_swept_solid" w:history="1">
        <w:r>
          <w:rPr>
            <w:rStyle w:val="Hyperlink"/>
            <w:b/>
            <w:bCs/>
            <w:sz w:val="27"/>
            <w:szCs w:val="27"/>
          </w:rPr>
          <w:t>Curve_swept_solid</w:t>
        </w:r>
      </w:hyperlink>
      <w:r>
        <w:rPr>
          <w:color w:val="000000"/>
          <w:sz w:val="27"/>
          <w:szCs w:val="27"/>
        </w:rPr>
        <w:t>, or a </w:t>
      </w:r>
      <w:hyperlink r:id="rId80" w:anchor="geometrically_bounded_surface_arm.geometrically_bounded_surface_shape_representation" w:history="1">
        <w:r>
          <w:rPr>
            <w:rStyle w:val="Hyperlink"/>
            <w:b/>
            <w:bCs/>
            <w:sz w:val="27"/>
            <w:szCs w:val="27"/>
          </w:rPr>
          <w:t>Geometrically_bounded_surface_shape_representation</w:t>
        </w:r>
      </w:hyperlink>
      <w:r>
        <w:rPr>
          <w:color w:val="000000"/>
          <w:sz w:val="27"/>
          <w:szCs w:val="27"/>
        </w:rPr>
        <w:t> for the </w:t>
      </w:r>
      <w:r>
        <w:rPr>
          <w:b/>
          <w:bCs/>
          <w:color w:val="000000"/>
          <w:sz w:val="27"/>
          <w:szCs w:val="27"/>
        </w:rPr>
        <w:t>Next_higher_assembly_interface_requirement</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version_of_next_higher_assembly: </w:t>
      </w:r>
      <w:r>
        <w:rPr>
          <w:color w:val="000000"/>
          <w:sz w:val="27"/>
          <w:szCs w:val="27"/>
        </w:rPr>
        <w:t>specifies the role of the </w:t>
      </w:r>
      <w:hyperlink r:id="rId81" w:anchor="product_version_arm.product_version" w:history="1">
        <w:r>
          <w:rPr>
            <w:rStyle w:val="Hyperlink"/>
            <w:b/>
            <w:bCs/>
            <w:sz w:val="27"/>
            <w:szCs w:val="27"/>
          </w:rPr>
          <w:t>Product_version</w:t>
        </w:r>
      </w:hyperlink>
      <w:r>
        <w:rPr>
          <w:color w:val="000000"/>
          <w:sz w:val="27"/>
          <w:szCs w:val="27"/>
        </w:rPr>
        <w:t> for the </w:t>
      </w:r>
      <w:r>
        <w:rPr>
          <w:b/>
          <w:bCs/>
          <w:color w:val="000000"/>
          <w:sz w:val="27"/>
          <w:szCs w:val="27"/>
        </w:rPr>
        <w:t>Next_higher_assembly_interface_requirement</w:t>
      </w:r>
      <w:r>
        <w:rPr>
          <w:color w:val="000000"/>
          <w:sz w:val="27"/>
          <w:szCs w:val="27"/>
        </w:rPr>
        <w:t>.</w:t>
      </w:r>
    </w:p>
    <w:p w:rsidR="002138AB" w:rsidRDefault="002138AB" w:rsidP="002138AB">
      <w:pPr>
        <w:pStyle w:val="Heading2"/>
        <w:rPr>
          <w:color w:val="000000"/>
        </w:rPr>
      </w:pPr>
      <w:r>
        <w:rPr>
          <w:color w:val="000000"/>
        </w:rPr>
        <w:t>4.3.6 Protocol_requirement_allocation_to_part_terminal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 name="Picture 3" descr="Mapping table">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pping table">
                      <a:hlinkClick r:id="rId8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Protocol_requirement_allocation_to_part_terminal</w:t>
      </w:r>
      <w:r>
        <w:rPr>
          <w:color w:val="000000"/>
          <w:sz w:val="27"/>
          <w:szCs w:val="27"/>
        </w:rPr>
        <w:t> is a type of </w:t>
      </w:r>
      <w:hyperlink r:id="rId83" w:anchor="requirement_assignment_arm.requirement_assignment" w:history="1">
        <w:r>
          <w:rPr>
            <w:rStyle w:val="Hyperlink"/>
            <w:b/>
            <w:bCs/>
            <w:sz w:val="27"/>
            <w:szCs w:val="27"/>
          </w:rPr>
          <w:t>Requirement_assignment</w:t>
        </w:r>
      </w:hyperlink>
      <w:r>
        <w:rPr>
          <w:color w:val="000000"/>
          <w:sz w:val="27"/>
          <w:szCs w:val="27"/>
        </w:rPr>
        <w:t> for which the </w:t>
      </w:r>
      <w:hyperlink r:id="rId84" w:anchor="assembly_physical_interface_requirement_arm.interface_requirement" w:history="1">
        <w:r>
          <w:rPr>
            <w:rStyle w:val="Hyperlink"/>
            <w:b/>
            <w:bCs/>
            <w:sz w:val="27"/>
            <w:szCs w:val="27"/>
          </w:rPr>
          <w:t>Interface_requirement</w:t>
        </w:r>
      </w:hyperlink>
      <w:r>
        <w:rPr>
          <w:color w:val="000000"/>
          <w:sz w:val="27"/>
          <w:szCs w:val="27"/>
        </w:rPr>
        <w:t> is the allocated requirement. A </w:t>
      </w:r>
      <w:r>
        <w:rPr>
          <w:b/>
          <w:bCs/>
          <w:color w:val="000000"/>
          <w:sz w:val="27"/>
          <w:szCs w:val="27"/>
        </w:rPr>
        <w:t>Protocol_requirement_allocation_to_part_terminal</w:t>
      </w:r>
      <w:r>
        <w:rPr>
          <w:color w:val="000000"/>
          <w:sz w:val="27"/>
          <w:szCs w:val="27"/>
        </w:rPr>
        <w:t> is the relationship between a </w:t>
      </w:r>
      <w:hyperlink r:id="rId85" w:anchor="functional_assignment_to_part_arm.part_terminal" w:history="1">
        <w:r>
          <w:rPr>
            <w:rStyle w:val="Hyperlink"/>
            <w:b/>
            <w:bCs/>
            <w:sz w:val="27"/>
            <w:szCs w:val="27"/>
          </w:rPr>
          <w:t>Part_terminal</w:t>
        </w:r>
      </w:hyperlink>
      <w:r>
        <w:rPr>
          <w:color w:val="000000"/>
          <w:sz w:val="27"/>
          <w:szCs w:val="27"/>
        </w:rPr>
        <w:t> and a</w:t>
      </w:r>
      <w:ins w:id="17" w:author="Sapp (US), Brandon" w:date="2019-03-20T11:40:00Z">
        <w:r w:rsidR="005C69BD">
          <w:rPr>
            <w:color w:val="000000"/>
            <w:sz w:val="27"/>
            <w:szCs w:val="27"/>
          </w:rPr>
          <w:t xml:space="preserve"> </w:t>
        </w:r>
      </w:ins>
      <w:hyperlink r:id="rId86" w:anchor="functional_usage_view_arm.functional_unit_usage_view_terminal_definition" w:history="1">
        <w:r>
          <w:rPr>
            <w:rStyle w:val="Hyperlink"/>
            <w:b/>
            <w:bCs/>
            <w:sz w:val="27"/>
            <w:szCs w:val="27"/>
          </w:rPr>
          <w:t>Functional_unit_usage_view_terminal_definition</w:t>
        </w:r>
      </w:hyperlink>
      <w:r>
        <w:rPr>
          <w:color w:val="000000"/>
          <w:sz w:val="27"/>
          <w:szCs w:val="27"/>
        </w:rPr>
        <w:t> that is included by a design or support activity. The </w:t>
      </w:r>
      <w:hyperlink r:id="rId87" w:anchor="assembly_physical_interface_requirement_arm.interface_requirement" w:history="1">
        <w:r>
          <w:rPr>
            <w:rStyle w:val="Hyperlink"/>
            <w:b/>
            <w:bCs/>
            <w:sz w:val="27"/>
            <w:szCs w:val="27"/>
          </w:rPr>
          <w:t>Interface_requirement</w:t>
        </w:r>
      </w:hyperlink>
      <w:r>
        <w:rPr>
          <w:color w:val="000000"/>
          <w:sz w:val="27"/>
          <w:szCs w:val="27"/>
        </w:rPr>
        <w:t> specifies a </w:t>
      </w:r>
      <w:hyperlink r:id="rId88" w:anchor="assembly_functional_interface_requirement_arm.protocol_physical_layer_definition" w:history="1">
        <w:r>
          <w:rPr>
            <w:rStyle w:val="Hyperlink"/>
            <w:b/>
            <w:bCs/>
            <w:sz w:val="27"/>
            <w:szCs w:val="27"/>
          </w:rPr>
          <w:t>Protocol_physical_layer_definition</w:t>
        </w:r>
      </w:hyperlink>
      <w:r>
        <w:rPr>
          <w:color w:val="000000"/>
          <w:sz w:val="27"/>
          <w:szCs w:val="27"/>
        </w:rPr>
        <w:t> in order to make the relationship unambiguous.</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Protocol_requirement_allocation_to_part_terminal</w:t>
      </w:r>
      <w:r>
        <w:rPr>
          <w:rFonts w:ascii="Courier New" w:hAnsi="Courier New" w:cs="Courier New"/>
          <w:color w:val="000000"/>
          <w:sz w:val="20"/>
          <w:szCs w:val="20"/>
        </w:rPr>
        <w:br/>
      </w:r>
      <w:r>
        <w:rPr>
          <w:rStyle w:val="HTMLCode"/>
          <w:color w:val="000000"/>
        </w:rPr>
        <w:t>  SUBTYPE OF (</w:t>
      </w:r>
      <w:hyperlink r:id="rId89" w:anchor="requirement_assignment_arm.requirement_assignment" w:history="1">
        <w:r>
          <w:rPr>
            <w:rStyle w:val="Hyperlink"/>
            <w:rFonts w:ascii="Courier New" w:hAnsi="Courier New" w:cs="Courier New"/>
            <w:sz w:val="20"/>
            <w:szCs w:val="20"/>
          </w:rPr>
          <w:t>Requirement_assignment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0" w:anchor="requirement_assignment_arm.requirement_assignment" w:history="1">
        <w:r>
          <w:rPr>
            <w:rStyle w:val="Hyperlink"/>
            <w:rFonts w:ascii="Courier New" w:hAnsi="Courier New" w:cs="Courier New"/>
            <w:sz w:val="20"/>
            <w:szCs w:val="20"/>
          </w:rPr>
          <w:t>Requirement_assignment</w:t>
        </w:r>
      </w:hyperlink>
      <w:r>
        <w:rPr>
          <w:rStyle w:val="HTMLCode"/>
          <w:color w:val="000000"/>
        </w:rPr>
        <w:t>.assigned_to : </w:t>
      </w:r>
      <w:hyperlink r:id="rId91" w:anchor="functional_assignment_to_part_arm.part_terminal" w:history="1">
        <w:r>
          <w:rPr>
            <w:rStyle w:val="Hyperlink"/>
            <w:rFonts w:ascii="Courier New" w:hAnsi="Courier New" w:cs="Courier New"/>
            <w:sz w:val="20"/>
            <w:szCs w:val="20"/>
          </w:rPr>
          <w:t>Part_terminal</w:t>
        </w:r>
      </w:hyperlink>
      <w:r>
        <w:rPr>
          <w:rStyle w:val="HTMLCode"/>
          <w:color w:val="000000"/>
        </w:rPr>
        <w:t>;</w:t>
      </w:r>
      <w:r>
        <w:rPr>
          <w:rFonts w:ascii="Courier New" w:hAnsi="Courier New" w:cs="Courier New"/>
          <w:color w:val="000000"/>
          <w:sz w:val="20"/>
          <w:szCs w:val="20"/>
        </w:rPr>
        <w:br/>
      </w:r>
      <w:r>
        <w:rPr>
          <w:rStyle w:val="HTMLCode"/>
          <w:color w:val="000000"/>
        </w:rPr>
        <w:t>  protocol_signal : </w:t>
      </w:r>
      <w:hyperlink r:id="rId92" w:anchor="functional_usage_view_arm.functional_unit_usage_view_terminal_definition" w:history="1">
        <w:r>
          <w:rPr>
            <w:rStyle w:val="Hyperlink"/>
            <w:rFonts w:ascii="Courier New" w:hAnsi="Courier New" w:cs="Courier New"/>
            <w:sz w:val="20"/>
            <w:szCs w:val="20"/>
          </w:rPr>
          <w:t>Functional_unit_usage_view_terminal_definition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3" w:anchor="requirement_assignment_arm.requirement_assignment" w:history="1">
        <w:r>
          <w:rPr>
            <w:rStyle w:val="Hyperlink"/>
            <w:rFonts w:ascii="Courier New" w:hAnsi="Courier New" w:cs="Courier New"/>
            <w:sz w:val="20"/>
            <w:szCs w:val="20"/>
          </w:rPr>
          <w:t>Requirement_assignment</w:t>
        </w:r>
      </w:hyperlink>
      <w:r>
        <w:rPr>
          <w:rStyle w:val="HTMLCode"/>
          <w:color w:val="000000"/>
        </w:rPr>
        <w:t>.assigned_requirement RENAMED assigned_requirement_property : </w:t>
      </w:r>
      <w:hyperlink r:id="rId94" w:anchor="assembly_physical_interface_requirement_arm.interface_requirement" w:history="1">
        <w:r>
          <w:rPr>
            <w:rStyle w:val="Hyperlink"/>
            <w:rFonts w:ascii="Courier New" w:hAnsi="Courier New" w:cs="Courier New"/>
            <w:sz w:val="20"/>
            <w:szCs w:val="20"/>
          </w:rPr>
          <w:t>Interface_requirement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EXISTS(assigned_requirement_property\Interface_requirement.reference_protocol);</w:t>
      </w:r>
      <w:r>
        <w:rPr>
          <w:rFonts w:ascii="Courier New" w:hAnsi="Courier New" w:cs="Courier New"/>
          <w:color w:val="000000"/>
          <w:sz w:val="20"/>
          <w:szCs w:val="20"/>
        </w:rPr>
        <w:br/>
      </w:r>
      <w:r>
        <w:rPr>
          <w:rStyle w:val="HTMLCode"/>
          <w:color w:val="000000"/>
        </w:rPr>
        <w:t>  WR2: protocol_signal IN assigned_requirement_property\Interface_requirement.reference_protocol.host_functional_definition\Functional_unit_usage_view.access_mechanism;</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lastRenderedPageBreak/>
        <w:t>Attribute definitions:</w:t>
      </w:r>
    </w:p>
    <w:p w:rsidR="002138AB" w:rsidRDefault="002138AB" w:rsidP="002138AB">
      <w:pPr>
        <w:pStyle w:val="expressdescription"/>
        <w:rPr>
          <w:color w:val="000000"/>
          <w:sz w:val="27"/>
          <w:szCs w:val="27"/>
        </w:rPr>
      </w:pPr>
      <w:r>
        <w:rPr>
          <w:b/>
          <w:bCs/>
          <w:color w:val="000000"/>
          <w:sz w:val="27"/>
          <w:szCs w:val="27"/>
        </w:rPr>
        <w:t>assigned_to: </w:t>
      </w:r>
      <w:r>
        <w:rPr>
          <w:color w:val="000000"/>
          <w:sz w:val="27"/>
          <w:szCs w:val="27"/>
        </w:rPr>
        <w:t>specifies the role of the </w:t>
      </w:r>
      <w:hyperlink r:id="rId95" w:anchor="functional_assignment_to_part_arm.part_terminal" w:history="1">
        <w:r>
          <w:rPr>
            <w:rStyle w:val="Hyperlink"/>
            <w:b/>
            <w:bCs/>
            <w:sz w:val="27"/>
            <w:szCs w:val="27"/>
          </w:rPr>
          <w:t>Part_terminal</w:t>
        </w:r>
      </w:hyperlink>
      <w:r>
        <w:rPr>
          <w:color w:val="000000"/>
          <w:sz w:val="27"/>
          <w:szCs w:val="27"/>
        </w:rPr>
        <w:t> for the </w:t>
      </w:r>
      <w:r>
        <w:rPr>
          <w:b/>
          <w:bCs/>
          <w:color w:val="000000"/>
          <w:sz w:val="27"/>
          <w:szCs w:val="27"/>
        </w:rPr>
        <w:t>Protocol_requirement_allocation_to_part_terminal</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protocol_signal: </w:t>
      </w:r>
      <w:r>
        <w:rPr>
          <w:color w:val="000000"/>
          <w:sz w:val="27"/>
          <w:szCs w:val="27"/>
        </w:rPr>
        <w:t>specifies the role of the </w:t>
      </w:r>
      <w:hyperlink r:id="rId96" w:anchor="functional_usage_view_arm.functional_unit_usage_view_terminal_definition" w:history="1">
        <w:r>
          <w:rPr>
            <w:rStyle w:val="Hyperlink"/>
            <w:b/>
            <w:bCs/>
            <w:sz w:val="27"/>
            <w:szCs w:val="27"/>
          </w:rPr>
          <w:t>Functional_unit_usage_view_terminal_definition</w:t>
        </w:r>
      </w:hyperlink>
      <w:r>
        <w:rPr>
          <w:color w:val="000000"/>
          <w:sz w:val="27"/>
          <w:szCs w:val="27"/>
        </w:rPr>
        <w:t> for the </w:t>
      </w:r>
      <w:r>
        <w:rPr>
          <w:b/>
          <w:bCs/>
          <w:color w:val="000000"/>
          <w:sz w:val="27"/>
          <w:szCs w:val="27"/>
        </w:rPr>
        <w:t>Protocol_requirement_allocation_to_part_terminal</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assigned_requirement_property: </w:t>
      </w:r>
      <w:r>
        <w:rPr>
          <w:color w:val="000000"/>
          <w:sz w:val="27"/>
          <w:szCs w:val="27"/>
        </w:rPr>
        <w:t>specifies the role of the </w:t>
      </w:r>
      <w:hyperlink r:id="rId97" w:anchor="assembly_physical_interface_requirement_arm.interface_requirement" w:history="1">
        <w:r>
          <w:rPr>
            <w:rStyle w:val="Hyperlink"/>
            <w:b/>
            <w:bCs/>
            <w:sz w:val="27"/>
            <w:szCs w:val="27"/>
          </w:rPr>
          <w:t>Interface_requirement</w:t>
        </w:r>
      </w:hyperlink>
      <w:r>
        <w:rPr>
          <w:color w:val="000000"/>
          <w:sz w:val="27"/>
          <w:szCs w:val="27"/>
        </w:rPr>
        <w:t> for the </w:t>
      </w:r>
      <w:r>
        <w:rPr>
          <w:b/>
          <w:bCs/>
          <w:color w:val="000000"/>
          <w:sz w:val="27"/>
          <w:szCs w:val="27"/>
        </w:rPr>
        <w:t>Protocol_requirement_allocation_to_part_terminal</w:t>
      </w:r>
      <w:r>
        <w:rPr>
          <w:color w:val="000000"/>
          <w:sz w:val="27"/>
          <w:szCs w:val="27"/>
        </w:rPr>
        <w:t>.</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t>WR1: </w:t>
      </w:r>
      <w:r>
        <w:rPr>
          <w:color w:val="000000"/>
          <w:sz w:val="27"/>
          <w:szCs w:val="27"/>
        </w:rPr>
        <w:t>The </w:t>
      </w:r>
      <w:hyperlink r:id="rId98" w:anchor="assembly_physical_interface_requirement_arm.interface_requirement.reference_protocol" w:history="1">
        <w:r>
          <w:rPr>
            <w:rStyle w:val="Hyperlink"/>
            <w:b/>
            <w:bCs/>
            <w:sz w:val="27"/>
            <w:szCs w:val="27"/>
          </w:rPr>
          <w:t>reference_protocol</w:t>
        </w:r>
      </w:hyperlink>
      <w:r>
        <w:rPr>
          <w:color w:val="000000"/>
          <w:sz w:val="27"/>
          <w:szCs w:val="27"/>
        </w:rPr>
        <w:t> of </w:t>
      </w:r>
      <w:r>
        <w:rPr>
          <w:b/>
          <w:bCs/>
          <w:color w:val="000000"/>
          <w:sz w:val="27"/>
          <w:szCs w:val="27"/>
        </w:rPr>
        <w:t>assigned_requirement_property</w:t>
      </w:r>
      <w:r>
        <w:rPr>
          <w:color w:val="000000"/>
          <w:sz w:val="27"/>
          <w:szCs w:val="27"/>
        </w:rPr>
        <w:t> shall be provided.</w:t>
      </w:r>
    </w:p>
    <w:p w:rsidR="002138AB" w:rsidRDefault="002138AB" w:rsidP="002138AB">
      <w:pPr>
        <w:pStyle w:val="expressdescription"/>
        <w:rPr>
          <w:color w:val="000000"/>
          <w:sz w:val="27"/>
          <w:szCs w:val="27"/>
        </w:rPr>
      </w:pPr>
      <w:r>
        <w:rPr>
          <w:b/>
          <w:bCs/>
          <w:color w:val="000000"/>
          <w:sz w:val="27"/>
          <w:szCs w:val="27"/>
        </w:rPr>
        <w:t>WR2: </w:t>
      </w:r>
      <w:r>
        <w:rPr>
          <w:color w:val="000000"/>
          <w:sz w:val="27"/>
          <w:szCs w:val="27"/>
        </w:rPr>
        <w:t>The </w:t>
      </w:r>
      <w:r>
        <w:rPr>
          <w:b/>
          <w:bCs/>
          <w:color w:val="000000"/>
          <w:sz w:val="27"/>
          <w:szCs w:val="27"/>
        </w:rPr>
        <w:t>protocol_signal</w:t>
      </w:r>
      <w:r>
        <w:rPr>
          <w:color w:val="000000"/>
          <w:sz w:val="27"/>
          <w:szCs w:val="27"/>
        </w:rPr>
        <w:t> shall be a member of </w:t>
      </w:r>
      <w:hyperlink r:id="rId99" w:anchor="functional_usage_view_arm.functional_unit_usage_view.access_mechanism" w:history="1">
        <w:r>
          <w:rPr>
            <w:rStyle w:val="Hyperlink"/>
            <w:b/>
            <w:bCs/>
            <w:sz w:val="27"/>
            <w:szCs w:val="27"/>
          </w:rPr>
          <w:t>access_mechanism</w:t>
        </w:r>
      </w:hyperlink>
      <w:r>
        <w:rPr>
          <w:color w:val="000000"/>
          <w:sz w:val="27"/>
          <w:szCs w:val="27"/>
        </w:rPr>
        <w:t> of </w:t>
      </w:r>
      <w:hyperlink r:id="rId100" w:anchor="assembly_functional_interface_requirement_arm.protocol_physical_layer_definition.host_functional_definition" w:history="1">
        <w:r>
          <w:rPr>
            <w:rStyle w:val="Hyperlink"/>
            <w:b/>
            <w:bCs/>
            <w:sz w:val="27"/>
            <w:szCs w:val="27"/>
          </w:rPr>
          <w:t>host_functional_definition</w:t>
        </w:r>
      </w:hyperlink>
      <w:r>
        <w:rPr>
          <w:color w:val="000000"/>
          <w:sz w:val="27"/>
          <w:szCs w:val="27"/>
        </w:rPr>
        <w:t> of </w:t>
      </w:r>
      <w:hyperlink r:id="rId101" w:anchor="assembly_physical_interface_requirement_arm.interface_requirement.reference_protocol" w:history="1">
        <w:r>
          <w:rPr>
            <w:rStyle w:val="Hyperlink"/>
            <w:b/>
            <w:bCs/>
            <w:sz w:val="27"/>
            <w:szCs w:val="27"/>
          </w:rPr>
          <w:t>reference_protocol</w:t>
        </w:r>
      </w:hyperlink>
      <w:r>
        <w:rPr>
          <w:color w:val="000000"/>
          <w:sz w:val="27"/>
          <w:szCs w:val="27"/>
        </w:rPr>
        <w:t> of </w:t>
      </w:r>
      <w:r>
        <w:rPr>
          <w:b/>
          <w:bCs/>
          <w:color w:val="000000"/>
          <w:sz w:val="27"/>
          <w:szCs w:val="27"/>
        </w:rPr>
        <w:t>assigned_requirement_property</w:t>
      </w:r>
      <w:r>
        <w:rPr>
          <w:color w:val="000000"/>
          <w:sz w:val="27"/>
          <w:szCs w:val="27"/>
        </w:rPr>
        <w:t>.</w:t>
      </w:r>
    </w:p>
    <w:p w:rsidR="002138AB" w:rsidRDefault="002138AB" w:rsidP="002138AB">
      <w:pPr>
        <w:pStyle w:val="Heading2"/>
        <w:rPr>
          <w:color w:val="000000"/>
        </w:rPr>
      </w:pPr>
      <w:r>
        <w:rPr>
          <w:color w:val="000000"/>
        </w:rPr>
        <w:t>4.3.7 Termination_constraint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 name="Picture 1" descr="Mapping table">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pping table">
                      <a:hlinkClick r:id="rId10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Termination_constraint</w:t>
      </w:r>
      <w:r>
        <w:rPr>
          <w:color w:val="000000"/>
          <w:sz w:val="27"/>
          <w:szCs w:val="27"/>
        </w:rPr>
        <w:t> is a type of </w:t>
      </w:r>
      <w:hyperlink r:id="rId103" w:anchor="requirement_decomposition_arm.constraint_occurrence" w:history="1">
        <w:r>
          <w:rPr>
            <w:rStyle w:val="Hyperlink"/>
            <w:b/>
            <w:bCs/>
            <w:sz w:val="27"/>
            <w:szCs w:val="27"/>
          </w:rPr>
          <w:t>Constraint_occurrence</w:t>
        </w:r>
      </w:hyperlink>
      <w:r>
        <w:rPr>
          <w:color w:val="000000"/>
          <w:sz w:val="27"/>
          <w:szCs w:val="27"/>
        </w:rPr>
        <w:t>. A </w:t>
      </w:r>
      <w:r>
        <w:rPr>
          <w:b/>
          <w:bCs/>
          <w:color w:val="000000"/>
          <w:sz w:val="27"/>
          <w:szCs w:val="27"/>
        </w:rPr>
        <w:t>Termination_constraint</w:t>
      </w:r>
      <w:r>
        <w:rPr>
          <w:color w:val="000000"/>
          <w:sz w:val="27"/>
          <w:szCs w:val="27"/>
        </w:rPr>
        <w:t> is a constraint that requires a set of two or more</w:t>
      </w:r>
      <w:ins w:id="18" w:author="Sapp (US), Brandon" w:date="2019-03-20T11:40:00Z">
        <w:r w:rsidR="005C69BD">
          <w:rPr>
            <w:color w:val="000000"/>
            <w:sz w:val="27"/>
            <w:szCs w:val="27"/>
          </w:rPr>
          <w:t xml:space="preserve"> </w:t>
        </w:r>
      </w:ins>
      <w:hyperlink r:id="rId104" w:anchor="assembly_physical_interface_requirement_arm.mating_connector_termination" w:history="1">
        <w:r>
          <w:rPr>
            <w:rStyle w:val="Hyperlink"/>
            <w:b/>
            <w:bCs/>
            <w:sz w:val="27"/>
            <w:szCs w:val="27"/>
          </w:rPr>
          <w:t>Mating_connector_termination</w:t>
        </w:r>
      </w:hyperlink>
      <w:r>
        <w:rPr>
          <w:color w:val="000000"/>
          <w:sz w:val="27"/>
          <w:szCs w:val="27"/>
        </w:rPr>
        <w:t> to satisfy a </w:t>
      </w:r>
      <w:hyperlink r:id="rId105" w:anchor="requirement_decomposition_arm.predefined_requirement_view_definition" w:history="1">
        <w:r>
          <w:rPr>
            <w:rStyle w:val="Hyperlink"/>
            <w:b/>
            <w:bCs/>
            <w:sz w:val="27"/>
            <w:szCs w:val="27"/>
          </w:rPr>
          <w:t>Predefined_requirement_view_definition</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Termination_constraint</w:t>
      </w:r>
      <w:r>
        <w:rPr>
          <w:rFonts w:ascii="Courier New" w:hAnsi="Courier New" w:cs="Courier New"/>
          <w:color w:val="000000"/>
          <w:sz w:val="20"/>
          <w:szCs w:val="20"/>
        </w:rPr>
        <w:br/>
      </w:r>
      <w:r>
        <w:rPr>
          <w:rStyle w:val="HTMLCode"/>
          <w:color w:val="000000"/>
        </w:rPr>
        <w:t>  SUBTYPE OF (</w:t>
      </w:r>
      <w:hyperlink r:id="rId106" w:anchor="requirement_decomposition_arm.constraint_occurrence" w:history="1">
        <w:r>
          <w:rPr>
            <w:rStyle w:val="Hyperlink"/>
            <w:rFonts w:ascii="Courier New" w:hAnsi="Courier New" w:cs="Courier New"/>
            <w:sz w:val="20"/>
            <w:szCs w:val="20"/>
          </w:rPr>
          <w:t>Constraint_occurrence</w:t>
        </w:r>
      </w:hyperlink>
      <w:r>
        <w:rPr>
          <w:rStyle w:val="HTMLCode"/>
          <w:color w:val="000000"/>
        </w:rPr>
        <w:t>);</w:t>
      </w:r>
      <w:r>
        <w:rPr>
          <w:rFonts w:ascii="Courier New" w:hAnsi="Courier New" w:cs="Courier New"/>
          <w:color w:val="000000"/>
          <w:sz w:val="20"/>
          <w:szCs w:val="20"/>
        </w:rPr>
        <w:br/>
      </w:r>
      <w:r>
        <w:rPr>
          <w:rStyle w:val="HTMLCode"/>
          <w:color w:val="000000"/>
        </w:rPr>
        <w:t>  constrained_termination : SET[2:?] OF </w:t>
      </w:r>
      <w:hyperlink r:id="rId107" w:anchor="assembly_physical_interface_requirement_arm.mating_connector_termination" w:history="1">
        <w:r>
          <w:rPr>
            <w:rStyle w:val="Hyperlink"/>
            <w:rFonts w:ascii="Courier New" w:hAnsi="Courier New" w:cs="Courier New"/>
            <w:sz w:val="20"/>
            <w:szCs w:val="20"/>
          </w:rPr>
          <w:t>Mating_connector_termination</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termination_usage_constraint : SET[0:?] OF </w:t>
      </w:r>
      <w:hyperlink r:id="rId108" w:anchor="requirement_view_definition_arm.requirement_view_definition" w:history="1">
        <w:r>
          <w:rPr>
            <w:rStyle w:val="Hyperlink"/>
            <w:rFonts w:ascii="Courier New" w:hAnsi="Courier New" w:cs="Courier New"/>
            <w:sz w:val="20"/>
            <w:szCs w:val="20"/>
          </w:rPr>
          <w:t>Requirement_view_definition</w:t>
        </w:r>
      </w:hyperlink>
      <w:r>
        <w:rPr>
          <w:rStyle w:val="HTMLCode"/>
          <w:color w:val="000000"/>
        </w:rPr>
        <w:t> := get_rvd(SELF, 'termination usage constraint');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(SIZEOF(termination_usage_constraint) &lt;=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lastRenderedPageBreak/>
        <w:t>constrained_termination: </w:t>
      </w:r>
      <w:r>
        <w:rPr>
          <w:color w:val="000000"/>
          <w:sz w:val="27"/>
          <w:szCs w:val="27"/>
        </w:rPr>
        <w:t>specifies the role of the </w:t>
      </w:r>
      <w:hyperlink r:id="rId109" w:anchor="assembly_physical_interface_requirement_arm.mating_connector_termination" w:history="1">
        <w:r>
          <w:rPr>
            <w:rStyle w:val="Hyperlink"/>
            <w:b/>
            <w:bCs/>
            <w:sz w:val="27"/>
            <w:szCs w:val="27"/>
          </w:rPr>
          <w:t>Mating_connector_termination</w:t>
        </w:r>
      </w:hyperlink>
      <w:r>
        <w:rPr>
          <w:color w:val="000000"/>
          <w:sz w:val="27"/>
          <w:szCs w:val="27"/>
        </w:rPr>
        <w:t> for the </w:t>
      </w:r>
      <w:r>
        <w:rPr>
          <w:b/>
          <w:bCs/>
          <w:color w:val="000000"/>
          <w:sz w:val="27"/>
          <w:szCs w:val="27"/>
        </w:rPr>
        <w:t>Termination_constraint</w:t>
      </w:r>
      <w:r>
        <w:rPr>
          <w:color w:val="000000"/>
          <w:sz w:val="27"/>
          <w:szCs w:val="27"/>
        </w:rPr>
        <w:t>. There shall be two or more</w:t>
      </w:r>
      <w:ins w:id="19" w:author="Sapp (US), Brandon" w:date="2019-03-20T11:42:00Z">
        <w:r w:rsidR="005C69BD">
          <w:rPr>
            <w:color w:val="000000"/>
            <w:sz w:val="27"/>
            <w:szCs w:val="27"/>
          </w:rPr>
          <w:t xml:space="preserve"> </w:t>
        </w:r>
      </w:ins>
      <w:hyperlink r:id="rId110" w:anchor="assembly_physical_interface_requirement_arm.mating_connector_termination" w:history="1">
        <w:r>
          <w:rPr>
            <w:rStyle w:val="Hyperlink"/>
            <w:b/>
            <w:bCs/>
            <w:sz w:val="27"/>
            <w:szCs w:val="27"/>
          </w:rPr>
          <w:t>Mating_connector_termination</w:t>
        </w:r>
      </w:hyperlink>
      <w:r>
        <w:rPr>
          <w:color w:val="000000"/>
          <w:sz w:val="27"/>
          <w:szCs w:val="27"/>
        </w:rPr>
        <w:t> for the </w:t>
      </w:r>
      <w:r>
        <w:rPr>
          <w:b/>
          <w:bCs/>
          <w:color w:val="000000"/>
          <w:sz w:val="27"/>
          <w:szCs w:val="27"/>
        </w:rPr>
        <w:t>Termination_constraint</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termination_usage_constraint: </w:t>
      </w:r>
      <w:r>
        <w:rPr>
          <w:color w:val="000000"/>
          <w:sz w:val="27"/>
          <w:szCs w:val="27"/>
        </w:rPr>
        <w:t>specifies the role of the </w:t>
      </w:r>
      <w:hyperlink r:id="rId111" w:anchor="requirement_view_definition_arm.requirement_view_definition" w:history="1">
        <w:r>
          <w:rPr>
            <w:rStyle w:val="Hyperlink"/>
            <w:b/>
            <w:bCs/>
            <w:sz w:val="27"/>
            <w:szCs w:val="27"/>
          </w:rPr>
          <w:t>Requirement_view_definition</w:t>
        </w:r>
      </w:hyperlink>
      <w:r>
        <w:rPr>
          <w:color w:val="000000"/>
          <w:sz w:val="27"/>
          <w:szCs w:val="27"/>
        </w:rPr>
        <w:t> for the </w:t>
      </w:r>
      <w:r>
        <w:rPr>
          <w:b/>
          <w:bCs/>
          <w:color w:val="000000"/>
          <w:sz w:val="27"/>
          <w:szCs w:val="27"/>
        </w:rPr>
        <w:t>Termination_constraint</w:t>
      </w:r>
      <w:r>
        <w:rPr>
          <w:color w:val="000000"/>
          <w:sz w:val="27"/>
          <w:szCs w:val="27"/>
        </w:rPr>
        <w:t>. The value of this attribute need not be specified.</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t>WR1: </w:t>
      </w:r>
      <w:bookmarkEnd w:id="2"/>
      <w:r>
        <w:rPr>
          <w:color w:val="000000"/>
          <w:sz w:val="27"/>
          <w:szCs w:val="27"/>
        </w:rPr>
        <w:t>If </w:t>
      </w:r>
      <w:hyperlink r:id="rId112" w:anchor="assembly_physical_interface_requirement_arm.termination_constraint.termination_usage_constraint" w:history="1">
        <w:r>
          <w:rPr>
            <w:rStyle w:val="Hyperlink"/>
            <w:b/>
            <w:bCs/>
            <w:sz w:val="27"/>
            <w:szCs w:val="27"/>
          </w:rPr>
          <w:t>termination_usage_constraint</w:t>
        </w:r>
      </w:hyperlink>
      <w:r>
        <w:rPr>
          <w:color w:val="000000"/>
          <w:sz w:val="27"/>
          <w:szCs w:val="27"/>
        </w:rPr>
        <w:t> exists then its size shall be one.</w:t>
      </w:r>
    </w:p>
    <w:p w:rsidR="002138AB" w:rsidRDefault="002138AB" w:rsidP="002138AB">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Assembly_physical_interface_requirement_arm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138AB" w:rsidRDefault="002138AB" w:rsidP="002138AB">
      <w:pPr>
        <w:pStyle w:val="NormalWeb"/>
        <w:rPr>
          <w:color w:val="000000"/>
          <w:sz w:val="27"/>
          <w:szCs w:val="27"/>
        </w:rPr>
      </w:pPr>
      <w:r>
        <w:rPr>
          <w:color w:val="000000"/>
          <w:sz w:val="27"/>
          <w:szCs w:val="27"/>
        </w:rPr>
        <w:t>© ISO 2019 — All rights reserved</w:t>
      </w:r>
    </w:p>
    <w:p w:rsidR="004B0747" w:rsidRPr="002138AB" w:rsidRDefault="004B0747" w:rsidP="002138AB"/>
    <w:sectPr w:rsidR="004B0747" w:rsidRPr="002138AB" w:rsidSect="002138A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0NLY0M7A0MzVR0lEKTi0uzszPAykwqgUAtuF3MiwAAAA="/>
  </w:docVars>
  <w:rsids>
    <w:rsidRoot w:val="0025162F"/>
    <w:rsid w:val="002138AB"/>
    <w:rsid w:val="0025162F"/>
    <w:rsid w:val="004A0CED"/>
    <w:rsid w:val="004B0747"/>
    <w:rsid w:val="005C69BD"/>
    <w:rsid w:val="00903347"/>
    <w:rsid w:val="009C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FF41"/>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69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9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86897">
      <w:bodyDiv w:val="1"/>
      <w:marLeft w:val="0"/>
      <w:marRight w:val="0"/>
      <w:marTop w:val="0"/>
      <w:marBottom w:val="0"/>
      <w:divBdr>
        <w:top w:val="none" w:sz="0" w:space="0" w:color="auto"/>
        <w:left w:val="none" w:sz="0" w:space="0" w:color="auto"/>
        <w:bottom w:val="none" w:sz="0" w:space="0" w:color="auto"/>
        <w:right w:val="none" w:sz="0" w:space="0" w:color="auto"/>
      </w:divBdr>
      <w:divsChild>
        <w:div w:id="148735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curve_swept_solid\sys\4_info_reqs.htm" TargetMode="External"/><Relationship Id="rId21" Type="http://schemas.openxmlformats.org/officeDocument/2006/relationships/hyperlink" Target="file:///C:\Users\bus4005\Downloads\CR_FDIS_3_20190311_draft\CR_FDIS_3\part1000\data\modules\packaged_part_black_box_model\sys\4_info_reqs.htm" TargetMode="External"/><Relationship Id="rId42" Type="http://schemas.openxmlformats.org/officeDocument/2006/relationships/hyperlink" Target="file:///C:\Users\bus4005\Downloads\CR_FDIS_3_20190311_draft\CR_FDIS_3\part1000\data\modules\assembly_physical_interface_requirement\sys\5_mapping.htm#aeentitymating_connector_placement_relationship" TargetMode="External"/><Relationship Id="rId47" Type="http://schemas.openxmlformats.org/officeDocument/2006/relationships/hyperlink" Target="file:///C:\Users\bus4005\Downloads\CR_FDIS_3_20190311_draft\CR_FDIS_3\part1000\data\modules\assembly_physical_interface_requirement\sys\4_info_reqs.htm" TargetMode="External"/><Relationship Id="rId63" Type="http://schemas.openxmlformats.org/officeDocument/2006/relationships/hyperlink" Target="file:///C:\Users\bus4005\Downloads\CR_FDIS_3_20190311_draft\CR_FDIS_3\part1000\data\modules\product_view_definition\sys\4_info_reqs.htm" TargetMode="External"/><Relationship Id="rId68" Type="http://schemas.openxmlformats.org/officeDocument/2006/relationships/hyperlink" Target="file:///C:\Users\bus4005\Downloads\CR_FDIS_3_20190311_draft\CR_FDIS_3\part1000\data\modules\assembly_physical_interface_requirement\sys\4_info_reqs.htm" TargetMode="External"/><Relationship Id="rId84" Type="http://schemas.openxmlformats.org/officeDocument/2006/relationships/hyperlink" Target="file:///C:\Users\bus4005\Downloads\CR_FDIS_3_20190311_draft\CR_FDIS_3\part1000\data\modules\assembly_physical_interface_requirement\sys\4_info_reqs.htm" TargetMode="External"/><Relationship Id="rId89" Type="http://schemas.openxmlformats.org/officeDocument/2006/relationships/hyperlink" Target="file:///C:\Users\bus4005\Downloads\CR_FDIS_3_20190311_draft\CR_FDIS_3\part1000\data\modules\requirement_assignment\sys\4_info_reqs.htm" TargetMode="External"/><Relationship Id="rId112" Type="http://schemas.openxmlformats.org/officeDocument/2006/relationships/hyperlink" Target="file:///C:\Users\bus4005\Downloads\CR_FDIS_3_20190311_draft\CR_FDIS_3\part1000\data\modules\assembly_physical_interface_requirement\sys\4_info_reqs.htm" TargetMode="External"/><Relationship Id="rId16" Type="http://schemas.openxmlformats.org/officeDocument/2006/relationships/hyperlink" Target="file:///C:\Users\bus4005\Downloads\CR_FDIS_3_20190311_draft\CR_FDIS_3\part1000\data\modules\assembly_physical_interface_requirement\sys\4_info_reqs.htm" TargetMode="External"/><Relationship Id="rId107" Type="http://schemas.openxmlformats.org/officeDocument/2006/relationships/hyperlink" Target="file:///C:\Users\bus4005\Downloads\CR_FDIS_3_20190311_draft\CR_FDIS_3\part1000\data\modules\assembly_physical_interface_requirement\sys\4_info_reqs.htm" TargetMode="External"/><Relationship Id="rId11" Type="http://schemas.openxmlformats.org/officeDocument/2006/relationships/hyperlink" Target="file:///C:\Users\bus4005\Downloads\CR_FDIS_3_20190311_draft\CR_FDIS_3\part1000\data\modules\assembly_physical_interface_requirement\armexpg2.htm" TargetMode="External"/><Relationship Id="rId24" Type="http://schemas.openxmlformats.org/officeDocument/2006/relationships/hyperlink" Target="file:///C:\Users\bus4005\Downloads\CR_FDIS_3_20190311_draft\CR_FDIS_3\part1000\data\modules\printed_physical_layout_template\sys\4_info_reqs.htm" TargetMode="External"/><Relationship Id="rId32" Type="http://schemas.openxmlformats.org/officeDocument/2006/relationships/image" Target="media/image2.gif"/><Relationship Id="rId37" Type="http://schemas.openxmlformats.org/officeDocument/2006/relationships/hyperlink" Target="file:///C:\Users\bus4005\Downloads\CR_FDIS_3_20190311_draft\CR_FDIS_3\part1000\data\modules\assembly_physical_interface_requirement\sys\4_info_reqs.htm" TargetMode="External"/><Relationship Id="rId40" Type="http://schemas.openxmlformats.org/officeDocument/2006/relationships/hyperlink" Target="file:///C:\Users\bus4005\Downloads\CR_FDIS_3_20190311_draft\CR_FDIS_3\part1000\data\modules\product_view_definition\sys\4_info_reqs.htm" TargetMode="External"/><Relationship Id="rId45" Type="http://schemas.openxmlformats.org/officeDocument/2006/relationships/hyperlink" Target="file:///C:\Users\bus4005\Downloads\CR_FDIS_3_20190311_draft\CR_FDIS_3\part1000\data\modules\elemental_geometric_shape\sys\4_info_reqs.htm" TargetMode="External"/><Relationship Id="rId53" Type="http://schemas.openxmlformats.org/officeDocument/2006/relationships/hyperlink" Target="file:///C:\Users\bus4005\Downloads\CR_FDIS_3_20190311_draft\CR_FDIS_3\part1000\data\modules\assembly_physical_interface_requirement\sys\4_info_reqs.htm" TargetMode="External"/><Relationship Id="rId58" Type="http://schemas.openxmlformats.org/officeDocument/2006/relationships/hyperlink" Target="file:///C:\Users\bus4005\Downloads\CR_FDIS_3_20190311_draft\CR_FDIS_3\part1000\data\modules\packaged_part_black_box_model\sys\4_info_reqs.htm" TargetMode="External"/><Relationship Id="rId66" Type="http://schemas.openxmlformats.org/officeDocument/2006/relationships/hyperlink" Target="file:///C:\Users\bus4005\Downloads\CR_FDIS_3_20190311_draft\CR_FDIS_3\part1000\data\modules\product_view_definition\sys\4_info_reqs.htm" TargetMode="External"/><Relationship Id="rId74" Type="http://schemas.openxmlformats.org/officeDocument/2006/relationships/hyperlink" Target="file:///C:\Users\bus4005\Downloads\CR_FDIS_3_20190311_draft\CR_FDIS_3\part1000\data\modules\assembly_physical_interface_requirement\sys\5_mapping.htm#aeentitynext_higher_assembly_interface_requirement" TargetMode="External"/><Relationship Id="rId79" Type="http://schemas.openxmlformats.org/officeDocument/2006/relationships/hyperlink" Target="file:///C:\Users\bus4005\Downloads\CR_FDIS_3_20190311_draft\CR_FDIS_3\part1000\data\modules\curve_swept_solid\sys\4_info_reqs.htm" TargetMode="External"/><Relationship Id="rId87" Type="http://schemas.openxmlformats.org/officeDocument/2006/relationships/hyperlink" Target="file:///C:\Users\bus4005\Downloads\CR_FDIS_3_20190311_draft\CR_FDIS_3\part1000\data\modules\assembly_physical_interface_requirement\sys\4_info_reqs.htm" TargetMode="External"/><Relationship Id="rId102" Type="http://schemas.openxmlformats.org/officeDocument/2006/relationships/hyperlink" Target="file:///C:\Users\bus4005\Downloads\CR_FDIS_3_20190311_draft\CR_FDIS_3\part1000\data\modules\assembly_physical_interface_requirement\sys\5_mapping.htm#aeentitytermination_constraint" TargetMode="External"/><Relationship Id="rId110" Type="http://schemas.openxmlformats.org/officeDocument/2006/relationships/hyperlink" Target="file:///C:\Users\bus4005\Downloads\CR_FDIS_3_20190311_draft\CR_FDIS_3\part1000\data\modules\assembly_physical_interface_requirement\sys\4_info_reqs.htm" TargetMode="External"/><Relationship Id="rId115" Type="http://schemas.openxmlformats.org/officeDocument/2006/relationships/theme" Target="theme/theme1.xml"/><Relationship Id="rId5" Type="http://schemas.openxmlformats.org/officeDocument/2006/relationships/hyperlink" Target="file:///C:\Users\bus4005\Downloads\CR_FDIS_3_20190311_draft\CR_FDIS_3\part1000\data\modules\layered_3d_shape\sys\4_info_reqs.htm" TargetMode="External"/><Relationship Id="rId61" Type="http://schemas.openxmlformats.org/officeDocument/2006/relationships/hyperlink" Target="file:///C:\Users\bus4005\Downloads\CR_FDIS_3_20190311_draft\CR_FDIS_3\part1000\data\modules\requirement_view_definition\sys\4_info_reqs.htm" TargetMode="External"/><Relationship Id="rId82" Type="http://schemas.openxmlformats.org/officeDocument/2006/relationships/hyperlink" Target="file:///C:\Users\bus4005\Downloads\CR_FDIS_3_20190311_draft\CR_FDIS_3\part1000\data\modules\assembly_physical_interface_requirement\sys\5_mapping.htm#aeentityprotocol_requirement_allocation_to_part_terminal" TargetMode="External"/><Relationship Id="rId90" Type="http://schemas.openxmlformats.org/officeDocument/2006/relationships/hyperlink" Target="file:///C:\Users\bus4005\Downloads\CR_FDIS_3_20190311_draft\CR_FDIS_3\part1000\data\modules\requirement_assignment\sys\4_info_reqs.htm" TargetMode="External"/><Relationship Id="rId95" Type="http://schemas.openxmlformats.org/officeDocument/2006/relationships/hyperlink" Target="file:///C:\Users\bus4005\Downloads\CR_FDIS_3_20190311_draft\CR_FDIS_3\part1000\data\modules\functional_assignment_to_part\sys\4_info_reqs.htm" TargetMode="External"/><Relationship Id="rId19" Type="http://schemas.openxmlformats.org/officeDocument/2006/relationships/hyperlink" Target="file:///C:\Users\bus4005\Downloads\CR_FDIS_3_20190311_draft\CR_FDIS_3\part1000\data\modules\functional_assignment_to_part\sys\4_info_reqs.htm" TargetMode="External"/><Relationship Id="rId14" Type="http://schemas.openxmlformats.org/officeDocument/2006/relationships/hyperlink" Target="file:///C:\Users\bus4005\Downloads\CR_FDIS_3_20190311_draft\CR_FDIS_3\part1000\data\modules\assembly_physical_interface_requirement\sys\4_info_reqs.htm" TargetMode="External"/><Relationship Id="rId22" Type="http://schemas.openxmlformats.org/officeDocument/2006/relationships/hyperlink" Target="file:///C:\Users\bus4005\Downloads\CR_FDIS_3_20190311_draft\CR_FDIS_3\part1000\data\modules\printed_physical_layout_template\sys\4_info_reqs.htm" TargetMode="External"/><Relationship Id="rId27" Type="http://schemas.openxmlformats.org/officeDocument/2006/relationships/hyperlink" Target="file:///C:\Users\bus4005\Downloads\CR_FDIS_3_20190311_draft\CR_FDIS_3\part1000\data\modules\geometrically_bounded_surface\sys\4_info_reqs.htm" TargetMode="External"/><Relationship Id="rId30" Type="http://schemas.openxmlformats.org/officeDocument/2006/relationships/hyperlink" Target="file:///C:\Users\bus4005\Downloads\CR_FDIS_3_20190311_draft\CR_FDIS_3\part1000\data\modules\geometrically_bounded_surface\sys\4_info_reqs.htm" TargetMode="External"/><Relationship Id="rId35" Type="http://schemas.openxmlformats.org/officeDocument/2006/relationships/hyperlink" Target="file:///C:\Users\bus4005\Downloads\CR_FDIS_3_20190311_draft\CR_FDIS_3\part1000\data\modules\assembly_physical_interface_requirement\sys\4_info_reqs.htm" TargetMode="External"/><Relationship Id="rId43" Type="http://schemas.openxmlformats.org/officeDocument/2006/relationships/hyperlink" Target="file:///C:\Users\bus4005\Downloads\CR_FDIS_3_20190311_draft\CR_FDIS_3\part1000\data\modules\assembly_physical_interface_requirement\sys\4_info_reqs.htm" TargetMode="External"/><Relationship Id="rId48" Type="http://schemas.openxmlformats.org/officeDocument/2006/relationships/hyperlink" Target="file:///C:\Users\bus4005\Downloads\CR_FDIS_3_20190311_draft\CR_FDIS_3\part1000\data\modules\assembly_physical_interface_requirement\sys\4_info_reqs.htm" TargetMode="External"/><Relationship Id="rId56" Type="http://schemas.openxmlformats.org/officeDocument/2006/relationships/hyperlink" Target="file:///C:\Users\bus4005\Downloads\CR_FDIS_3_20190311_draft\CR_FDIS_3\part1000\data\modules\requirement_view_definition\sys\4_info_reqs.htm" TargetMode="External"/><Relationship Id="rId64" Type="http://schemas.openxmlformats.org/officeDocument/2006/relationships/hyperlink" Target="file:///C:\Users\bus4005\Downloads\CR_FDIS_3_20190311_draft\CR_FDIS_3\part1000\data\modules\assembly_physical_requirement_allocation\sys\4_info_reqs.htm" TargetMode="External"/><Relationship Id="rId69" Type="http://schemas.openxmlformats.org/officeDocument/2006/relationships/hyperlink" Target="file:///C:\Users\bus4005\Downloads\CR_FDIS_3_20190311_draft\CR_FDIS_3\part1000\data\modules\product_view_definition\sys\4_info_reqs.htm" TargetMode="External"/><Relationship Id="rId77" Type="http://schemas.openxmlformats.org/officeDocument/2006/relationships/hyperlink" Target="file:///C:\Users\bus4005\Downloads\CR_FDIS_3_20190311_draft\CR_FDIS_3\part1000\data\modules\assembly_physical_interface_requirement\sys\4_info_reqs.htm" TargetMode="External"/><Relationship Id="rId100" Type="http://schemas.openxmlformats.org/officeDocument/2006/relationships/hyperlink" Target="file:///C:\Users\bus4005\Downloads\CR_FDIS_3_20190311_draft\CR_FDIS_3\part1000\data\modules\assembly_functional_interface_requirement\sys\4_info_reqs.htm" TargetMode="External"/><Relationship Id="rId105" Type="http://schemas.openxmlformats.org/officeDocument/2006/relationships/hyperlink" Target="file:///C:\Users\bus4005\Downloads\CR_FDIS_3_20190311_draft\CR_FDIS_3\part1000\data\modules\requirement_decomposition\sys\4_info_reqs.htm" TargetMode="External"/><Relationship Id="rId113" Type="http://schemas.openxmlformats.org/officeDocument/2006/relationships/fontTable" Target="fontTable.xml"/><Relationship Id="rId8" Type="http://schemas.openxmlformats.org/officeDocument/2006/relationships/hyperlink" Target="file:///C:\Users\bus4005\Downloads\CR_FDIS_3_20190311_draft\CR_FDIS_3\part1000\data\modules\requirement_decomposition\sys\4_info_reqs.htm" TargetMode="External"/><Relationship Id="rId51" Type="http://schemas.openxmlformats.org/officeDocument/2006/relationships/hyperlink" Target="file:///C:\Users\bus4005\Downloads\CR_FDIS_3_20190311_draft\CR_FDIS_3\part1000\data\modules\elemental_geometric_shape\sys\4_info_reqs.htm" TargetMode="External"/><Relationship Id="rId72" Type="http://schemas.openxmlformats.org/officeDocument/2006/relationships/hyperlink" Target="file:///C:\Users\bus4005\Downloads\CR_FDIS_3_20190311_draft\CR_FDIS_3\part1000\data\modules\printed_physical_layout_template\sys\4_info_reqs.htm" TargetMode="External"/><Relationship Id="rId80" Type="http://schemas.openxmlformats.org/officeDocument/2006/relationships/hyperlink" Target="file:///C:\Users\bus4005\Downloads\CR_FDIS_3_20190311_draft\CR_FDIS_3\part1000\data\modules\geometrically_bounded_surface\sys\4_info_reqs.htm" TargetMode="External"/><Relationship Id="rId85" Type="http://schemas.openxmlformats.org/officeDocument/2006/relationships/hyperlink" Target="file:///C:\Users\bus4005\Downloads\CR_FDIS_3_20190311_draft\CR_FDIS_3\part1000\data\modules\functional_assignment_to_part\sys\4_info_reqs.htm" TargetMode="External"/><Relationship Id="rId93" Type="http://schemas.openxmlformats.org/officeDocument/2006/relationships/hyperlink" Target="file:///C:\Users\bus4005\Downloads\CR_FDIS_3_20190311_draft\CR_FDIS_3\part1000\data\modules\requirement_assignment\sys\4_info_reqs.htm" TargetMode="External"/><Relationship Id="rId98" Type="http://schemas.openxmlformats.org/officeDocument/2006/relationships/hyperlink" Target="file:///C:\Users\bus4005\Downloads\CR_FDIS_3_20190311_draft\CR_FDIS_3\part1000\data\modules\assembly_physical_interface_requirement\sys\4_info_reqs.htm" TargetMode="External"/><Relationship Id="rId3" Type="http://schemas.openxmlformats.org/officeDocument/2006/relationships/webSettings" Target="webSettings.xml"/><Relationship Id="rId12" Type="http://schemas.openxmlformats.org/officeDocument/2006/relationships/image" Target="media/image1.gif"/><Relationship Id="rId17" Type="http://schemas.openxmlformats.org/officeDocument/2006/relationships/hyperlink" Target="file:///C:\Users\bus4005\Downloads\CR_FDIS_3_20190311_draft\CR_FDIS_3\part1000\data\modules\requirement_assignment\sys\4_info_reqs.htm" TargetMode="External"/><Relationship Id="rId25" Type="http://schemas.openxmlformats.org/officeDocument/2006/relationships/hyperlink" Target="file:///C:\Users\bus4005\Downloads\CR_FDIS_3_20190311_draft\CR_FDIS_3\part1000\data\modules\advanced_boundary_representation\sys\4_info_reqs.htm" TargetMode="External"/><Relationship Id="rId33" Type="http://schemas.openxmlformats.org/officeDocument/2006/relationships/hyperlink" Target="file:///C:\Users\bus4005\Downloads\CR_FDIS_3_20190311_draft\CR_FDIS_3\part1000\data\modules\requirement_decomposition\sys\4_info_reqs.htm" TargetMode="External"/><Relationship Id="rId38" Type="http://schemas.openxmlformats.org/officeDocument/2006/relationships/hyperlink" Target="file:///C:\Users\bus4005\Downloads\CR_FDIS_3_20190311_draft\CR_FDIS_3\part1000\data\modules\assembly_functional_interface_requirement\sys\4_info_reqs.htm" TargetMode="External"/><Relationship Id="rId46" Type="http://schemas.openxmlformats.org/officeDocument/2006/relationships/hyperlink" Target="file:///C:\Users\bus4005\Downloads\CR_FDIS_3_20190311_draft\CR_FDIS_3\part1000\data\modules\assembly_physical_interface_requirement\sys\4_info_reqs.htm" TargetMode="External"/><Relationship Id="rId59" Type="http://schemas.openxmlformats.org/officeDocument/2006/relationships/hyperlink" Target="file:///C:\Users\bus4005\Downloads\CR_FDIS_3_20190311_draft\CR_FDIS_3\part1000\data\modules\printed_physical_layout_template\sys\4_info_reqs.htm" TargetMode="External"/><Relationship Id="rId67" Type="http://schemas.openxmlformats.org/officeDocument/2006/relationships/hyperlink" Target="file:///C:\Users\bus4005\Downloads\CR_FDIS_3_20190311_draft\CR_FDIS_3\part1000\data\modules\product_view_definition\sys\4_info_reqs.htm" TargetMode="External"/><Relationship Id="rId103" Type="http://schemas.openxmlformats.org/officeDocument/2006/relationships/hyperlink" Target="file:///C:\Users\bus4005\Downloads\CR_FDIS_3_20190311_draft\CR_FDIS_3\part1000\data\modules\requirement_decomposition\sys\4_info_reqs.htm" TargetMode="External"/><Relationship Id="rId108" Type="http://schemas.openxmlformats.org/officeDocument/2006/relationships/hyperlink" Target="file:///C:\Users\bus4005\Downloads\CR_FDIS_3_20190311_draft\CR_FDIS_3\part1000\data\modules\requirement_view_definition\sys\4_info_reqs.htm" TargetMode="External"/><Relationship Id="rId20" Type="http://schemas.openxmlformats.org/officeDocument/2006/relationships/hyperlink" Target="file:///C:\Users\bus4005\Downloads\CR_FDIS_3_20190311_draft\CR_FDIS_3\part1000\data\modules\assembly_physical_interface_requirement\sys\4_info_reqs.htm" TargetMode="External"/><Relationship Id="rId41" Type="http://schemas.openxmlformats.org/officeDocument/2006/relationships/hyperlink" Target="file:///C:\Users\bus4005\Downloads\CR_FDIS_3_20190311_draft\CR_FDIS_3\part1000\data\modules\product_view_definition\sys\4_info_reqs.htm" TargetMode="External"/><Relationship Id="rId54" Type="http://schemas.openxmlformats.org/officeDocument/2006/relationships/hyperlink" Target="file:///C:\Users\bus4005\Downloads\CR_FDIS_3_20190311_draft\CR_FDIS_3\part1000\data\modules\assembly_physical_interface_requirement\sys\4_info_reqs.htm" TargetMode="External"/><Relationship Id="rId62" Type="http://schemas.openxmlformats.org/officeDocument/2006/relationships/hyperlink" Target="file:///C:\Users\bus4005\Downloads\CR_FDIS_3_20190311_draft\CR_FDIS_3\part1000\data\modules\assembly_physical_interface_requirement\sys\5_mapping.htm#aeentitymating_connector_usage" TargetMode="External"/><Relationship Id="rId70" Type="http://schemas.openxmlformats.org/officeDocument/2006/relationships/hyperlink" Target="file:///C:\Users\bus4005\Downloads\CR_FDIS_3_20190311_draft\CR_FDIS_3\part1000\data\modules\specification_document\sys\4_info_reqs.htm" TargetMode="External"/><Relationship Id="rId75" Type="http://schemas.openxmlformats.org/officeDocument/2006/relationships/hyperlink" Target="file:///C:\Users\bus4005\Downloads\CR_FDIS_3_20190311_draft\CR_FDIS_3\part1000\data\modules\assembly_physical_interface_requirement\sys\4_info_reqs.htm" TargetMode="External"/><Relationship Id="rId83" Type="http://schemas.openxmlformats.org/officeDocument/2006/relationships/hyperlink" Target="file:///C:\Users\bus4005\Downloads\CR_FDIS_3_20190311_draft\CR_FDIS_3\part1000\data\modules\requirement_assignment\sys\4_info_reqs.htm" TargetMode="External"/><Relationship Id="rId88" Type="http://schemas.openxmlformats.org/officeDocument/2006/relationships/hyperlink" Target="file:///C:\Users\bus4005\Downloads\CR_FDIS_3_20190311_draft\CR_FDIS_3\part1000\data\modules\assembly_functional_interface_requirement\sys\4_info_reqs.htm" TargetMode="External"/><Relationship Id="rId91" Type="http://schemas.openxmlformats.org/officeDocument/2006/relationships/hyperlink" Target="file:///C:\Users\bus4005\Downloads\CR_FDIS_3_20190311_draft\CR_FDIS_3\part1000\data\modules\functional_assignment_to_part\sys\4_info_reqs.htm" TargetMode="External"/><Relationship Id="rId96" Type="http://schemas.openxmlformats.org/officeDocument/2006/relationships/hyperlink" Target="file:///C:\Users\bus4005\Downloads\CR_FDIS_3_20190311_draft\CR_FDIS_3\part1000\data\modules\functional_usage_view\sys\4_info_reqs.htm" TargetMode="External"/><Relationship Id="rId111" Type="http://schemas.openxmlformats.org/officeDocument/2006/relationships/hyperlink" Target="file:///C:\Users\bus4005\Downloads\CR_FDIS_3_20190311_draft\CR_FDIS_3\part1000\data\modules\requirement_view_definition\sys\4_info_reqs.htm" TargetMode="External"/><Relationship Id="rId1" Type="http://schemas.openxmlformats.org/officeDocument/2006/relationships/styles" Target="styles.xml"/><Relationship Id="rId6" Type="http://schemas.openxmlformats.org/officeDocument/2006/relationships/hyperlink" Target="file:///C:\Users\bus4005\Downloads\CR_FDIS_3_20190311_draft\CR_FDIS_3\part1000\data\modules\printed_physical_layout_template\sys\4_info_reqs.htm" TargetMode="External"/><Relationship Id="rId15" Type="http://schemas.openxmlformats.org/officeDocument/2006/relationships/hyperlink" Target="file:///C:\Users\bus4005\Downloads\CR_FDIS_3_20190311_draft\CR_FDIS_3\part1000\data\modules\functional_assignment_to_part\sys\4_info_reqs.htm" TargetMode="External"/><Relationship Id="rId23" Type="http://schemas.openxmlformats.org/officeDocument/2006/relationships/hyperlink" Target="file:///C:\Users\bus4005\Downloads\CR_FDIS_3_20190311_draft\CR_FDIS_3\part1000\data\modules\packaged_part_black_box_model\sys\4_info_reqs.htm" TargetMode="External"/><Relationship Id="rId28" Type="http://schemas.openxmlformats.org/officeDocument/2006/relationships/hyperlink" Target="file:///C:\Users\bus4005\Downloads\CR_FDIS_3_20190311_draft\CR_FDIS_3\part1000\data\modules\advanced_boundary_representation\sys\4_info_reqs.htm" TargetMode="External"/><Relationship Id="rId36" Type="http://schemas.openxmlformats.org/officeDocument/2006/relationships/hyperlink" Target="file:///C:\Users\bus4005\Downloads\CR_FDIS_3_20190311_draft\CR_FDIS_3\part1000\data\modules\assembly_functional_interface_requirement\sys\4_info_reqs.htm" TargetMode="External"/><Relationship Id="rId49" Type="http://schemas.openxmlformats.org/officeDocument/2006/relationships/hyperlink" Target="file:///C:\Users\bus4005\Downloads\CR_FDIS_3_20190311_draft\CR_FDIS_3\part1000\data\modules\elemental_geometric_shape\sys\4_info_reqs.htm" TargetMode="External"/><Relationship Id="rId57" Type="http://schemas.openxmlformats.org/officeDocument/2006/relationships/hyperlink" Target="file:///C:\Users\bus4005\Downloads\CR_FDIS_3_20190311_draft\CR_FDIS_3\part1000\data\modules\assembly_physical_interface_requirement\sys\4_info_reqs.htm" TargetMode="External"/><Relationship Id="rId106" Type="http://schemas.openxmlformats.org/officeDocument/2006/relationships/hyperlink" Target="file:///C:\Users\bus4005\Downloads\CR_FDIS_3_20190311_draft\CR_FDIS_3\part1000\data\modules\requirement_decomposition\sys\4_info_reqs.htm" TargetMode="External"/><Relationship Id="rId114" Type="http://schemas.microsoft.com/office/2011/relationships/people" Target="people.xml"/><Relationship Id="rId10" Type="http://schemas.openxmlformats.org/officeDocument/2006/relationships/hyperlink" Target="file:///C:\Users\bus4005\Downloads\CR_FDIS_3_20190311_draft\CR_FDIS_3\part1000\data\modules\assembly_physical_interface_requirement\armexpg1.htm" TargetMode="External"/><Relationship Id="rId31" Type="http://schemas.openxmlformats.org/officeDocument/2006/relationships/hyperlink" Target="file:///C:\Users\bus4005\Downloads\CR_FDIS_3_20190311_draft\CR_FDIS_3\part1000\data\modules\assembly_physical_interface_requirement\sys\5_mapping.htm#aeentityinterface_requirement" TargetMode="External"/><Relationship Id="rId44" Type="http://schemas.openxmlformats.org/officeDocument/2006/relationships/hyperlink" Target="file:///C:\Users\bus4005\Downloads\CR_FDIS_3_20190311_draft\CR_FDIS_3\part1000\data\modules\assembly_physical_interface_requirement\sys\4_info_reqs.htm" TargetMode="External"/><Relationship Id="rId52" Type="http://schemas.openxmlformats.org/officeDocument/2006/relationships/hyperlink" Target="file:///C:\Users\bus4005\Downloads\CR_FDIS_3_20190311_draft\CR_FDIS_3\part1000\data\modules\assembly_physical_interface_requirement\sys\5_mapping.htm#aeentitymating_connector_termination" TargetMode="External"/><Relationship Id="rId60" Type="http://schemas.openxmlformats.org/officeDocument/2006/relationships/hyperlink" Target="file:///C:\Users\bus4005\Downloads\CR_FDIS_3_20190311_draft\CR_FDIS_3\part1000\data\modules\assembly_physical_interface_requirement\sys\4_info_reqs.htm" TargetMode="External"/><Relationship Id="rId65" Type="http://schemas.openxmlformats.org/officeDocument/2006/relationships/hyperlink" Target="file:///C:\Users\bus4005\Downloads\CR_FDIS_3_20190311_draft\CR_FDIS_3\part1000\data\modules\assembly_physical_requirement_allocation\sys\4_info_reqs.htm" TargetMode="External"/><Relationship Id="rId73" Type="http://schemas.openxmlformats.org/officeDocument/2006/relationships/hyperlink" Target="file:///C:\Users\bus4005\Downloads\CR_FDIS_3_20190311_draft\CR_FDIS_3\part1000\data\modules\assembly_physical_interface_requirement\sys\4_info_reqs.htm" TargetMode="External"/><Relationship Id="rId78" Type="http://schemas.openxmlformats.org/officeDocument/2006/relationships/hyperlink" Target="file:///C:\Users\bus4005\Downloads\CR_FDIS_3_20190311_draft\CR_FDIS_3\part1000\data\modules\advanced_boundary_representation\sys\4_info_reqs.htm" TargetMode="External"/><Relationship Id="rId81" Type="http://schemas.openxmlformats.org/officeDocument/2006/relationships/hyperlink" Target="file:///C:\Users\bus4005\Downloads\CR_FDIS_3_20190311_draft\CR_FDIS_3\part1000\data\modules\product_version\sys\4_info_reqs.htm" TargetMode="External"/><Relationship Id="rId86" Type="http://schemas.openxmlformats.org/officeDocument/2006/relationships/hyperlink" Target="file:///C:\Users\bus4005\Downloads\CR_FDIS_3_20190311_draft\CR_FDIS_3\part1000\data\modules\functional_usage_view\sys\4_info_reqs.htm" TargetMode="External"/><Relationship Id="rId94" Type="http://schemas.openxmlformats.org/officeDocument/2006/relationships/hyperlink" Target="file:///C:\Users\bus4005\Downloads\CR_FDIS_3_20190311_draft\CR_FDIS_3\part1000\data\modules\assembly_physical_interface_requirement\sys\4_info_reqs.htm" TargetMode="External"/><Relationship Id="rId99" Type="http://schemas.openxmlformats.org/officeDocument/2006/relationships/hyperlink" Target="file:///C:\Users\bus4005\Downloads\CR_FDIS_3_20190311_draft\CR_FDIS_3\part1000\data\modules\functional_usage_view\sys\4_info_reqs.htm" TargetMode="External"/><Relationship Id="rId101" Type="http://schemas.openxmlformats.org/officeDocument/2006/relationships/hyperlink" Target="file:///C:\Users\bus4005\Downloads\CR_FDIS_3_20190311_draft\CR_FDIS_3\part1000\data\modules\assembly_physical_interface_requirement\sys\4_info_reqs.htm" TargetMode="External"/><Relationship Id="rId4" Type="http://schemas.openxmlformats.org/officeDocument/2006/relationships/hyperlink" Target="file:///C:\Users\bus4005\Downloads\CR_FDIS_3_20190311_draft\CR_FDIS_3\part1000\data\modules\assembly_functional_interface_requirement\sys\4_info_reqs.htm" TargetMode="External"/><Relationship Id="rId9" Type="http://schemas.openxmlformats.org/officeDocument/2006/relationships/hyperlink" Target="file:///C:\Users\bus4005\Downloads\CR_FDIS_3_20190311_draft\CR_FDIS_3\part1000\data\modules\assembly_physical_interface_requirement\sys\c_arm_expg.htm" TargetMode="External"/><Relationship Id="rId13" Type="http://schemas.openxmlformats.org/officeDocument/2006/relationships/hyperlink" Target="file:///C:\Users\bus4005\Downloads\CR_FDIS_3_20190311_draft\CR_FDIS_3\part1000\data\modules\requirement_assignment\sys\4_info_reqs.htm" TargetMode="External"/><Relationship Id="rId18" Type="http://schemas.openxmlformats.org/officeDocument/2006/relationships/hyperlink" Target="file:///C:\Users\bus4005\Downloads\CR_FDIS_3_20190311_draft\CR_FDIS_3\part1000\data\modules\assembly_physical_interface_requirement\sys\4_info_reqs.htm" TargetMode="External"/><Relationship Id="rId39" Type="http://schemas.openxmlformats.org/officeDocument/2006/relationships/hyperlink" Target="file:///C:\Users\bus4005\Downloads\CR_FDIS_3_20190311_draft\CR_FDIS_3\part1000\data\modules\product_view_definition\sys\4_info_reqs.htm" TargetMode="External"/><Relationship Id="rId109" Type="http://schemas.openxmlformats.org/officeDocument/2006/relationships/hyperlink" Target="file:///C:\Users\bus4005\Downloads\CR_FDIS_3_20190311_draft\CR_FDIS_3\part1000\data\modules\assembly_physical_interface_requirement\sys\4_info_reqs.htm" TargetMode="External"/><Relationship Id="rId34" Type="http://schemas.openxmlformats.org/officeDocument/2006/relationships/hyperlink" Target="file:///C:\Users\bus4005\Downloads\CR_FDIS_3_20190311_draft\CR_FDIS_3\part1000\data\modules\requirement_decomposition\sys\4_info_reqs.htm" TargetMode="External"/><Relationship Id="rId50" Type="http://schemas.openxmlformats.org/officeDocument/2006/relationships/hyperlink" Target="file:///C:\Users\bus4005\Downloads\CR_FDIS_3_20190311_draft\CR_FDIS_3\part1000\data\modules\elemental_geometric_shape\sys\4_info_reqs.htm" TargetMode="External"/><Relationship Id="rId55" Type="http://schemas.openxmlformats.org/officeDocument/2006/relationships/hyperlink" Target="file:///C:\Users\bus4005\Downloads\CR_FDIS_3_20190311_draft\CR_FDIS_3\part1000\data\modules\assembly_physical_interface_requirement\sys\4_info_reqs.htm" TargetMode="External"/><Relationship Id="rId76" Type="http://schemas.openxmlformats.org/officeDocument/2006/relationships/hyperlink" Target="file:///C:\Users\bus4005\Downloads\CR_FDIS_3_20190311_draft\CR_FDIS_3\part1000\data\modules\product_version\sys\4_info_reqs.htm" TargetMode="External"/><Relationship Id="rId97" Type="http://schemas.openxmlformats.org/officeDocument/2006/relationships/hyperlink" Target="file:///C:\Users\bus4005\Downloads\CR_FDIS_3_20190311_draft\CR_FDIS_3\part1000\data\modules\assembly_physical_interface_requirement\sys\4_info_reqs.htm" TargetMode="External"/><Relationship Id="rId104" Type="http://schemas.openxmlformats.org/officeDocument/2006/relationships/hyperlink" Target="file:///C:\Users\bus4005\Downloads\CR_FDIS_3_20190311_draft\CR_FDIS_3\part1000\data\modules\assembly_physical_interface_requirement\sys\4_info_reqs.htm" TargetMode="External"/><Relationship Id="rId7" Type="http://schemas.openxmlformats.org/officeDocument/2006/relationships/hyperlink" Target="file:///C:\Users\bus4005\Downloads\CR_FDIS_3_20190311_draft\CR_FDIS_3\part1000\data\modules\requirement_decomposition\sys\4_info_reqs.htm" TargetMode="External"/><Relationship Id="rId71" Type="http://schemas.openxmlformats.org/officeDocument/2006/relationships/hyperlink" Target="file:///C:\Users\bus4005\Downloads\CR_FDIS_3_20190311_draft\CR_FDIS_3\part1000\data\modules\packaged_connector_model\sys\4_info_reqs.htm" TargetMode="External"/><Relationship Id="rId92" Type="http://schemas.openxmlformats.org/officeDocument/2006/relationships/hyperlink" Target="file:///C:\Users\bus4005\Downloads\CR_FDIS_3_20190311_draft\CR_FDIS_3\part1000\data\modules\functional_usage_view\sys\4_info_reqs.htm" TargetMode="External"/><Relationship Id="rId2" Type="http://schemas.openxmlformats.org/officeDocument/2006/relationships/settings" Target="settings.xml"/><Relationship Id="rId29" Type="http://schemas.openxmlformats.org/officeDocument/2006/relationships/hyperlink" Target="file:///C:\Users\bus4005\Downloads\CR_FDIS_3_20190311_draft\CR_FDIS_3\part1000\data\modules\curve_swept_solid\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5404</Words>
  <Characters>30805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2019-03-20T18:43:00Z</dcterms:created>
  <dcterms:modified xsi:type="dcterms:W3CDTF">2019-03-20T18:43:00Z</dcterms:modified>
</cp:coreProperties>
</file>