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5C" w:rsidRDefault="0027445C" w:rsidP="0027445C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layered_interconnect_complex_templat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Layered_interconnect_complex_template_arm</w:t>
        </w:r>
      </w:hyperlink>
      <w:r>
        <w:rPr>
          <w:rStyle w:val="HTMLCode"/>
          <w:color w:val="000000"/>
        </w:rPr>
        <w:t>;    --  ISO/TS 10303-1716</w:t>
      </w:r>
    </w:p>
    <w:p w:rsidR="0027445C" w:rsidRDefault="0027445C" w:rsidP="0027445C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packag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Package_arm</w:t>
        </w:r>
      </w:hyperlink>
      <w:r>
        <w:rPr>
          <w:rStyle w:val="HTMLCode"/>
          <w:color w:val="000000"/>
        </w:rPr>
        <w:t>;    --  ISO/TS 10303-1707</w:t>
      </w:r>
    </w:p>
    <w:p w:rsidR="0027445C" w:rsidRDefault="0027445C" w:rsidP="0027445C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REFERENCE FROM </w:t>
      </w:r>
      <w:hyperlink r:id="rId7" w:anchor="support_resourc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Support_resource_arm</w:t>
        </w:r>
      </w:hyperlink>
      <w:r>
        <w:rPr>
          <w:rStyle w:val="HTMLCode"/>
          <w:color w:val="000000"/>
        </w:rPr>
        <w:t>    --  ISO/TS 10303-1800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(</w:t>
      </w:r>
      <w:hyperlink r:id="rId8" w:anchor="support_resource_arm.bag_to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bag_to_set</w:t>
        </w:r>
      </w:hyperlink>
      <w:r>
        <w:rPr>
          <w:rStyle w:val="HTMLCode"/>
          <w:color w:val="000000"/>
        </w:rPr>
        <w:t>);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27445C" w:rsidTr="0027445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7445C" w:rsidRDefault="00274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Layered_interconnect_complex_template_arm</w:t>
            </w:r>
          </w:p>
        </w:tc>
        <w:tc>
          <w:tcPr>
            <w:tcW w:w="1905" w:type="dxa"/>
            <w:vAlign w:val="center"/>
            <w:hideMark/>
          </w:tcPr>
          <w:p w:rsidR="0027445C" w:rsidRDefault="0027445C">
            <w:r>
              <w:rPr>
                <w:sz w:val="20"/>
                <w:szCs w:val="20"/>
              </w:rPr>
              <w:t>ISO/TS 10303-1716</w:t>
            </w:r>
          </w:p>
        </w:tc>
      </w:tr>
      <w:tr w:rsidR="0027445C" w:rsidTr="0027445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7445C" w:rsidRDefault="0027445C">
            <w:r>
              <w:rPr>
                <w:b/>
                <w:bCs/>
                <w:sz w:val="20"/>
                <w:szCs w:val="20"/>
              </w:rPr>
              <w:t>Package_arm</w:t>
            </w:r>
          </w:p>
        </w:tc>
        <w:tc>
          <w:tcPr>
            <w:tcW w:w="1905" w:type="dxa"/>
            <w:vAlign w:val="center"/>
            <w:hideMark/>
          </w:tcPr>
          <w:p w:rsidR="0027445C" w:rsidRDefault="0027445C">
            <w:r>
              <w:rPr>
                <w:sz w:val="20"/>
                <w:szCs w:val="20"/>
              </w:rPr>
              <w:t>ISO/TS 10303-1707</w:t>
            </w:r>
          </w:p>
        </w:tc>
      </w:tr>
      <w:tr w:rsidR="0027445C" w:rsidTr="0027445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7445C" w:rsidRDefault="0027445C">
            <w:r>
              <w:rPr>
                <w:b/>
                <w:bCs/>
                <w:sz w:val="20"/>
                <w:szCs w:val="20"/>
              </w:rPr>
              <w:t>Support_resource_arm</w:t>
            </w:r>
          </w:p>
        </w:tc>
        <w:tc>
          <w:tcPr>
            <w:tcW w:w="1905" w:type="dxa"/>
            <w:vAlign w:val="center"/>
            <w:hideMark/>
          </w:tcPr>
          <w:p w:rsidR="0027445C" w:rsidRDefault="0027445C">
            <w:r>
              <w:rPr>
                <w:sz w:val="20"/>
                <w:szCs w:val="20"/>
              </w:rPr>
              <w:t>ISO/TS 10303-1800</w:t>
            </w:r>
          </w:p>
        </w:tc>
      </w:tr>
    </w:tbl>
    <w:p w:rsidR="0027445C" w:rsidRDefault="0027445C" w:rsidP="0027445C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9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10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11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27445C" w:rsidRDefault="0027445C" w:rsidP="0027445C">
      <w:pPr>
        <w:pStyle w:val="Heading2"/>
        <w:rPr>
          <w:color w:val="000000"/>
        </w:rPr>
      </w:pPr>
      <w:bookmarkStart w:id="1" w:name="entities"/>
      <w:r>
        <w:rPr>
          <w:color w:val="000000"/>
        </w:rPr>
        <w:t>4.2 ARM entity definitions</w:t>
      </w:r>
      <w:bookmarkEnd w:id="1"/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4.2.1 Breakout_footprint_definition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6" name="Picture 46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5" name="Picture 45" descr="Mapping table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pping table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is a type of </w:t>
      </w:r>
      <w:hyperlink r:id="rId15" w:anchor="footprint_definition_arm.generic_footprint_definition" w:history="1">
        <w:r>
          <w:rPr>
            <w:rStyle w:val="Hyperlink"/>
            <w:b/>
            <w:bCs/>
            <w:sz w:val="27"/>
            <w:szCs w:val="27"/>
          </w:rPr>
          <w:t>Generic_footprint_definition</w:t>
        </w:r>
      </w:hyperlink>
      <w:r>
        <w:rPr>
          <w:color w:val="000000"/>
          <w:sz w:val="27"/>
          <w:szCs w:val="27"/>
        </w:rPr>
        <w:t xml:space="preserve"> provided to support re-use of patterns necessary to </w:t>
      </w:r>
      <w:del w:id="2" w:author="Sapp (US), Brandon" w:date="2019-03-20T12:48:00Z">
        <w:r w:rsidDel="00A713A1">
          <w:rPr>
            <w:color w:val="000000"/>
            <w:sz w:val="27"/>
            <w:szCs w:val="27"/>
          </w:rPr>
          <w:delText xml:space="preserve">adapt </w:delText>
        </w:r>
      </w:del>
      <w:ins w:id="3" w:author="Sapp (US), Brandon" w:date="2019-03-20T12:48:00Z">
        <w:r w:rsidR="00A713A1">
          <w:rPr>
            <w:color w:val="000000"/>
            <w:sz w:val="27"/>
            <w:szCs w:val="27"/>
          </w:rPr>
          <w:t xml:space="preserve">adopt </w:t>
        </w:r>
      </w:ins>
      <w:r>
        <w:rPr>
          <w:color w:val="000000"/>
          <w:sz w:val="27"/>
          <w:szCs w:val="27"/>
        </w:rPr>
        <w:t>a footprint to a design layout. A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specifies the footprint being adapted as well as the adaptation pattern.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Breakout_footprint_definition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6" w:anchor="footprint_definition_arm.generic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Generic_footprint_definition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reference_footprint : </w:t>
      </w:r>
      <w:hyperlink r:id="rId17" w:anchor="footprint_definition_arm.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INVERSE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breakout_traces : SET[1:?] OF stratum_feature_template_location_in_breakout_footprint_definition FOR assembly;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SELF\Multi_stratum_structured_template.location = reference_footprint\Multi_stratum_structured_template.location;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reference_footprint: </w:t>
      </w:r>
      <w:r>
        <w:rPr>
          <w:color w:val="000000"/>
          <w:sz w:val="27"/>
          <w:szCs w:val="27"/>
        </w:rPr>
        <w:t>specifies the role of the </w:t>
      </w:r>
      <w:hyperlink r:id="rId18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reference_footprint</w:t>
      </w:r>
      <w:r>
        <w:rPr>
          <w:color w:val="000000"/>
          <w:sz w:val="27"/>
          <w:szCs w:val="27"/>
        </w:rPr>
        <w:t> is the footprint being adapted to a design layout by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breakout_traces: </w:t>
      </w:r>
      <w:r>
        <w:rPr>
          <w:color w:val="000000"/>
          <w:sz w:val="27"/>
          <w:szCs w:val="27"/>
        </w:rPr>
        <w:t>specifies an inverse relationship that specifies that the existence of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is dependent on the existence of the</w:t>
      </w:r>
      <w:hyperlink r:id="rId19" w:anchor="footprint_definition_arm.stratum_feature_template_location_in_breakout_footprint_definition" w:history="1">
        <w:r>
          <w:rPr>
            <w:rStyle w:val="Hyperlink"/>
            <w:b/>
            <w:bCs/>
            <w:sz w:val="27"/>
            <w:szCs w:val="27"/>
          </w:rPr>
          <w:t>Stratum_feature_template_location_in_breakout_footprint_definition</w:t>
        </w:r>
      </w:hyperlink>
      <w:r>
        <w:rPr>
          <w:color w:val="000000"/>
          <w:sz w:val="27"/>
          <w:szCs w:val="27"/>
        </w:rPr>
        <w:t> that specifies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as its </w:t>
      </w:r>
      <w:hyperlink r:id="rId20" w:anchor="footprint_definition_arm.stratum_feature_template_location_in_breakout_footprint_definition.assembly" w:history="1">
        <w:r>
          <w:rPr>
            <w:rStyle w:val="Hyperlink"/>
            <w:b/>
            <w:bCs/>
            <w:sz w:val="27"/>
            <w:szCs w:val="27"/>
          </w:rPr>
          <w:t>assembly</w:t>
        </w:r>
      </w:hyperlink>
      <w:r>
        <w:rPr>
          <w:color w:val="000000"/>
          <w:sz w:val="27"/>
          <w:szCs w:val="27"/>
        </w:rPr>
        <w:t>. There shall be one or more </w:t>
      </w:r>
      <w:hyperlink r:id="rId21" w:anchor="footprint_definition_arm.stratum_feature_template_location_in_breakout_footprint_definition" w:history="1">
        <w:r>
          <w:rPr>
            <w:rStyle w:val="Hyperlink"/>
            <w:b/>
            <w:bCs/>
            <w:sz w:val="27"/>
            <w:szCs w:val="27"/>
          </w:rPr>
          <w:t>Stratum_feature_template_location_in_breakout_footprint_definition</w:t>
        </w:r>
      </w:hyperlink>
      <w:r>
        <w:rPr>
          <w:color w:val="000000"/>
          <w:sz w:val="27"/>
          <w:szCs w:val="27"/>
        </w:rPr>
        <w:t> for a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breakout_traces</w:t>
      </w:r>
      <w:r>
        <w:rPr>
          <w:color w:val="000000"/>
          <w:sz w:val="27"/>
          <w:szCs w:val="27"/>
        </w:rPr>
        <w:t> are the adaptation pattern components. Each component overlaps with a </w:t>
      </w:r>
      <w:hyperlink r:id="rId22" w:anchor="land_arm.land" w:history="1">
        <w:r>
          <w:rPr>
            <w:rStyle w:val="Hyperlink"/>
            <w:b/>
            <w:bCs/>
            <w:sz w:val="27"/>
            <w:szCs w:val="27"/>
          </w:rPr>
          <w:t>Land</w:t>
        </w:r>
      </w:hyperlink>
      <w:r>
        <w:rPr>
          <w:color w:val="000000"/>
          <w:sz w:val="27"/>
          <w:szCs w:val="27"/>
        </w:rPr>
        <w:t> instance in the </w:t>
      </w:r>
      <w:r>
        <w:rPr>
          <w:b/>
          <w:bCs/>
          <w:color w:val="000000"/>
          <w:sz w:val="27"/>
          <w:szCs w:val="27"/>
        </w:rPr>
        <w:t>reference_footprint</w:t>
      </w:r>
      <w:r>
        <w:rPr>
          <w:color w:val="000000"/>
          <w:sz w:val="27"/>
          <w:szCs w:val="27"/>
        </w:rPr>
        <w:t> when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is instantiated and the geometry rendered in a design layout.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23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shall be same as location of its </w:t>
      </w:r>
      <w:r>
        <w:rPr>
          <w:b/>
          <w:bCs/>
          <w:color w:val="000000"/>
          <w:sz w:val="27"/>
          <w:szCs w:val="27"/>
        </w:rPr>
        <w:t>reference_footprint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4.2.2 Breakout_footprint_definition_shape_model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4" name="Picture 44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3" name="Picture 43" descr="Mapping table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pping table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 is a type of </w:t>
      </w:r>
      <w:hyperlink r:id="rId25" w:anchor="layered_interconnect_complex_template_arm.structured_template_planar_shape_model" w:history="1">
        <w:r>
          <w:rPr>
            <w:rStyle w:val="Hyperlink"/>
            <w:b/>
            <w:bCs/>
            <w:sz w:val="27"/>
            <w:szCs w:val="27"/>
          </w:rPr>
          <w:t>Structured_template_planar_shape_model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Breakout_footprint_definition_shape_model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6" w:anchor="layered_interconnect_complex_template_arm.structured_template_planar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Structured_template_planar_shape_model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SELF\structured_template_planar_shape_model.shape_characterized_definition : SET[1:1] OF </w:t>
      </w:r>
      <w:hyperlink r:id="rId27" w:anchor="footprint_definition_arm.breakout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Breakout_footprint_definition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reference_shape : </w:t>
      </w:r>
      <w:hyperlink r:id="rId28" w:anchor="footprint_definition_arm.footprint_definition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Footprint_definition_shape_model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reference_shape.shape_characterized_definition[1] :=: shape_characterized_definition[1].reference_footprint;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shape_characterized_definition: </w:t>
      </w:r>
      <w:r>
        <w:rPr>
          <w:color w:val="000000"/>
          <w:sz w:val="27"/>
          <w:szCs w:val="27"/>
        </w:rPr>
        <w:t>specifies the role of the </w:t>
      </w:r>
      <w:hyperlink r:id="rId29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. There shall exist exactly one </w:t>
      </w:r>
      <w:hyperlink r:id="rId30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reference_shape: </w:t>
      </w:r>
      <w:r>
        <w:rPr>
          <w:color w:val="000000"/>
          <w:sz w:val="27"/>
          <w:szCs w:val="27"/>
        </w:rPr>
        <w:t>specifies the role of the </w:t>
      </w:r>
      <w:hyperlink r:id="rId31" w:anchor="footprint_definition_arm.footprint_definition_shape_model" w:history="1">
        <w:r>
          <w:rPr>
            <w:rStyle w:val="Hyperlink"/>
            <w:b/>
            <w:bCs/>
            <w:sz w:val="27"/>
            <w:szCs w:val="27"/>
          </w:rPr>
          <w:t>Footprint_definition_shape_model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4" w:name="footprint_definition_arm.breakout_footpr"/>
      <w:r>
        <w:rPr>
          <w:b/>
          <w:bCs/>
          <w:color w:val="000000"/>
          <w:sz w:val="27"/>
          <w:szCs w:val="27"/>
        </w:rPr>
        <w:t>WR1: </w:t>
      </w:r>
      <w:bookmarkEnd w:id="4"/>
      <w:r>
        <w:rPr>
          <w:color w:val="000000"/>
          <w:sz w:val="27"/>
          <w:szCs w:val="27"/>
        </w:rPr>
        <w:t>The footprint referenced by </w:t>
      </w:r>
      <w:hyperlink r:id="rId32" w:anchor="footprint_definition_arm.footprint_definition_shape_model.shape_characterized_definition" w:history="1">
        <w:r>
          <w:rPr>
            <w:rStyle w:val="Hyperlink"/>
            <w:b/>
            <w:bCs/>
            <w:sz w:val="27"/>
            <w:szCs w:val="27"/>
          </w:rPr>
          <w:t>shape_characterized_definition</w:t>
        </w:r>
      </w:hyperlink>
      <w:r>
        <w:rPr>
          <w:color w:val="000000"/>
          <w:sz w:val="27"/>
          <w:szCs w:val="27"/>
        </w:rPr>
        <w:t> of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 xml:space="preserve"> shall be </w:t>
      </w:r>
      <w:ins w:id="5" w:author="Sapp (US), Brandon" w:date="2019-03-20T12:48:00Z">
        <w:r w:rsidR="00A713A1">
          <w:rPr>
            <w:color w:val="000000"/>
            <w:sz w:val="27"/>
            <w:szCs w:val="27"/>
          </w:rPr>
          <w:t xml:space="preserve">the </w:t>
        </w:r>
      </w:ins>
      <w:r>
        <w:rPr>
          <w:color w:val="000000"/>
          <w:sz w:val="27"/>
          <w:szCs w:val="27"/>
        </w:rPr>
        <w:t>same footprint as that referenced by </w:t>
      </w:r>
      <w:hyperlink r:id="rId33" w:anchor="footprint_definition_arm.breakout_footprint_definition.reference_footprint" w:history="1">
        <w:r>
          <w:rPr>
            <w:rStyle w:val="Hyperlink"/>
            <w:b/>
            <w:bCs/>
            <w:sz w:val="27"/>
            <w:szCs w:val="27"/>
          </w:rPr>
          <w:t>reference_footprint</w:t>
        </w:r>
      </w:hyperlink>
      <w:r>
        <w:rPr>
          <w:color w:val="000000"/>
          <w:sz w:val="27"/>
          <w:szCs w:val="27"/>
        </w:rPr>
        <w:t> of </w:t>
      </w:r>
      <w:hyperlink r:id="rId34" w:anchor="footprint_definition_arm.breakout_footprint_definition_shape_model.shape_characterized_definition" w:history="1">
        <w:r>
          <w:rPr>
            <w:rStyle w:val="Hyperlink"/>
            <w:b/>
            <w:bCs/>
            <w:sz w:val="27"/>
            <w:szCs w:val="27"/>
          </w:rPr>
          <w:t>shape_characterized_definition</w:t>
        </w:r>
      </w:hyperlink>
      <w:r>
        <w:rPr>
          <w:color w:val="000000"/>
          <w:sz w:val="27"/>
          <w:szCs w:val="27"/>
        </w:rPr>
        <w:t> of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4.2.3 Footprint_definition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2" name="Picture 42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1" name="Picture 41" descr="Mapping table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pping table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is a type of </w:t>
      </w:r>
      <w:hyperlink r:id="rId36" w:anchor="footprint_definition_arm.generic_footprint_definition" w:history="1">
        <w:r>
          <w:rPr>
            <w:rStyle w:val="Hyperlink"/>
            <w:b/>
            <w:bCs/>
            <w:sz w:val="27"/>
            <w:szCs w:val="27"/>
          </w:rPr>
          <w:t>Generic_footprint_definition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is an explicit geometric pattern that when realized in a manufactured interconnect substrate provides an interface to a discrete component when the substrate and the component are combined in an assembly. The specific properties required in a manufacturing process for the end product help</w:t>
      </w:r>
      <w:ins w:id="6" w:author="Sapp (US), Brandon" w:date="2019-03-20T12:48:00Z">
        <w:r w:rsidR="00A713A1">
          <w:rPr>
            <w:color w:val="000000"/>
            <w:sz w:val="27"/>
            <w:szCs w:val="27"/>
          </w:rPr>
          <w:t>s</w:t>
        </w:r>
      </w:ins>
      <w:r>
        <w:rPr>
          <w:color w:val="000000"/>
          <w:sz w:val="27"/>
          <w:szCs w:val="27"/>
        </w:rPr>
        <w:t xml:space="preserve"> determine properties of the pattern.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7" w:name="note_"/>
      <w:r>
        <w:rPr>
          <w:color w:val="000000"/>
        </w:rPr>
        <w:t>NOTE </w:t>
      </w:r>
      <w:bookmarkEnd w:id="7"/>
      <w:r>
        <w:rPr>
          <w:color w:val="000000"/>
        </w:rPr>
        <w:t>   A </w:t>
      </w:r>
      <w:r>
        <w:rPr>
          <w:b/>
          <w:bCs/>
          <w:color w:val="000000"/>
        </w:rPr>
        <w:t>Footprint_definition</w:t>
      </w:r>
      <w:r>
        <w:rPr>
          <w:color w:val="000000"/>
        </w:rPr>
        <w:t> uses generic categories when referencing layers and does not contain design specific layer sequences.</w:t>
      </w:r>
    </w:p>
    <w:p w:rsidR="0027445C" w:rsidRDefault="0027445C" w:rsidP="0027445C">
      <w:pPr>
        <w:pStyle w:val="example"/>
        <w:rPr>
          <w:color w:val="000000"/>
          <w:sz w:val="27"/>
          <w:szCs w:val="27"/>
        </w:rPr>
      </w:pPr>
      <w:bookmarkStart w:id="8" w:name="example_1"/>
      <w:r>
        <w:rPr>
          <w:color w:val="000000"/>
        </w:rPr>
        <w:t>EXAMPLE 1</w:t>
      </w:r>
      <w:bookmarkEnd w:id="8"/>
      <w:r>
        <w:rPr>
          <w:color w:val="000000"/>
        </w:rPr>
        <w:t>   </w:t>
      </w:r>
      <w:hyperlink r:id="rId37" w:anchor="figure_lpt4" w:history="1">
        <w:r>
          <w:rPr>
            <w:rStyle w:val="Hyperlink"/>
          </w:rPr>
          <w:t>Figure 1</w:t>
        </w:r>
      </w:hyperlink>
      <w:r>
        <w:rPr>
          <w:color w:val="000000"/>
        </w:rPr>
        <w:t> illustrates two categories of integrated circuit footprints. The parameters shown in the illustration could be conveyed using geometric annotation data supported by ISO 10303-1051, but that annotation is optional since this part of ISO 10303 supports explicit geometry data.</w:t>
      </w:r>
    </w:p>
    <w:p w:rsidR="0027445C" w:rsidRDefault="0027445C" w:rsidP="0027445C">
      <w:pPr>
        <w:rPr>
          <w:sz w:val="24"/>
          <w:szCs w:val="24"/>
        </w:rPr>
      </w:pP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bookmarkStart w:id="9" w:name="figure_lpt4"/>
      <w:bookmarkEnd w:id="9"/>
    </w:p>
    <w:p w:rsidR="0027445C" w:rsidRDefault="0027445C" w:rsidP="0027445C">
      <w:pPr>
        <w:jc w:val="center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  <w:lang w:eastAsia="en-GB"/>
        </w:rPr>
        <w:lastRenderedPageBreak/>
        <w:drawing>
          <wp:inline distT="0" distB="0" distL="0" distR="0">
            <wp:extent cx="3609975" cy="5305425"/>
            <wp:effectExtent l="0" t="0" r="9525" b="9525"/>
            <wp:docPr id="40" name="Picture 40" descr="Figure 1 —  Typical integrated circuit footprint defi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ure 1 —  Typical integrated circuit footprint definitio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rPr>
          <w:sz w:val="24"/>
          <w:szCs w:val="24"/>
        </w:rPr>
      </w:pPr>
    </w:p>
    <w:p w:rsidR="0027445C" w:rsidRDefault="0027445C" w:rsidP="0027445C">
      <w:pPr>
        <w:jc w:val="center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Figure 1 —  Typical integrated circuit footprint definition</w:t>
      </w:r>
    </w:p>
    <w:p w:rsidR="0027445C" w:rsidRDefault="0027445C" w:rsidP="0027445C">
      <w:pPr>
        <w:rPr>
          <w:sz w:val="24"/>
          <w:szCs w:val="24"/>
        </w:rPr>
      </w:pPr>
      <w:r>
        <w:rPr>
          <w:color w:val="000000"/>
          <w:sz w:val="27"/>
          <w:szCs w:val="27"/>
        </w:rPr>
        <w:br/>
      </w:r>
    </w:p>
    <w:p w:rsidR="0027445C" w:rsidRDefault="0027445C" w:rsidP="0027445C">
      <w:pPr>
        <w:pStyle w:val="example"/>
        <w:rPr>
          <w:color w:val="000000"/>
          <w:sz w:val="27"/>
          <w:szCs w:val="27"/>
        </w:rPr>
      </w:pPr>
      <w:bookmarkStart w:id="10" w:name="example_2"/>
      <w:r>
        <w:rPr>
          <w:color w:val="000000"/>
        </w:rPr>
        <w:t>EXAMPLE 2</w:t>
      </w:r>
      <w:bookmarkEnd w:id="10"/>
      <w:r>
        <w:rPr>
          <w:color w:val="000000"/>
        </w:rPr>
        <w:t>   </w:t>
      </w:r>
      <w:hyperlink r:id="rId39" w:anchor="figure_lpt5" w:history="1">
        <w:r>
          <w:rPr>
            <w:rStyle w:val="Hyperlink"/>
          </w:rPr>
          <w:t>Figure 2</w:t>
        </w:r>
      </w:hyperlink>
      <w:r>
        <w:rPr>
          <w:color w:val="000000"/>
        </w:rPr>
        <w:t> illustrates two categories of simple footprints.</w:t>
      </w:r>
    </w:p>
    <w:p w:rsidR="0027445C" w:rsidRDefault="0027445C" w:rsidP="0027445C">
      <w:pPr>
        <w:rPr>
          <w:sz w:val="24"/>
          <w:szCs w:val="24"/>
        </w:rPr>
      </w:pPr>
      <w:r>
        <w:rPr>
          <w:color w:val="000000"/>
          <w:sz w:val="27"/>
          <w:szCs w:val="27"/>
        </w:rPr>
        <w:lastRenderedPageBreak/>
        <w:br/>
      </w:r>
      <w:r>
        <w:rPr>
          <w:color w:val="000000"/>
          <w:sz w:val="27"/>
          <w:szCs w:val="27"/>
        </w:rPr>
        <w:br/>
      </w:r>
      <w:bookmarkStart w:id="11" w:name="figure_lpt5"/>
      <w:bookmarkEnd w:id="11"/>
    </w:p>
    <w:p w:rsidR="0027445C" w:rsidRDefault="0027445C" w:rsidP="0027445C">
      <w:pPr>
        <w:jc w:val="center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  <w:lang w:eastAsia="en-GB"/>
        </w:rPr>
        <w:drawing>
          <wp:inline distT="0" distB="0" distL="0" distR="0">
            <wp:extent cx="3009900" cy="3295650"/>
            <wp:effectExtent l="0" t="0" r="0" b="0"/>
            <wp:docPr id="39" name="Picture 39" descr="Figure 2 —  Typical chip component footprint defi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gure 2 —  Typical chip component footprint definiti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rPr>
          <w:sz w:val="24"/>
          <w:szCs w:val="24"/>
        </w:rPr>
      </w:pPr>
    </w:p>
    <w:p w:rsidR="0027445C" w:rsidRDefault="0027445C" w:rsidP="0027445C">
      <w:pPr>
        <w:jc w:val="center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Figure 2 —  Typical chip component footprint definition</w:t>
      </w:r>
    </w:p>
    <w:p w:rsidR="0027445C" w:rsidRDefault="0027445C" w:rsidP="0027445C">
      <w:pPr>
        <w:rPr>
          <w:sz w:val="24"/>
          <w:szCs w:val="24"/>
        </w:rPr>
      </w:pPr>
      <w:r>
        <w:rPr>
          <w:color w:val="000000"/>
          <w:sz w:val="27"/>
          <w:szCs w:val="27"/>
        </w:rPr>
        <w:br/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Footprint_definition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41" w:anchor="footprint_definition_arm.generic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Generic_footprint_definition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reference_package : OPTIONAL </w:t>
      </w:r>
      <w:hyperlink r:id="rId42" w:anchor="physical_unit_usage_view_arm.part_usage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Part_usage_view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locations_with_reference_feature : SET OF </w:t>
      </w:r>
      <w:hyperlink r:id="rId43" w:anchor="footprint_definition_arm.part_feature_based_template_lo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Part_feature_based_template_location</w:t>
        </w:r>
      </w:hyperlink>
      <w:r>
        <w:rPr>
          <w:rStyle w:val="HTMLCode"/>
          <w:color w:val="000000"/>
        </w:rPr>
        <w:t> := QUERY(trf &lt;* templates | 'FOOTPRINT_DEFINITION_ARM.PART_FEATURE_BASED_TEMPLATE_LOCATION' IN TYPEOF(trf));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SIZEOF(QUERY(shape &lt;* SELF\Structured_template.shapes | NOT ('LAYERED_INTERCONNECT_COMPLEX_TEMPLATE_ARM.FOOTPRINT_DEFINITION_SHAPE_MODEL' IN TYPEOF(shape)))) = 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SIZEOF(QUERY(tlist &lt;* SELF\Structured_template.templates | ('FOOTPRINT_DEFINITION_ARM.FOOTPRINT_DEFINITION' IN TYPEOF(tlist.template)))) = 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(SIZEOF(locations_with_reference_feature) = 0) OR NOT EXISTS(reference_package) OR (SIZEOF(QUERY(lwrf &lt;* locations_with_reference_feature | NOT (reference_package :=: lwrf\Part_feature_based_template_location.reference_feature\Part_feature.associated_definition))) = 0);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reference_package: </w:t>
      </w:r>
      <w:r>
        <w:rPr>
          <w:color w:val="000000"/>
          <w:sz w:val="27"/>
          <w:szCs w:val="27"/>
        </w:rPr>
        <w:t>specifies the role of the </w:t>
      </w:r>
      <w:hyperlink r:id="rId44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reference_package</w:t>
      </w:r>
      <w:r>
        <w:rPr>
          <w:color w:val="000000"/>
          <w:sz w:val="27"/>
          <w:szCs w:val="27"/>
        </w:rPr>
        <w:t> supports the case where traceability is desired to the originating interface requirement. The existence of this attribute does not limit the application of a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to support other components. A </w:t>
      </w:r>
      <w:hyperlink r:id="rId45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is specified to support the general case, rather than the typical case of </w:t>
      </w:r>
      <w:hyperlink r:id="rId46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locations_with_reference_feature: </w:t>
      </w:r>
      <w:r>
        <w:rPr>
          <w:color w:val="000000"/>
          <w:sz w:val="27"/>
          <w:szCs w:val="27"/>
        </w:rPr>
        <w:t>specifies the set of </w:t>
      </w:r>
      <w:hyperlink r:id="rId47" w:anchor="footprint_definition_arm.part_feature_based_template_location" w:history="1">
        <w:r>
          <w:rPr>
            <w:rStyle w:val="Hyperlink"/>
            <w:b/>
            <w:bCs/>
            <w:sz w:val="27"/>
            <w:szCs w:val="27"/>
          </w:rPr>
          <w:t>Part_feature_based_template_locations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All </w:t>
      </w:r>
      <w:hyperlink r:id="rId48" w:anchor="part_template_shape_with_parameters_arm.geometric_template.shapes" w:history="1">
        <w:r>
          <w:rPr>
            <w:rStyle w:val="Hyperlink"/>
            <w:b/>
            <w:bCs/>
            <w:sz w:val="27"/>
            <w:szCs w:val="27"/>
          </w:rPr>
          <w:t>shapes</w:t>
        </w:r>
      </w:hyperlink>
      <w:r>
        <w:rPr>
          <w:color w:val="000000"/>
          <w:sz w:val="27"/>
          <w:szCs w:val="27"/>
        </w:rPr>
        <w:t> of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shall be of type </w:t>
      </w:r>
      <w:hyperlink r:id="rId49" w:anchor="footprint_definition_arm.footprint_definition_shape_model" w:history="1">
        <w:r>
          <w:rPr>
            <w:rStyle w:val="Hyperlink"/>
            <w:b/>
            <w:bCs/>
            <w:sz w:val="27"/>
            <w:szCs w:val="27"/>
          </w:rPr>
          <w:t>Footprint_definition_shape_model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shall not be composed of other </w:t>
      </w:r>
      <w:r>
        <w:rPr>
          <w:b/>
          <w:bCs/>
          <w:color w:val="000000"/>
          <w:sz w:val="27"/>
          <w:szCs w:val="27"/>
        </w:rPr>
        <w:t>Footprint_definitions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If the reference package and the reference features are provided, the reference package shall be referenced by the reference features.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4.2.4 Footprint_definition_shape_model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Mapping table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pping table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is a type of </w:t>
      </w:r>
      <w:hyperlink r:id="rId51" w:anchor="layered_interconnect_complex_template_arm.structured_template_planar_shape_model" w:history="1">
        <w:r>
          <w:rPr>
            <w:rStyle w:val="Hyperlink"/>
            <w:b/>
            <w:bCs/>
            <w:sz w:val="27"/>
            <w:szCs w:val="27"/>
          </w:rPr>
          <w:t>Structured_template_planar_shape_model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is the planar shape of a</w:t>
      </w:r>
      <w:ins w:id="12" w:author="Sapp (US), Brandon" w:date="2019-03-20T12:54:00Z">
        <w:r w:rsidR="00A713A1">
          <w:rPr>
            <w:color w:val="000000"/>
            <w:sz w:val="27"/>
            <w:szCs w:val="27"/>
          </w:rPr>
          <w:t xml:space="preserve"> </w:t>
        </w:r>
      </w:ins>
      <w:hyperlink r:id="rId52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may reference either a shape of a </w:t>
      </w:r>
      <w:hyperlink r:id="rId53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or a shape of a </w:t>
      </w:r>
      <w:hyperlink r:id="rId54" w:anchor="printed_physical_layout_template_arm.printed_part_template" w:history="1">
        <w:r>
          <w:rPr>
            <w:rStyle w:val="Hyperlink"/>
            <w:b/>
            <w:bCs/>
            <w:sz w:val="27"/>
            <w:szCs w:val="27"/>
          </w:rPr>
          <w:t>Printed_part_template</w:t>
        </w:r>
      </w:hyperlink>
      <w:r>
        <w:rPr>
          <w:color w:val="000000"/>
          <w:sz w:val="27"/>
          <w:szCs w:val="27"/>
        </w:rPr>
        <w:t> as a causal shape, with which the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is to be compatible.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Footprint_definition_shape_model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55" w:anchor="layered_interconnect_complex_template_arm.structured_template_planar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Structured_template_planar_shape_model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SELF\structured_template_planar_shape_model.shape_characterized_definition : SET[1:1] OF </w:t>
      </w:r>
      <w:hyperlink r:id="rId56" w:anchor="footprint_definition_arm.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reference_shape : OPTIONAL </w:t>
      </w:r>
      <w:hyperlink r:id="rId57" w:anchor="shape_parameters_arm.physical_unit_shape_model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physical_unit_shape_model_select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reference_seating_plane_placement : OPTIONAL </w:t>
      </w:r>
      <w:hyperlink r:id="rId58" w:anchor="part_feature_location_arm.usage_concept_usage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Usage_concept_usage_relationship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NOT (SIZEOF(['PHYSICAL_UNIT_3D_SHAPE_ARM.PHYSICAL_UNIT_3D_SHAPE_MODEL', 'PHYSICAL_UNIT_2D_SHAPE_ARM.PHYSICAL_UNIT_PLANAR_SHAPE_MODEL'] * TYPEOF(reference_shape)) = 1) OR NOT ('PHYSICAL_UNIT_USAGE_VIEW_ARM.PART_USAGE_VIEW' IN TYPEOF(reference_shape\Physical_unit_shape_model.shape_characterized_definition)) OR NOT ('LAYERED_INTERCONNECT_COMPLEX_TEMPLATE_ARM.FOOTPRINT_DEFINITION' IN TYPEOF(shape_characterized_definition[1])) OR (shape_characterized_definition[1]\Footprint_definition.reference_package :=: reference_shape\Physical_unit_shape_model.shape_characterized_definition);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NOT (SIZEOF(['PHYSICAL_UNIT_3D_SHAPE_ARM.PHYSICAL_UNIT_3D_SHAPE_MODEL', 'PHYSICAL_UNIT_2D_SHAPE_ARM.PHYSICAL_UNIT_PLANAR_SHAPE_MODEL'] * TYPEOF(reference_shape)) = 1) OR ('PHYSICAL_UNIT_USAGE_VIEW_ARM.PART_USAGE_VIEW' IN TYPEOF(reference_shape\Physical_unit_shape_model.shape_characterized_definition));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NOT EXISTS(SELF\Representation.description);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WR4: NOT EXISTS(reference_shape) OR EXISTS(shape_characterized_definition[1]\Footprint_definition.reference_package);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WR5: NOT EXISTS(reference_seating_plane_placement) OR EXISTS(reference_shape);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WR6: NOT EXISTS(reference_seating_plane_placement) OR ('PACKAGE_ARM.PACKAGE' IN TYPEOF(shape_characterized_definition[1]\Footprint_definition.reference_package));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WR7: NOT EXISTS(reference_seating_plane_placement) OR ('NON_FEATURE_SHAPE_ELEMENT_ARM.SEATING_PLANE' IN TYPEOF(reference_seating_plane_placement\Usage_concept_usage_relationship.associated_usage));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WR8: NOT EXISTS(reference_seating_plane_placement) OR ((reference_seating_plane_placement\Usage_concept_usage_relationship.associating_usage_shape\Usage_view_level_non_feature_shape_model.model_shape) = reference_shape);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WR9: NOT EXISTS(reference_seating_plane_placement) OR ((reference_seating_plane_placement\Usage_concept_usage_relationship.associated_usage\Non_feature_shape_element.associated_definition) = shape_characterized_definition[1]\Footprint_definition.reference_package);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WR10: NOT EXISTS(reference_seating_plane_placement) OR ('PHYSICAL_UNIT_3D_SHAPE_ARM.PHYSICAL_UNIT_3D_SHAPE_MODEL' IN TYPEOF(reference_seating_plane_placement\Usage_concept_usage_relationship.associating_usage_shape\Usage_view_level_non_feature_shape_model.model_shape));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WR11: NOT (EXISTS(reference_seating_plane_placement) AND ('PHYSICAL_UNIT_2D_SHAPE_ARM.PHYSICAL_UNIT_PLANAR_SHAPE_MODEL' IN TYPEOF(reference_shape)));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WR12: NOT ('PHYSICAL_UNIT_2D_SHAPE_ARM.PHYSICAL_UNIT_PLANAR_SHAPE_MODEL' IN TYPEOF(reference_shape)) OR (SELF\Geometric_model.context_of_items = reference_shape\Geometric_model.context_of_items);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shape_characterized_definition: </w:t>
      </w:r>
      <w:r>
        <w:rPr>
          <w:color w:val="000000"/>
          <w:sz w:val="27"/>
          <w:szCs w:val="27"/>
        </w:rPr>
        <w:t>specifies the role of the </w:t>
      </w:r>
      <w:hyperlink r:id="rId59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reference_shape: </w:t>
      </w:r>
      <w:r>
        <w:rPr>
          <w:color w:val="000000"/>
          <w:sz w:val="27"/>
          <w:szCs w:val="27"/>
        </w:rPr>
        <w:t>specifies the </w:t>
      </w:r>
      <w:hyperlink r:id="rId60" w:anchor="shape_parameters_arm.physical_unit_shape_model_select" w:history="1">
        <w:r>
          <w:rPr>
            <w:rStyle w:val="Hyperlink"/>
            <w:b/>
            <w:bCs/>
            <w:sz w:val="27"/>
            <w:szCs w:val="27"/>
          </w:rPr>
          <w:t>physical_unit_shape_model_select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. The value of this attribute need not be specified.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reference_seating_plane_placement: </w:t>
      </w:r>
      <w:r>
        <w:rPr>
          <w:color w:val="000000"/>
          <w:sz w:val="27"/>
          <w:szCs w:val="27"/>
        </w:rPr>
        <w:t>specifies the role of the </w:t>
      </w:r>
      <w:hyperlink r:id="rId61" w:anchor="part_feature_location_arm.usage_concept_usage_relationship" w:history="1">
        <w:r>
          <w:rPr>
            <w:rStyle w:val="Hyperlink"/>
            <w:b/>
            <w:bCs/>
            <w:sz w:val="27"/>
            <w:szCs w:val="27"/>
          </w:rPr>
          <w:t>Usage_concept_usage_relationship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. The value of this attribute need not be specified.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If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a </w:t>
      </w:r>
      <w:hyperlink r:id="rId62" w:anchor="physical_unit_3d_shape_arm.physical_unit_3d_shape_model" w:history="1">
        <w:r>
          <w:rPr>
            <w:rStyle w:val="Hyperlink"/>
            <w:b/>
            <w:bCs/>
            <w:sz w:val="27"/>
            <w:szCs w:val="27"/>
          </w:rPr>
          <w:t>Physical_unit_3d_shape_model</w:t>
        </w:r>
      </w:hyperlink>
      <w:r>
        <w:rPr>
          <w:color w:val="000000"/>
          <w:sz w:val="27"/>
          <w:szCs w:val="27"/>
        </w:rPr>
        <w:t> or is a </w:t>
      </w:r>
      <w:hyperlink r:id="rId63" w:anchor="physical_unit_2d_shape_arm.physical_unit_planar_shape_model" w:history="1">
        <w:r>
          <w:rPr>
            <w:rStyle w:val="Hyperlink"/>
            <w:b/>
            <w:bCs/>
            <w:sz w:val="27"/>
            <w:szCs w:val="27"/>
          </w:rPr>
          <w:t>Physical_unit_planar_shape_model</w:t>
        </w:r>
      </w:hyperlink>
      <w:r>
        <w:rPr>
          <w:color w:val="000000"/>
          <w:sz w:val="27"/>
          <w:szCs w:val="27"/>
        </w:rPr>
        <w:t> and if the </w:t>
      </w:r>
      <w:hyperlink r:id="rId64" w:anchor="physical_unit_shape_with_parameters_arm.physical_unit_shape_model.shape_characterized_definition" w:history="1">
        <w:r>
          <w:rPr>
            <w:rStyle w:val="Hyperlink"/>
            <w:b/>
            <w:bCs/>
            <w:sz w:val="27"/>
            <w:szCs w:val="27"/>
          </w:rPr>
          <w:t>shape_characterized_definition</w:t>
        </w:r>
      </w:hyperlink>
      <w:ins w:id="13" w:author="Sapp (US), Brandon" w:date="2019-03-20T12:54:00Z">
        <w:r w:rsidR="00A713A1">
          <w:rPr>
            <w:rStyle w:val="Hyperlink"/>
            <w:b/>
            <w:bCs/>
            <w:sz w:val="27"/>
            <w:szCs w:val="27"/>
          </w:rPr>
          <w:t xml:space="preserve"> </w:t>
        </w:r>
      </w:ins>
      <w:r>
        <w:rPr>
          <w:color w:val="000000"/>
          <w:sz w:val="27"/>
          <w:szCs w:val="27"/>
        </w:rPr>
        <w:t>attribute of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references a </w:t>
      </w:r>
      <w:hyperlink r:id="rId65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and if </w:t>
      </w:r>
      <w:r>
        <w:rPr>
          <w:b/>
          <w:bCs/>
          <w:color w:val="000000"/>
          <w:sz w:val="27"/>
          <w:szCs w:val="27"/>
        </w:rPr>
        <w:t>shape_characterized_definition</w:t>
      </w:r>
      <w:r>
        <w:rPr>
          <w:color w:val="000000"/>
          <w:sz w:val="27"/>
          <w:szCs w:val="27"/>
        </w:rPr>
        <w:t> is a </w:t>
      </w:r>
      <w:hyperlink r:id="rId66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, then that </w:t>
      </w:r>
      <w:hyperlink r:id="rId67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shall also be referenced by the </w:t>
      </w:r>
      <w:hyperlink r:id="rId68" w:anchor="footprint_definition_arm.footprint_definition.reference_package" w:history="1">
        <w:r>
          <w:rPr>
            <w:rStyle w:val="Hyperlink"/>
            <w:b/>
            <w:bCs/>
            <w:sz w:val="27"/>
            <w:szCs w:val="27"/>
          </w:rPr>
          <w:t>reference_package</w:t>
        </w:r>
      </w:hyperlink>
      <w:r>
        <w:rPr>
          <w:color w:val="000000"/>
          <w:sz w:val="27"/>
          <w:szCs w:val="27"/>
        </w:rPr>
        <w:t> attribute of the </w:t>
      </w:r>
      <w:r>
        <w:rPr>
          <w:b/>
          <w:bCs/>
          <w:color w:val="000000"/>
          <w:sz w:val="27"/>
          <w:szCs w:val="27"/>
        </w:rPr>
        <w:t>shape_characterized_definition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If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a </w:t>
      </w:r>
      <w:hyperlink r:id="rId69" w:anchor="physical_unit_3d_shape_arm.physical_unit_3d_shape_model" w:history="1">
        <w:r>
          <w:rPr>
            <w:rStyle w:val="Hyperlink"/>
            <w:b/>
            <w:bCs/>
            <w:sz w:val="27"/>
            <w:szCs w:val="27"/>
          </w:rPr>
          <w:t>Physical_unit_3d_shape_model</w:t>
        </w:r>
      </w:hyperlink>
      <w:r>
        <w:rPr>
          <w:color w:val="000000"/>
          <w:sz w:val="27"/>
          <w:szCs w:val="27"/>
        </w:rPr>
        <w:t> or a </w:t>
      </w:r>
      <w:hyperlink r:id="rId70" w:anchor="physical_unit_2d_shape_arm.physical_unit_planar_shape_model" w:history="1">
        <w:r>
          <w:rPr>
            <w:rStyle w:val="Hyperlink"/>
            <w:b/>
            <w:bCs/>
            <w:sz w:val="27"/>
            <w:szCs w:val="27"/>
          </w:rPr>
          <w:t>Physical_unit_planar_shape_model</w:t>
        </w:r>
      </w:hyperlink>
      <w:r>
        <w:rPr>
          <w:color w:val="000000"/>
          <w:sz w:val="27"/>
          <w:szCs w:val="27"/>
        </w:rPr>
        <w:t>, then only a </w:t>
      </w:r>
      <w:hyperlink r:id="rId71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shall be referenced by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The </w:t>
      </w:r>
      <w:hyperlink r:id="rId72" w:anchor="foundation_representation_arm.representation.description" w:history="1">
        <w:r>
          <w:rPr>
            <w:rStyle w:val="Hyperlink"/>
            <w:b/>
            <w:bCs/>
            <w:sz w:val="27"/>
            <w:szCs w:val="27"/>
          </w:rPr>
          <w:t>description</w:t>
        </w:r>
      </w:hyperlink>
      <w:r>
        <w:rPr>
          <w:color w:val="000000"/>
          <w:sz w:val="27"/>
          <w:szCs w:val="27"/>
        </w:rPr>
        <w:t> shall not be populated.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WR4: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provided then the </w:t>
      </w:r>
      <w:hyperlink r:id="rId73" w:anchor="footprint_definition_arm.footprint_definition.reference_package" w:history="1">
        <w:r>
          <w:rPr>
            <w:rStyle w:val="Hyperlink"/>
            <w:b/>
            <w:bCs/>
            <w:sz w:val="27"/>
            <w:szCs w:val="27"/>
          </w:rPr>
          <w:t>reference_package</w:t>
        </w:r>
      </w:hyperlink>
      <w:r>
        <w:rPr>
          <w:color w:val="000000"/>
          <w:sz w:val="27"/>
          <w:szCs w:val="27"/>
        </w:rPr>
        <w:t> shall be provided for the associated </w:t>
      </w:r>
      <w:hyperlink r:id="rId74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WR5: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shall be provided.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WR6: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 </w:t>
      </w:r>
      <w:hyperlink r:id="rId75" w:anchor="footprint_definition_arm.footprint_definition.reference_package" w:history="1">
        <w:r>
          <w:rPr>
            <w:rStyle w:val="Hyperlink"/>
            <w:b/>
            <w:bCs/>
            <w:sz w:val="27"/>
            <w:szCs w:val="27"/>
          </w:rPr>
          <w:t>reference_package</w:t>
        </w:r>
      </w:hyperlink>
      <w:r>
        <w:rPr>
          <w:color w:val="000000"/>
          <w:sz w:val="27"/>
          <w:szCs w:val="27"/>
        </w:rPr>
        <w:t> for the associated </w:t>
      </w:r>
      <w:hyperlink r:id="rId76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shall be a </w:t>
      </w:r>
      <w:hyperlink r:id="rId77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WR7: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 </w:t>
      </w:r>
      <w:hyperlink r:id="rId78" w:anchor="part_feature_location_arm.usage_concept_usage_relationship.associated_usage" w:history="1">
        <w:r>
          <w:rPr>
            <w:rStyle w:val="Hyperlink"/>
            <w:b/>
            <w:bCs/>
            <w:sz w:val="27"/>
            <w:szCs w:val="27"/>
          </w:rPr>
          <w:t>associated_usage</w:t>
        </w:r>
      </w:hyperlink>
      <w:r>
        <w:rPr>
          <w:color w:val="000000"/>
          <w:sz w:val="27"/>
          <w:szCs w:val="27"/>
        </w:rPr>
        <w:t> for the placement shall be a </w:t>
      </w:r>
      <w:hyperlink r:id="rId79" w:anchor="non_feature_shape_element_arm.seating_plane" w:history="1">
        <w:r>
          <w:rPr>
            <w:rStyle w:val="Hyperlink"/>
            <w:b/>
            <w:bCs/>
            <w:sz w:val="27"/>
            <w:szCs w:val="27"/>
          </w:rPr>
          <w:t>Seating_plane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WR8: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 geometric model the </w:t>
      </w:r>
      <w:hyperlink r:id="rId80" w:anchor="non_feature_shape_element_arm.seating_plane" w:history="1">
        <w:r>
          <w:rPr>
            <w:rStyle w:val="Hyperlink"/>
            <w:b/>
            <w:bCs/>
            <w:sz w:val="27"/>
            <w:szCs w:val="27"/>
          </w:rPr>
          <w:t>Seating_plane</w:t>
        </w:r>
      </w:hyperlink>
      <w:r>
        <w:rPr>
          <w:color w:val="000000"/>
          <w:sz w:val="27"/>
          <w:szCs w:val="27"/>
        </w:rPr>
        <w:t> shape is placed in shall specify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as its </w:t>
      </w:r>
      <w:hyperlink r:id="rId81" w:anchor="non_feature_shape_element_arm.usage_view_level_non_feature_shape_model.model_shape" w:history="1">
        <w:r>
          <w:rPr>
            <w:rStyle w:val="Hyperlink"/>
            <w:b/>
            <w:bCs/>
            <w:sz w:val="27"/>
            <w:szCs w:val="27"/>
          </w:rPr>
          <w:t>model_shape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WR9: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 scope of the geometric model the </w:t>
      </w:r>
      <w:hyperlink r:id="rId82" w:anchor="non_feature_shape_element_arm.seating_plane" w:history="1">
        <w:r>
          <w:rPr>
            <w:rStyle w:val="Hyperlink"/>
            <w:b/>
            <w:bCs/>
            <w:sz w:val="27"/>
            <w:szCs w:val="27"/>
          </w:rPr>
          <w:t>Seating_plane</w:t>
        </w:r>
      </w:hyperlink>
      <w:r>
        <w:rPr>
          <w:color w:val="000000"/>
          <w:sz w:val="27"/>
          <w:szCs w:val="27"/>
        </w:rPr>
        <w:t> shape is placed in shall be the</w:t>
      </w:r>
      <w:ins w:id="14" w:author="Sapp (US), Brandon" w:date="2019-03-20T12:54:00Z">
        <w:r w:rsidR="00A713A1">
          <w:rPr>
            <w:color w:val="000000"/>
            <w:sz w:val="27"/>
            <w:szCs w:val="27"/>
          </w:rPr>
          <w:t xml:space="preserve"> </w:t>
        </w:r>
      </w:ins>
      <w:hyperlink r:id="rId83" w:anchor="footprint_definition_arm.footprint_definition.reference_package" w:history="1">
        <w:r>
          <w:rPr>
            <w:rStyle w:val="Hyperlink"/>
            <w:b/>
            <w:bCs/>
            <w:sz w:val="27"/>
            <w:szCs w:val="27"/>
          </w:rPr>
          <w:t>reference_package</w:t>
        </w:r>
      </w:hyperlink>
      <w:r>
        <w:rPr>
          <w:color w:val="000000"/>
          <w:sz w:val="27"/>
          <w:szCs w:val="27"/>
        </w:rPr>
        <w:t> of the associated </w:t>
      </w:r>
      <w:hyperlink r:id="rId84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WR10: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 relevant model shape shall be a three-dimensional model.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WR11: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shall not be provided for a member of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when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a two-dimensional model.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shall not be a two-dimensional model when the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15" w:name="footprint_definition_arm.footprint_defin"/>
      <w:r>
        <w:rPr>
          <w:b/>
          <w:bCs/>
          <w:color w:val="000000"/>
          <w:sz w:val="27"/>
          <w:szCs w:val="27"/>
        </w:rPr>
        <w:t>WR12: </w:t>
      </w:r>
      <w:bookmarkEnd w:id="15"/>
      <w:r>
        <w:rPr>
          <w:color w:val="000000"/>
          <w:sz w:val="27"/>
          <w:szCs w:val="27"/>
        </w:rPr>
        <w:t>If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a two-dimensional model then the context of that model shall be the context of this model.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4.2.5 Generic_footprint_definition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pping table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 is a type of </w:t>
      </w:r>
      <w:hyperlink r:id="rId86" w:anchor="layered_interconnect_complex_template_arm.multi_stratum_structured_template" w:history="1">
        <w:r>
          <w:rPr>
            <w:rStyle w:val="Hyperlink"/>
            <w:b/>
            <w:bCs/>
            <w:sz w:val="27"/>
            <w:szCs w:val="27"/>
          </w:rPr>
          <w:t>Multi_stratum_structured_template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 is either a </w:t>
      </w:r>
      <w:hyperlink r:id="rId87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or a</w:t>
      </w:r>
      <w:ins w:id="16" w:author="Sapp (US), Brandon" w:date="2019-03-20T12:55:00Z">
        <w:r w:rsidR="00A713A1">
          <w:rPr>
            <w:color w:val="000000"/>
            <w:sz w:val="27"/>
            <w:szCs w:val="27"/>
          </w:rPr>
          <w:t xml:space="preserve"> </w:t>
        </w:r>
      </w:ins>
      <w:hyperlink r:id="rId88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Generic_footprint_definition ABSTRACT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(ONEOF (</w:t>
      </w:r>
      <w:hyperlink r:id="rId89" w:anchor="footprint_definition_arm.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hyperlink r:id="rId90" w:anchor="footprint_definition_arm.breakout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Breakout_footprint_definition</w:t>
        </w:r>
      </w:hyperlink>
      <w:r>
        <w:rPr>
          <w:rStyle w:val="HTMLCode"/>
          <w:color w:val="00000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91" w:anchor="layered_interconnect_complex_template_arm.multi_stratum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Multi_stratum_structured_template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padstack_based_location : </w:t>
      </w:r>
      <w:hyperlink r:id="rId92" w:anchor="layered_interconnect_complex_template_arm.template_arrang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template_arrangement</w:t>
        </w:r>
      </w:hyperlink>
      <w:r>
        <w:rPr>
          <w:rStyle w:val="HTMLCode"/>
          <w:color w:val="000000"/>
        </w:rPr>
        <w:t> := get_template_arrangement(padstacks);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padstacks : SET[1:?] OF </w:t>
      </w:r>
      <w:hyperlink r:id="rId93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color w:val="000000"/>
        </w:rPr>
        <w:t> := QUERY(tlict &lt;* SELF\Structured_template.templates | ('LAYERED_INTERCONNECT_COMPLEX_TEMPLATE_ARM.PADSTACK_DEFINITION' IN TYPEOF(tlict.template)));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single_stratum_components : SET[0:?] OF </w:t>
      </w:r>
      <w:hyperlink r:id="rId94" w:anchor="layered_interconnect_simple_template_arm.single_stratum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Single_stratum_template</w:t>
        </w:r>
      </w:hyperlink>
      <w:r>
        <w:rPr>
          <w:rStyle w:val="HTMLCode"/>
          <w:color w:val="000000"/>
        </w:rPr>
        <w:t> := fd_get_single_stratum_components(SELF\Structured_template.templates);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SIZEOF(QUERY(ps &lt;* SELF\Structured_template.templates | (ps\Template_location_in_structured_template.template\Multi_stratum_structured_template.location &lt;&gt; SELF\Multi_stratum_structured_template.location) AND (ps\Template_location_in_structured_template.template\Multi_stratum_structured_template.location &lt;&gt; template_arrangement.symmetrical))) = 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((SELF\Multi_stratum_structured_template.location = template_arrangement.top) AND (SELF\Product_view_definition.initial_context\View_definition_context.description = 'top')) OR (NOT (SELF\Multi_stratum_structured_template.location = template_arrangement.top) AND NOT (SELF\Product_view_definition.initial_context\View_definition_context.description = 'top'));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((SELF\Multi_stratum_structured_template.location = template_arrangement.bottom) AND (SELF\Product_view_definition.initial_context\View_definition_context.description = 'bottom')) OR (NOT (SELF\Multi_stratum_structured_template.location = template_arrangement.bottom) AND NOT (SELF\Product_view_definition.initial_context\View_definition_context.description = 'bottom'));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WR4: ((SELF\Multi_stratum_structured_template.location = template_arrangement.symmetrical) AND (SELF\Product_view_definition.initial_context\View_definition_context.description = 'symmetrical')) OR (NOT (SELF\Multi_stratum_structured_template.location = template_arrangement.symmetrical) AND NOT (SELF\Product_view_definition.initial_context\View_definition_context.description = 'symmetrical'));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WR5: ((SELF\Multi_stratum_structured_template.location = template_arrangement.swappable) AND (SELF\Product_view_definition.initial_context\View_definition_context.description = 'swappable')) OR (NOT (SELF\Multi_stratum_structured_template.location = template_arrangement.swappable) AND NOT (SELF\Product_view_definition.initial_context\View_definition_context.description = 'swappable'));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WR6: NOT (SIZEOF(single_stratum_components) = 0) OR (SELF\Multi_stratum_structured_template.location = padstack_based_location);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padstack_based_location: </w:t>
      </w:r>
      <w:r>
        <w:rPr>
          <w:color w:val="000000"/>
          <w:sz w:val="27"/>
          <w:szCs w:val="27"/>
        </w:rPr>
        <w:t>specifies the </w:t>
      </w:r>
      <w:hyperlink r:id="rId95" w:anchor="layered_interconnect_complex_template_arm.template_arrangement" w:history="1">
        <w:r>
          <w:rPr>
            <w:rStyle w:val="Hyperlink"/>
            <w:b/>
            <w:bCs/>
            <w:sz w:val="27"/>
            <w:szCs w:val="27"/>
          </w:rPr>
          <w:t>template_arrangement</w:t>
        </w:r>
      </w:hyperlink>
      <w:r>
        <w:rPr>
          <w:color w:val="000000"/>
          <w:sz w:val="27"/>
          <w:szCs w:val="27"/>
        </w:rPr>
        <w:t> that is evaluated using function </w:t>
      </w:r>
      <w:hyperlink r:id="rId96" w:anchor="footprint_definition_arm.get_template_arrangement" w:history="1">
        <w:r>
          <w:rPr>
            <w:rStyle w:val="Hyperlink"/>
            <w:b/>
            <w:bCs/>
            <w:sz w:val="27"/>
            <w:szCs w:val="27"/>
          </w:rPr>
          <w:t>get_template_arrangement</w:t>
        </w:r>
      </w:hyperlink>
      <w:r>
        <w:rPr>
          <w:color w:val="000000"/>
          <w:sz w:val="27"/>
          <w:szCs w:val="27"/>
        </w:rPr>
        <w:t> with </w:t>
      </w:r>
      <w:r>
        <w:rPr>
          <w:b/>
          <w:bCs/>
          <w:color w:val="000000"/>
          <w:sz w:val="27"/>
          <w:szCs w:val="27"/>
        </w:rPr>
        <w:t>padstacks</w:t>
      </w:r>
      <w:r>
        <w:rPr>
          <w:color w:val="000000"/>
          <w:sz w:val="27"/>
          <w:szCs w:val="27"/>
        </w:rPr>
        <w:t> as an argument.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padstacks: </w:t>
      </w:r>
      <w:r>
        <w:rPr>
          <w:color w:val="000000"/>
          <w:sz w:val="27"/>
          <w:szCs w:val="27"/>
        </w:rPr>
        <w:t>specifies the role of </w:t>
      </w:r>
      <w:hyperlink r:id="rId97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. There shall be at least one</w:t>
      </w:r>
      <w:ins w:id="17" w:author="Sapp (US), Brandon" w:date="2019-03-20T12:55:00Z">
        <w:r w:rsidR="00A713A1">
          <w:rPr>
            <w:color w:val="000000"/>
            <w:sz w:val="27"/>
            <w:szCs w:val="27"/>
          </w:rPr>
          <w:t xml:space="preserve"> </w:t>
        </w:r>
      </w:ins>
      <w:hyperlink r:id="rId98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provided.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single_stratum_components: </w:t>
      </w:r>
      <w:r>
        <w:rPr>
          <w:color w:val="000000"/>
          <w:sz w:val="27"/>
          <w:szCs w:val="27"/>
        </w:rPr>
        <w:t>specifies the role of the </w:t>
      </w:r>
      <w:hyperlink r:id="rId99" w:anchor="layered_interconnect_simple_template_arm.single_stratum_template" w:history="1">
        <w:r>
          <w:rPr>
            <w:rStyle w:val="Hyperlink"/>
            <w:b/>
            <w:bCs/>
            <w:sz w:val="27"/>
            <w:szCs w:val="27"/>
          </w:rPr>
          <w:t>Single_stratum_template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. The </w:t>
      </w:r>
      <w:hyperlink r:id="rId100" w:anchor="layered_interconnect_simple_template_arm.single_stratum_template" w:history="1">
        <w:r>
          <w:rPr>
            <w:rStyle w:val="Hyperlink"/>
            <w:b/>
            <w:bCs/>
            <w:sz w:val="27"/>
            <w:szCs w:val="27"/>
          </w:rPr>
          <w:t>Single_stratum_templates</w:t>
        </w:r>
      </w:hyperlink>
      <w:r>
        <w:rPr>
          <w:color w:val="000000"/>
          <w:sz w:val="27"/>
          <w:szCs w:val="27"/>
        </w:rPr>
        <w:t> are optional and need not be provided for the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101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 </w:t>
      </w:r>
      <w:hyperlink r:id="rId102" w:anchor="layered_interconnect_complex_template_arm.multi_stratum_structured_template" w:history="1">
        <w:r>
          <w:rPr>
            <w:rStyle w:val="Hyperlink"/>
            <w:b/>
            <w:bCs/>
            <w:sz w:val="27"/>
            <w:szCs w:val="27"/>
          </w:rPr>
          <w:t>Multi_stratum_structured_templates</w:t>
        </w:r>
      </w:hyperlink>
      <w:r>
        <w:rPr>
          <w:color w:val="000000"/>
          <w:sz w:val="27"/>
          <w:szCs w:val="27"/>
        </w:rPr>
        <w:t> composing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 shall be either </w:t>
      </w:r>
      <w:hyperlink r:id="rId103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 or same as one of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The </w:t>
      </w:r>
      <w:hyperlink r:id="rId104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shall be </w:t>
      </w:r>
      <w:hyperlink r:id="rId105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 if and only if the padstack location is </w:t>
      </w:r>
      <w:hyperlink r:id="rId106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The </w:t>
      </w:r>
      <w:hyperlink r:id="rId107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shall be </w:t>
      </w:r>
      <w:hyperlink r:id="rId108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 if and only if the padstack location is </w:t>
      </w:r>
      <w:hyperlink r:id="rId109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WR4: </w:t>
      </w:r>
      <w:r>
        <w:rPr>
          <w:color w:val="000000"/>
          <w:sz w:val="27"/>
          <w:szCs w:val="27"/>
        </w:rPr>
        <w:t>The </w:t>
      </w:r>
      <w:hyperlink r:id="rId110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shall be </w:t>
      </w:r>
      <w:hyperlink r:id="rId111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 if and only if the padstack location is </w:t>
      </w:r>
      <w:hyperlink r:id="rId112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WR5: </w:t>
      </w:r>
      <w:r>
        <w:rPr>
          <w:color w:val="000000"/>
          <w:sz w:val="27"/>
          <w:szCs w:val="27"/>
        </w:rPr>
        <w:t>The </w:t>
      </w:r>
      <w:hyperlink r:id="rId113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shall be </w:t>
      </w:r>
      <w:hyperlink r:id="rId114" w:anchor="layered_interconnect_complex_template_arm.template_arrangement.swappable" w:history="1">
        <w:r>
          <w:rPr>
            <w:rStyle w:val="Hyperlink"/>
            <w:b/>
            <w:bCs/>
            <w:sz w:val="27"/>
            <w:szCs w:val="27"/>
          </w:rPr>
          <w:t>swappable</w:t>
        </w:r>
      </w:hyperlink>
      <w:r>
        <w:rPr>
          <w:color w:val="000000"/>
          <w:sz w:val="27"/>
          <w:szCs w:val="27"/>
        </w:rPr>
        <w:t> if and only if the padstack location is </w:t>
      </w:r>
      <w:hyperlink r:id="rId115" w:anchor="layered_interconnect_complex_template_arm.template_arrangement.swappable" w:history="1">
        <w:r>
          <w:rPr>
            <w:rStyle w:val="Hyperlink"/>
            <w:b/>
            <w:bCs/>
            <w:sz w:val="27"/>
            <w:szCs w:val="27"/>
          </w:rPr>
          <w:t>swappable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18" w:name="footprint_definition_arm.generic_footpri"/>
      <w:r>
        <w:rPr>
          <w:b/>
          <w:bCs/>
          <w:color w:val="000000"/>
          <w:sz w:val="27"/>
          <w:szCs w:val="27"/>
        </w:rPr>
        <w:t>WR6: </w:t>
      </w:r>
      <w:bookmarkEnd w:id="18"/>
      <w:r>
        <w:rPr>
          <w:color w:val="000000"/>
          <w:sz w:val="27"/>
          <w:szCs w:val="27"/>
        </w:rPr>
        <w:t>If there are no </w:t>
      </w:r>
      <w:r>
        <w:rPr>
          <w:b/>
          <w:bCs/>
          <w:color w:val="000000"/>
          <w:sz w:val="27"/>
          <w:szCs w:val="27"/>
        </w:rPr>
        <w:t>single_stratum_components</w:t>
      </w:r>
      <w:r>
        <w:rPr>
          <w:color w:val="000000"/>
          <w:sz w:val="27"/>
          <w:szCs w:val="27"/>
        </w:rPr>
        <w:t>, then the </w:t>
      </w:r>
      <w:hyperlink r:id="rId116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inherited from the </w:t>
      </w:r>
      <w:hyperlink r:id="rId117" w:anchor="layered_interconnect_complex_template_arm.multi_stratum_structured_template" w:history="1">
        <w:r>
          <w:rPr>
            <w:rStyle w:val="Hyperlink"/>
            <w:b/>
            <w:bCs/>
            <w:sz w:val="27"/>
            <w:szCs w:val="27"/>
          </w:rPr>
          <w:t>Multi_stratum_structured_template</w:t>
        </w:r>
      </w:hyperlink>
      <w:r>
        <w:rPr>
          <w:color w:val="000000"/>
          <w:sz w:val="27"/>
          <w:szCs w:val="27"/>
        </w:rPr>
        <w:t> shall be equal to the calculated</w:t>
      </w:r>
      <w:ins w:id="19" w:author="Sapp (US), Brandon" w:date="2019-03-20T12:55:00Z">
        <w:r w:rsidR="00A713A1">
          <w:rPr>
            <w:color w:val="000000"/>
            <w:sz w:val="27"/>
            <w:szCs w:val="27"/>
          </w:rPr>
          <w:t xml:space="preserve"> </w:t>
        </w:r>
      </w:ins>
      <w:r>
        <w:rPr>
          <w:b/>
          <w:bCs/>
          <w:color w:val="000000"/>
          <w:sz w:val="27"/>
          <w:szCs w:val="27"/>
        </w:rPr>
        <w:t>padstack_based_location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4.2.6 Package_footprint_relationship_definition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pping table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Package_footprint_relationship_definition</w:t>
      </w:r>
      <w:r>
        <w:rPr>
          <w:color w:val="000000"/>
          <w:sz w:val="27"/>
          <w:szCs w:val="27"/>
        </w:rPr>
        <w:t> is a type of </w:t>
      </w:r>
      <w:hyperlink r:id="rId119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 provided to explicitly define the geometric relationship between a planar shape of a </w:t>
      </w:r>
      <w:hyperlink r:id="rId120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and a planar shape of a </w:t>
      </w:r>
      <w:hyperlink r:id="rId121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. The </w:t>
      </w:r>
      <w:hyperlink r:id="rId122" w:anchor="footprint_definition_arm.package_footprint_relationship_definition" w:history="1">
        <w:r>
          <w:rPr>
            <w:rStyle w:val="Hyperlink"/>
            <w:b/>
            <w:bCs/>
            <w:sz w:val="27"/>
            <w:szCs w:val="27"/>
          </w:rPr>
          <w:t>Package_footprint_relationship_definition</w:t>
        </w:r>
      </w:hyperlink>
      <w:r>
        <w:rPr>
          <w:color w:val="000000"/>
          <w:sz w:val="27"/>
          <w:szCs w:val="27"/>
        </w:rPr>
        <w:t> allows an application to archive and exchange many to many relationships between </w:t>
      </w:r>
      <w:hyperlink r:id="rId123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and </w:t>
      </w:r>
      <w:hyperlink r:id="rId124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models.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Package_footprint_relationship_definition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25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associated_model : SET[1:1] OF </w:t>
      </w:r>
      <w:hyperlink r:id="rId126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color w:val="000000"/>
        </w:rPr>
        <w:t> := fd_get_amodel(SELF);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related_models : SET[2:2] OF </w:t>
      </w:r>
      <w:hyperlink r:id="rId127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color w:val="000000"/>
        </w:rPr>
        <w:t> := fd_get_rmodels(related_elements);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related_transforms : SET[2:2] OF </w:t>
      </w:r>
      <w:hyperlink r:id="rId128" w:anchor="contextual_shape_positioning_arm.geometric_model_relationship_with_transform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Geometric_model_relationship_with_transformation</w:t>
        </w:r>
      </w:hyperlink>
      <w:r>
        <w:rPr>
          <w:rStyle w:val="HTMLCode"/>
          <w:color w:val="000000"/>
        </w:rPr>
        <w:t> := fd_get_transforms(associated_model, related_models);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INVERSE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related_elements : SET[2:2] OF view_definition_relationship FOR related_view;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SIZEOF(QUERY(re &lt;* related_elements | ('PACKAGE_ARM.PACKAGE' IN TYPEOF(re\View_definition_relationship.relating_view))))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SIZEOF(QUERY(re &lt;* related_elements | ('FOOTPRINT_DEFINITION_ARM.FOOTPRINT_DEFINITION' IN TYPEOF(re\View_definition_relationship.relating_view))))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SIZEOF(related_models) = 2;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WR4: SIZEOF(associated_model)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WR5: SIZEOF(QUERY(rm &lt;* related_models | ('PHYSICAL_UNIT_2D_SHAPE_ARM.PHYSICAL_UNIT_PLANAR_SHAPE_MODEL' IN TYPEOF(rm))))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WR6: SIZEOF(QUERY(rm &lt;* related_models | ('FOOTPRINT_DEFINITION_ARM.FOOTPRINT_DEFINITION_SHAPE_MODEL' IN TYPEOF(rm))))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WR7: 'LAYERED_2D_SHAPE_ARM.PLANAR_SHAPE_MODEL' IN TYPEOF(associated_model[1]);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WR8: SIZEOF(related_transforms) = 2;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associated_model: </w:t>
      </w:r>
      <w:r>
        <w:rPr>
          <w:color w:val="000000"/>
          <w:sz w:val="27"/>
          <w:szCs w:val="27"/>
        </w:rPr>
        <w:t>specifies a </w:t>
      </w:r>
      <w:hyperlink r:id="rId129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</w:t>
        </w:r>
      </w:hyperlink>
      <w:r>
        <w:rPr>
          <w:color w:val="000000"/>
          <w:sz w:val="27"/>
          <w:szCs w:val="27"/>
        </w:rPr>
        <w:t> that is establishing a common context in which the </w:t>
      </w:r>
      <w:hyperlink r:id="rId130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model and the </w:t>
      </w:r>
      <w:hyperlink r:id="rId131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model are related. Each of the two models is independently transformed into the </w:t>
      </w:r>
      <w:r>
        <w:rPr>
          <w:b/>
          <w:bCs/>
          <w:color w:val="000000"/>
          <w:sz w:val="27"/>
          <w:szCs w:val="27"/>
        </w:rPr>
        <w:t>associated_model</w:t>
      </w:r>
      <w:r>
        <w:rPr>
          <w:color w:val="000000"/>
          <w:sz w:val="27"/>
          <w:szCs w:val="27"/>
        </w:rPr>
        <w:t>, with the role of the transforms being to establish the formal relationship.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related_models: </w:t>
      </w:r>
      <w:r>
        <w:rPr>
          <w:color w:val="000000"/>
          <w:sz w:val="27"/>
          <w:szCs w:val="27"/>
        </w:rPr>
        <w:t>specifies two </w:t>
      </w:r>
      <w:hyperlink r:id="rId132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Geometric_models</w:t>
        </w:r>
      </w:hyperlink>
      <w:r>
        <w:rPr>
          <w:color w:val="000000"/>
          <w:sz w:val="27"/>
          <w:szCs w:val="27"/>
        </w:rPr>
        <w:t>, one of which is a planar model for a </w:t>
      </w:r>
      <w:hyperlink r:id="rId133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, and the other is a planar model for a </w:t>
      </w:r>
      <w:hyperlink r:id="rId134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 xml:space="preserve">. The models are individually associated </w:t>
      </w:r>
      <w:del w:id="20" w:author="Sapp (US), Brandon" w:date="2019-03-20T12:50:00Z">
        <w:r w:rsidDel="00A713A1">
          <w:rPr>
            <w:color w:val="000000"/>
            <w:sz w:val="27"/>
            <w:szCs w:val="27"/>
          </w:rPr>
          <w:delText xml:space="preserve">to </w:delText>
        </w:r>
      </w:del>
      <w:ins w:id="21" w:author="Sapp (US), Brandon" w:date="2019-03-20T12:50:00Z">
        <w:r w:rsidR="00A713A1">
          <w:rPr>
            <w:color w:val="000000"/>
            <w:sz w:val="27"/>
            <w:szCs w:val="27"/>
          </w:rPr>
          <w:t xml:space="preserve">with </w:t>
        </w:r>
      </w:ins>
      <w:r>
        <w:rPr>
          <w:color w:val="000000"/>
          <w:sz w:val="27"/>
          <w:szCs w:val="27"/>
        </w:rPr>
        <w:t>the </w:t>
      </w:r>
      <w:hyperlink r:id="rId135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and </w:t>
      </w:r>
      <w:hyperlink r:id="rId136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related to the </w:t>
      </w:r>
      <w:hyperlink r:id="rId137" w:anchor="footprint_definition_arm.package_footprint_relationship_definition" w:history="1">
        <w:r>
          <w:rPr>
            <w:rStyle w:val="Hyperlink"/>
            <w:b/>
            <w:bCs/>
            <w:sz w:val="27"/>
            <w:szCs w:val="27"/>
          </w:rPr>
          <w:t>Package_footprint_relationship_definition</w:t>
        </w:r>
      </w:hyperlink>
      <w:r>
        <w:rPr>
          <w:color w:val="000000"/>
          <w:sz w:val="27"/>
          <w:szCs w:val="27"/>
        </w:rPr>
        <w:t> by </w:t>
      </w:r>
      <w:r>
        <w:rPr>
          <w:b/>
          <w:bCs/>
          <w:color w:val="000000"/>
          <w:sz w:val="27"/>
          <w:szCs w:val="27"/>
        </w:rPr>
        <w:t>related_elements</w:t>
      </w:r>
      <w:ins w:id="22" w:author="Sapp (US), Brandon" w:date="2019-03-20T12:51:00Z">
        <w:r w:rsidR="00A713A1">
          <w:rPr>
            <w:b/>
            <w:bCs/>
            <w:color w:val="000000"/>
            <w:sz w:val="27"/>
            <w:szCs w:val="27"/>
          </w:rPr>
          <w:t xml:space="preserve"> </w:t>
        </w:r>
      </w:ins>
      <w:r>
        <w:rPr>
          <w:color w:val="000000"/>
          <w:sz w:val="27"/>
          <w:szCs w:val="27"/>
        </w:rPr>
        <w:t>through a </w:t>
      </w:r>
      <w:hyperlink r:id="rId138" w:anchor="shape_property_assignment_arm.shape_description_association" w:history="1">
        <w:r>
          <w:rPr>
            <w:rStyle w:val="Hyperlink"/>
            <w:b/>
            <w:bCs/>
            <w:sz w:val="27"/>
            <w:szCs w:val="27"/>
          </w:rPr>
          <w:t>Shape_description_association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related_transforms: </w:t>
      </w:r>
      <w:r>
        <w:rPr>
          <w:color w:val="000000"/>
          <w:sz w:val="27"/>
          <w:szCs w:val="27"/>
        </w:rPr>
        <w:t>specifies two </w:t>
      </w:r>
      <w:hyperlink r:id="rId139" w:anchor="contextual_shape_positioning_arm.geometric_model_relationship_with_transformation" w:history="1">
        <w:r>
          <w:rPr>
            <w:rStyle w:val="Hyperlink"/>
            <w:b/>
            <w:bCs/>
            <w:sz w:val="27"/>
            <w:szCs w:val="27"/>
          </w:rPr>
          <w:t>Geometric_model_relationship_with_transformation</w:t>
        </w:r>
      </w:hyperlink>
      <w:r>
        <w:rPr>
          <w:color w:val="000000"/>
          <w:sz w:val="27"/>
          <w:szCs w:val="27"/>
        </w:rPr>
        <w:t> that individually specify the transformation matrix that locates a</w:t>
      </w:r>
      <w:ins w:id="23" w:author="Sapp (US), Brandon" w:date="2019-03-20T12:50:00Z">
        <w:r w:rsidR="00A713A1">
          <w:rPr>
            <w:color w:val="000000"/>
            <w:sz w:val="27"/>
            <w:szCs w:val="27"/>
          </w:rPr>
          <w:t xml:space="preserve"> </w:t>
        </w:r>
      </w:ins>
      <w:hyperlink r:id="rId140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model or a </w:t>
      </w:r>
      <w:hyperlink r:id="rId141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model in the </w:t>
      </w:r>
      <w:r>
        <w:rPr>
          <w:b/>
          <w:bCs/>
          <w:color w:val="000000"/>
          <w:sz w:val="27"/>
          <w:szCs w:val="27"/>
        </w:rPr>
        <w:t>associated_model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24" w:name="note_1"/>
      <w:r>
        <w:rPr>
          <w:color w:val="000000"/>
        </w:rPr>
        <w:t>NOTE 1</w:t>
      </w:r>
      <w:bookmarkEnd w:id="24"/>
      <w:r>
        <w:rPr>
          <w:color w:val="000000"/>
        </w:rPr>
        <w:t>   Taken together, the </w:t>
      </w:r>
      <w:r>
        <w:rPr>
          <w:b/>
          <w:bCs/>
          <w:color w:val="000000"/>
        </w:rPr>
        <w:t>related_transforms</w:t>
      </w:r>
      <w:r>
        <w:rPr>
          <w:color w:val="000000"/>
        </w:rPr>
        <w:t> specifies the geometric relationship between geometric elements in a </w:t>
      </w:r>
      <w:hyperlink r:id="rId142" w:anchor="package_arm.package" w:history="1">
        <w:r>
          <w:rPr>
            <w:rStyle w:val="Hyperlink"/>
            <w:b/>
            <w:bCs/>
          </w:rPr>
          <w:t>Package</w:t>
        </w:r>
      </w:hyperlink>
      <w:r>
        <w:rPr>
          <w:color w:val="000000"/>
        </w:rPr>
        <w:t> model to geometric elements in a </w:t>
      </w:r>
      <w:hyperlink r:id="rId143" w:anchor="footprint_definition_arm.footprint_definition" w:history="1">
        <w:r>
          <w:rPr>
            <w:rStyle w:val="Hyperlink"/>
            <w:b/>
            <w:bCs/>
          </w:rPr>
          <w:t>Footprint_definition</w:t>
        </w:r>
      </w:hyperlink>
      <w:r>
        <w:rPr>
          <w:color w:val="000000"/>
        </w:rPr>
        <w:t> model.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related_elements: </w:t>
      </w:r>
      <w:r>
        <w:rPr>
          <w:color w:val="000000"/>
          <w:sz w:val="27"/>
          <w:szCs w:val="27"/>
        </w:rPr>
        <w:t>is an inverse attribute that specifies that the </w:t>
      </w:r>
      <w:hyperlink r:id="rId144" w:anchor="footprint_definition_arm.package_footprint_relationship_definition" w:history="1">
        <w:r>
          <w:rPr>
            <w:rStyle w:val="Hyperlink"/>
            <w:b/>
            <w:bCs/>
            <w:sz w:val="27"/>
            <w:szCs w:val="27"/>
          </w:rPr>
          <w:t>Package_footprint_relationship_definition</w:t>
        </w:r>
      </w:hyperlink>
      <w:r>
        <w:rPr>
          <w:color w:val="000000"/>
          <w:sz w:val="27"/>
          <w:szCs w:val="27"/>
        </w:rPr>
        <w:t> is existence dependent on two members of</w:t>
      </w:r>
      <w:ins w:id="25" w:author="Sapp (US), Brandon" w:date="2019-03-20T12:55:00Z">
        <w:r w:rsidR="00A713A1">
          <w:rPr>
            <w:color w:val="000000"/>
            <w:sz w:val="27"/>
            <w:szCs w:val="27"/>
          </w:rPr>
          <w:t xml:space="preserve"> </w:t>
        </w:r>
      </w:ins>
      <w:hyperlink r:id="rId145" w:anchor="product_view_definition_relationship_arm.view_definition_relationship" w:history="1">
        <w:r>
          <w:rPr>
            <w:rStyle w:val="Hyperlink"/>
            <w:b/>
            <w:bCs/>
            <w:sz w:val="27"/>
            <w:szCs w:val="27"/>
          </w:rPr>
          <w:t>View_definition_relationship</w:t>
        </w:r>
      </w:hyperlink>
      <w:r>
        <w:rPr>
          <w:color w:val="000000"/>
          <w:sz w:val="27"/>
          <w:szCs w:val="27"/>
        </w:rPr>
        <w:t>. One member of </w:t>
      </w:r>
      <w:hyperlink r:id="rId146" w:anchor="product_view_definition_relationship_arm.view_definition_relationship" w:history="1">
        <w:r>
          <w:rPr>
            <w:rStyle w:val="Hyperlink"/>
            <w:b/>
            <w:bCs/>
            <w:sz w:val="27"/>
            <w:szCs w:val="27"/>
          </w:rPr>
          <w:t>View_definition_relationship</w:t>
        </w:r>
      </w:hyperlink>
      <w:r>
        <w:rPr>
          <w:color w:val="000000"/>
          <w:sz w:val="27"/>
          <w:szCs w:val="27"/>
        </w:rPr>
        <w:t> references a </w:t>
      </w:r>
      <w:hyperlink r:id="rId147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. The other member references a </w:t>
      </w:r>
      <w:hyperlink r:id="rId148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26" w:name="note_2"/>
      <w:r>
        <w:rPr>
          <w:color w:val="000000"/>
        </w:rPr>
        <w:t>NOTE 2</w:t>
      </w:r>
      <w:bookmarkEnd w:id="26"/>
      <w:r>
        <w:rPr>
          <w:color w:val="000000"/>
        </w:rPr>
        <w:t>   The direction of the related and relating attributes differs from an assembly relationship since a </w:t>
      </w:r>
      <w:hyperlink r:id="rId149" w:anchor="footprint_definition_arm.package_footprint_relationship_definition" w:history="1">
        <w:r>
          <w:rPr>
            <w:rStyle w:val="Hyperlink"/>
            <w:b/>
            <w:bCs/>
          </w:rPr>
          <w:t>Package_footprint_relationship_definition</w:t>
        </w:r>
      </w:hyperlink>
      <w:r>
        <w:rPr>
          <w:color w:val="000000"/>
        </w:rPr>
        <w:t> is not an assembly.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At least one member of </w:t>
      </w:r>
      <w:hyperlink r:id="rId150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shall be included in </w:t>
      </w:r>
      <w:r>
        <w:rPr>
          <w:b/>
          <w:bCs/>
          <w:color w:val="000000"/>
          <w:sz w:val="27"/>
          <w:szCs w:val="27"/>
        </w:rPr>
        <w:t>related_elements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At least one member of </w:t>
      </w:r>
      <w:hyperlink r:id="rId151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shall be included in </w:t>
      </w:r>
      <w:r>
        <w:rPr>
          <w:b/>
          <w:bCs/>
          <w:color w:val="000000"/>
          <w:sz w:val="27"/>
          <w:szCs w:val="27"/>
        </w:rPr>
        <w:t>related_elements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27" w:name="note_3"/>
      <w:r>
        <w:rPr>
          <w:color w:val="000000"/>
        </w:rPr>
        <w:t>NOTE 3</w:t>
      </w:r>
      <w:bookmarkEnd w:id="27"/>
      <w:r>
        <w:rPr>
          <w:color w:val="000000"/>
        </w:rPr>
        <w:t>   WR1 with WR2 and the population constraint on </w:t>
      </w:r>
      <w:r>
        <w:rPr>
          <w:b/>
          <w:bCs/>
          <w:color w:val="000000"/>
        </w:rPr>
        <w:t>related_elements</w:t>
      </w:r>
      <w:r>
        <w:rPr>
          <w:color w:val="000000"/>
        </w:rPr>
        <w:t xml:space="preserve"> ensure that there </w:t>
      </w:r>
      <w:del w:id="28" w:author="Sapp (US), Brandon" w:date="2019-03-20T12:52:00Z">
        <w:r w:rsidDel="00A713A1">
          <w:rPr>
            <w:color w:val="000000"/>
          </w:rPr>
          <w:delText xml:space="preserve">is </w:delText>
        </w:r>
      </w:del>
      <w:ins w:id="29" w:author="Sapp (US), Brandon" w:date="2019-03-20T12:52:00Z">
        <w:r w:rsidR="00A713A1">
          <w:rPr>
            <w:color w:val="000000"/>
          </w:rPr>
          <w:t xml:space="preserve">are </w:t>
        </w:r>
      </w:ins>
      <w:r>
        <w:rPr>
          <w:color w:val="000000"/>
        </w:rPr>
        <w:t>one </w:t>
      </w:r>
      <w:hyperlink r:id="rId152" w:anchor="package_arm.package" w:history="1">
        <w:r>
          <w:rPr>
            <w:rStyle w:val="Hyperlink"/>
            <w:b/>
            <w:bCs/>
          </w:rPr>
          <w:t>Package</w:t>
        </w:r>
      </w:hyperlink>
      <w:r>
        <w:rPr>
          <w:color w:val="000000"/>
        </w:rPr>
        <w:t> and one </w:t>
      </w:r>
      <w:hyperlink r:id="rId153" w:anchor="footprint_definition_arm.footprint_definition" w:history="1">
        <w:r>
          <w:rPr>
            <w:rStyle w:val="Hyperlink"/>
            <w:b/>
            <w:bCs/>
          </w:rPr>
          <w:t>Footprint_definition</w:t>
        </w:r>
      </w:hyperlink>
      <w:r>
        <w:rPr>
          <w:color w:val="000000"/>
        </w:rPr>
        <w:t> related to a member of</w:t>
      </w:r>
      <w:ins w:id="30" w:author="Sapp (US), Brandon" w:date="2019-03-20T12:55:00Z">
        <w:r w:rsidR="00A713A1">
          <w:rPr>
            <w:color w:val="000000"/>
          </w:rPr>
          <w:t xml:space="preserve"> </w:t>
        </w:r>
      </w:ins>
      <w:hyperlink r:id="rId154" w:anchor="footprint_definition_arm.package_footprint_relationship_definition" w:history="1">
        <w:r>
          <w:rPr>
            <w:rStyle w:val="Hyperlink"/>
            <w:b/>
            <w:bCs/>
          </w:rPr>
          <w:t>Package_footprint_relationship_definition</w:t>
        </w:r>
      </w:hyperlink>
      <w:r>
        <w:rPr>
          <w:color w:val="000000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There shall be exactly two models related to the </w:t>
      </w:r>
      <w:hyperlink r:id="rId155" w:anchor="footprint_definition_arm.package_footprint_relationship_definition" w:history="1">
        <w:r>
          <w:rPr>
            <w:rStyle w:val="Hyperlink"/>
            <w:b/>
            <w:bCs/>
            <w:sz w:val="27"/>
            <w:szCs w:val="27"/>
          </w:rPr>
          <w:t>Package_footprint_relationship_definition</w:t>
        </w:r>
      </w:hyperlink>
      <w:r>
        <w:rPr>
          <w:color w:val="000000"/>
          <w:sz w:val="27"/>
          <w:szCs w:val="27"/>
        </w:rPr>
        <w:t> model.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WR4: </w:t>
      </w:r>
      <w:r>
        <w:rPr>
          <w:color w:val="000000"/>
          <w:sz w:val="27"/>
          <w:szCs w:val="27"/>
        </w:rPr>
        <w:t>There shall be exactly one </w:t>
      </w:r>
      <w:r>
        <w:rPr>
          <w:b/>
          <w:bCs/>
          <w:color w:val="000000"/>
          <w:sz w:val="27"/>
          <w:szCs w:val="27"/>
        </w:rPr>
        <w:t>associated_model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WR5: </w:t>
      </w:r>
      <w:r>
        <w:rPr>
          <w:color w:val="000000"/>
          <w:sz w:val="27"/>
          <w:szCs w:val="27"/>
        </w:rPr>
        <w:t>One of the </w:t>
      </w:r>
      <w:r>
        <w:rPr>
          <w:b/>
          <w:bCs/>
          <w:color w:val="000000"/>
          <w:sz w:val="27"/>
          <w:szCs w:val="27"/>
        </w:rPr>
        <w:t>related_models</w:t>
      </w:r>
      <w:r>
        <w:rPr>
          <w:color w:val="000000"/>
          <w:sz w:val="27"/>
          <w:szCs w:val="27"/>
        </w:rPr>
        <w:t> shall be a </w:t>
      </w:r>
      <w:hyperlink r:id="rId156" w:anchor="physical_unit_2d_shape_arm.physical_unit_planar_shape_model" w:history="1">
        <w:r>
          <w:rPr>
            <w:rStyle w:val="Hyperlink"/>
            <w:b/>
            <w:bCs/>
            <w:sz w:val="27"/>
            <w:szCs w:val="27"/>
          </w:rPr>
          <w:t>Physical_unit_planar_shape_model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WR6: </w:t>
      </w:r>
      <w:r>
        <w:rPr>
          <w:color w:val="000000"/>
          <w:sz w:val="27"/>
          <w:szCs w:val="27"/>
        </w:rPr>
        <w:t>One of the </w:t>
      </w:r>
      <w:r>
        <w:rPr>
          <w:b/>
          <w:bCs/>
          <w:color w:val="000000"/>
          <w:sz w:val="27"/>
          <w:szCs w:val="27"/>
        </w:rPr>
        <w:t>related_models</w:t>
      </w:r>
      <w:r>
        <w:rPr>
          <w:color w:val="000000"/>
          <w:sz w:val="27"/>
          <w:szCs w:val="27"/>
        </w:rPr>
        <w:t> shall be a </w:t>
      </w:r>
      <w:hyperlink r:id="rId157" w:anchor="footprint_definition_arm.footprint_definition_shape_model" w:history="1">
        <w:r>
          <w:rPr>
            <w:rStyle w:val="Hyperlink"/>
            <w:b/>
            <w:bCs/>
            <w:sz w:val="27"/>
            <w:szCs w:val="27"/>
          </w:rPr>
          <w:t>Footprint_definition_shape_model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31" w:name="note_4"/>
      <w:r>
        <w:rPr>
          <w:color w:val="000000"/>
        </w:rPr>
        <w:t>NOTE 4</w:t>
      </w:r>
      <w:bookmarkEnd w:id="31"/>
      <w:r>
        <w:rPr>
          <w:color w:val="000000"/>
        </w:rPr>
        <w:t xml:space="preserve">   WR3, WR5, WR6 together ensure that there </w:t>
      </w:r>
      <w:del w:id="32" w:author="Sapp (US), Brandon" w:date="2019-03-20T12:53:00Z">
        <w:r w:rsidDel="00A713A1">
          <w:rPr>
            <w:color w:val="000000"/>
          </w:rPr>
          <w:delText xml:space="preserve">are </w:delText>
        </w:r>
      </w:del>
      <w:ins w:id="33" w:author="Sapp (US), Brandon" w:date="2019-03-20T12:53:00Z">
        <w:r w:rsidR="00A713A1">
          <w:rPr>
            <w:color w:val="000000"/>
          </w:rPr>
          <w:t xml:space="preserve">is </w:t>
        </w:r>
      </w:ins>
      <w:r>
        <w:rPr>
          <w:color w:val="000000"/>
        </w:rPr>
        <w:t>the correct type of models in </w:t>
      </w:r>
      <w:r>
        <w:rPr>
          <w:b/>
          <w:bCs/>
          <w:color w:val="000000"/>
        </w:rPr>
        <w:t>related_models</w:t>
      </w:r>
      <w:r>
        <w:rPr>
          <w:color w:val="000000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WR7: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associated_model</w:t>
      </w:r>
      <w:r>
        <w:rPr>
          <w:color w:val="000000"/>
          <w:sz w:val="27"/>
          <w:szCs w:val="27"/>
        </w:rPr>
        <w:t> shall have a dimensionality of 2.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34" w:name="footprint_definition_arm.package_footpri"/>
      <w:r>
        <w:rPr>
          <w:b/>
          <w:bCs/>
          <w:color w:val="000000"/>
          <w:sz w:val="27"/>
          <w:szCs w:val="27"/>
        </w:rPr>
        <w:t>WR8: </w:t>
      </w:r>
      <w:bookmarkEnd w:id="34"/>
      <w:r>
        <w:rPr>
          <w:color w:val="000000"/>
          <w:sz w:val="27"/>
          <w:szCs w:val="27"/>
        </w:rPr>
        <w:t>There shall exist exactly two </w:t>
      </w:r>
      <w:r>
        <w:rPr>
          <w:b/>
          <w:bCs/>
          <w:color w:val="000000"/>
          <w:sz w:val="27"/>
          <w:szCs w:val="27"/>
        </w:rPr>
        <w:t>related_transforms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4.2.7 Part_feature_based_template_location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1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pping table">
                      <a:hlinkClick r:id="rId1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Part_feature_based_template_location</w:t>
      </w:r>
      <w:r>
        <w:rPr>
          <w:color w:val="000000"/>
          <w:sz w:val="27"/>
          <w:szCs w:val="27"/>
        </w:rPr>
        <w:t> is a type of </w:t>
      </w:r>
      <w:hyperlink r:id="rId159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that supports the case that properties of a specific element of a </w:t>
      </w:r>
      <w:hyperlink r:id="rId160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are dependent on properties of a specific </w:t>
      </w:r>
      <w:hyperlink r:id="rId161" w:anchor="physical_unit_usage_view_arm.part_feature" w:history="1">
        <w:r>
          <w:rPr>
            <w:rStyle w:val="Hyperlink"/>
            <w:b/>
            <w:bCs/>
            <w:sz w:val="27"/>
            <w:szCs w:val="27"/>
          </w:rPr>
          <w:t>Part_feature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Part_feature_based_template_location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62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reference_feature : </w:t>
      </w:r>
      <w:hyperlink r:id="rId163" w:anchor="physical_unit_usage_view_arm.pa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35" w:name="footprint_definition_arm.part_feature_ba"/>
      <w:r>
        <w:rPr>
          <w:b/>
          <w:bCs/>
          <w:color w:val="000000"/>
          <w:sz w:val="27"/>
          <w:szCs w:val="27"/>
        </w:rPr>
        <w:t>reference_feature: </w:t>
      </w:r>
      <w:bookmarkEnd w:id="35"/>
      <w:r>
        <w:rPr>
          <w:color w:val="000000"/>
          <w:sz w:val="27"/>
          <w:szCs w:val="27"/>
        </w:rPr>
        <w:t>specifies the role of one </w:t>
      </w:r>
      <w:hyperlink r:id="rId164" w:anchor="physical_unit_usage_view_arm.part_feature" w:history="1">
        <w:r>
          <w:rPr>
            <w:rStyle w:val="Hyperlink"/>
            <w:b/>
            <w:bCs/>
            <w:sz w:val="27"/>
            <w:szCs w:val="27"/>
          </w:rPr>
          <w:t>Part_feature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Part_feature_based_template_location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4.2.8 Stratum_feature_template_location_in_breakout_footprint_definition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1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pping table">
                      <a:hlinkClick r:id="rId1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 is a type of </w:t>
      </w:r>
      <w:hyperlink r:id="rId166" w:anchor="layered_interconnect_complex_template_arm.stratum_specific_template_location" w:history="1">
        <w:r>
          <w:rPr>
            <w:rStyle w:val="Hyperlink"/>
            <w:b/>
            <w:bCs/>
            <w:sz w:val="27"/>
            <w:szCs w:val="27"/>
          </w:rPr>
          <w:t>Stratum_specific_template_location</w:t>
        </w:r>
      </w:hyperlink>
      <w:r>
        <w:rPr>
          <w:color w:val="000000"/>
          <w:sz w:val="27"/>
          <w:szCs w:val="27"/>
        </w:rPr>
        <w:t> that also provides an explicit map between a padstack location in a </w:t>
      </w:r>
      <w:hyperlink r:id="rId167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 and the source requirement padstack location in a </w:t>
      </w:r>
      <w:hyperlink r:id="rId168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Stratum_feature_template_location_in_breakout_footprint_definition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69" w:anchor="layered_interconnect_complex_template_arm.stratum_specific_template_lo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Stratum_specific_template_location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SELF\template_location_in_structured_template.assembly : </w:t>
      </w:r>
      <w:hyperlink r:id="rId170" w:anchor="footprint_definition_arm.breakout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Breakout_footprint_definition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SELF\template_location_in_structured_template.template : </w:t>
      </w:r>
      <w:hyperlink r:id="rId171" w:anchor="layered_interconnect_simple_template_arm.stratum_feature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Stratum_feature_template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original_padstack : </w:t>
      </w:r>
      <w:hyperlink r:id="rId172" w:anchor="footprint_definition_arm.part_feature_based_template_lo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Part_feature_based_template_location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breakout_padstack : </w:t>
      </w:r>
      <w:hyperlink r:id="rId173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WR1: original_padstack.assembly :=: assembly.reference_footprint;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breakout_padstack.assembly :=: assembly;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assembly: </w:t>
      </w:r>
      <w:r>
        <w:rPr>
          <w:color w:val="000000"/>
          <w:sz w:val="27"/>
          <w:szCs w:val="27"/>
        </w:rPr>
        <w:t>specifies the role of the </w:t>
      </w:r>
      <w:hyperlink r:id="rId174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template: </w:t>
      </w:r>
      <w:r>
        <w:rPr>
          <w:color w:val="000000"/>
          <w:sz w:val="27"/>
          <w:szCs w:val="27"/>
        </w:rPr>
        <w:t>specifies the role of the </w:t>
      </w:r>
      <w:hyperlink r:id="rId175" w:anchor="layered_interconnect_simple_template_arm.stratum_feature_template" w:history="1">
        <w:r>
          <w:rPr>
            <w:rStyle w:val="Hyperlink"/>
            <w:b/>
            <w:bCs/>
            <w:sz w:val="27"/>
            <w:szCs w:val="27"/>
          </w:rPr>
          <w:t>Stratum_feature_template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original_padstack: </w:t>
      </w:r>
      <w:r>
        <w:rPr>
          <w:color w:val="000000"/>
          <w:sz w:val="27"/>
          <w:szCs w:val="27"/>
        </w:rPr>
        <w:t>specifies the role of the </w:t>
      </w:r>
      <w:hyperlink r:id="rId176" w:anchor="footprint_definition_arm.part_feature_based_template_location" w:history="1">
        <w:r>
          <w:rPr>
            <w:rStyle w:val="Hyperlink"/>
            <w:b/>
            <w:bCs/>
            <w:sz w:val="27"/>
            <w:szCs w:val="27"/>
          </w:rPr>
          <w:t>Part_feature_based_template_location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breakout_padstack: </w:t>
      </w:r>
      <w:r>
        <w:rPr>
          <w:color w:val="000000"/>
          <w:sz w:val="27"/>
          <w:szCs w:val="27"/>
        </w:rPr>
        <w:t>specifies the role of the </w:t>
      </w:r>
      <w:hyperlink r:id="rId177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original_padstack</w:t>
      </w:r>
      <w:r>
        <w:rPr>
          <w:color w:val="000000"/>
          <w:sz w:val="27"/>
          <w:szCs w:val="27"/>
        </w:rPr>
        <w:t>.</w:t>
      </w:r>
      <w:hyperlink r:id="rId178" w:anchor="layered_interconnect_complex_template_arm.template_location_in_structured_template.assembly" w:history="1">
        <w:r>
          <w:rPr>
            <w:rStyle w:val="Hyperlink"/>
            <w:b/>
            <w:bCs/>
            <w:sz w:val="27"/>
            <w:szCs w:val="27"/>
          </w:rPr>
          <w:t>assembly</w:t>
        </w:r>
      </w:hyperlink>
      <w:r>
        <w:rPr>
          <w:color w:val="000000"/>
          <w:sz w:val="27"/>
          <w:szCs w:val="27"/>
        </w:rPr>
        <w:t> shall be the same member as </w:t>
      </w:r>
      <w:r>
        <w:rPr>
          <w:b/>
          <w:bCs/>
          <w:color w:val="000000"/>
          <w:sz w:val="27"/>
          <w:szCs w:val="27"/>
        </w:rPr>
        <w:t>assembly</w:t>
      </w:r>
      <w:r>
        <w:rPr>
          <w:color w:val="000000"/>
          <w:sz w:val="27"/>
          <w:szCs w:val="27"/>
        </w:rPr>
        <w:t>.</w:t>
      </w:r>
      <w:hyperlink r:id="rId179" w:anchor="footprint_definition_arm.breakout_footprint_definition.reference_footprint" w:history="1">
        <w:r>
          <w:rPr>
            <w:rStyle w:val="Hyperlink"/>
            <w:b/>
            <w:bCs/>
            <w:sz w:val="27"/>
            <w:szCs w:val="27"/>
          </w:rPr>
          <w:t>reference_footprint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36" w:name="footprint_definition_arm.stratum_feature"/>
      <w:r>
        <w:rPr>
          <w:b/>
          <w:bCs/>
          <w:color w:val="000000"/>
          <w:sz w:val="27"/>
          <w:szCs w:val="27"/>
        </w:rPr>
        <w:t>WR2: </w:t>
      </w:r>
      <w:bookmarkEnd w:id="36"/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breakout_padstack</w:t>
      </w:r>
      <w:r>
        <w:rPr>
          <w:color w:val="000000"/>
          <w:sz w:val="27"/>
          <w:szCs w:val="27"/>
        </w:rPr>
        <w:t>.</w:t>
      </w:r>
      <w:hyperlink r:id="rId180" w:anchor="layered_interconnect_complex_template_arm.template_location_in_structured_template.assembly" w:history="1">
        <w:r>
          <w:rPr>
            <w:rStyle w:val="Hyperlink"/>
            <w:b/>
            <w:bCs/>
            <w:sz w:val="27"/>
            <w:szCs w:val="27"/>
          </w:rPr>
          <w:t>assembly</w:t>
        </w:r>
      </w:hyperlink>
      <w:r>
        <w:rPr>
          <w:color w:val="000000"/>
          <w:sz w:val="27"/>
          <w:szCs w:val="27"/>
        </w:rPr>
        <w:t xml:space="preserve"> shall be the same member </w:t>
      </w:r>
      <w:del w:id="37" w:author="Sapp (US), Brandon" w:date="2019-03-20T12:53:00Z">
        <w:r w:rsidDel="00A713A1">
          <w:rPr>
            <w:color w:val="000000"/>
            <w:sz w:val="27"/>
            <w:szCs w:val="27"/>
          </w:rPr>
          <w:delText>as </w:delText>
        </w:r>
      </w:del>
      <w:ins w:id="38" w:author="Sapp (US), Brandon" w:date="2019-03-20T12:53:00Z">
        <w:r w:rsidR="00A713A1">
          <w:rPr>
            <w:color w:val="000000"/>
            <w:sz w:val="27"/>
            <w:szCs w:val="27"/>
          </w:rPr>
          <w:t xml:space="preserve">as an </w:t>
        </w:r>
      </w:ins>
      <w:r>
        <w:rPr>
          <w:b/>
          <w:bCs/>
          <w:color w:val="000000"/>
          <w:sz w:val="27"/>
          <w:szCs w:val="27"/>
        </w:rPr>
        <w:t>assembly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bookmarkStart w:id="39" w:name="subtype_constraints"/>
      <w:r>
        <w:rPr>
          <w:color w:val="000000"/>
        </w:rPr>
        <w:t>4.3 ARM subtype constraint definitions</w:t>
      </w:r>
      <w:bookmarkEnd w:id="39"/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subtype constraints for this module. Each subtype constraint places constraints on the possible super-type / subtype instantiations. The ARM subtype constraints and definitions are specified below.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4.3.1 structured_template_planar_shape_model_subtypes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1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pping table">
                      <a:hlinkClick r:id="rId1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structured_template_planar_shape_model_subtypes</w:t>
      </w:r>
      <w:r>
        <w:rPr>
          <w:color w:val="000000"/>
          <w:sz w:val="27"/>
          <w:szCs w:val="27"/>
        </w:rPr>
        <w:t> constraint specifies a constraint that applies to instances of</w:t>
      </w:r>
      <w:ins w:id="40" w:author="Sapp (US), Brandon" w:date="2019-03-20T12:56:00Z">
        <w:r w:rsidR="00A713A1">
          <w:rPr>
            <w:color w:val="000000"/>
            <w:sz w:val="27"/>
            <w:szCs w:val="27"/>
          </w:rPr>
          <w:t xml:space="preserve"> </w:t>
        </w:r>
      </w:ins>
      <w:r>
        <w:rPr>
          <w:b/>
          <w:bCs/>
          <w:color w:val="000000"/>
          <w:sz w:val="27"/>
          <w:szCs w:val="27"/>
        </w:rPr>
        <w:t>structured_template_planar_shape_model</w:t>
      </w:r>
      <w:r>
        <w:rPr>
          <w:color w:val="000000"/>
          <w:sz w:val="27"/>
          <w:szCs w:val="27"/>
        </w:rPr>
        <w:t> and enforces the rule that its subtypes and </w:t>
      </w:r>
      <w:hyperlink r:id="rId182" w:anchor="footprint_definition_arm.footprint_definition_shape_model" w:history="1">
        <w:r>
          <w:rPr>
            <w:rStyle w:val="Hyperlink"/>
            <w:sz w:val="27"/>
            <w:szCs w:val="27"/>
          </w:rPr>
          <w:t>Footprint_definition_shape_model</w:t>
        </w:r>
      </w:hyperlink>
      <w:r>
        <w:rPr>
          <w:color w:val="000000"/>
          <w:sz w:val="27"/>
          <w:szCs w:val="27"/>
        </w:rPr>
        <w:t> are exclusive.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41" w:name="footprint_definition_arm.structured_temp"/>
      <w:r>
        <w:rPr>
          <w:rStyle w:val="HTMLCode"/>
          <w:color w:val="000000"/>
        </w:rPr>
        <w:t>SUBTYPE_CONSTRAINT structured_template_planar_shape_model_subtypes</w:t>
      </w:r>
      <w:bookmarkEnd w:id="41"/>
      <w:r>
        <w:rPr>
          <w:rStyle w:val="HTMLCode"/>
          <w:color w:val="000000"/>
        </w:rPr>
        <w:t> FOR structured_template_planar_shape_model;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(ONEOF (</w:t>
      </w:r>
      <w:hyperlink r:id="rId183" w:anchor="footprint_definition_arm.breakout_footprint_definition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Breakout_footprint_definition_shape_model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</w:t>
      </w:r>
      <w:hyperlink r:id="rId184" w:anchor="footprint_definition_arm.footprint_definition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Footprint_definition_shape_model</w:t>
        </w:r>
      </w:hyperlink>
      <w:r>
        <w:rPr>
          <w:rStyle w:val="HTMLCode"/>
          <w:color w:val="000000"/>
        </w:rPr>
        <w:t>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4.3.2 multi_stratum_structured_template_subtypes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1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pping table">
                      <a:hlinkClick r:id="rId1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multi_stratum_structured_template_subtypes</w:t>
      </w:r>
      <w:r>
        <w:rPr>
          <w:color w:val="000000"/>
          <w:sz w:val="27"/>
          <w:szCs w:val="27"/>
        </w:rPr>
        <w:t> constraint specifies a constraint that applies to instances of </w:t>
      </w:r>
      <w:r>
        <w:rPr>
          <w:b/>
          <w:bCs/>
          <w:color w:val="000000"/>
          <w:sz w:val="27"/>
          <w:szCs w:val="27"/>
        </w:rPr>
        <w:t>multi_stratum_structured_template</w:t>
      </w:r>
      <w:r>
        <w:rPr>
          <w:color w:val="000000"/>
          <w:sz w:val="27"/>
          <w:szCs w:val="27"/>
        </w:rPr>
        <w:t> and enforces the rule that its subtypes , </w:t>
      </w:r>
      <w:hyperlink r:id="rId186" w:anchor="footprint_definition_arm.generic_footprint_definition" w:history="1">
        <w:r>
          <w:rPr>
            <w:rStyle w:val="Hyperlink"/>
            <w:sz w:val="27"/>
            <w:szCs w:val="27"/>
          </w:rPr>
          <w:t>Generic_footprint_definition</w:t>
        </w:r>
      </w:hyperlink>
      <w:r>
        <w:rPr>
          <w:color w:val="000000"/>
          <w:sz w:val="27"/>
          <w:szCs w:val="27"/>
        </w:rPr>
        <w:t> and </w:t>
      </w:r>
      <w:hyperlink r:id="rId187" w:anchor="layered_interconnect_complex_template_arm.multi_stratum_special_symbol_template" w:history="1">
        <w:r>
          <w:rPr>
            <w:rStyle w:val="Hyperlink"/>
            <w:sz w:val="27"/>
            <w:szCs w:val="27"/>
          </w:rPr>
          <w:t>Multi_stratum_special_symbol_template</w:t>
        </w:r>
      </w:hyperlink>
      <w:r>
        <w:rPr>
          <w:color w:val="000000"/>
          <w:sz w:val="27"/>
          <w:szCs w:val="27"/>
        </w:rPr>
        <w:t> are exclusive.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42" w:name="footprint_definition_arm.multi_stratum_s"/>
      <w:r>
        <w:rPr>
          <w:rStyle w:val="HTMLCode"/>
          <w:color w:val="000000"/>
        </w:rPr>
        <w:t>SUBTYPE_CONSTRAINT multi_stratum_structured_template_subtypes</w:t>
      </w:r>
      <w:bookmarkEnd w:id="42"/>
      <w:r>
        <w:rPr>
          <w:rStyle w:val="HTMLCode"/>
          <w:color w:val="000000"/>
        </w:rPr>
        <w:t> FOR multi_stratum_structured_template;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(ONEOF (</w:t>
      </w:r>
      <w:hyperlink r:id="rId188" w:anchor="layered_interconnect_complex_template_arm.padstack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Padstack_definition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</w:t>
      </w:r>
      <w:hyperlink r:id="rId189" w:anchor="footprint_definition_arm.generic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Generic_footprint_definition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</w:t>
      </w:r>
      <w:hyperlink r:id="rId190" w:anchor="layered_interconnect_complex_template_arm.multi_stratum_special_symbol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Multi_stratum_special_symbol_template</w:t>
        </w:r>
      </w:hyperlink>
      <w:r>
        <w:rPr>
          <w:rStyle w:val="HTMLCode"/>
          <w:color w:val="000000"/>
        </w:rPr>
        <w:t>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Heading2"/>
        <w:rPr>
          <w:color w:val="000000"/>
        </w:rPr>
      </w:pPr>
      <w:bookmarkStart w:id="43" w:name="functions"/>
      <w:r>
        <w:rPr>
          <w:color w:val="000000"/>
        </w:rPr>
        <w:t>4.4 ARM function definitions</w:t>
      </w:r>
      <w:bookmarkEnd w:id="43"/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functions for this module. The ARM functions and definitions are specified below.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4.4.1 fd_get_components</w:t>
      </w:r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fd_get_components</w:t>
      </w:r>
      <w:r>
        <w:rPr>
          <w:color w:val="000000"/>
          <w:sz w:val="27"/>
          <w:szCs w:val="27"/>
        </w:rPr>
        <w:t> function returns the set of </w:t>
      </w:r>
      <w:hyperlink r:id="rId191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Product_view_definitions</w:t>
        </w:r>
      </w:hyperlink>
      <w:r>
        <w:rPr>
          <w:color w:val="000000"/>
          <w:sz w:val="27"/>
          <w:szCs w:val="27"/>
        </w:rPr>
        <w:t> that are referenced by the </w:t>
      </w:r>
      <w:hyperlink r:id="rId192" w:anchor="product_view_definition_relationship_arm.view_definition_relationship.relating_view" w:history="1">
        <w:r>
          <w:rPr>
            <w:rStyle w:val="Hyperlink"/>
            <w:b/>
            <w:bCs/>
            <w:sz w:val="27"/>
            <w:szCs w:val="27"/>
          </w:rPr>
          <w:t>relating_view</w:t>
        </w:r>
      </w:hyperlink>
      <w:r>
        <w:rPr>
          <w:color w:val="000000"/>
          <w:sz w:val="27"/>
          <w:szCs w:val="27"/>
        </w:rPr>
        <w:t> attribute of the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fd_get_components (input : SET[2:2] OF </w:t>
      </w:r>
      <w:hyperlink r:id="rId193" w:anchor="product_view_definition_relationship_arm.view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View_definition_relationship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194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pvd : SET OF Product_view_definition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REPEAT i := 1 TO HIINDEX(input);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pvd := pvd + input[i]\View_definition_relationship.relating_view;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RETURN(pvd);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44" w:name="footprint_definition_arm.fd_get_componen"/>
      <w:r>
        <w:rPr>
          <w:b/>
          <w:bCs/>
          <w:color w:val="000000"/>
          <w:sz w:val="27"/>
          <w:szCs w:val="27"/>
        </w:rPr>
        <w:t>input: </w:t>
      </w:r>
      <w:bookmarkEnd w:id="44"/>
      <w:r>
        <w:rPr>
          <w:color w:val="000000"/>
          <w:sz w:val="27"/>
          <w:szCs w:val="27"/>
        </w:rPr>
        <w:t>the specified set of </w:t>
      </w:r>
      <w:hyperlink r:id="rId195" w:anchor="product_view_definition_relationship_arm.view_definition_relationship" w:history="1">
        <w:r>
          <w:rPr>
            <w:rStyle w:val="Hyperlink"/>
            <w:b/>
            <w:bCs/>
            <w:sz w:val="27"/>
            <w:szCs w:val="27"/>
          </w:rPr>
          <w:t>View_definition_relationships</w:t>
        </w:r>
      </w:hyperlink>
    </w:p>
    <w:p w:rsidR="0027445C" w:rsidRDefault="0027445C" w:rsidP="0027445C">
      <w:pPr>
        <w:pStyle w:val="Heading2"/>
        <w:rPr>
          <w:color w:val="000000"/>
        </w:rPr>
      </w:pPr>
      <w:bookmarkStart w:id="45" w:name="footprint_definition_arm.fd_get_amodel"/>
      <w:r>
        <w:rPr>
          <w:color w:val="000000"/>
        </w:rPr>
        <w:t>4.4.2 fd_get_amodel</w:t>
      </w:r>
      <w:bookmarkEnd w:id="45"/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fd_get_amodel</w:t>
      </w:r>
      <w:r>
        <w:rPr>
          <w:color w:val="000000"/>
          <w:sz w:val="27"/>
          <w:szCs w:val="27"/>
        </w:rPr>
        <w:t> function returns the set of </w:t>
      </w:r>
      <w:hyperlink r:id="rId196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</w:t>
        </w:r>
      </w:hyperlink>
      <w:r>
        <w:rPr>
          <w:color w:val="000000"/>
          <w:sz w:val="27"/>
          <w:szCs w:val="27"/>
        </w:rPr>
        <w:t> that are linked to a </w:t>
      </w:r>
      <w:hyperlink r:id="rId197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fd_get_amodel (input : </w:t>
      </w:r>
      <w:hyperlink r:id="rId198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199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gm : SET OF Geometric_model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sda : SET OF Shape_description_association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-- process input.primary_shape_representation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'ELEMENTAL_GEOMETRIC_SHAPE_ARM.GEOMETRIC_MODEL' IN TYPEOF(input.primary_shape_representation)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gm := gm + input.primary_shape_representation;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-- process input.auxiliary_shape_representations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(SIZEOF(input.auxiliary_shape_representations) &gt;= 0)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REPEAT i := 1 TO HIINDEX(input.auxiliary_shape_representations);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'ELEMENTAL_GEOMETRIC_SHAPE_ARM.GEOMETRIC_MODEL' IN TYPEOF(input.auxiliary_shape_representations[i])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gm := gm + input.auxiliary_shape_representations[i];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-- process other SHAPE_DESCRIPTION_ASSOCIATIONs that could still hang around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  sda := bag_to_set(USEDIN(input, 'SHAPE_PROPERTY_ASSIGNMENT_ARM.SHAPE_DESCRIPTION_ASSOCIATION.DEFINITION'));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(SIZEOF(sda) &gt;= 0)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REPEAT i := 1 TO HIINDEX(sda);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'ELEMENTAL_GEOMETRIC_SHAPE_ARM.GEOMETRIC_MODEL' IN TYPEOF(input.primary_shape_representation)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gm := gm + sda[i]\Property_definition_representation.used_representation;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RETURN(gm);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46" w:name="footprint_definition_arm.fd_get_amodel.i"/>
      <w:r>
        <w:rPr>
          <w:b/>
          <w:bCs/>
          <w:color w:val="000000"/>
          <w:sz w:val="27"/>
          <w:szCs w:val="27"/>
        </w:rPr>
        <w:t>input: </w:t>
      </w:r>
      <w:bookmarkEnd w:id="46"/>
      <w:r>
        <w:rPr>
          <w:color w:val="000000"/>
          <w:sz w:val="27"/>
          <w:szCs w:val="27"/>
        </w:rPr>
        <w:t>the specified </w:t>
      </w:r>
      <w:hyperlink r:id="rId200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bookmarkStart w:id="47" w:name="footprint_definition_arm.fd_get_rmodels"/>
      <w:r>
        <w:rPr>
          <w:color w:val="000000"/>
        </w:rPr>
        <w:t>4.4.3 fd_get_rmodels</w:t>
      </w:r>
      <w:bookmarkEnd w:id="47"/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fd_get_rmodels</w:t>
      </w:r>
      <w:r>
        <w:rPr>
          <w:color w:val="000000"/>
          <w:sz w:val="27"/>
          <w:szCs w:val="27"/>
        </w:rPr>
        <w:t> function returns the set of </w:t>
      </w:r>
      <w:hyperlink r:id="rId201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Geometric_models</w:t>
        </w:r>
      </w:hyperlink>
      <w:r>
        <w:rPr>
          <w:color w:val="000000"/>
          <w:sz w:val="27"/>
          <w:szCs w:val="27"/>
        </w:rPr>
        <w:t> that are related to the </w:t>
      </w:r>
      <w:hyperlink r:id="rId202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Product_view_definitions</w:t>
        </w:r>
      </w:hyperlink>
      <w:r>
        <w:rPr>
          <w:color w:val="000000"/>
          <w:sz w:val="27"/>
          <w:szCs w:val="27"/>
        </w:rPr>
        <w:t> that are related by the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set.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fd_get_rmodels (input : SET[2:2] OF </w:t>
      </w:r>
      <w:hyperlink r:id="rId203" w:anchor="product_view_definition_relationship_arm.view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View_definition_relationship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204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gm : SET OF Geometric_model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pvd : SET OF Product_view_definition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pvd := fd_get_components(input);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(SIZEOF(pvd) &gt;= 0)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REPEAT i := 1 TO HIINDEX(pvd);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gm := gm + fd_get_amodel(pvd[i]);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RETURN(gm);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RETURN(?);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48" w:name="footprint_definition_arm.fd_get_rmodels."/>
      <w:r>
        <w:rPr>
          <w:b/>
          <w:bCs/>
          <w:color w:val="000000"/>
          <w:sz w:val="27"/>
          <w:szCs w:val="27"/>
        </w:rPr>
        <w:t>input: </w:t>
      </w:r>
      <w:bookmarkEnd w:id="48"/>
      <w:r>
        <w:rPr>
          <w:color w:val="000000"/>
          <w:sz w:val="27"/>
          <w:szCs w:val="27"/>
        </w:rPr>
        <w:t>the specified set of </w:t>
      </w:r>
      <w:hyperlink r:id="rId205" w:anchor="product_view_definition_relationship_arm.view_definition_relationship" w:history="1">
        <w:r>
          <w:rPr>
            <w:rStyle w:val="Hyperlink"/>
            <w:b/>
            <w:bCs/>
            <w:sz w:val="27"/>
            <w:szCs w:val="27"/>
          </w:rPr>
          <w:t>View_definition_relationship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4.4.4 fd_get_single_stratum_components</w:t>
      </w:r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fd_get_single_stratum_components</w:t>
      </w:r>
      <w:r>
        <w:rPr>
          <w:color w:val="000000"/>
          <w:sz w:val="27"/>
          <w:szCs w:val="27"/>
        </w:rPr>
        <w:t> function returns the set of </w:t>
      </w:r>
      <w:hyperlink r:id="rId206" w:anchor="layered_interconnect_simple_template_arm.single_stratum_template" w:history="1">
        <w:r>
          <w:rPr>
            <w:rStyle w:val="Hyperlink"/>
            <w:b/>
            <w:bCs/>
            <w:sz w:val="27"/>
            <w:szCs w:val="27"/>
          </w:rPr>
          <w:t>Single_stratum_template</w:t>
        </w:r>
      </w:hyperlink>
      <w:r>
        <w:rPr>
          <w:color w:val="000000"/>
          <w:sz w:val="27"/>
          <w:szCs w:val="27"/>
        </w:rPr>
        <w:t> that are in the role of template for the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fd_get_single_stratum_components (input : SET OF </w:t>
      </w:r>
      <w:hyperlink r:id="rId207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208" w:anchor="layered_interconnect_simple_template_arm.single_stratum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Single_stratum_template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sst : SET OF Single_stratum_template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REPEAT i := 1 TO HIINDEX(input);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('LAYERED_INTERCONNECT_SIMPLE_TEMPLATE_ARM.SINGLE_STRATUM_TEMPLATE' IN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TYPEOF(input[i]\Template_location_in_structured_template.template))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sst := sst + input[i]\Template_location_in_structured_template.template;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RETURN(sst);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49" w:name="footprint_definition_arm.fd_get_single_s"/>
      <w:r>
        <w:rPr>
          <w:b/>
          <w:bCs/>
          <w:color w:val="000000"/>
          <w:sz w:val="27"/>
          <w:szCs w:val="27"/>
        </w:rPr>
        <w:t>input: </w:t>
      </w:r>
      <w:bookmarkEnd w:id="49"/>
      <w:r>
        <w:rPr>
          <w:color w:val="000000"/>
          <w:sz w:val="27"/>
          <w:szCs w:val="27"/>
        </w:rPr>
        <w:t>the specified set of </w:t>
      </w:r>
      <w:hyperlink r:id="rId209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4.4.5 get_template_arrangement</w:t>
      </w:r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get_template_arrangement</w:t>
      </w:r>
      <w:r>
        <w:rPr>
          <w:color w:val="000000"/>
          <w:sz w:val="27"/>
          <w:szCs w:val="27"/>
        </w:rPr>
        <w:t> function gets the </w:t>
      </w:r>
      <w:hyperlink r:id="rId210" w:anchor="layered_interconnect_complex_template_arm.template_arrangement" w:history="1">
        <w:r>
          <w:rPr>
            <w:rStyle w:val="Hyperlink"/>
            <w:b/>
            <w:bCs/>
            <w:sz w:val="27"/>
            <w:szCs w:val="27"/>
          </w:rPr>
          <w:t>template_arrangement</w:t>
        </w:r>
      </w:hyperlink>
      <w:r>
        <w:rPr>
          <w:color w:val="000000"/>
          <w:sz w:val="27"/>
          <w:szCs w:val="27"/>
        </w:rPr>
        <w:t> value that is consistent with all </w:t>
      </w:r>
      <w:hyperlink r:id="rId211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specified by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It returns </w:t>
      </w:r>
      <w:hyperlink r:id="rId212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 if there is at least one </w:t>
      </w:r>
      <w:hyperlink r:id="rId213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has </w:t>
      </w:r>
      <w:hyperlink r:id="rId214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</w:t>
      </w:r>
      <w:hyperlink r:id="rId215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16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 and there are no </w:t>
      </w:r>
      <w:hyperlink r:id="rId217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have </w:t>
      </w:r>
      <w:hyperlink r:id="rId218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</w:t>
      </w:r>
      <w:ins w:id="50" w:author="Sapp (US), Brandon" w:date="2019-03-20T12:57:00Z">
        <w:r w:rsidR="00A713A1">
          <w:rPr>
            <w:color w:val="000000"/>
            <w:sz w:val="27"/>
            <w:szCs w:val="27"/>
          </w:rPr>
          <w:t xml:space="preserve"> </w:t>
        </w:r>
      </w:ins>
      <w:hyperlink r:id="rId219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20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It returns </w:t>
      </w:r>
      <w:hyperlink r:id="rId221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 if there is at least one </w:t>
      </w:r>
      <w:hyperlink r:id="rId222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has </w:t>
      </w:r>
      <w:hyperlink r:id="rId223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</w:t>
      </w:r>
      <w:ins w:id="51" w:author="Sapp (US), Brandon" w:date="2019-03-20T12:57:00Z">
        <w:r w:rsidR="00A713A1">
          <w:rPr>
            <w:color w:val="000000"/>
            <w:sz w:val="27"/>
            <w:szCs w:val="27"/>
          </w:rPr>
          <w:t xml:space="preserve"> </w:t>
        </w:r>
      </w:ins>
      <w:hyperlink r:id="rId224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25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 and there are no </w:t>
      </w:r>
      <w:hyperlink r:id="rId226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have </w:t>
      </w:r>
      <w:hyperlink r:id="rId227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ins w:id="52" w:author="Sapp (US), Brandon" w:date="2019-03-20T12:57:00Z">
        <w:r w:rsidR="00A713A1">
          <w:rPr>
            <w:rStyle w:val="Hyperlink"/>
            <w:b/>
            <w:bCs/>
            <w:sz w:val="27"/>
            <w:szCs w:val="27"/>
          </w:rPr>
          <w:t xml:space="preserve"> </w:t>
        </w:r>
      </w:ins>
      <w:r>
        <w:rPr>
          <w:color w:val="000000"/>
          <w:sz w:val="27"/>
          <w:szCs w:val="27"/>
        </w:rPr>
        <w:t>of </w:t>
      </w:r>
      <w:hyperlink r:id="rId228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29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It returns </w:t>
      </w:r>
      <w:hyperlink r:id="rId230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 if there is at least one </w:t>
      </w:r>
      <w:hyperlink r:id="rId231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has </w:t>
      </w:r>
      <w:hyperlink r:id="rId232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</w:t>
      </w:r>
      <w:ins w:id="53" w:author="Sapp (US), Brandon" w:date="2019-03-20T12:57:00Z">
        <w:r w:rsidR="00A713A1">
          <w:rPr>
            <w:color w:val="000000"/>
            <w:sz w:val="27"/>
            <w:szCs w:val="27"/>
          </w:rPr>
          <w:t xml:space="preserve"> </w:t>
        </w:r>
      </w:ins>
      <w:hyperlink r:id="rId233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34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 and there are no </w:t>
      </w:r>
      <w:hyperlink r:id="rId235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Padstack_location_in_footprint_definition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have</w:t>
      </w:r>
      <w:ins w:id="54" w:author="Sapp (US), Brandon" w:date="2019-03-20T12:57:00Z">
        <w:r w:rsidR="00A713A1">
          <w:rPr>
            <w:color w:val="000000"/>
            <w:sz w:val="27"/>
            <w:szCs w:val="27"/>
          </w:rPr>
          <w:t xml:space="preserve"> </w:t>
        </w:r>
      </w:ins>
      <w:bookmarkStart w:id="55" w:name="_GoBack"/>
      <w:bookmarkEnd w:id="55"/>
      <w:r w:rsidR="00A713A1">
        <w:rPr>
          <w:rStyle w:val="Hyperlink"/>
          <w:b/>
          <w:bCs/>
          <w:sz w:val="27"/>
          <w:szCs w:val="27"/>
        </w:rPr>
        <w:fldChar w:fldCharType="begin"/>
      </w:r>
      <w:r w:rsidR="00A713A1">
        <w:rPr>
          <w:rStyle w:val="Hyperlink"/>
          <w:b/>
          <w:bCs/>
          <w:sz w:val="27"/>
          <w:szCs w:val="27"/>
        </w:rPr>
        <w:instrText xml:space="preserve"> HYPERLINK "file:///C:\\Users\\bus4005\\Downloads\\CR_FDIS_3_20190311_draft\\CR_FDIS_3\\part1000\\data\\modules\\layered_interconnect_complex_template\\sys\\4_info_reqs.htm" \l "layered_interconnect_complex_template_arm.multi_stratum_structured_template.location" </w:instrText>
      </w:r>
      <w:r w:rsidR="00A713A1">
        <w:rPr>
          <w:rStyle w:val="Hyperlink"/>
          <w:b/>
          <w:bCs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location</w:t>
      </w:r>
      <w:r w:rsidR="00A713A1">
        <w:rPr>
          <w:rStyle w:val="Hyperlink"/>
          <w:b/>
          <w:bCs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of </w:t>
      </w:r>
      <w:hyperlink r:id="rId236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37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 or </w:t>
      </w:r>
      <w:hyperlink r:id="rId238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It returns Undefined otherwise.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get_template_arrangement (input : SET OF </w:t>
      </w:r>
      <w:hyperlink r:id="rId239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rFonts w:eastAsiaTheme="minorHAnsi"/>
          <w:color w:val="000000"/>
        </w:rPr>
        <w:t>) : </w:t>
      </w:r>
      <w:hyperlink r:id="rId240" w:anchor="layered_interconnect_complex_template_arm.template_arrang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template_arrangement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tlist : SET OF Template_location_in_structured_template := (QUERY(inx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                                        &lt;* input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                                        | ('LAYERED_INTERCONNECT_COMPLEX_TEMPLATE_ARM.MULTI_STRATUM_STRUCTURED_TEMPLATE' IN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                                           TYPEOF(inx.template))));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pabt : BAG OF STRING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pabb : BAG OF STRING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pabsymmetrical : BAG OF STRING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pabswappable : BAG OF STRING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REPEAT i := 1 TO SIZEOF(tlist) BY 1;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(tlist[i].template\Multi_stratum_structured_template.location = template_arrangement.top)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pabt := pabt + 'top';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(tlist[i].template\Multi_stratum_structured_template.location = template_arrangement.bottom)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pabb := pabb + 'bottom';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(tlist[i].template\Multi_stratum_structured_template.location = template_arrangement.symmetrical)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pabsymmetrical := pabsymmetrical + 'symmetrical';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(tlist[i].template\Multi_stratum_structured_template.location = template_arrangement.swappable)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pabswappable := pabswappable + 'swappable';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((SIZEOF(pabt) &gt; 0) AND (SIZEOF(pabb) = 0))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RETURN(template_arrangement.top);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((SIZEOF(pabb) &gt; 0) AND (SIZEOF(pabt) = 0))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RETURN(template_arrangement.bottom);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((SIZEOF(pabb) = 0) AND (SIZEOF(pabt) = 0) AND (SIZEOF(pabsymmetrical) &gt; 0))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RETURN(template_arrangement.symmetrical);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((SIZEOF(pabb) = 0) AND (SIZEOF(pabt) = 0) AND (SIZEOF(pabsymmetrical) = 0) AND (SIZEOF(pabswappable) &gt; 0))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RETURN(template_arrangement.swappable);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RETURN(?);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56" w:name="footprint_definition_arm.get_template_ar"/>
      <w:r>
        <w:rPr>
          <w:b/>
          <w:bCs/>
          <w:color w:val="000000"/>
          <w:sz w:val="27"/>
          <w:szCs w:val="27"/>
        </w:rPr>
        <w:t>input: </w:t>
      </w:r>
      <w:bookmarkEnd w:id="56"/>
      <w:r>
        <w:rPr>
          <w:color w:val="000000"/>
          <w:sz w:val="27"/>
          <w:szCs w:val="27"/>
        </w:rPr>
        <w:t>the specified set of </w:t>
      </w:r>
      <w:hyperlink r:id="rId241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Padstack_location_in_footprint_definitions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4.4.6 fd_get_transforms</w:t>
      </w:r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fd_get_transforms</w:t>
      </w:r>
      <w:r>
        <w:rPr>
          <w:color w:val="000000"/>
          <w:sz w:val="27"/>
          <w:szCs w:val="27"/>
        </w:rPr>
        <w:t> function returns the set of </w:t>
      </w:r>
      <w:hyperlink r:id="rId242" w:anchor="contextual_shape_positioning_arm.geometric_model_relationship_with_transformation" w:history="1">
        <w:r>
          <w:rPr>
            <w:rStyle w:val="Hyperlink"/>
            <w:b/>
            <w:bCs/>
            <w:sz w:val="27"/>
            <w:szCs w:val="27"/>
          </w:rPr>
          <w:t>Geometric_model_relationship_with_transformation</w:t>
        </w:r>
      </w:hyperlink>
      <w:r>
        <w:rPr>
          <w:color w:val="000000"/>
          <w:sz w:val="27"/>
          <w:szCs w:val="27"/>
        </w:rPr>
        <w:t> that transform the elements of </w:t>
      </w:r>
      <w:r>
        <w:rPr>
          <w:b/>
          <w:bCs/>
          <w:color w:val="000000"/>
          <w:sz w:val="27"/>
          <w:szCs w:val="27"/>
        </w:rPr>
        <w:t>input2</w:t>
      </w:r>
      <w:r>
        <w:rPr>
          <w:color w:val="000000"/>
          <w:sz w:val="27"/>
          <w:szCs w:val="27"/>
        </w:rPr>
        <w:t> to the domain of </w:t>
      </w:r>
      <w:r>
        <w:rPr>
          <w:b/>
          <w:bCs/>
          <w:color w:val="000000"/>
          <w:sz w:val="27"/>
          <w:szCs w:val="27"/>
        </w:rPr>
        <w:t>input1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fd_get_transforms (input1 : SET[1:1] OF </w:t>
      </w:r>
      <w:hyperlink r:id="rId243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rFonts w:eastAsiaTheme="minorHAnsi"/>
          <w:color w:val="000000"/>
        </w:rPr>
        <w:t>; input2 : SET[2:2] OF </w:t>
      </w:r>
      <w:hyperlink r:id="rId244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245" w:anchor="contextual_shape_positioning_arm.geometric_model_relationship_with_transform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Geometric_model_relationship_with_transformation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gmrwt : SET OF Geometric_model_relationship_with_transformation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gmrwt := bag_to_set(USEDIN(input1[1], 'GEOMETRIC_MODEL_RELATIONSHIP_ARM.GEOMETRIC_MODEL_RELATIONSHIP.REP_1'));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REPEAT i := 1 TO HIINDEX(gmrwt);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NOT ((gmrwt[i]\Geometric_model_relationship.rep_2 IN input2) AND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    ('CONTEXTUAL_SHAPE_POSITIONING_ARM.GEOMETRIC_MODEL_RELATIONSHIP_WITH_TRANSFORMATION' IN TYPEOF(gmrwt[i])))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RETURN(?);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RETURN(gmrwt);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input1: </w:t>
      </w:r>
      <w:r>
        <w:rPr>
          <w:color w:val="000000"/>
          <w:sz w:val="27"/>
          <w:szCs w:val="27"/>
        </w:rPr>
        <w:t>the specified set of </w:t>
      </w:r>
      <w:hyperlink r:id="rId246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Geometric_models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57" w:name="footprint_definition_arm.fd_get_transfor"/>
      <w:r>
        <w:rPr>
          <w:b/>
          <w:bCs/>
          <w:color w:val="000000"/>
          <w:sz w:val="27"/>
          <w:szCs w:val="27"/>
        </w:rPr>
        <w:t>input2: </w:t>
      </w:r>
      <w:bookmarkEnd w:id="57"/>
      <w:r>
        <w:rPr>
          <w:color w:val="000000"/>
          <w:sz w:val="27"/>
          <w:szCs w:val="27"/>
        </w:rPr>
        <w:t>the specified set of </w:t>
      </w:r>
      <w:hyperlink r:id="rId247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Geometric_models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Footprint_definition_arm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27445C" w:rsidRDefault="004B0747" w:rsidP="0027445C"/>
    <w:sectPr w:rsidR="004B0747" w:rsidRPr="0027445C" w:rsidSect="0027445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8"/>
  </w:num>
  <w:num w:numId="5">
    <w:abstractNumId w:val="9"/>
  </w:num>
  <w:num w:numId="6">
    <w:abstractNumId w:val="1"/>
  </w:num>
  <w:num w:numId="7">
    <w:abstractNumId w:val="7"/>
  </w:num>
  <w:num w:numId="8">
    <w:abstractNumId w:val="4"/>
  </w:num>
  <w:num w:numId="9">
    <w:abstractNumId w:val="5"/>
  </w:num>
  <w:num w:numId="1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rgUAJg5AziwAAAA="/>
  </w:docVars>
  <w:rsids>
    <w:rsidRoot w:val="0025162F"/>
    <w:rsid w:val="001047C2"/>
    <w:rsid w:val="0025162F"/>
    <w:rsid w:val="0027445C"/>
    <w:rsid w:val="004A0CED"/>
    <w:rsid w:val="004B0747"/>
    <w:rsid w:val="005243D2"/>
    <w:rsid w:val="007D5C51"/>
    <w:rsid w:val="008134E3"/>
    <w:rsid w:val="00867951"/>
    <w:rsid w:val="008A6D26"/>
    <w:rsid w:val="00903347"/>
    <w:rsid w:val="009C618B"/>
    <w:rsid w:val="00A713A1"/>
    <w:rsid w:val="00AF260F"/>
    <w:rsid w:val="00B14CC8"/>
    <w:rsid w:val="00C163C3"/>
    <w:rsid w:val="00F6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2595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3A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A713A1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7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" Type="http://schemas.openxmlformats.org/officeDocument/2006/relationships/hyperlink" Target="file:///C:\Users\bus4005\Downloads\CR_FDIS_3_20190311_draft\CR_FDIS_3\part1000\data\modules\footprint_definition\sys\4_info_reqs.htm" TargetMode="External"/><Relationship Id="rId42" Type="http://schemas.openxmlformats.org/officeDocument/2006/relationships/hyperlink" Target="file:///C:\Users\bus4005\Downloads\CR_FDIS_3_20190311_draft\CR_FDIS_3\part1000\data\modules\physical_unit_usage_view\sys\4_info_reqs.htm" TargetMode="External"/><Relationship Id="rId63" Type="http://schemas.openxmlformats.org/officeDocument/2006/relationships/hyperlink" Target="file:///C:\Users\bus4005\Downloads\CR_FDIS_3_20190311_draft\CR_FDIS_3\part1000\data\modules\physical_unit_2d_shape\sys\4_info_reqs.htm" TargetMode="External"/><Relationship Id="rId84" Type="http://schemas.openxmlformats.org/officeDocument/2006/relationships/hyperlink" Target="file:///C:\Users\bus4005\Downloads\CR_FDIS_3_20190311_draft\CR_FDIS_3\part1000\data\modules\footprint_definition\sys\4_info_reqs.htm" TargetMode="External"/><Relationship Id="rId138" Type="http://schemas.openxmlformats.org/officeDocument/2006/relationships/hyperlink" Target="file:///C:\Users\bus4005\Downloads\CR_FDIS_3_20190311_draft\CR_FDIS_3\part1000\data\modules\shape_property_assignment\sys\4_info_reqs.htm" TargetMode="External"/><Relationship Id="rId15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70" Type="http://schemas.openxmlformats.org/officeDocument/2006/relationships/hyperlink" Target="file:///C:\Users\bus4005\Downloads\CR_FDIS_3_20190311_draft\CR_FDIS_3\part1000\data\modules\footprint_definition\sys\4_info_reqs.htm" TargetMode="External"/><Relationship Id="rId191" Type="http://schemas.openxmlformats.org/officeDocument/2006/relationships/hyperlink" Target="file:///C:\Users\bus4005\Downloads\CR_FDIS_3_20190311_draft\CR_FDIS_3\part1000\data\modules\product_view_definition\sys\4_info_reqs.htm" TargetMode="External"/><Relationship Id="rId205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2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7" Type="http://schemas.openxmlformats.org/officeDocument/2006/relationships/hyperlink" Target="file:///C:\Users\bus4005\Downloads\CR_FDIS_3_20190311_draft\CR_FDIS_3\part1000\data\modules\elemental_geometric_shape\sys\4_info_reqs.htm" TargetMode="External"/><Relationship Id="rId10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1" Type="http://schemas.openxmlformats.org/officeDocument/2006/relationships/hyperlink" Target="file:///C:\Users\bus4005\Downloads\CR_FDIS_3_20190311_draft\CR_FDIS_3\part1000\data\modules\footprint_definition\armexpg2.htm" TargetMode="External"/><Relationship Id="rId32" Type="http://schemas.openxmlformats.org/officeDocument/2006/relationships/hyperlink" Target="file:///C:\Users\bus4005\Downloads\CR_FDIS_3_20190311_draft\CR_FDIS_3\part1000\data\modules\footprint_definition\sys\4_info_reqs.htm" TargetMode="External"/><Relationship Id="rId53" Type="http://schemas.openxmlformats.org/officeDocument/2006/relationships/hyperlink" Target="file:///C:\Users\bus4005\Downloads\CR_FDIS_3_20190311_draft\CR_FDIS_3\part1000\data\modules\part_view_definition\sys\4_info_reqs.htm" TargetMode="External"/><Relationship Id="rId74" Type="http://schemas.openxmlformats.org/officeDocument/2006/relationships/hyperlink" Target="file:///C:\Users\bus4005\Downloads\CR_FDIS_3_20190311_draft\CR_FDIS_3\part1000\data\modules\footprint_definition\sys\4_info_reqs.htm" TargetMode="External"/><Relationship Id="rId128" Type="http://schemas.openxmlformats.org/officeDocument/2006/relationships/hyperlink" Target="file:///C:\Users\bus4005\Downloads\CR_FDIS_3_20190311_draft\CR_FDIS_3\part1000\data\modules\contextual_shape_positioning\sys\4_info_reqs.htm" TargetMode="External"/><Relationship Id="rId149" Type="http://schemas.openxmlformats.org/officeDocument/2006/relationships/hyperlink" Target="file:///C:\Users\bus4005\Downloads\CR_FDIS_3_20190311_draft\CR_FDIS_3\part1000\data\modules\footprint_definition\sys\4_info_reqs.htm" TargetMode="External"/><Relationship Id="rId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9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60" Type="http://schemas.openxmlformats.org/officeDocument/2006/relationships/hyperlink" Target="file:///C:\Users\bus4005\Downloads\CR_FDIS_3_20190311_draft\CR_FDIS_3\part1000\data\modules\footprint_definition\sys\4_info_reqs.htm" TargetMode="External"/><Relationship Id="rId181" Type="http://schemas.openxmlformats.org/officeDocument/2006/relationships/hyperlink" Target="file:///C:\Users\bus4005\Downloads\CR_FDIS_3_20190311_draft\CR_FDIS_3\part1000\data\modules\footprint_definition\sys\5_mapping.htm#scconstraintstructured_template_planar_shape_model_subtypes" TargetMode="External"/><Relationship Id="rId21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2" Type="http://schemas.openxmlformats.org/officeDocument/2006/relationships/hyperlink" Target="file:///C:\Users\bus4005\Downloads\CR_FDIS_3_20190311_draft\CR_FDIS_3\part1000\data\modules\land\sys\4_info_reqs.htm" TargetMode="External"/><Relationship Id="rId43" Type="http://schemas.openxmlformats.org/officeDocument/2006/relationships/hyperlink" Target="file:///C:\Users\bus4005\Downloads\CR_FDIS_3_20190311_draft\CR_FDIS_3\part1000\data\modules\footprint_definition\sys\4_info_reqs.htm" TargetMode="External"/><Relationship Id="rId64" Type="http://schemas.openxmlformats.org/officeDocument/2006/relationships/hyperlink" Target="file:///C:\Users\bus4005\Downloads\CR_FDIS_3_20190311_draft\CR_FDIS_3\part1000\data\modules\physical_unit_shape_with_parameters\sys\4_info_reqs.htm" TargetMode="External"/><Relationship Id="rId118" Type="http://schemas.openxmlformats.org/officeDocument/2006/relationships/hyperlink" Target="file:///C:\Users\bus4005\Downloads\CR_FDIS_3_20190311_draft\CR_FDIS_3\part1000\data\modules\footprint_definition\sys\5_mapping.htm#aeentitypackage_footprint_relationship_definition" TargetMode="External"/><Relationship Id="rId139" Type="http://schemas.openxmlformats.org/officeDocument/2006/relationships/hyperlink" Target="file:///C:\Users\bus4005\Downloads\CR_FDIS_3_20190311_draft\CR_FDIS_3\part1000\data\modules\contextual_shape_positioning\sys\4_info_reqs.htm" TargetMode="External"/><Relationship Id="rId85" Type="http://schemas.openxmlformats.org/officeDocument/2006/relationships/hyperlink" Target="file:///C:\Users\bus4005\Downloads\CR_FDIS_3_20190311_draft\CR_FDIS_3\part1000\data\modules\footprint_definition\sys\5_mapping.htm#aeentitygeneric_footprint_definition" TargetMode="External"/><Relationship Id="rId150" Type="http://schemas.openxmlformats.org/officeDocument/2006/relationships/hyperlink" Target="file:///C:\Users\bus4005\Downloads\CR_FDIS_3_20190311_draft\CR_FDIS_3\part1000\data\modules\package\sys\4_info_reqs.htm" TargetMode="External"/><Relationship Id="rId171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192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06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22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8" Type="http://schemas.openxmlformats.org/officeDocument/2006/relationships/fontTable" Target="fontTable.xml"/><Relationship Id="rId12" Type="http://schemas.openxmlformats.org/officeDocument/2006/relationships/image" Target="media/image1.gif"/><Relationship Id="rId17" Type="http://schemas.openxmlformats.org/officeDocument/2006/relationships/hyperlink" Target="file:///C:\Users\bus4005\Downloads\CR_FDIS_3_20190311_draft\CR_FDIS_3\part1000\data\modules\footprint_definition\sys\4_info_reqs.htm" TargetMode="External"/><Relationship Id="rId33" Type="http://schemas.openxmlformats.org/officeDocument/2006/relationships/hyperlink" Target="file:///C:\Users\bus4005\Downloads\CR_FDIS_3_20190311_draft\CR_FDIS_3\part1000\data\modules\footprint_definition\sys\4_info_reqs.htm" TargetMode="External"/><Relationship Id="rId38" Type="http://schemas.openxmlformats.org/officeDocument/2006/relationships/image" Target="media/image3.gif"/><Relationship Id="rId59" Type="http://schemas.openxmlformats.org/officeDocument/2006/relationships/hyperlink" Target="file:///C:\Users\bus4005\Downloads\CR_FDIS_3_20190311_draft\CR_FDIS_3\part1000\data\modules\footprint_definition\sys\4_info_reqs.htm" TargetMode="External"/><Relationship Id="rId10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0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4" Type="http://schemas.openxmlformats.org/officeDocument/2006/relationships/hyperlink" Target="file:///C:\Users\bus4005\Downloads\CR_FDIS_3_20190311_draft\CR_FDIS_3\part1000\data\modules\footprint_definition\sys\4_info_reqs.htm" TargetMode="External"/><Relationship Id="rId129" Type="http://schemas.openxmlformats.org/officeDocument/2006/relationships/hyperlink" Target="file:///C:\Users\bus4005\Downloads\CR_FDIS_3_20190311_draft\CR_FDIS_3\part1000\data\modules\elemental_geometric_shape\sys\4_info_reqs.htm" TargetMode="External"/><Relationship Id="rId54" Type="http://schemas.openxmlformats.org/officeDocument/2006/relationships/hyperlink" Target="file:///C:\Users\bus4005\Downloads\CR_FDIS_3_20190311_draft\CR_FDIS_3\part1000\data\modules\printed_physical_layout_template\sys\4_info_reqs.htm" TargetMode="External"/><Relationship Id="rId70" Type="http://schemas.openxmlformats.org/officeDocument/2006/relationships/hyperlink" Target="file:///C:\Users\bus4005\Downloads\CR_FDIS_3_20190311_draft\CR_FDIS_3\part1000\data\modules\physical_unit_2d_shape\sys\4_info_reqs.htm" TargetMode="External"/><Relationship Id="rId75" Type="http://schemas.openxmlformats.org/officeDocument/2006/relationships/hyperlink" Target="file:///C:\Users\bus4005\Downloads\CR_FDIS_3_20190311_draft\CR_FDIS_3\part1000\data\modules\footprint_definition\sys\4_info_reqs.htm" TargetMode="External"/><Relationship Id="rId9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96" Type="http://schemas.openxmlformats.org/officeDocument/2006/relationships/hyperlink" Target="file:///C:\Users\bus4005\Downloads\CR_FDIS_3_20190311_draft\CR_FDIS_3\part1000\data\modules\footprint_definition\sys\4_info_reqs.htm" TargetMode="External"/><Relationship Id="rId140" Type="http://schemas.openxmlformats.org/officeDocument/2006/relationships/hyperlink" Target="file:///C:\Users\bus4005\Downloads\CR_FDIS_3_20190311_draft\CR_FDIS_3\part1000\data\modules\package\sys\4_info_reqs.htm" TargetMode="External"/><Relationship Id="rId145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161" Type="http://schemas.openxmlformats.org/officeDocument/2006/relationships/hyperlink" Target="file:///C:\Users\bus4005\Downloads\CR_FDIS_3_20190311_draft\CR_FDIS_3\part1000\data\modules\physical_unit_usage_view\sys\4_info_reqs.htm" TargetMode="External"/><Relationship Id="rId16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82" Type="http://schemas.openxmlformats.org/officeDocument/2006/relationships/hyperlink" Target="file:///C:\Users\bus4005\Downloads\CR_FDIS_3_20190311_draft\CR_FDIS_3\part1000\data\modules\footprint_definition\sys\4_info_reqs.htm" TargetMode="External"/><Relationship Id="rId18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package\sys\4_info_reqs.htm" TargetMode="External"/><Relationship Id="rId21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8" Type="http://schemas.openxmlformats.org/officeDocument/2006/relationships/hyperlink" Target="file:///C:\Users\bus4005\Downloads\CR_FDIS_3_20190311_draft\CR_FDIS_3\part1000\data\modules\footprint_definition\sys\4_info_reqs.htm" TargetMode="External"/><Relationship Id="rId49" Type="http://schemas.openxmlformats.org/officeDocument/2006/relationships/hyperlink" Target="file:///C:\Users\bus4005\Downloads\CR_FDIS_3_20190311_draft\CR_FDIS_3\part1000\data\modules\footprint_definition\sys\4_info_reqs.htm" TargetMode="External"/><Relationship Id="rId11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19" Type="http://schemas.openxmlformats.org/officeDocument/2006/relationships/hyperlink" Target="file:///C:\Users\bus4005\Downloads\CR_FDIS_3_20190311_draft\CR_FDIS_3\part1000\data\modules\product_view_definition\sys\4_info_reqs.htm" TargetMode="External"/><Relationship Id="rId44" Type="http://schemas.openxmlformats.org/officeDocument/2006/relationships/hyperlink" Target="file:///C:\Users\bus4005\Downloads\CR_FDIS_3_20190311_draft\CR_FDIS_3\part1000\data\modules\physical_unit_usage_view\sys\4_info_reqs.htm" TargetMode="External"/><Relationship Id="rId60" Type="http://schemas.openxmlformats.org/officeDocument/2006/relationships/hyperlink" Target="file:///C:\Users\bus4005\Downloads\CR_FDIS_3_20190311_draft\CR_FDIS_3\part1000\data\modules\shape_parameters\sys\4_info_reqs.htm" TargetMode="External"/><Relationship Id="rId65" Type="http://schemas.openxmlformats.org/officeDocument/2006/relationships/hyperlink" Target="file:///C:\Users\bus4005\Downloads\CR_FDIS_3_20190311_draft\CR_FDIS_3\part1000\data\modules\physical_unit_usage_view\sys\4_info_reqs.htm" TargetMode="External"/><Relationship Id="rId81" Type="http://schemas.openxmlformats.org/officeDocument/2006/relationships/hyperlink" Target="file:///C:\Users\bus4005\Downloads\CR_FDIS_3_20190311_draft\CR_FDIS_3\part1000\data\modules\non_feature_shape_element\sys\4_info_reqs.htm" TargetMode="External"/><Relationship Id="rId8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0" Type="http://schemas.openxmlformats.org/officeDocument/2006/relationships/hyperlink" Target="file:///C:\Users\bus4005\Downloads\CR_FDIS_3_20190311_draft\CR_FDIS_3\part1000\data\modules\package\sys\4_info_reqs.htm" TargetMode="External"/><Relationship Id="rId135" Type="http://schemas.openxmlformats.org/officeDocument/2006/relationships/hyperlink" Target="file:///C:\Users\bus4005\Downloads\CR_FDIS_3_20190311_draft\CR_FDIS_3\part1000\data\modules\package\sys\4_info_reqs.htm" TargetMode="External"/><Relationship Id="rId151" Type="http://schemas.openxmlformats.org/officeDocument/2006/relationships/hyperlink" Target="file:///C:\Users\bus4005\Downloads\CR_FDIS_3_20190311_draft\CR_FDIS_3\part1000\data\modules\footprint_definition\sys\4_info_reqs.htm" TargetMode="External"/><Relationship Id="rId156" Type="http://schemas.openxmlformats.org/officeDocument/2006/relationships/hyperlink" Target="file:///C:\Users\bus4005\Downloads\CR_FDIS_3_20190311_draft\CR_FDIS_3\part1000\data\modules\physical_unit_2d_shape\sys\4_info_reqs.htm" TargetMode="External"/><Relationship Id="rId17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98" Type="http://schemas.openxmlformats.org/officeDocument/2006/relationships/hyperlink" Target="file:///C:\Users\bus4005\Downloads\CR_FDIS_3_20190311_draft\CR_FDIS_3\part1000\data\modules\product_view_definition\sys\4_info_reqs.htm" TargetMode="External"/><Relationship Id="rId172" Type="http://schemas.openxmlformats.org/officeDocument/2006/relationships/hyperlink" Target="file:///C:\Users\bus4005\Downloads\CR_FDIS_3_20190311_draft\CR_FDIS_3\part1000\data\modules\footprint_definition\sys\4_info_reqs.htm" TargetMode="External"/><Relationship Id="rId193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02" Type="http://schemas.openxmlformats.org/officeDocument/2006/relationships/hyperlink" Target="file:///C:\Users\bus4005\Downloads\CR_FDIS_3_20190311_draft\CR_FDIS_3\part1000\data\modules\product_view_definition\sys\4_info_reqs.htm" TargetMode="External"/><Relationship Id="rId20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2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2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4" Type="http://schemas.openxmlformats.org/officeDocument/2006/relationships/hyperlink" Target="file:///C:\Users\bus4005\Downloads\CR_FDIS_3_20190311_draft\CR_FDIS_3\part1000\data\modules\elemental_geometric_shape\sys\4_info_reqs.htm" TargetMode="External"/><Relationship Id="rId249" Type="http://schemas.microsoft.com/office/2011/relationships/people" Target="people.xml"/><Relationship Id="rId13" Type="http://schemas.openxmlformats.org/officeDocument/2006/relationships/hyperlink" Target="file:///C:\Users\bus4005\Downloads\CR_FDIS_3_20190311_draft\CR_FDIS_3\part1000\data\modules\footprint_definition\sys\5_mapping.htm#aeentitybreakout_footprint_definition" TargetMode="External"/><Relationship Id="rId18" Type="http://schemas.openxmlformats.org/officeDocument/2006/relationships/hyperlink" Target="file:///C:\Users\bus4005\Downloads\CR_FDIS_3_20190311_draft\CR_FDIS_3\part1000\data\modules\footprint_definition\sys\4_info_reqs.htm" TargetMode="External"/><Relationship Id="rId39" Type="http://schemas.openxmlformats.org/officeDocument/2006/relationships/hyperlink" Target="file:///C:\Users\bus4005\Downloads\CR_FDIS_3_20190311_draft\CR_FDIS_3\part1000\data\modules\footprint_definition\sys\4_info_reqs.htm" TargetMode="External"/><Relationship Id="rId10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34" Type="http://schemas.openxmlformats.org/officeDocument/2006/relationships/hyperlink" Target="file:///C:\Users\bus4005\Downloads\CR_FDIS_3_20190311_draft\CR_FDIS_3\part1000\data\modules\footprint_definition\sys\4_info_reqs.htm" TargetMode="External"/><Relationship Id="rId50" Type="http://schemas.openxmlformats.org/officeDocument/2006/relationships/hyperlink" Target="file:///C:\Users\bus4005\Downloads\CR_FDIS_3_20190311_draft\CR_FDIS_3\part1000\data\modules\footprint_definition\sys\5_mapping.htm#aeentityfootprint_definition_shape_model" TargetMode="External"/><Relationship Id="rId5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76" Type="http://schemas.openxmlformats.org/officeDocument/2006/relationships/hyperlink" Target="file:///C:\Users\bus4005\Downloads\CR_FDIS_3_20190311_draft\CR_FDIS_3\part1000\data\modules\footprint_definition\sys\4_info_reqs.htm" TargetMode="External"/><Relationship Id="rId9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0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0" Type="http://schemas.openxmlformats.org/officeDocument/2006/relationships/hyperlink" Target="file:///C:\Users\bus4005\Downloads\CR_FDIS_3_20190311_draft\CR_FDIS_3\part1000\data\modules\footprint_definition\sys\4_info_reqs.htm" TargetMode="External"/><Relationship Id="rId125" Type="http://schemas.openxmlformats.org/officeDocument/2006/relationships/hyperlink" Target="file:///C:\Users\bus4005\Downloads\CR_FDIS_3_20190311_draft\CR_FDIS_3\part1000\data\modules\product_view_definition\sys\4_info_reqs.htm" TargetMode="External"/><Relationship Id="rId141" Type="http://schemas.openxmlformats.org/officeDocument/2006/relationships/hyperlink" Target="file:///C:\Users\bus4005\Downloads\CR_FDIS_3_20190311_draft\CR_FDIS_3\part1000\data\modules\footprint_definition\sys\4_info_reqs.htm" TargetMode="External"/><Relationship Id="rId146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167" Type="http://schemas.openxmlformats.org/officeDocument/2006/relationships/hyperlink" Target="file:///C:\Users\bus4005\Downloads\CR_FDIS_3_20190311_draft\CR_FDIS_3\part1000\data\modules\footprint_definition\sys\4_info_reqs.htm" TargetMode="External"/><Relationship Id="rId18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7" Type="http://schemas.openxmlformats.org/officeDocument/2006/relationships/hyperlink" Target="file:///C:\Users\bus4005\Downloads\CR_FDIS_3_20190311_draft\CR_FDIS_3\part1000\data\modules\support_resource\sys\4_info_reqs.htm" TargetMode="External"/><Relationship Id="rId71" Type="http://schemas.openxmlformats.org/officeDocument/2006/relationships/hyperlink" Target="file:///C:\Users\bus4005\Downloads\CR_FDIS_3_20190311_draft\CR_FDIS_3\part1000\data\modules\physical_unit_usage_view\sys\4_info_reqs.htm" TargetMode="External"/><Relationship Id="rId9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6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83" Type="http://schemas.openxmlformats.org/officeDocument/2006/relationships/hyperlink" Target="file:///C:\Users\bus4005\Downloads\CR_FDIS_3_20190311_draft\CR_FDIS_3\part1000\data\modules\footprint_definition\sys\4_info_reqs.htm" TargetMode="External"/><Relationship Id="rId21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" Type="http://schemas.openxmlformats.org/officeDocument/2006/relationships/styles" Target="styles.xml"/><Relationship Id="rId29" Type="http://schemas.openxmlformats.org/officeDocument/2006/relationships/hyperlink" Target="file:///C:\Users\bus4005\Downloads\CR_FDIS_3_20190311_draft\CR_FDIS_3\part1000\data\modules\footprint_definition\sys\4_info_reqs.htm" TargetMode="External"/><Relationship Id="rId250" Type="http://schemas.openxmlformats.org/officeDocument/2006/relationships/theme" Target="theme/theme1.xml"/><Relationship Id="rId24" Type="http://schemas.openxmlformats.org/officeDocument/2006/relationships/hyperlink" Target="file:///C:\Users\bus4005\Downloads\CR_FDIS_3_20190311_draft\CR_FDIS_3\part1000\data\modules\footprint_definition\sys\5_mapping.htm#aeentitybreakout_footprint_definition_shape_model" TargetMode="External"/><Relationship Id="rId40" Type="http://schemas.openxmlformats.org/officeDocument/2006/relationships/image" Target="media/image4.gif"/><Relationship Id="rId45" Type="http://schemas.openxmlformats.org/officeDocument/2006/relationships/hyperlink" Target="file:///C:\Users\bus4005\Downloads\CR_FDIS_3_20190311_draft\CR_FDIS_3\part1000\data\modules\physical_unit_usage_view\sys\4_info_reqs.htm" TargetMode="External"/><Relationship Id="rId66" Type="http://schemas.openxmlformats.org/officeDocument/2006/relationships/hyperlink" Target="file:///C:\Users\bus4005\Downloads\CR_FDIS_3_20190311_draft\CR_FDIS_3\part1000\data\modules\footprint_definition\sys\4_info_reqs.htm" TargetMode="External"/><Relationship Id="rId87" Type="http://schemas.openxmlformats.org/officeDocument/2006/relationships/hyperlink" Target="file:///C:\Users\bus4005\Downloads\CR_FDIS_3_20190311_draft\CR_FDIS_3\part1000\data\modules\footprint_definition\sys\4_info_reqs.htm" TargetMode="External"/><Relationship Id="rId11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1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1" Type="http://schemas.openxmlformats.org/officeDocument/2006/relationships/hyperlink" Target="file:///C:\Users\bus4005\Downloads\CR_FDIS_3_20190311_draft\CR_FDIS_3\part1000\data\modules\footprint_definition\sys\4_info_reqs.htm" TargetMode="External"/><Relationship Id="rId136" Type="http://schemas.openxmlformats.org/officeDocument/2006/relationships/hyperlink" Target="file:///C:\Users\bus4005\Downloads\CR_FDIS_3_20190311_draft\CR_FDIS_3\part1000\data\modules\footprint_definition\sys\4_info_reqs.htm" TargetMode="External"/><Relationship Id="rId157" Type="http://schemas.openxmlformats.org/officeDocument/2006/relationships/hyperlink" Target="file:///C:\Users\bus4005\Downloads\CR_FDIS_3_20190311_draft\CR_FDIS_3\part1000\data\modules\footprint_definition\sys\4_info_reqs.htm" TargetMode="External"/><Relationship Id="rId17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61" Type="http://schemas.openxmlformats.org/officeDocument/2006/relationships/hyperlink" Target="file:///C:\Users\bus4005\Downloads\CR_FDIS_3_20190311_draft\CR_FDIS_3\part1000\data\modules\part_feature_location\sys\4_info_reqs.htm" TargetMode="External"/><Relationship Id="rId82" Type="http://schemas.openxmlformats.org/officeDocument/2006/relationships/hyperlink" Target="file:///C:\Users\bus4005\Downloads\CR_FDIS_3_20190311_draft\CR_FDIS_3\part1000\data\modules\non_feature_shape_element\sys\4_info_reqs.htm" TargetMode="External"/><Relationship Id="rId152" Type="http://schemas.openxmlformats.org/officeDocument/2006/relationships/hyperlink" Target="file:///C:\Users\bus4005\Downloads\CR_FDIS_3_20190311_draft\CR_FDIS_3\part1000\data\modules\package\sys\4_info_reqs.htm" TargetMode="External"/><Relationship Id="rId17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94" Type="http://schemas.openxmlformats.org/officeDocument/2006/relationships/hyperlink" Target="file:///C:\Users\bus4005\Downloads\CR_FDIS_3_20190311_draft\CR_FDIS_3\part1000\data\modules\product_view_definition\sys\4_info_reqs.htm" TargetMode="External"/><Relationship Id="rId199" Type="http://schemas.openxmlformats.org/officeDocument/2006/relationships/hyperlink" Target="file:///C:\Users\bus4005\Downloads\CR_FDIS_3_20190311_draft\CR_FDIS_3\part1000\data\modules\elemental_geometric_shape\sys\4_info_reqs.htm" TargetMode="External"/><Relationship Id="rId203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08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22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9" Type="http://schemas.openxmlformats.org/officeDocument/2006/relationships/hyperlink" Target="file:///C:\Users\bus4005\Downloads\CR_FDIS_3_20190311_draft\CR_FDIS_3\part1000\data\modules\footprint_definition\sys\4_info_reqs.htm" TargetMode="External"/><Relationship Id="rId22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5" Type="http://schemas.openxmlformats.org/officeDocument/2006/relationships/hyperlink" Target="file:///C:\Users\bus4005\Downloads\CR_FDIS_3_20190311_draft\CR_FDIS_3\part1000\data\modules\contextual_shape_positioning\sys\4_info_reqs.htm" TargetMode="External"/><Relationship Id="rId14" Type="http://schemas.openxmlformats.org/officeDocument/2006/relationships/image" Target="media/image2.gif"/><Relationship Id="rId30" Type="http://schemas.openxmlformats.org/officeDocument/2006/relationships/hyperlink" Target="file:///C:\Users\bus4005\Downloads\CR_FDIS_3_20190311_draft\CR_FDIS_3\part1000\data\modules\footprint_definition\sys\4_info_reqs.htm" TargetMode="External"/><Relationship Id="rId35" Type="http://schemas.openxmlformats.org/officeDocument/2006/relationships/hyperlink" Target="file:///C:\Users\bus4005\Downloads\CR_FDIS_3_20190311_draft\CR_FDIS_3\part1000\data\modules\footprint_definition\sys\5_mapping.htm#aeentityfootprint_definition" TargetMode="External"/><Relationship Id="rId56" Type="http://schemas.openxmlformats.org/officeDocument/2006/relationships/hyperlink" Target="file:///C:\Users\bus4005\Downloads\CR_FDIS_3_20190311_draft\CR_FDIS_3\part1000\data\modules\footprint_definition\sys\4_info_reqs.htm" TargetMode="External"/><Relationship Id="rId77" Type="http://schemas.openxmlformats.org/officeDocument/2006/relationships/hyperlink" Target="file:///C:\Users\bus4005\Downloads\CR_FDIS_3_20190311_draft\CR_FDIS_3\part1000\data\modules\package\sys\4_info_reqs.htm" TargetMode="External"/><Relationship Id="rId100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10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6" Type="http://schemas.openxmlformats.org/officeDocument/2006/relationships/hyperlink" Target="file:///C:\Users\bus4005\Downloads\CR_FDIS_3_20190311_draft\CR_FDIS_3\part1000\data\modules\elemental_geometric_shape\sys\4_info_reqs.htm" TargetMode="External"/><Relationship Id="rId147" Type="http://schemas.openxmlformats.org/officeDocument/2006/relationships/hyperlink" Target="file:///C:\Users\bus4005\Downloads\CR_FDIS_3_20190311_draft\CR_FDIS_3\part1000\data\modules\package\sys\4_info_reqs.htm" TargetMode="External"/><Relationship Id="rId168" Type="http://schemas.openxmlformats.org/officeDocument/2006/relationships/hyperlink" Target="file:///C:\Users\bus4005\Downloads\CR_FDIS_3_20190311_draft\CR_FDIS_3\part1000\data\modules\footprint_definition\sys\4_info_reqs.htm" TargetMode="External"/><Relationship Id="rId8" Type="http://schemas.openxmlformats.org/officeDocument/2006/relationships/hyperlink" Target="file:///C:\Users\bus4005\Downloads\CR_FDIS_3_20190311_draft\CR_FDIS_3\part1000\data\modules\support_resource\sys\4_info_reqs.htm" TargetMode="External"/><Relationship Id="rId5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72" Type="http://schemas.openxmlformats.org/officeDocument/2006/relationships/hyperlink" Target="file:///C:\Users\bus4005\Downloads\CR_FDIS_3_20190311_draft\CR_FDIS_3\part1000\data\modules\foundation_representation\sys\4_info_reqs.htm" TargetMode="External"/><Relationship Id="rId9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9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1" Type="http://schemas.openxmlformats.org/officeDocument/2006/relationships/hyperlink" Target="file:///C:\Users\bus4005\Downloads\CR_FDIS_3_20190311_draft\CR_FDIS_3\part1000\data\modules\package\sys\4_info_reqs.htm" TargetMode="External"/><Relationship Id="rId142" Type="http://schemas.openxmlformats.org/officeDocument/2006/relationships/hyperlink" Target="file:///C:\Users\bus4005\Downloads\CR_FDIS_3_20190311_draft\CR_FDIS_3\part1000\data\modules\package\sys\4_info_reqs.htm" TargetMode="External"/><Relationship Id="rId163" Type="http://schemas.openxmlformats.org/officeDocument/2006/relationships/hyperlink" Target="file:///C:\Users\bus4005\Downloads\CR_FDIS_3_20190311_draft\CR_FDIS_3\part1000\data\modules\physical_unit_usage_view\sys\4_info_reqs.htm" TargetMode="External"/><Relationship Id="rId184" Type="http://schemas.openxmlformats.org/officeDocument/2006/relationships/hyperlink" Target="file:///C:\Users\bus4005\Downloads\CR_FDIS_3_20190311_draft\CR_FDIS_3\part1000\data\modules\footprint_definition\sys\4_info_reqs.htm" TargetMode="External"/><Relationship Id="rId189" Type="http://schemas.openxmlformats.org/officeDocument/2006/relationships/hyperlink" Target="file:///C:\Users\bus4005\Downloads\CR_FDIS_3_20190311_draft\CR_FDIS_3\part1000\data\modules\footprint_definition\sys\4_info_reqs.htm" TargetMode="External"/><Relationship Id="rId21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3" Type="http://schemas.openxmlformats.org/officeDocument/2006/relationships/settings" Target="settings.xml"/><Relationship Id="rId21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46" Type="http://schemas.openxmlformats.org/officeDocument/2006/relationships/hyperlink" Target="file:///C:\Users\bus4005\Downloads\CR_FDIS_3_20190311_draft\CR_FDIS_3\part1000\data\modules\package\sys\4_info_reqs.htm" TargetMode="External"/><Relationship Id="rId67" Type="http://schemas.openxmlformats.org/officeDocument/2006/relationships/hyperlink" Target="file:///C:\Users\bus4005\Downloads\CR_FDIS_3_20190311_draft\CR_FDIS_3\part1000\data\modules\physical_unit_usage_view\sys\4_info_reqs.htm" TargetMode="External"/><Relationship Id="rId11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7" Type="http://schemas.openxmlformats.org/officeDocument/2006/relationships/hyperlink" Target="file:///C:\Users\bus4005\Downloads\CR_FDIS_3_20190311_draft\CR_FDIS_3\part1000\data\modules\footprint_definition\sys\4_info_reqs.htm" TargetMode="External"/><Relationship Id="rId158" Type="http://schemas.openxmlformats.org/officeDocument/2006/relationships/hyperlink" Target="file:///C:\Users\bus4005\Downloads\CR_FDIS_3_20190311_draft\CR_FDIS_3\part1000\data\modules\footprint_definition\sys\5_mapping.htm#aeentitypart_feature_based_template_location" TargetMode="External"/><Relationship Id="rId20" Type="http://schemas.openxmlformats.org/officeDocument/2006/relationships/hyperlink" Target="file:///C:\Users\bus4005\Downloads\CR_FDIS_3_20190311_draft\CR_FDIS_3\part1000\data\modules\footprint_definition\sys\4_info_reqs.htm" TargetMode="External"/><Relationship Id="rId41" Type="http://schemas.openxmlformats.org/officeDocument/2006/relationships/hyperlink" Target="file:///C:\Users\bus4005\Downloads\CR_FDIS_3_20190311_draft\CR_FDIS_3\part1000\data\modules\footprint_definition\sys\4_info_reqs.htm" TargetMode="External"/><Relationship Id="rId62" Type="http://schemas.openxmlformats.org/officeDocument/2006/relationships/hyperlink" Target="file:///C:\Users\bus4005\Downloads\CR_FDIS_3_20190311_draft\CR_FDIS_3\part1000\data\modules\physical_unit_3d_shape\sys\4_info_reqs.htm" TargetMode="External"/><Relationship Id="rId83" Type="http://schemas.openxmlformats.org/officeDocument/2006/relationships/hyperlink" Target="file:///C:\Users\bus4005\Downloads\CR_FDIS_3_20190311_draft\CR_FDIS_3\part1000\data\modules\footprint_definition\sys\4_info_reqs.htm" TargetMode="External"/><Relationship Id="rId88" Type="http://schemas.openxmlformats.org/officeDocument/2006/relationships/hyperlink" Target="file:///C:\Users\bus4005\Downloads\CR_FDIS_3_20190311_draft\CR_FDIS_3\part1000\data\modules\footprint_definition\sys\4_info_reqs.htm" TargetMode="External"/><Relationship Id="rId11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2" Type="http://schemas.openxmlformats.org/officeDocument/2006/relationships/hyperlink" Target="file:///C:\Users\bus4005\Downloads\CR_FDIS_3_20190311_draft\CR_FDIS_3\part1000\data\modules\elemental_geometric_shape\sys\4_info_reqs.htm" TargetMode="External"/><Relationship Id="rId153" Type="http://schemas.openxmlformats.org/officeDocument/2006/relationships/hyperlink" Target="file:///C:\Users\bus4005\Downloads\CR_FDIS_3_20190311_draft\CR_FDIS_3\part1000\data\modules\footprint_definition\sys\4_info_reqs.htm" TargetMode="External"/><Relationship Id="rId174" Type="http://schemas.openxmlformats.org/officeDocument/2006/relationships/hyperlink" Target="file:///C:\Users\bus4005\Downloads\CR_FDIS_3_20190311_draft\CR_FDIS_3\part1000\data\modules\footprint_definition\sys\4_info_reqs.htm" TargetMode="External"/><Relationship Id="rId179" Type="http://schemas.openxmlformats.org/officeDocument/2006/relationships/hyperlink" Target="file:///C:\Users\bus4005\Downloads\CR_FDIS_3_20190311_draft\CR_FDIS_3\part1000\data\modules\footprint_definition\sys\4_info_reqs.htm" TargetMode="External"/><Relationship Id="rId195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0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9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04" Type="http://schemas.openxmlformats.org/officeDocument/2006/relationships/hyperlink" Target="file:///C:\Users\bus4005\Downloads\CR_FDIS_3_20190311_draft\CR_FDIS_3\part1000\data\modules\elemental_geometric_shape\sys\4_info_reqs.htm" TargetMode="External"/><Relationship Id="rId22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2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6" Type="http://schemas.openxmlformats.org/officeDocument/2006/relationships/hyperlink" Target="file:///C:\Users\bus4005\Downloads\CR_FDIS_3_20190311_draft\CR_FDIS_3\part1000\data\modules\elemental_geometric_shape\sys\4_info_reqs.htm" TargetMode="External"/><Relationship Id="rId15" Type="http://schemas.openxmlformats.org/officeDocument/2006/relationships/hyperlink" Target="file:///C:\Users\bus4005\Downloads\CR_FDIS_3_20190311_draft\CR_FDIS_3\part1000\data\modules\footprint_definition\sys\4_info_reqs.htm" TargetMode="External"/><Relationship Id="rId36" Type="http://schemas.openxmlformats.org/officeDocument/2006/relationships/hyperlink" Target="file:///C:\Users\bus4005\Downloads\CR_FDIS_3_20190311_draft\CR_FDIS_3\part1000\data\modules\footprint_definition\sys\4_info_reqs.htm" TargetMode="External"/><Relationship Id="rId57" Type="http://schemas.openxmlformats.org/officeDocument/2006/relationships/hyperlink" Target="file:///C:\Users\bus4005\Downloads\CR_FDIS_3_20190311_draft\CR_FDIS_3\part1000\data\modules\shape_parameters\sys\4_info_reqs.htm" TargetMode="External"/><Relationship Id="rId10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7" Type="http://schemas.openxmlformats.org/officeDocument/2006/relationships/hyperlink" Target="file:///C:\Users\bus4005\Downloads\CR_FDIS_3_20190311_draft\CR_FDIS_3\part1000\data\modules\elemental_geometric_shape\sys\4_info_reqs.htm" TargetMode="External"/><Relationship Id="rId10" Type="http://schemas.openxmlformats.org/officeDocument/2006/relationships/hyperlink" Target="file:///C:\Users\bus4005\Downloads\CR_FDIS_3_20190311_draft\CR_FDIS_3\part1000\data\modules\footprint_definition\armexpg1.htm" TargetMode="External"/><Relationship Id="rId31" Type="http://schemas.openxmlformats.org/officeDocument/2006/relationships/hyperlink" Target="file:///C:\Users\bus4005\Downloads\CR_FDIS_3_20190311_draft\CR_FDIS_3\part1000\data\modules\footprint_definition\sys\4_info_reqs.htm" TargetMode="External"/><Relationship Id="rId52" Type="http://schemas.openxmlformats.org/officeDocument/2006/relationships/hyperlink" Target="file:///C:\Users\bus4005\Downloads\CR_FDIS_3_20190311_draft\CR_FDIS_3\part1000\data\modules\footprint_definition\sys\4_info_reqs.htm" TargetMode="External"/><Relationship Id="rId73" Type="http://schemas.openxmlformats.org/officeDocument/2006/relationships/hyperlink" Target="file:///C:\Users\bus4005\Downloads\CR_FDIS_3_20190311_draft\CR_FDIS_3\part1000\data\modules\footprint_definition\sys\4_info_reqs.htm" TargetMode="External"/><Relationship Id="rId78" Type="http://schemas.openxmlformats.org/officeDocument/2006/relationships/hyperlink" Target="file:///C:\Users\bus4005\Downloads\CR_FDIS_3_20190311_draft\CR_FDIS_3\part1000\data\modules\part_feature_location\sys\4_info_reqs.htm" TargetMode="External"/><Relationship Id="rId94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99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10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2" Type="http://schemas.openxmlformats.org/officeDocument/2006/relationships/hyperlink" Target="file:///C:\Users\bus4005\Downloads\CR_FDIS_3_20190311_draft\CR_FDIS_3\part1000\data\modules\footprint_definition\sys\4_info_reqs.htm" TargetMode="External"/><Relationship Id="rId143" Type="http://schemas.openxmlformats.org/officeDocument/2006/relationships/hyperlink" Target="file:///C:\Users\bus4005\Downloads\CR_FDIS_3_20190311_draft\CR_FDIS_3\part1000\data\modules\footprint_definition\sys\4_info_reqs.htm" TargetMode="External"/><Relationship Id="rId148" Type="http://schemas.openxmlformats.org/officeDocument/2006/relationships/hyperlink" Target="file:///C:\Users\bus4005\Downloads\CR_FDIS_3_20190311_draft\CR_FDIS_3\part1000\data\modules\footprint_definition\sys\4_info_reqs.htm" TargetMode="External"/><Relationship Id="rId164" Type="http://schemas.openxmlformats.org/officeDocument/2006/relationships/hyperlink" Target="file:///C:\Users\bus4005\Downloads\CR_FDIS_3_20190311_draft\CR_FDIS_3\part1000\data\modules\physical_unit_usage_view\sys\4_info_reqs.htm" TargetMode="External"/><Relationship Id="rId16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85" Type="http://schemas.openxmlformats.org/officeDocument/2006/relationships/hyperlink" Target="file:///C:\Users\bus4005\Downloads\CR_FDIS_3_20190311_draft\CR_FDIS_3\part1000\data\modules\footprint_definition\sys\5_mapping.htm#scconstraintmulti_stratum_structured_template_subtyp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footprint_definition\sys\c_arm_expg.htm" TargetMode="External"/><Relationship Id="rId18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47" Type="http://schemas.openxmlformats.org/officeDocument/2006/relationships/hyperlink" Target="file:///C:\Users\bus4005\Downloads\CR_FDIS_3_20190311_draft\CR_FDIS_3\part1000\data\modules\footprint_definition\sys\4_info_reqs.htm" TargetMode="External"/><Relationship Id="rId68" Type="http://schemas.openxmlformats.org/officeDocument/2006/relationships/hyperlink" Target="file:///C:\Users\bus4005\Downloads\CR_FDIS_3_20190311_draft\CR_FDIS_3\part1000\data\modules\footprint_definition\sys\4_info_reqs.htm" TargetMode="External"/><Relationship Id="rId89" Type="http://schemas.openxmlformats.org/officeDocument/2006/relationships/hyperlink" Target="file:///C:\Users\bus4005\Downloads\CR_FDIS_3_20190311_draft\CR_FDIS_3\part1000\data\modules\footprint_definition\sys\4_info_reqs.htm" TargetMode="External"/><Relationship Id="rId11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3" Type="http://schemas.openxmlformats.org/officeDocument/2006/relationships/hyperlink" Target="file:///C:\Users\bus4005\Downloads\CR_FDIS_3_20190311_draft\CR_FDIS_3\part1000\data\modules\package\sys\4_info_reqs.htm" TargetMode="External"/><Relationship Id="rId154" Type="http://schemas.openxmlformats.org/officeDocument/2006/relationships/hyperlink" Target="file:///C:\Users\bus4005\Downloads\CR_FDIS_3_20190311_draft\CR_FDIS_3\part1000\data\modules\footprint_definition\sys\4_info_reqs.htm" TargetMode="External"/><Relationship Id="rId175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196" Type="http://schemas.openxmlformats.org/officeDocument/2006/relationships/hyperlink" Target="file:///C:\Users\bus4005\Downloads\CR_FDIS_3_20190311_draft\CR_FDIS_3\part1000\data\modules\elemental_geometric_shape\sys\4_info_reqs.htm" TargetMode="External"/><Relationship Id="rId200" Type="http://schemas.openxmlformats.org/officeDocument/2006/relationships/hyperlink" Target="file:///C:\Users\bus4005\Downloads\CR_FDIS_3_20190311_draft\CR_FDIS_3\part1000\data\modules\product_view_definition\sys\4_info_reqs.htm" TargetMode="External"/><Relationship Id="rId16" Type="http://schemas.openxmlformats.org/officeDocument/2006/relationships/hyperlink" Target="file:///C:\Users\bus4005\Downloads\CR_FDIS_3_20190311_draft\CR_FDIS_3\part1000\data\modules\footprint_definition\sys\4_info_reqs.htm" TargetMode="External"/><Relationship Id="rId22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2" Type="http://schemas.openxmlformats.org/officeDocument/2006/relationships/hyperlink" Target="file:///C:\Users\bus4005\Downloads\CR_FDIS_3_20190311_draft\CR_FDIS_3\part1000\data\modules\contextual_shape_positioning\sys\4_info_reqs.htm" TargetMode="External"/><Relationship Id="rId37" Type="http://schemas.openxmlformats.org/officeDocument/2006/relationships/hyperlink" Target="file:///C:\Users\bus4005\Downloads\CR_FDIS_3_20190311_draft\CR_FDIS_3\part1000\data\modules\footprint_definition\sys\4_info_reqs.htm" TargetMode="External"/><Relationship Id="rId58" Type="http://schemas.openxmlformats.org/officeDocument/2006/relationships/hyperlink" Target="file:///C:\Users\bus4005\Downloads\CR_FDIS_3_20190311_draft\CR_FDIS_3\part1000\data\modules\part_feature_location\sys\4_info_reqs.htm" TargetMode="External"/><Relationship Id="rId79" Type="http://schemas.openxmlformats.org/officeDocument/2006/relationships/hyperlink" Target="file:///C:\Users\bus4005\Downloads\CR_FDIS_3_20190311_draft\CR_FDIS_3\part1000\data\modules\non_feature_shape_element\sys\4_info_reqs.htm" TargetMode="External"/><Relationship Id="rId10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3" Type="http://schemas.openxmlformats.org/officeDocument/2006/relationships/hyperlink" Target="file:///C:\Users\bus4005\Downloads\CR_FDIS_3_20190311_draft\CR_FDIS_3\part1000\data\modules\package\sys\4_info_reqs.htm" TargetMode="External"/><Relationship Id="rId144" Type="http://schemas.openxmlformats.org/officeDocument/2006/relationships/hyperlink" Target="file:///C:\Users\bus4005\Downloads\CR_FDIS_3_20190311_draft\CR_FDIS_3\part1000\data\modules\footprint_definition\sys\4_info_reqs.htm" TargetMode="External"/><Relationship Id="rId90" Type="http://schemas.openxmlformats.org/officeDocument/2006/relationships/hyperlink" Target="file:///C:\Users\bus4005\Downloads\CR_FDIS_3_20190311_draft\CR_FDIS_3\part1000\data\modules\footprint_definition\sys\4_info_reqs.htm" TargetMode="External"/><Relationship Id="rId165" Type="http://schemas.openxmlformats.org/officeDocument/2006/relationships/hyperlink" Target="file:///C:\Users\bus4005\Downloads\CR_FDIS_3_20190311_draft\CR_FDIS_3\part1000\data\modules\footprint_definition\sys\5_mapping.htm#aeentitystratum_feature_template_location_in_breakout_footprint_definition" TargetMode="External"/><Relationship Id="rId186" Type="http://schemas.openxmlformats.org/officeDocument/2006/relationships/hyperlink" Target="file:///C:\Users\bus4005\Downloads\CR_FDIS_3_20190311_draft\CR_FDIS_3\part1000\data\modules\footprint_definition\sys\4_info_reqs.htm" TargetMode="External"/><Relationship Id="rId21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7" Type="http://schemas.openxmlformats.org/officeDocument/2006/relationships/hyperlink" Target="file:///C:\Users\bus4005\Downloads\CR_FDIS_3_20190311_draft\CR_FDIS_3\part1000\data\modules\footprint_definition\sys\4_info_reqs.htm" TargetMode="External"/><Relationship Id="rId48" Type="http://schemas.openxmlformats.org/officeDocument/2006/relationships/hyperlink" Target="file:///C:\Users\bus4005\Downloads\CR_FDIS_3_20190311_draft\CR_FDIS_3\part1000\data\modules\part_template_shape_with_parameters\sys\4_info_reqs.htm" TargetMode="External"/><Relationship Id="rId69" Type="http://schemas.openxmlformats.org/officeDocument/2006/relationships/hyperlink" Target="file:///C:\Users\bus4005\Downloads\CR_FDIS_3_20190311_draft\CR_FDIS_3\part1000\data\modules\physical_unit_3d_shape\sys\4_info_reqs.htm" TargetMode="External"/><Relationship Id="rId11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4" Type="http://schemas.openxmlformats.org/officeDocument/2006/relationships/hyperlink" Target="file:///C:\Users\bus4005\Downloads\CR_FDIS_3_20190311_draft\CR_FDIS_3\part1000\data\modules\footprint_definition\sys\4_info_reqs.htm" TargetMode="External"/><Relationship Id="rId80" Type="http://schemas.openxmlformats.org/officeDocument/2006/relationships/hyperlink" Target="file:///C:\Users\bus4005\Downloads\CR_FDIS_3_20190311_draft\CR_FDIS_3\part1000\data\modules\non_feature_shape_element\sys\4_info_reqs.htm" TargetMode="External"/><Relationship Id="rId155" Type="http://schemas.openxmlformats.org/officeDocument/2006/relationships/hyperlink" Target="file:///C:\Users\bus4005\Downloads\CR_FDIS_3_20190311_draft\CR_FDIS_3\part1000\data\modules\footprint_definition\sys\4_info_reqs.htm" TargetMode="External"/><Relationship Id="rId176" Type="http://schemas.openxmlformats.org/officeDocument/2006/relationships/hyperlink" Target="file:///C:\Users\bus4005\Downloads\CR_FDIS_3_20190311_draft\CR_FDIS_3\part1000\data\modules\footprint_definition\sys\4_info_reqs.htm" TargetMode="External"/><Relationship Id="rId197" Type="http://schemas.openxmlformats.org/officeDocument/2006/relationships/hyperlink" Target="file:///C:\Users\bus4005\Downloads\CR_FDIS_3_20190311_draft\CR_FDIS_3\part1000\data\modules\product_view_definition\sys\4_info_reqs.htm" TargetMode="External"/><Relationship Id="rId201" Type="http://schemas.openxmlformats.org/officeDocument/2006/relationships/hyperlink" Target="file:///C:\Users\bus4005\Downloads\CR_FDIS_3_20190311_draft\CR_FDIS_3\part1000\data\modules\elemental_geometric_shape\sys\4_info_reqs.htm" TargetMode="External"/><Relationship Id="rId22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3" Type="http://schemas.openxmlformats.org/officeDocument/2006/relationships/hyperlink" Target="file:///C:\Users\bus4005\Downloads\CR_FDIS_3_20190311_draft\CR_FDIS_3\part1000\data\modules\elemental_geometric_shape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12965</Words>
  <Characters>73902</Characters>
  <Application>Microsoft Office Word</Application>
  <DocSecurity>0</DocSecurity>
  <Lines>615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86694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2019-03-20T21:12:00Z</dcterms:created>
  <dcterms:modified xsi:type="dcterms:W3CDTF">2019-03-20T21:12:00Z</dcterms:modified>
</cp:coreProperties>
</file>