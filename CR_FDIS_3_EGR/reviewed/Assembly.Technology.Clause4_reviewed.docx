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CA6" w:rsidRDefault="00825CA6" w:rsidP="00825CA6">
      <w:pPr>
        <w:pStyle w:val="Heading2"/>
        <w:rPr>
          <w:color w:val="000000"/>
        </w:rPr>
      </w:pPr>
      <w:bookmarkStart w:id="0" w:name="interfaces"/>
      <w:r>
        <w:rPr>
          <w:color w:val="000000"/>
        </w:rPr>
        <w:t>4.1 Required AM ARMs</w:t>
      </w:r>
      <w:bookmarkEnd w:id="0"/>
    </w:p>
    <w:p w:rsidR="00825CA6" w:rsidRDefault="00825CA6" w:rsidP="00825CA6">
      <w:pPr>
        <w:pStyle w:val="NormalWeb"/>
        <w:rPr>
          <w:color w:val="000000"/>
          <w:sz w:val="27"/>
          <w:szCs w:val="27"/>
        </w:rPr>
      </w:pPr>
      <w:r>
        <w:rPr>
          <w:color w:val="000000"/>
          <w:sz w:val="27"/>
          <w:szCs w:val="27"/>
        </w:rPr>
        <w:t>The following EXPRESS interface statements specify the elements imported from the ARMs of other application modules.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feature_and_connection_zone_arm" w:history="1">
        <w:r>
          <w:rPr>
            <w:rStyle w:val="Hyperlink"/>
            <w:rFonts w:ascii="Courier New" w:hAnsi="Courier New" w:cs="Courier New"/>
            <w:sz w:val="20"/>
            <w:szCs w:val="20"/>
          </w:rPr>
          <w:t>Feature_and_connection_zone_arm</w:t>
        </w:r>
      </w:hyperlink>
      <w:r>
        <w:rPr>
          <w:rStyle w:val="HTMLCode"/>
          <w:color w:val="000000"/>
        </w:rPr>
        <w:t>;    --  ISO/TS 10303-1671</w:t>
      </w:r>
    </w:p>
    <w:p w:rsidR="00825CA6" w:rsidRDefault="00825CA6" w:rsidP="00825CA6">
      <w:pPr>
        <w:pStyle w:val="NormalWeb"/>
        <w:spacing w:after="270" w:afterAutospacing="0"/>
        <w:rPr>
          <w:color w:val="000000"/>
          <w:sz w:val="27"/>
          <w:szCs w:val="27"/>
        </w:rPr>
      </w:pPr>
      <w:r>
        <w:rPr>
          <w:rStyle w:val="HTMLCode"/>
          <w:color w:val="000000"/>
        </w:rPr>
        <w:t>USE FROM </w:t>
      </w:r>
      <w:hyperlink r:id="rId6" w:anchor="generic_material_aspects_arm" w:history="1">
        <w:r>
          <w:rPr>
            <w:rStyle w:val="Hyperlink"/>
            <w:rFonts w:ascii="Courier New" w:hAnsi="Courier New" w:cs="Courier New"/>
            <w:sz w:val="20"/>
            <w:szCs w:val="20"/>
          </w:rPr>
          <w:t>Generic_material_aspects_arm</w:t>
        </w:r>
      </w:hyperlink>
      <w:r>
        <w:rPr>
          <w:rStyle w:val="HTMLCode"/>
          <w:color w:val="000000"/>
        </w:rPr>
        <w:t>;    --  ISO/TS 10303-1681</w:t>
      </w:r>
    </w:p>
    <w:p w:rsidR="00825CA6" w:rsidRDefault="00825CA6" w:rsidP="00825CA6">
      <w:pPr>
        <w:pStyle w:val="NormalWeb"/>
        <w:spacing w:after="270" w:afterAutospacing="0"/>
        <w:rPr>
          <w:color w:val="000000"/>
          <w:sz w:val="27"/>
          <w:szCs w:val="27"/>
        </w:rPr>
      </w:pPr>
      <w:r>
        <w:rPr>
          <w:rStyle w:val="HTMLCode"/>
          <w:color w:val="000000"/>
        </w:rPr>
        <w:t>USE FROM </w:t>
      </w:r>
      <w:hyperlink r:id="rId7" w:anchor="physical_component_feature_arm" w:history="1">
        <w:r>
          <w:rPr>
            <w:rStyle w:val="Hyperlink"/>
            <w:rFonts w:ascii="Courier New" w:hAnsi="Courier New" w:cs="Courier New"/>
            <w:sz w:val="20"/>
            <w:szCs w:val="20"/>
          </w:rPr>
          <w:t>Physical_component_feature_arm</w:t>
        </w:r>
      </w:hyperlink>
      <w:r>
        <w:rPr>
          <w:rStyle w:val="HTMLCode"/>
          <w:color w:val="000000"/>
        </w:rPr>
        <w:t>;    --  ISO/TS 10303-1721</w:t>
      </w:r>
    </w:p>
    <w:p w:rsidR="00825CA6" w:rsidRDefault="00825CA6" w:rsidP="00825CA6">
      <w:pPr>
        <w:pStyle w:val="NormalWeb"/>
        <w:spacing w:after="270" w:afterAutospacing="0"/>
        <w:rPr>
          <w:color w:val="000000"/>
          <w:sz w:val="27"/>
          <w:szCs w:val="27"/>
        </w:rPr>
      </w:pPr>
      <w:r>
        <w:rPr>
          <w:rStyle w:val="HTMLCode"/>
          <w:color w:val="000000"/>
        </w:rPr>
        <w:t>USE FROM </w:t>
      </w:r>
      <w:hyperlink r:id="rId8" w:anchor="product_view_definition_reference_arm" w:history="1">
        <w:r>
          <w:rPr>
            <w:rStyle w:val="Hyperlink"/>
            <w:rFonts w:ascii="Courier New" w:hAnsi="Courier New" w:cs="Courier New"/>
            <w:sz w:val="20"/>
            <w:szCs w:val="20"/>
          </w:rPr>
          <w:t>Product_view_definition_reference_arm</w:t>
        </w:r>
      </w:hyperlink>
      <w:r>
        <w:rPr>
          <w:rStyle w:val="HTMLCode"/>
          <w:color w:val="000000"/>
        </w:rPr>
        <w:t>;    --  ISO/TS 10303-1823</w:t>
      </w:r>
    </w:p>
    <w:p w:rsidR="00825CA6" w:rsidRDefault="00825CA6" w:rsidP="00825CA6">
      <w:pPr>
        <w:pStyle w:val="NormalWeb"/>
        <w:spacing w:after="270" w:afterAutospacing="0"/>
        <w:rPr>
          <w:color w:val="000000"/>
          <w:sz w:val="27"/>
          <w:szCs w:val="27"/>
        </w:rPr>
      </w:pPr>
      <w:r>
        <w:rPr>
          <w:rStyle w:val="HTMLCode"/>
          <w:color w:val="000000"/>
        </w:rPr>
        <w:t>USE FROM </w:t>
      </w:r>
      <w:hyperlink r:id="rId9" w:anchor="requirement_assignment_arm" w:history="1">
        <w:r>
          <w:rPr>
            <w:rStyle w:val="Hyperlink"/>
            <w:rFonts w:ascii="Courier New" w:hAnsi="Courier New" w:cs="Courier New"/>
            <w:sz w:val="20"/>
            <w:szCs w:val="20"/>
          </w:rPr>
          <w:t>Requirement_assignment_arm</w:t>
        </w:r>
      </w:hyperlink>
      <w:r>
        <w:rPr>
          <w:rStyle w:val="HTMLCode"/>
          <w:color w:val="000000"/>
        </w:rPr>
        <w:t>;    --  ISO/TS 10303-1233</w:t>
      </w:r>
      <w:r>
        <w:rPr>
          <w:rFonts w:ascii="Courier New" w:hAnsi="Courier New" w:cs="Courier New"/>
          <w:color w:val="000000"/>
          <w:sz w:val="20"/>
          <w:szCs w:val="20"/>
        </w:rPr>
        <w:br/>
      </w:r>
      <w:r>
        <w:rPr>
          <w:rStyle w:val="HTMLCode"/>
          <w:color w:val="000000"/>
        </w:rPr>
        <w:t>(*</w:t>
      </w:r>
    </w:p>
    <w:p w:rsidR="00825CA6" w:rsidRDefault="00825CA6" w:rsidP="00825CA6">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825CA6" w:rsidTr="00825CA6">
        <w:trPr>
          <w:tblCellSpacing w:w="15" w:type="dxa"/>
        </w:trPr>
        <w:tc>
          <w:tcPr>
            <w:tcW w:w="3990" w:type="dxa"/>
            <w:vAlign w:val="center"/>
            <w:hideMark/>
          </w:tcPr>
          <w:p w:rsidR="00825CA6" w:rsidRDefault="00825CA6">
            <w:pPr>
              <w:rPr>
                <w:sz w:val="24"/>
                <w:szCs w:val="24"/>
              </w:rPr>
            </w:pPr>
            <w:r>
              <w:rPr>
                <w:b/>
                <w:bCs/>
                <w:sz w:val="20"/>
                <w:szCs w:val="20"/>
              </w:rPr>
              <w:t>Feature_and_connection_zone_arm</w:t>
            </w:r>
          </w:p>
        </w:tc>
        <w:tc>
          <w:tcPr>
            <w:tcW w:w="1905" w:type="dxa"/>
            <w:vAlign w:val="center"/>
            <w:hideMark/>
          </w:tcPr>
          <w:p w:rsidR="00825CA6" w:rsidRDefault="00825CA6">
            <w:r>
              <w:rPr>
                <w:sz w:val="20"/>
                <w:szCs w:val="20"/>
              </w:rPr>
              <w:t>ISO/TS 10303-1671</w:t>
            </w:r>
          </w:p>
        </w:tc>
      </w:tr>
      <w:tr w:rsidR="00825CA6" w:rsidTr="00825CA6">
        <w:trPr>
          <w:tblCellSpacing w:w="15" w:type="dxa"/>
        </w:trPr>
        <w:tc>
          <w:tcPr>
            <w:tcW w:w="3990" w:type="dxa"/>
            <w:vAlign w:val="center"/>
            <w:hideMark/>
          </w:tcPr>
          <w:p w:rsidR="00825CA6" w:rsidRDefault="00825CA6">
            <w:r>
              <w:rPr>
                <w:b/>
                <w:bCs/>
                <w:sz w:val="20"/>
                <w:szCs w:val="20"/>
              </w:rPr>
              <w:t>Generic_material_aspects_arm</w:t>
            </w:r>
          </w:p>
        </w:tc>
        <w:tc>
          <w:tcPr>
            <w:tcW w:w="1905" w:type="dxa"/>
            <w:vAlign w:val="center"/>
            <w:hideMark/>
          </w:tcPr>
          <w:p w:rsidR="00825CA6" w:rsidRDefault="00825CA6">
            <w:r>
              <w:rPr>
                <w:sz w:val="20"/>
                <w:szCs w:val="20"/>
              </w:rPr>
              <w:t>ISO/TS 10303-1681</w:t>
            </w:r>
          </w:p>
        </w:tc>
      </w:tr>
      <w:tr w:rsidR="00825CA6" w:rsidTr="00825CA6">
        <w:trPr>
          <w:tblCellSpacing w:w="15" w:type="dxa"/>
        </w:trPr>
        <w:tc>
          <w:tcPr>
            <w:tcW w:w="3990" w:type="dxa"/>
            <w:vAlign w:val="center"/>
            <w:hideMark/>
          </w:tcPr>
          <w:p w:rsidR="00825CA6" w:rsidRDefault="00825CA6">
            <w:r>
              <w:rPr>
                <w:b/>
                <w:bCs/>
                <w:sz w:val="20"/>
                <w:szCs w:val="20"/>
              </w:rPr>
              <w:t>Physical_component_feature_arm</w:t>
            </w:r>
          </w:p>
        </w:tc>
        <w:tc>
          <w:tcPr>
            <w:tcW w:w="1905" w:type="dxa"/>
            <w:vAlign w:val="center"/>
            <w:hideMark/>
          </w:tcPr>
          <w:p w:rsidR="00825CA6" w:rsidRDefault="00825CA6">
            <w:r>
              <w:rPr>
                <w:sz w:val="20"/>
                <w:szCs w:val="20"/>
              </w:rPr>
              <w:t>ISO/TS 10303-1721</w:t>
            </w:r>
          </w:p>
        </w:tc>
      </w:tr>
      <w:tr w:rsidR="00825CA6" w:rsidTr="00825CA6">
        <w:trPr>
          <w:tblCellSpacing w:w="15" w:type="dxa"/>
        </w:trPr>
        <w:tc>
          <w:tcPr>
            <w:tcW w:w="3990" w:type="dxa"/>
            <w:vAlign w:val="center"/>
            <w:hideMark/>
          </w:tcPr>
          <w:p w:rsidR="00825CA6" w:rsidRDefault="00825CA6">
            <w:r>
              <w:rPr>
                <w:b/>
                <w:bCs/>
                <w:sz w:val="20"/>
                <w:szCs w:val="20"/>
              </w:rPr>
              <w:t>Product_view_definition_reference_arm</w:t>
            </w:r>
          </w:p>
        </w:tc>
        <w:tc>
          <w:tcPr>
            <w:tcW w:w="1905" w:type="dxa"/>
            <w:vAlign w:val="center"/>
            <w:hideMark/>
          </w:tcPr>
          <w:p w:rsidR="00825CA6" w:rsidRDefault="00825CA6">
            <w:r>
              <w:rPr>
                <w:sz w:val="20"/>
                <w:szCs w:val="20"/>
              </w:rPr>
              <w:t>ISO/TS 10303-1823</w:t>
            </w:r>
          </w:p>
        </w:tc>
      </w:tr>
      <w:tr w:rsidR="00825CA6" w:rsidTr="00825CA6">
        <w:trPr>
          <w:tblCellSpacing w:w="15" w:type="dxa"/>
        </w:trPr>
        <w:tc>
          <w:tcPr>
            <w:tcW w:w="3990" w:type="dxa"/>
            <w:vAlign w:val="center"/>
            <w:hideMark/>
          </w:tcPr>
          <w:p w:rsidR="00825CA6" w:rsidRDefault="00825CA6">
            <w:r>
              <w:rPr>
                <w:b/>
                <w:bCs/>
                <w:sz w:val="20"/>
                <w:szCs w:val="20"/>
              </w:rPr>
              <w:t>Requirement_assignment_arm</w:t>
            </w:r>
          </w:p>
        </w:tc>
        <w:tc>
          <w:tcPr>
            <w:tcW w:w="1905" w:type="dxa"/>
            <w:vAlign w:val="center"/>
            <w:hideMark/>
          </w:tcPr>
          <w:p w:rsidR="00825CA6" w:rsidRDefault="00825CA6">
            <w:r>
              <w:rPr>
                <w:sz w:val="20"/>
                <w:szCs w:val="20"/>
              </w:rPr>
              <w:t>ISO/TS 10303-1233</w:t>
            </w:r>
          </w:p>
        </w:tc>
      </w:tr>
    </w:tbl>
    <w:p w:rsidR="00825CA6" w:rsidRDefault="00825CA6" w:rsidP="00825CA6">
      <w:pPr>
        <w:pStyle w:val="note"/>
        <w:rPr>
          <w:color w:val="000000"/>
          <w:sz w:val="27"/>
          <w:szCs w:val="27"/>
        </w:rPr>
      </w:pPr>
      <w:r>
        <w:rPr>
          <w:color w:val="000000"/>
        </w:rPr>
        <w:t>NOTE 2   See Annex </w:t>
      </w:r>
      <w:hyperlink r:id="rId10" w:history="1">
        <w:r>
          <w:rPr>
            <w:rStyle w:val="Hyperlink"/>
          </w:rPr>
          <w:t>C</w:t>
        </w:r>
      </w:hyperlink>
      <w:r>
        <w:rPr>
          <w:color w:val="000000"/>
        </w:rPr>
        <w:t>, Figures </w:t>
      </w:r>
      <w:hyperlink r:id="rId11" w:history="1">
        <w:r>
          <w:rPr>
            <w:rStyle w:val="Hyperlink"/>
          </w:rPr>
          <w:t>C.1</w:t>
        </w:r>
      </w:hyperlink>
      <w:r>
        <w:rPr>
          <w:color w:val="000000"/>
        </w:rPr>
        <w:t>and </w:t>
      </w:r>
      <w:hyperlink r:id="rId12" w:history="1">
        <w:r>
          <w:rPr>
            <w:rStyle w:val="Hyperlink"/>
          </w:rPr>
          <w:t>C.2</w:t>
        </w:r>
      </w:hyperlink>
      <w:r>
        <w:rPr>
          <w:color w:val="000000"/>
        </w:rPr>
        <w:t> for a graphical representation of this schema.</w:t>
      </w:r>
    </w:p>
    <w:p w:rsidR="00825CA6" w:rsidRDefault="00825CA6" w:rsidP="00825CA6">
      <w:pPr>
        <w:pStyle w:val="Heading2"/>
        <w:rPr>
          <w:color w:val="000000"/>
        </w:rPr>
      </w:pPr>
      <w:bookmarkStart w:id="1" w:name="types"/>
      <w:r>
        <w:rPr>
          <w:color w:val="000000"/>
        </w:rPr>
        <w:t>4.2 ARM type definitions</w:t>
      </w:r>
      <w:bookmarkEnd w:id="1"/>
    </w:p>
    <w:p w:rsidR="00825CA6" w:rsidRDefault="00825CA6" w:rsidP="00825CA6">
      <w:pPr>
        <w:pStyle w:val="NormalWeb"/>
        <w:rPr>
          <w:color w:val="000000"/>
          <w:sz w:val="27"/>
          <w:szCs w:val="27"/>
        </w:rPr>
      </w:pPr>
      <w:r>
        <w:rPr>
          <w:color w:val="000000"/>
          <w:sz w:val="27"/>
          <w:szCs w:val="27"/>
        </w:rPr>
        <w:t>This subclause specifies the ARM types for this application module. The ARM types and definitions are specified below.</w:t>
      </w:r>
    </w:p>
    <w:p w:rsidR="00825CA6" w:rsidRDefault="00825CA6" w:rsidP="00825CA6">
      <w:pPr>
        <w:pStyle w:val="Heading2"/>
        <w:rPr>
          <w:color w:val="000000"/>
        </w:rPr>
      </w:pPr>
      <w:bookmarkStart w:id="2" w:name="assembly_technology_arm.at_external_iden"/>
      <w:r>
        <w:rPr>
          <w:color w:val="000000"/>
        </w:rPr>
        <w:t>4.2.1 at_external_identification_item</w:t>
      </w:r>
      <w:bookmarkEnd w:id="2"/>
      <w:r>
        <w:rPr>
          <w:color w:val="000000"/>
        </w:rPr>
        <w:t>   </w:t>
      </w:r>
      <w:r>
        <w:rPr>
          <w:noProof/>
          <w:color w:val="0000FF"/>
          <w:lang w:eastAsia="en-GB"/>
        </w:rPr>
        <w:drawing>
          <wp:inline distT="0" distB="0" distL="0" distR="0">
            <wp:extent cx="180975" cy="209550"/>
            <wp:effectExtent l="0" t="0" r="9525" b="0"/>
            <wp:docPr id="48" name="Picture 48"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lastRenderedPageBreak/>
        <w:t>The </w:t>
      </w:r>
      <w:r>
        <w:rPr>
          <w:b/>
          <w:bCs/>
          <w:color w:val="000000"/>
          <w:sz w:val="27"/>
          <w:szCs w:val="27"/>
        </w:rPr>
        <w:t>at_external_identification_item</w:t>
      </w:r>
      <w:r>
        <w:rPr>
          <w:color w:val="000000"/>
          <w:sz w:val="27"/>
          <w:szCs w:val="27"/>
        </w:rPr>
        <w:t> type is an extension of the </w:t>
      </w:r>
      <w:hyperlink r:id="rId14" w:anchor="external_item_identification_assignment_arm.external_identification_item" w:history="1">
        <w:r>
          <w:rPr>
            <w:rStyle w:val="Hyperlink"/>
            <w:b/>
            <w:bCs/>
            <w:sz w:val="27"/>
            <w:szCs w:val="27"/>
          </w:rPr>
          <w:t>external_identification_item</w:t>
        </w:r>
      </w:hyperlink>
      <w:r>
        <w:rPr>
          <w:color w:val="000000"/>
          <w:sz w:val="27"/>
          <w:szCs w:val="27"/>
        </w:rPr>
        <w:t> type. It adds the data type </w:t>
      </w:r>
      <w:hyperlink r:id="rId15" w:anchor="assembly_technology_arm.assembly_bond_definition" w:history="1">
        <w:r>
          <w:rPr>
            <w:rStyle w:val="Hyperlink"/>
            <w:b/>
            <w:bCs/>
            <w:sz w:val="27"/>
            <w:szCs w:val="27"/>
          </w:rPr>
          <w:t>Assembly_bond_definition</w:t>
        </w:r>
      </w:hyperlink>
      <w:r>
        <w:rPr>
          <w:color w:val="000000"/>
          <w:sz w:val="27"/>
          <w:szCs w:val="27"/>
        </w:rPr>
        <w:t> to the list of alternate data types.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at_external_identification_item = SELECT BASED_ON </w:t>
      </w:r>
      <w:hyperlink r:id="rId16" w:anchor="external_item_identification_assignment_arm.external_identification_item" w:history="1">
        <w:r>
          <w:rPr>
            <w:rStyle w:val="Hyperlink"/>
            <w:rFonts w:ascii="Courier New" w:hAnsi="Courier New" w:cs="Courier New"/>
            <w:sz w:val="20"/>
            <w:szCs w:val="20"/>
          </w:rPr>
          <w:t>external_identification_item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7"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bookmarkStart w:id="3" w:name="assembly_technology_arm.at_material_item"/>
      <w:r>
        <w:rPr>
          <w:color w:val="000000"/>
        </w:rPr>
        <w:t>4.2.2 at_material_item_select</w:t>
      </w:r>
      <w:bookmarkEnd w:id="3"/>
      <w:r>
        <w:rPr>
          <w:color w:val="000000"/>
        </w:rPr>
        <w:t>   </w:t>
      </w:r>
      <w:r>
        <w:rPr>
          <w:noProof/>
          <w:color w:val="0000FF"/>
          <w:lang w:eastAsia="en-GB"/>
        </w:rPr>
        <w:drawing>
          <wp:inline distT="0" distB="0" distL="0" distR="0">
            <wp:extent cx="180975" cy="209550"/>
            <wp:effectExtent l="0" t="0" r="9525" b="0"/>
            <wp:docPr id="47" name="Picture 47"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The </w:t>
      </w:r>
      <w:r>
        <w:rPr>
          <w:b/>
          <w:bCs/>
          <w:color w:val="000000"/>
          <w:sz w:val="27"/>
          <w:szCs w:val="27"/>
        </w:rPr>
        <w:t>at_material_item_select</w:t>
      </w:r>
      <w:r>
        <w:rPr>
          <w:color w:val="000000"/>
          <w:sz w:val="27"/>
          <w:szCs w:val="27"/>
        </w:rPr>
        <w:t> type is an extension of the </w:t>
      </w:r>
      <w:hyperlink r:id="rId18" w:anchor="generic_material_aspects_arm.material_item_select" w:history="1">
        <w:r>
          <w:rPr>
            <w:rStyle w:val="Hyperlink"/>
            <w:b/>
            <w:bCs/>
            <w:sz w:val="27"/>
            <w:szCs w:val="27"/>
          </w:rPr>
          <w:t>material_item_select</w:t>
        </w:r>
      </w:hyperlink>
      <w:r>
        <w:rPr>
          <w:color w:val="000000"/>
          <w:sz w:val="27"/>
          <w:szCs w:val="27"/>
        </w:rPr>
        <w:t> type. It adds the data type </w:t>
      </w:r>
      <w:hyperlink r:id="rId19" w:anchor="assembly_technology_arm.assembly_bond_definition" w:history="1">
        <w:r>
          <w:rPr>
            <w:rStyle w:val="Hyperlink"/>
            <w:b/>
            <w:bCs/>
            <w:sz w:val="27"/>
            <w:szCs w:val="27"/>
          </w:rPr>
          <w:t>Assembly_bond_definition</w:t>
        </w:r>
      </w:hyperlink>
      <w:r>
        <w:rPr>
          <w:color w:val="000000"/>
          <w:sz w:val="27"/>
          <w:szCs w:val="27"/>
        </w:rPr>
        <w:t> to the list of alternate data types.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at_material_item_select = SELECT BASED_ON </w:t>
      </w:r>
      <w:hyperlink r:id="rId20" w:anchor="generic_material_aspects_arm.material_item_select" w:history="1">
        <w:r>
          <w:rPr>
            <w:rStyle w:val="Hyperlink"/>
            <w:rFonts w:ascii="Courier New" w:hAnsi="Courier New" w:cs="Courier New"/>
            <w:sz w:val="20"/>
            <w:szCs w:val="20"/>
          </w:rPr>
          <w:t>material_item_select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1"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bookmarkStart w:id="4" w:name="assembly_technology_arm.at_property_assi"/>
      <w:r>
        <w:rPr>
          <w:color w:val="000000"/>
        </w:rPr>
        <w:t>4.2.3 at_property_assignment_select</w:t>
      </w:r>
      <w:bookmarkEnd w:id="4"/>
      <w:r>
        <w:rPr>
          <w:color w:val="000000"/>
        </w:rPr>
        <w:t>   </w:t>
      </w:r>
      <w:r>
        <w:rPr>
          <w:noProof/>
          <w:color w:val="0000FF"/>
          <w:lang w:eastAsia="en-GB"/>
        </w:rPr>
        <w:drawing>
          <wp:inline distT="0" distB="0" distL="0" distR="0">
            <wp:extent cx="180975" cy="209550"/>
            <wp:effectExtent l="0" t="0" r="9525" b="0"/>
            <wp:docPr id="46" name="Picture 46"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The </w:t>
      </w:r>
      <w:r>
        <w:rPr>
          <w:b/>
          <w:bCs/>
          <w:color w:val="000000"/>
          <w:sz w:val="27"/>
          <w:szCs w:val="27"/>
        </w:rPr>
        <w:t>at_property_assignment_select</w:t>
      </w:r>
      <w:r>
        <w:rPr>
          <w:color w:val="000000"/>
          <w:sz w:val="27"/>
          <w:szCs w:val="27"/>
        </w:rPr>
        <w:t> type is an extension of the </w:t>
      </w:r>
      <w:hyperlink r:id="rId22" w:anchor="property_assignment_arm.property_assignment_select" w:history="1">
        <w:r>
          <w:rPr>
            <w:rStyle w:val="Hyperlink"/>
            <w:b/>
            <w:bCs/>
            <w:sz w:val="27"/>
            <w:szCs w:val="27"/>
          </w:rPr>
          <w:t>property_assignment_select</w:t>
        </w:r>
      </w:hyperlink>
      <w:r>
        <w:rPr>
          <w:color w:val="000000"/>
          <w:sz w:val="27"/>
          <w:szCs w:val="27"/>
        </w:rPr>
        <w:t> type. It adds the data type </w:t>
      </w:r>
      <w:hyperlink r:id="rId23" w:anchor="assembly_technology_arm.assembly_bond_definition" w:history="1">
        <w:r>
          <w:rPr>
            <w:rStyle w:val="Hyperlink"/>
            <w:b/>
            <w:bCs/>
            <w:sz w:val="27"/>
            <w:szCs w:val="27"/>
          </w:rPr>
          <w:t>Assembly_bond_definition</w:t>
        </w:r>
      </w:hyperlink>
      <w:r>
        <w:rPr>
          <w:color w:val="000000"/>
          <w:sz w:val="27"/>
          <w:szCs w:val="27"/>
        </w:rPr>
        <w:t> to the list of alternate data types.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at_property_assignment_select = SELECT BASED_ON </w:t>
      </w:r>
      <w:hyperlink r:id="rId24" w:anchor="property_assignment_arm.property_assignment_select" w:history="1">
        <w:r>
          <w:rPr>
            <w:rStyle w:val="Hyperlink"/>
            <w:rFonts w:ascii="Courier New" w:hAnsi="Courier New" w:cs="Courier New"/>
            <w:sz w:val="20"/>
            <w:szCs w:val="20"/>
          </w:rPr>
          <w:t>property_assignment_select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5"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bookmarkStart w:id="5" w:name="assembly_technology_arm.at_requirement_a"/>
      <w:r>
        <w:rPr>
          <w:color w:val="000000"/>
        </w:rPr>
        <w:t>4.2.4 at_requirement_assignment_item</w:t>
      </w:r>
      <w:bookmarkEnd w:id="5"/>
      <w:r>
        <w:rPr>
          <w:color w:val="000000"/>
        </w:rPr>
        <w:t>   </w:t>
      </w:r>
      <w:r>
        <w:rPr>
          <w:noProof/>
          <w:color w:val="0000FF"/>
          <w:lang w:eastAsia="en-GB"/>
        </w:rPr>
        <w:drawing>
          <wp:inline distT="0" distB="0" distL="0" distR="0">
            <wp:extent cx="180975" cy="209550"/>
            <wp:effectExtent l="0" t="0" r="9525" b="0"/>
            <wp:docPr id="45" name="Picture 45"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lastRenderedPageBreak/>
        <w:t>The </w:t>
      </w:r>
      <w:r>
        <w:rPr>
          <w:b/>
          <w:bCs/>
          <w:color w:val="000000"/>
          <w:sz w:val="27"/>
          <w:szCs w:val="27"/>
        </w:rPr>
        <w:t>at_requirement_assignment_item</w:t>
      </w:r>
      <w:r>
        <w:rPr>
          <w:color w:val="000000"/>
          <w:sz w:val="27"/>
          <w:szCs w:val="27"/>
        </w:rPr>
        <w:t> type is an extension of the </w:t>
      </w:r>
      <w:hyperlink r:id="rId26" w:anchor="requirement_assignment_arm.requirement_assignment_item" w:history="1">
        <w:r>
          <w:rPr>
            <w:rStyle w:val="Hyperlink"/>
            <w:b/>
            <w:bCs/>
            <w:sz w:val="27"/>
            <w:szCs w:val="27"/>
          </w:rPr>
          <w:t>requirement_assignment_item</w:t>
        </w:r>
      </w:hyperlink>
      <w:r>
        <w:rPr>
          <w:color w:val="000000"/>
          <w:sz w:val="27"/>
          <w:szCs w:val="27"/>
        </w:rPr>
        <w:t> type. It adds the data type </w:t>
      </w:r>
      <w:hyperlink r:id="rId27" w:anchor="assembly_technology_arm.assembly_joint" w:history="1">
        <w:r>
          <w:rPr>
            <w:rStyle w:val="Hyperlink"/>
            <w:b/>
            <w:bCs/>
            <w:sz w:val="27"/>
            <w:szCs w:val="27"/>
          </w:rPr>
          <w:t>Assembly_joint</w:t>
        </w:r>
      </w:hyperlink>
      <w:r>
        <w:rPr>
          <w:color w:val="000000"/>
          <w:sz w:val="27"/>
          <w:szCs w:val="27"/>
        </w:rPr>
        <w:t> to the list of alternate data types.</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at_requirement_assignment_item = SELECT BASED_ON </w:t>
      </w:r>
      <w:hyperlink r:id="rId28" w:anchor="requirement_assignment_arm.requirement_assignment_item" w:history="1">
        <w:r>
          <w:rPr>
            <w:rStyle w:val="Hyperlink"/>
            <w:rFonts w:ascii="Courier New" w:hAnsi="Courier New" w:cs="Courier New"/>
            <w:sz w:val="20"/>
            <w:szCs w:val="20"/>
          </w:rPr>
          <w:t>requirement_assignment_item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9"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bookmarkStart w:id="6" w:name="assembly_technology_arm.bond_feature"/>
      <w:r>
        <w:rPr>
          <w:color w:val="000000"/>
        </w:rPr>
        <w:t>4.2.5 bond_feature</w:t>
      </w:r>
      <w:bookmarkEnd w:id="6"/>
      <w:r>
        <w:rPr>
          <w:color w:val="000000"/>
        </w:rPr>
        <w:t>   </w:t>
      </w:r>
      <w:r>
        <w:rPr>
          <w:noProof/>
          <w:color w:val="0000FF"/>
          <w:lang w:eastAsia="en-GB"/>
        </w:rPr>
        <w:drawing>
          <wp:inline distT="0" distB="0" distL="0" distR="0">
            <wp:extent cx="180975" cy="209550"/>
            <wp:effectExtent l="0" t="0" r="9525" b="0"/>
            <wp:docPr id="44" name="Picture 44"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The </w:t>
      </w:r>
      <w:r>
        <w:rPr>
          <w:b/>
          <w:bCs/>
          <w:color w:val="000000"/>
          <w:sz w:val="27"/>
          <w:szCs w:val="27"/>
        </w:rPr>
        <w:t>bond_feature</w:t>
      </w:r>
      <w:r>
        <w:rPr>
          <w:color w:val="000000"/>
          <w:sz w:val="27"/>
          <w:szCs w:val="27"/>
        </w:rPr>
        <w:t> type is an extensible list of alternate data types that allow</w:t>
      </w:r>
      <w:del w:id="7" w:author="Sapp (US), Brandon" w:date="2019-03-20T11:47:00Z">
        <w:r w:rsidDel="0095441B">
          <w:rPr>
            <w:color w:val="000000"/>
            <w:sz w:val="27"/>
            <w:szCs w:val="27"/>
          </w:rPr>
          <w:delText>s</w:delText>
        </w:r>
      </w:del>
      <w:r>
        <w:rPr>
          <w:color w:val="000000"/>
          <w:sz w:val="27"/>
          <w:szCs w:val="27"/>
        </w:rPr>
        <w:t xml:space="preserve"> for the designation of the data type </w:t>
      </w:r>
      <w:hyperlink r:id="rId30" w:anchor="part_shape_arm.general_part_feature" w:history="1">
        <w:r>
          <w:rPr>
            <w:rStyle w:val="Hyperlink"/>
            <w:b/>
            <w:bCs/>
            <w:sz w:val="27"/>
            <w:szCs w:val="27"/>
          </w:rPr>
          <w:t>General_part_feature</w:t>
        </w:r>
      </w:hyperlink>
      <w:r>
        <w:rPr>
          <w:color w:val="000000"/>
          <w:sz w:val="27"/>
          <w:szCs w:val="27"/>
        </w:rPr>
        <w:t>.</w:t>
      </w:r>
    </w:p>
    <w:p w:rsidR="00825CA6" w:rsidRDefault="00825CA6" w:rsidP="00825CA6">
      <w:pPr>
        <w:pStyle w:val="note"/>
        <w:rPr>
          <w:color w:val="000000"/>
          <w:sz w:val="27"/>
          <w:szCs w:val="27"/>
        </w:rPr>
      </w:pPr>
      <w:r>
        <w:rPr>
          <w:color w:val="000000"/>
        </w:rPr>
        <w:t>NOTE   The list of entity data types may be extended in application modules that use the constructs of this module.</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bond_feature = EXTENSIBLE GENERIC_ENTITY SELECT</w:t>
      </w:r>
      <w:r>
        <w:rPr>
          <w:rFonts w:ascii="Courier New" w:hAnsi="Courier New" w:cs="Courier New"/>
          <w:color w:val="000000"/>
          <w:sz w:val="20"/>
          <w:szCs w:val="20"/>
        </w:rPr>
        <w:br/>
      </w:r>
      <w:r>
        <w:rPr>
          <w:rStyle w:val="HTMLCode"/>
          <w:color w:val="000000"/>
        </w:rPr>
        <w:t>   (</w:t>
      </w:r>
      <w:hyperlink r:id="rId31" w:anchor="part_shape_arm.general_part_feature" w:history="1">
        <w:r>
          <w:rPr>
            <w:rStyle w:val="Hyperlink"/>
            <w:rFonts w:ascii="Courier New" w:hAnsi="Courier New" w:cs="Courier New"/>
            <w:sz w:val="20"/>
            <w:szCs w:val="20"/>
          </w:rPr>
          <w:t>General_part_feature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r>
        <w:rPr>
          <w:color w:val="000000"/>
        </w:rPr>
        <w:t>4.2.6 degree_of_freedom   </w:t>
      </w:r>
      <w:r>
        <w:rPr>
          <w:noProof/>
          <w:color w:val="0000FF"/>
          <w:lang w:eastAsia="en-GB"/>
        </w:rPr>
        <w:drawing>
          <wp:inline distT="0" distB="0" distL="0" distR="0">
            <wp:extent cx="180975" cy="209550"/>
            <wp:effectExtent l="0" t="0" r="9525" b="0"/>
            <wp:docPr id="43" name="Picture 43"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r>
        <w:rPr>
          <w:color w:val="000000"/>
          <w:sz w:val="27"/>
          <w:szCs w:val="27"/>
        </w:rPr>
        <w:t>A </w:t>
      </w:r>
      <w:r>
        <w:rPr>
          <w:b/>
          <w:bCs/>
          <w:color w:val="000000"/>
          <w:sz w:val="27"/>
          <w:szCs w:val="27"/>
        </w:rPr>
        <w:t>degree_of_freedom</w:t>
      </w:r>
      <w:r>
        <w:rPr>
          <w:color w:val="000000"/>
          <w:sz w:val="27"/>
          <w:szCs w:val="27"/>
        </w:rPr>
        <w:t xml:space="preserve"> lists the valid qualifiers of </w:t>
      </w:r>
      <w:ins w:id="8" w:author="Sapp (US), Brandon" w:date="2019-03-20T11:48:00Z">
        <w:r w:rsidR="0095441B">
          <w:rPr>
            <w:color w:val="000000"/>
            <w:sz w:val="27"/>
            <w:szCs w:val="27"/>
          </w:rPr>
          <w:t xml:space="preserve">a </w:t>
        </w:r>
      </w:ins>
      <w:r>
        <w:rPr>
          <w:color w:val="000000"/>
          <w:sz w:val="27"/>
          <w:szCs w:val="27"/>
        </w:rPr>
        <w:t>degree of freedom.</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degree_of_freedom = ENUMERATION OF </w:t>
      </w:r>
      <w:r>
        <w:rPr>
          <w:rFonts w:ascii="Courier New" w:hAnsi="Courier New" w:cs="Courier New"/>
          <w:color w:val="000000"/>
          <w:sz w:val="20"/>
          <w:szCs w:val="20"/>
        </w:rPr>
        <w:br/>
      </w:r>
      <w:r>
        <w:rPr>
          <w:rStyle w:val="HTMLCode"/>
          <w:color w:val="000000"/>
        </w:rPr>
        <w:t>   (x,</w:t>
      </w:r>
      <w:r>
        <w:rPr>
          <w:rFonts w:ascii="Courier New" w:hAnsi="Courier New" w:cs="Courier New"/>
          <w:color w:val="000000"/>
          <w:sz w:val="20"/>
          <w:szCs w:val="20"/>
        </w:rPr>
        <w:br/>
      </w:r>
      <w:r>
        <w:rPr>
          <w:rStyle w:val="HTMLCode"/>
          <w:color w:val="000000"/>
        </w:rPr>
        <w:t>    y,</w:t>
      </w:r>
      <w:r>
        <w:rPr>
          <w:rFonts w:ascii="Courier New" w:hAnsi="Courier New" w:cs="Courier New"/>
          <w:color w:val="000000"/>
          <w:sz w:val="20"/>
          <w:szCs w:val="20"/>
        </w:rPr>
        <w:br/>
      </w:r>
      <w:r>
        <w:rPr>
          <w:rStyle w:val="HTMLCode"/>
          <w:color w:val="000000"/>
        </w:rPr>
        <w:t>    z,</w:t>
      </w:r>
      <w:r>
        <w:rPr>
          <w:rFonts w:ascii="Courier New" w:hAnsi="Courier New" w:cs="Courier New"/>
          <w:color w:val="000000"/>
          <w:sz w:val="20"/>
          <w:szCs w:val="20"/>
        </w:rPr>
        <w:br/>
      </w:r>
      <w:r>
        <w:rPr>
          <w:rStyle w:val="HTMLCode"/>
          <w:color w:val="000000"/>
        </w:rPr>
        <w:t>    u,</w:t>
      </w:r>
      <w:r>
        <w:rPr>
          <w:rFonts w:ascii="Courier New" w:hAnsi="Courier New" w:cs="Courier New"/>
          <w:color w:val="000000"/>
          <w:sz w:val="20"/>
          <w:szCs w:val="20"/>
        </w:rPr>
        <w:br/>
      </w:r>
      <w:r>
        <w:rPr>
          <w:rStyle w:val="HTMLCode"/>
          <w:color w:val="000000"/>
        </w:rPr>
        <w:t>    v,</w:t>
      </w:r>
      <w:r>
        <w:rPr>
          <w:rFonts w:ascii="Courier New" w:hAnsi="Courier New" w:cs="Courier New"/>
          <w:color w:val="000000"/>
          <w:sz w:val="20"/>
          <w:szCs w:val="20"/>
        </w:rPr>
        <w:br/>
      </w:r>
      <w:r>
        <w:rPr>
          <w:rStyle w:val="HTMLCode"/>
          <w:color w:val="000000"/>
        </w:rPr>
        <w:t>    w);</w:t>
      </w:r>
      <w:r>
        <w:rPr>
          <w:rFonts w:ascii="Courier New" w:hAnsi="Courier New" w:cs="Courier New"/>
          <w:color w:val="000000"/>
          <w:sz w:val="20"/>
          <w:szCs w:val="20"/>
        </w:rPr>
        <w:br/>
      </w:r>
      <w:r>
        <w:rPr>
          <w:rStyle w:val="HTMLCode"/>
          <w:color w:val="000000"/>
        </w:rPr>
        <w:lastRenderedPageBreak/>
        <w:t>END_TYPE; </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Enumerated item definitions:</w:t>
      </w:r>
    </w:p>
    <w:p w:rsidR="00825CA6" w:rsidRDefault="00825CA6" w:rsidP="00825CA6">
      <w:pPr>
        <w:pStyle w:val="expressdescription"/>
        <w:rPr>
          <w:color w:val="000000"/>
          <w:sz w:val="27"/>
          <w:szCs w:val="27"/>
        </w:rPr>
      </w:pPr>
      <w:r>
        <w:rPr>
          <w:b/>
          <w:bCs/>
          <w:color w:val="000000"/>
          <w:sz w:val="27"/>
          <w:szCs w:val="27"/>
        </w:rPr>
        <w:t>x: </w:t>
      </w:r>
      <w:r>
        <w:rPr>
          <w:color w:val="000000"/>
          <w:sz w:val="27"/>
          <w:szCs w:val="27"/>
        </w:rPr>
        <w:t xml:space="preserve">specifies component x of </w:t>
      </w:r>
      <w:ins w:id="9" w:author="Sapp (US), Brandon" w:date="2019-03-20T11:48:00Z">
        <w:r w:rsidR="0095441B">
          <w:rPr>
            <w:color w:val="000000"/>
            <w:sz w:val="27"/>
            <w:szCs w:val="27"/>
          </w:rPr>
          <w:t xml:space="preserve">a </w:t>
        </w:r>
      </w:ins>
      <w:r>
        <w:rPr>
          <w:color w:val="000000"/>
          <w:sz w:val="27"/>
          <w:szCs w:val="27"/>
        </w:rPr>
        <w:t>degree of freedom;</w:t>
      </w:r>
    </w:p>
    <w:p w:rsidR="00825CA6" w:rsidRDefault="00825CA6" w:rsidP="00825CA6">
      <w:pPr>
        <w:pStyle w:val="expressdescription"/>
        <w:rPr>
          <w:color w:val="000000"/>
          <w:sz w:val="27"/>
          <w:szCs w:val="27"/>
        </w:rPr>
      </w:pPr>
      <w:r>
        <w:rPr>
          <w:b/>
          <w:bCs/>
          <w:color w:val="000000"/>
          <w:sz w:val="27"/>
          <w:szCs w:val="27"/>
        </w:rPr>
        <w:t>y: </w:t>
      </w:r>
      <w:r>
        <w:rPr>
          <w:color w:val="000000"/>
          <w:sz w:val="27"/>
          <w:szCs w:val="27"/>
        </w:rPr>
        <w:t xml:space="preserve">specifies component y of </w:t>
      </w:r>
      <w:ins w:id="10" w:author="Sapp (US), Brandon" w:date="2019-03-20T11:48:00Z">
        <w:r w:rsidR="0095441B">
          <w:rPr>
            <w:color w:val="000000"/>
            <w:sz w:val="27"/>
            <w:szCs w:val="27"/>
          </w:rPr>
          <w:t xml:space="preserve">a </w:t>
        </w:r>
      </w:ins>
      <w:r>
        <w:rPr>
          <w:color w:val="000000"/>
          <w:sz w:val="27"/>
          <w:szCs w:val="27"/>
        </w:rPr>
        <w:t>degree of freedom;</w:t>
      </w:r>
    </w:p>
    <w:p w:rsidR="00825CA6" w:rsidRDefault="00825CA6" w:rsidP="00825CA6">
      <w:pPr>
        <w:pStyle w:val="expressdescription"/>
        <w:rPr>
          <w:color w:val="000000"/>
          <w:sz w:val="27"/>
          <w:szCs w:val="27"/>
        </w:rPr>
      </w:pPr>
      <w:r>
        <w:rPr>
          <w:b/>
          <w:bCs/>
          <w:color w:val="000000"/>
          <w:sz w:val="27"/>
          <w:szCs w:val="27"/>
        </w:rPr>
        <w:t>z: </w:t>
      </w:r>
      <w:r>
        <w:rPr>
          <w:color w:val="000000"/>
          <w:sz w:val="27"/>
          <w:szCs w:val="27"/>
        </w:rPr>
        <w:t xml:space="preserve">specifies component z of </w:t>
      </w:r>
      <w:ins w:id="11" w:author="Sapp (US), Brandon" w:date="2019-03-20T11:48:00Z">
        <w:r w:rsidR="0095441B">
          <w:rPr>
            <w:color w:val="000000"/>
            <w:sz w:val="27"/>
            <w:szCs w:val="27"/>
          </w:rPr>
          <w:t xml:space="preserve">a </w:t>
        </w:r>
      </w:ins>
      <w:r>
        <w:rPr>
          <w:color w:val="000000"/>
          <w:sz w:val="27"/>
          <w:szCs w:val="27"/>
        </w:rPr>
        <w:t>degree of freedom;</w:t>
      </w:r>
    </w:p>
    <w:p w:rsidR="00825CA6" w:rsidRDefault="00825CA6" w:rsidP="00825CA6">
      <w:pPr>
        <w:pStyle w:val="expressdescription"/>
        <w:rPr>
          <w:color w:val="000000"/>
          <w:sz w:val="27"/>
          <w:szCs w:val="27"/>
        </w:rPr>
      </w:pPr>
      <w:r>
        <w:rPr>
          <w:b/>
          <w:bCs/>
          <w:color w:val="000000"/>
          <w:sz w:val="27"/>
          <w:szCs w:val="27"/>
        </w:rPr>
        <w:t>u: </w:t>
      </w:r>
      <w:r>
        <w:rPr>
          <w:color w:val="000000"/>
          <w:sz w:val="27"/>
          <w:szCs w:val="27"/>
        </w:rPr>
        <w:t xml:space="preserve">specifies component u of </w:t>
      </w:r>
      <w:ins w:id="12" w:author="Sapp (US), Brandon" w:date="2019-03-20T11:48:00Z">
        <w:r w:rsidR="0095441B">
          <w:rPr>
            <w:color w:val="000000"/>
            <w:sz w:val="27"/>
            <w:szCs w:val="27"/>
          </w:rPr>
          <w:t xml:space="preserve">a </w:t>
        </w:r>
      </w:ins>
      <w:r>
        <w:rPr>
          <w:color w:val="000000"/>
          <w:sz w:val="27"/>
          <w:szCs w:val="27"/>
        </w:rPr>
        <w:t>degree of freedom;</w:t>
      </w:r>
    </w:p>
    <w:p w:rsidR="00825CA6" w:rsidRDefault="00825CA6" w:rsidP="00825CA6">
      <w:pPr>
        <w:pStyle w:val="expressdescription"/>
        <w:rPr>
          <w:color w:val="000000"/>
          <w:sz w:val="27"/>
          <w:szCs w:val="27"/>
        </w:rPr>
      </w:pPr>
      <w:r>
        <w:rPr>
          <w:b/>
          <w:bCs/>
          <w:color w:val="000000"/>
          <w:sz w:val="27"/>
          <w:szCs w:val="27"/>
        </w:rPr>
        <w:t>v: </w:t>
      </w:r>
      <w:r>
        <w:rPr>
          <w:color w:val="000000"/>
          <w:sz w:val="27"/>
          <w:szCs w:val="27"/>
        </w:rPr>
        <w:t xml:space="preserve">specifies component v of </w:t>
      </w:r>
      <w:ins w:id="13" w:author="Sapp (US), Brandon" w:date="2019-03-20T11:48:00Z">
        <w:r w:rsidR="0095441B">
          <w:rPr>
            <w:color w:val="000000"/>
            <w:sz w:val="27"/>
            <w:szCs w:val="27"/>
          </w:rPr>
          <w:t xml:space="preserve">a </w:t>
        </w:r>
      </w:ins>
      <w:r>
        <w:rPr>
          <w:color w:val="000000"/>
          <w:sz w:val="27"/>
          <w:szCs w:val="27"/>
        </w:rPr>
        <w:t>degree of freedom;</w:t>
      </w:r>
    </w:p>
    <w:p w:rsidR="00825CA6" w:rsidRDefault="00825CA6" w:rsidP="00825CA6">
      <w:pPr>
        <w:pStyle w:val="expressdescription"/>
        <w:rPr>
          <w:color w:val="000000"/>
          <w:sz w:val="27"/>
          <w:szCs w:val="27"/>
        </w:rPr>
      </w:pPr>
      <w:bookmarkStart w:id="14" w:name="assembly_technology_arm.degree_of_freedo"/>
      <w:r>
        <w:rPr>
          <w:b/>
          <w:bCs/>
          <w:color w:val="000000"/>
          <w:sz w:val="27"/>
          <w:szCs w:val="27"/>
        </w:rPr>
        <w:t>w: </w:t>
      </w:r>
      <w:bookmarkEnd w:id="14"/>
      <w:r>
        <w:rPr>
          <w:color w:val="000000"/>
          <w:sz w:val="27"/>
          <w:szCs w:val="27"/>
        </w:rPr>
        <w:t xml:space="preserve">specifies component w of </w:t>
      </w:r>
      <w:ins w:id="15" w:author="Sapp (US), Brandon" w:date="2019-03-20T11:48:00Z">
        <w:r w:rsidR="0095441B">
          <w:rPr>
            <w:color w:val="000000"/>
            <w:sz w:val="27"/>
            <w:szCs w:val="27"/>
          </w:rPr>
          <w:t xml:space="preserve">a </w:t>
        </w:r>
      </w:ins>
      <w:r>
        <w:rPr>
          <w:color w:val="000000"/>
          <w:sz w:val="27"/>
          <w:szCs w:val="27"/>
        </w:rPr>
        <w:t>degree of freedom;</w:t>
      </w:r>
    </w:p>
    <w:p w:rsidR="00825CA6" w:rsidRDefault="00825CA6" w:rsidP="00825CA6">
      <w:pPr>
        <w:pStyle w:val="Heading2"/>
        <w:rPr>
          <w:color w:val="000000"/>
        </w:rPr>
      </w:pPr>
      <w:bookmarkStart w:id="16" w:name="entities"/>
      <w:r>
        <w:rPr>
          <w:color w:val="000000"/>
        </w:rPr>
        <w:t>4.3 ARM entity definitions</w:t>
      </w:r>
      <w:bookmarkEnd w:id="16"/>
    </w:p>
    <w:p w:rsidR="00825CA6" w:rsidRDefault="00825CA6" w:rsidP="00825CA6">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825CA6" w:rsidRDefault="00825CA6" w:rsidP="00825CA6">
      <w:pPr>
        <w:pStyle w:val="Heading2"/>
        <w:rPr>
          <w:color w:val="000000"/>
        </w:rPr>
      </w:pPr>
      <w:r>
        <w:rPr>
          <w:color w:val="000000"/>
        </w:rPr>
        <w:t>4.3.1 Assembled_with_bonding   </w:t>
      </w:r>
      <w:r>
        <w:rPr>
          <w:noProof/>
          <w:color w:val="0000FF"/>
          <w:lang w:eastAsia="en-GB"/>
        </w:rPr>
        <w:drawing>
          <wp:inline distT="0" distB="0" distL="0" distR="0">
            <wp:extent cx="180975" cy="209550"/>
            <wp:effectExtent l="0" t="0" r="9525" b="0"/>
            <wp:docPr id="42" name="Picture 42"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41" name="Picture 41" descr="Mapping tabl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pping table">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An </w:t>
      </w:r>
      <w:r>
        <w:rPr>
          <w:b/>
          <w:bCs/>
          <w:color w:val="000000"/>
          <w:sz w:val="27"/>
          <w:szCs w:val="27"/>
        </w:rPr>
        <w:t>Assembled_with_bonding</w:t>
      </w:r>
      <w:r>
        <w:rPr>
          <w:color w:val="000000"/>
          <w:sz w:val="27"/>
          <w:szCs w:val="27"/>
        </w:rPr>
        <w:t> is a type of </w:t>
      </w:r>
      <w:hyperlink r:id="rId34" w:anchor="assembly_technology_arm.assembly_joint" w:history="1">
        <w:r>
          <w:rPr>
            <w:rStyle w:val="Hyperlink"/>
            <w:b/>
            <w:bCs/>
            <w:sz w:val="27"/>
            <w:szCs w:val="27"/>
          </w:rPr>
          <w:t>Assembly_joint</w:t>
        </w:r>
      </w:hyperlink>
      <w:r>
        <w:rPr>
          <w:color w:val="000000"/>
          <w:sz w:val="27"/>
          <w:szCs w:val="27"/>
        </w:rPr>
        <w:t> that establishes the joint by bonding. Bonding requires the use of material that may change state during the bonding process to form a permanent or semi-permanent joint. In this context, a permanent or semi-permanent joint means that repair of the affected part of the assembly would require destruction and replacement of the bond material.</w:t>
      </w:r>
    </w:p>
    <w:p w:rsidR="00825CA6" w:rsidRDefault="00825CA6" w:rsidP="00825CA6">
      <w:pPr>
        <w:pStyle w:val="note"/>
        <w:rPr>
          <w:color w:val="000000"/>
          <w:sz w:val="27"/>
          <w:szCs w:val="27"/>
        </w:rPr>
      </w:pPr>
      <w:bookmarkStart w:id="17" w:name="note_"/>
      <w:r>
        <w:rPr>
          <w:color w:val="000000"/>
        </w:rPr>
        <w:t>NOTE </w:t>
      </w:r>
      <w:bookmarkEnd w:id="17"/>
      <w:r>
        <w:rPr>
          <w:color w:val="000000"/>
        </w:rPr>
        <w:t>   The </w:t>
      </w:r>
      <w:r>
        <w:rPr>
          <w:b/>
          <w:bCs/>
          <w:color w:val="000000"/>
        </w:rPr>
        <w:t>Assembled_with_bonding</w:t>
      </w:r>
      <w:r>
        <w:rPr>
          <w:color w:val="000000"/>
        </w:rPr>
        <w:t> object relates two assembly features that are bonded and the </w:t>
      </w:r>
      <w:hyperlink r:id="rId35" w:anchor="assembly_technology_arm.assembly_bond_definition" w:history="1">
        <w:r>
          <w:rPr>
            <w:rStyle w:val="Hyperlink"/>
            <w:b/>
            <w:bCs/>
          </w:rPr>
          <w:t>Assembly_bond_definition</w:t>
        </w:r>
      </w:hyperlink>
      <w:r>
        <w:rPr>
          <w:color w:val="000000"/>
        </w:rPr>
        <w:t> that specifies the category of the bond, its shape, and its material.</w:t>
      </w:r>
    </w:p>
    <w:p w:rsidR="00825CA6" w:rsidRDefault="00825CA6" w:rsidP="00825CA6">
      <w:pPr>
        <w:pStyle w:val="example"/>
        <w:rPr>
          <w:color w:val="000000"/>
          <w:sz w:val="27"/>
          <w:szCs w:val="27"/>
        </w:rPr>
      </w:pPr>
      <w:bookmarkStart w:id="18" w:name="example_"/>
      <w:r>
        <w:rPr>
          <w:color w:val="000000"/>
        </w:rPr>
        <w:t>EXAMPLE    </w:t>
      </w:r>
      <w:hyperlink r:id="rId36" w:anchor="figure_awb" w:history="1">
        <w:r>
          <w:rPr>
            <w:rStyle w:val="Hyperlink"/>
          </w:rPr>
          <w:t>Figure 1</w:t>
        </w:r>
      </w:hyperlink>
      <w:r>
        <w:rPr>
          <w:color w:val="000000"/>
        </w:rPr>
        <w:t> illustrates the concept of the joint category described herein and the roles of the related application objects.</w:t>
      </w:r>
    </w:p>
    <w:p w:rsidR="00825CA6" w:rsidRDefault="00825CA6" w:rsidP="00825CA6">
      <w:pPr>
        <w:rPr>
          <w:sz w:val="24"/>
          <w:szCs w:val="24"/>
        </w:rPr>
      </w:pPr>
      <w:r>
        <w:rPr>
          <w:color w:val="000000"/>
          <w:sz w:val="27"/>
          <w:szCs w:val="27"/>
        </w:rPr>
        <w:lastRenderedPageBreak/>
        <w:br/>
      </w:r>
      <w:r>
        <w:rPr>
          <w:color w:val="000000"/>
          <w:sz w:val="27"/>
          <w:szCs w:val="27"/>
        </w:rPr>
        <w:br/>
      </w:r>
      <w:bookmarkStart w:id="19" w:name="figure_awb"/>
      <w:bookmarkEnd w:id="19"/>
    </w:p>
    <w:p w:rsidR="00825CA6" w:rsidRDefault="00825CA6" w:rsidP="00825CA6">
      <w:pPr>
        <w:jc w:val="center"/>
        <w:rPr>
          <w:color w:val="000000"/>
          <w:sz w:val="27"/>
          <w:szCs w:val="27"/>
        </w:rPr>
      </w:pPr>
      <w:r>
        <w:rPr>
          <w:noProof/>
          <w:color w:val="000000"/>
          <w:sz w:val="27"/>
          <w:szCs w:val="27"/>
          <w:lang w:eastAsia="en-GB"/>
        </w:rPr>
        <w:drawing>
          <wp:inline distT="0" distB="0" distL="0" distR="0">
            <wp:extent cx="3810000" cy="2190750"/>
            <wp:effectExtent l="0" t="0" r="0" b="0"/>
            <wp:docPr id="40" name="Picture 40" descr="Figure 1 —  Assembled_with_bo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1 —  Assembled_with_bond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0000" cy="2190750"/>
                    </a:xfrm>
                    <a:prstGeom prst="rect">
                      <a:avLst/>
                    </a:prstGeom>
                    <a:noFill/>
                    <a:ln>
                      <a:noFill/>
                    </a:ln>
                  </pic:spPr>
                </pic:pic>
              </a:graphicData>
            </a:graphic>
          </wp:inline>
        </w:drawing>
      </w:r>
    </w:p>
    <w:p w:rsidR="00825CA6" w:rsidRDefault="00825CA6" w:rsidP="00825CA6">
      <w:pPr>
        <w:rPr>
          <w:sz w:val="24"/>
          <w:szCs w:val="24"/>
        </w:rPr>
      </w:pPr>
    </w:p>
    <w:p w:rsidR="00825CA6" w:rsidRDefault="00825CA6" w:rsidP="00825CA6">
      <w:pPr>
        <w:jc w:val="center"/>
        <w:rPr>
          <w:color w:val="000000"/>
          <w:sz w:val="27"/>
          <w:szCs w:val="27"/>
        </w:rPr>
      </w:pPr>
      <w:r>
        <w:rPr>
          <w:b/>
          <w:bCs/>
          <w:color w:val="000000"/>
          <w:sz w:val="27"/>
          <w:szCs w:val="27"/>
        </w:rPr>
        <w:t>Figure 1 —  Assembled_with_bonding</w:t>
      </w:r>
    </w:p>
    <w:p w:rsidR="00825CA6" w:rsidRDefault="00825CA6" w:rsidP="00825CA6">
      <w:pPr>
        <w:rPr>
          <w:sz w:val="24"/>
          <w:szCs w:val="24"/>
        </w:rPr>
      </w:pPr>
      <w:r>
        <w:rPr>
          <w:color w:val="000000"/>
          <w:sz w:val="27"/>
          <w:szCs w:val="27"/>
        </w:rPr>
        <w:br/>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Assembled_with_bonding</w:t>
      </w:r>
      <w:r>
        <w:rPr>
          <w:rFonts w:ascii="Courier New" w:hAnsi="Courier New" w:cs="Courier New"/>
          <w:color w:val="000000"/>
          <w:sz w:val="20"/>
          <w:szCs w:val="20"/>
        </w:rPr>
        <w:br/>
      </w:r>
      <w:r>
        <w:rPr>
          <w:rStyle w:val="HTMLCode"/>
          <w:color w:val="000000"/>
        </w:rPr>
        <w:t>  SUBTYPE OF (</w:t>
      </w:r>
      <w:hyperlink r:id="rId38"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  default_bond_definition : </w:t>
      </w:r>
      <w:hyperlink r:id="rId39"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bookmarkStart w:id="20" w:name="assembly_technology_arm.assembled_with_b"/>
      <w:r>
        <w:rPr>
          <w:b/>
          <w:bCs/>
          <w:color w:val="000000"/>
          <w:sz w:val="27"/>
          <w:szCs w:val="27"/>
        </w:rPr>
        <w:t>default_bond_definition: </w:t>
      </w:r>
      <w:bookmarkEnd w:id="20"/>
      <w:r>
        <w:rPr>
          <w:color w:val="000000"/>
          <w:sz w:val="27"/>
          <w:szCs w:val="27"/>
        </w:rPr>
        <w:t>specifies the </w:t>
      </w:r>
      <w:hyperlink r:id="rId40" w:anchor="assembly_technology_arm.assembly_bond_definition" w:history="1">
        <w:r>
          <w:rPr>
            <w:rStyle w:val="Hyperlink"/>
            <w:b/>
            <w:bCs/>
            <w:sz w:val="27"/>
            <w:szCs w:val="27"/>
          </w:rPr>
          <w:t>Assembly_bond_definition</w:t>
        </w:r>
      </w:hyperlink>
      <w:r>
        <w:rPr>
          <w:color w:val="000000"/>
          <w:sz w:val="27"/>
          <w:szCs w:val="27"/>
        </w:rPr>
        <w:t> used by the </w:t>
      </w:r>
      <w:r>
        <w:rPr>
          <w:b/>
          <w:bCs/>
          <w:color w:val="000000"/>
          <w:sz w:val="27"/>
          <w:szCs w:val="27"/>
        </w:rPr>
        <w:t>Assembled_with_bonding</w:t>
      </w:r>
      <w:r>
        <w:rPr>
          <w:color w:val="000000"/>
          <w:sz w:val="27"/>
          <w:szCs w:val="27"/>
        </w:rPr>
        <w:t> process to form a joint.</w:t>
      </w:r>
    </w:p>
    <w:p w:rsidR="00825CA6" w:rsidRDefault="00825CA6" w:rsidP="00825CA6">
      <w:pPr>
        <w:pStyle w:val="Heading2"/>
        <w:rPr>
          <w:color w:val="000000"/>
        </w:rPr>
      </w:pPr>
      <w:bookmarkStart w:id="21" w:name="assembly_technology_arm.assembled_with_f"/>
      <w:r>
        <w:rPr>
          <w:color w:val="000000"/>
        </w:rPr>
        <w:t>4.3.2 Assembled_with_fasteners</w:t>
      </w:r>
      <w:bookmarkEnd w:id="21"/>
      <w:r>
        <w:rPr>
          <w:color w:val="000000"/>
        </w:rPr>
        <w:t>   </w:t>
      </w:r>
      <w:r>
        <w:rPr>
          <w:noProof/>
          <w:color w:val="0000FF"/>
          <w:lang w:eastAsia="en-GB"/>
        </w:rPr>
        <w:drawing>
          <wp:inline distT="0" distB="0" distL="0" distR="0">
            <wp:extent cx="180975" cy="209550"/>
            <wp:effectExtent l="0" t="0" r="9525" b="0"/>
            <wp:docPr id="39" name="Picture 39"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8" name="Picture 38" descr="Mapping tabl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ping table">
                      <a:hlinkClick r:id="rId4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lastRenderedPageBreak/>
        <w:t>An </w:t>
      </w:r>
      <w:r>
        <w:rPr>
          <w:b/>
          <w:bCs/>
          <w:color w:val="000000"/>
          <w:sz w:val="27"/>
          <w:szCs w:val="27"/>
        </w:rPr>
        <w:t>Assembled_with_fasteners</w:t>
      </w:r>
      <w:r>
        <w:rPr>
          <w:color w:val="000000"/>
          <w:sz w:val="27"/>
          <w:szCs w:val="27"/>
        </w:rPr>
        <w:t> is a type of </w:t>
      </w:r>
      <w:hyperlink r:id="rId42" w:anchor="assembly_technology_arm.assembly_joint" w:history="1">
        <w:r>
          <w:rPr>
            <w:rStyle w:val="Hyperlink"/>
            <w:b/>
            <w:bCs/>
            <w:sz w:val="27"/>
            <w:szCs w:val="27"/>
          </w:rPr>
          <w:t>Assembly_joint</w:t>
        </w:r>
      </w:hyperlink>
      <w:r>
        <w:rPr>
          <w:color w:val="000000"/>
          <w:sz w:val="27"/>
          <w:szCs w:val="27"/>
        </w:rPr>
        <w:t> that establishes the assembly by using fasteners to mechanically position a component so that its component mounting features are connected to component mounting features of another component in the assembly. The fasteners are associated with the base component using a </w:t>
      </w:r>
      <w:hyperlink r:id="rId43" w:anchor="product_version_relationship_arm.product_version_relationship" w:history="1">
        <w:r>
          <w:rPr>
            <w:rStyle w:val="Hyperlink"/>
            <w:b/>
            <w:bCs/>
            <w:sz w:val="27"/>
            <w:szCs w:val="27"/>
          </w:rPr>
          <w:t>Product_version_relationship</w:t>
        </w:r>
      </w:hyperlink>
      <w:r>
        <w:rPr>
          <w:color w:val="000000"/>
          <w:sz w:val="27"/>
          <w:szCs w:val="27"/>
        </w:rPr>
        <w:t>.</w:t>
      </w:r>
    </w:p>
    <w:p w:rsidR="00825CA6" w:rsidRDefault="00825CA6" w:rsidP="00825CA6">
      <w:pPr>
        <w:pStyle w:val="example"/>
        <w:rPr>
          <w:color w:val="000000"/>
          <w:sz w:val="27"/>
          <w:szCs w:val="27"/>
        </w:rPr>
      </w:pPr>
      <w:r>
        <w:rPr>
          <w:color w:val="000000"/>
        </w:rPr>
        <w:t>EXAMPLE    The usual case for this is the mounting hardware associated with a power device mounted to the </w:t>
      </w:r>
      <w:hyperlink r:id="rId44" w:anchor="assembly_module_with_interconnect_component_arm.interconnect_module_component" w:history="1">
        <w:r>
          <w:rPr>
            <w:rStyle w:val="Hyperlink"/>
            <w:b/>
            <w:bCs/>
          </w:rPr>
          <w:t>Interconnect_module_component</w:t>
        </w:r>
      </w:hyperlink>
      <w:r>
        <w:rPr>
          <w:color w:val="000000"/>
        </w:rPr>
        <w:t>. </w:t>
      </w:r>
      <w:hyperlink r:id="rId45" w:anchor="figure_awf" w:history="1">
        <w:r>
          <w:rPr>
            <w:rStyle w:val="Hyperlink"/>
          </w:rPr>
          <w:t>Figure 2</w:t>
        </w:r>
      </w:hyperlink>
      <w:r>
        <w:rPr>
          <w:color w:val="000000"/>
        </w:rPr>
        <w:t> illustrates the concept of the joint category described herein and the roles of the related Application Objects.</w:t>
      </w:r>
    </w:p>
    <w:p w:rsidR="00825CA6" w:rsidRDefault="00825CA6" w:rsidP="00825CA6">
      <w:pPr>
        <w:rPr>
          <w:sz w:val="24"/>
          <w:szCs w:val="24"/>
        </w:rPr>
      </w:pPr>
      <w:r>
        <w:rPr>
          <w:color w:val="000000"/>
          <w:sz w:val="27"/>
          <w:szCs w:val="27"/>
        </w:rPr>
        <w:br/>
      </w:r>
      <w:r>
        <w:rPr>
          <w:color w:val="000000"/>
          <w:sz w:val="27"/>
          <w:szCs w:val="27"/>
        </w:rPr>
        <w:br/>
      </w:r>
      <w:bookmarkStart w:id="22" w:name="figure_awf"/>
      <w:bookmarkEnd w:id="22"/>
    </w:p>
    <w:p w:rsidR="00825CA6" w:rsidRDefault="00825CA6" w:rsidP="00825CA6">
      <w:pPr>
        <w:jc w:val="center"/>
        <w:rPr>
          <w:color w:val="000000"/>
          <w:sz w:val="27"/>
          <w:szCs w:val="27"/>
        </w:rPr>
      </w:pPr>
      <w:r>
        <w:rPr>
          <w:noProof/>
          <w:color w:val="000000"/>
          <w:sz w:val="27"/>
          <w:szCs w:val="27"/>
          <w:lang w:eastAsia="en-GB"/>
        </w:rPr>
        <w:drawing>
          <wp:inline distT="0" distB="0" distL="0" distR="0">
            <wp:extent cx="3676650" cy="1323975"/>
            <wp:effectExtent l="0" t="0" r="0" b="9525"/>
            <wp:docPr id="37" name="Picture 37" descr="Figure 2 —  Assembled_with_faste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2 —  Assembled_with_fastener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6650" cy="1323975"/>
                    </a:xfrm>
                    <a:prstGeom prst="rect">
                      <a:avLst/>
                    </a:prstGeom>
                    <a:noFill/>
                    <a:ln>
                      <a:noFill/>
                    </a:ln>
                  </pic:spPr>
                </pic:pic>
              </a:graphicData>
            </a:graphic>
          </wp:inline>
        </w:drawing>
      </w:r>
    </w:p>
    <w:p w:rsidR="00825CA6" w:rsidRDefault="00825CA6" w:rsidP="00825CA6">
      <w:pPr>
        <w:rPr>
          <w:sz w:val="24"/>
          <w:szCs w:val="24"/>
        </w:rPr>
      </w:pPr>
    </w:p>
    <w:p w:rsidR="00825CA6" w:rsidRDefault="00825CA6" w:rsidP="00825CA6">
      <w:pPr>
        <w:jc w:val="center"/>
        <w:rPr>
          <w:color w:val="000000"/>
          <w:sz w:val="27"/>
          <w:szCs w:val="27"/>
        </w:rPr>
      </w:pPr>
      <w:r>
        <w:rPr>
          <w:b/>
          <w:bCs/>
          <w:color w:val="000000"/>
          <w:sz w:val="27"/>
          <w:szCs w:val="27"/>
        </w:rPr>
        <w:t>Figure 2 —  Assembled_with_fasteners</w:t>
      </w:r>
    </w:p>
    <w:p w:rsidR="00825CA6" w:rsidRDefault="00825CA6" w:rsidP="00825CA6">
      <w:pPr>
        <w:rPr>
          <w:sz w:val="24"/>
          <w:szCs w:val="24"/>
        </w:rPr>
      </w:pPr>
      <w:r>
        <w:rPr>
          <w:color w:val="000000"/>
          <w:sz w:val="27"/>
          <w:szCs w:val="27"/>
        </w:rPr>
        <w:br/>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Assembled_with_fasteners</w:t>
      </w:r>
      <w:r>
        <w:rPr>
          <w:rFonts w:ascii="Courier New" w:hAnsi="Courier New" w:cs="Courier New"/>
          <w:color w:val="000000"/>
          <w:sz w:val="20"/>
          <w:szCs w:val="20"/>
        </w:rPr>
        <w:br/>
      </w:r>
      <w:r>
        <w:rPr>
          <w:rStyle w:val="HTMLCode"/>
          <w:color w:val="000000"/>
        </w:rPr>
        <w:t>  SUBTYPE OF (</w:t>
      </w:r>
      <w:hyperlink r:id="rId47"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Heading2"/>
        <w:rPr>
          <w:color w:val="000000"/>
        </w:rPr>
      </w:pPr>
      <w:r>
        <w:rPr>
          <w:color w:val="000000"/>
        </w:rPr>
        <w:t>4.3.3 Assembly_bond_definition   </w:t>
      </w:r>
      <w:r>
        <w:rPr>
          <w:noProof/>
          <w:color w:val="0000FF"/>
          <w:lang w:eastAsia="en-GB"/>
        </w:rPr>
        <w:drawing>
          <wp:inline distT="0" distB="0" distL="0" distR="0">
            <wp:extent cx="180975" cy="209550"/>
            <wp:effectExtent l="0" t="0" r="9525" b="0"/>
            <wp:docPr id="36" name="Picture 36"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0" name="Picture 10" descr="Mapping table">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pping table">
                      <a:hlinkClick r:id="rId48"/>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lastRenderedPageBreak/>
        <w:t>An </w:t>
      </w:r>
      <w:r>
        <w:rPr>
          <w:b/>
          <w:bCs/>
          <w:color w:val="000000"/>
          <w:sz w:val="27"/>
          <w:szCs w:val="27"/>
        </w:rPr>
        <w:t>Assembly_bond_definition</w:t>
      </w:r>
      <w:r>
        <w:rPr>
          <w:color w:val="000000"/>
          <w:sz w:val="27"/>
          <w:szCs w:val="27"/>
        </w:rPr>
        <w:t> is the definition of the joint that uses bulk material to bond together portions of the assembly. The association of features through</w:t>
      </w:r>
      <w:ins w:id="23" w:author="Sapp (US), Brandon" w:date="2019-03-20T11:53:00Z">
        <w:r w:rsidR="0095441B">
          <w:rPr>
            <w:color w:val="000000"/>
            <w:sz w:val="27"/>
            <w:szCs w:val="27"/>
          </w:rPr>
          <w:t xml:space="preserve"> </w:t>
        </w:r>
      </w:ins>
      <w:r>
        <w:rPr>
          <w:b/>
          <w:bCs/>
          <w:color w:val="000000"/>
          <w:sz w:val="27"/>
          <w:szCs w:val="27"/>
        </w:rPr>
        <w:t>Assembly_bond_definition</w:t>
      </w:r>
      <w:r>
        <w:rPr>
          <w:color w:val="000000"/>
          <w:sz w:val="27"/>
          <w:szCs w:val="27"/>
        </w:rPr>
        <w:t xml:space="preserve"> does not guarantee physical </w:t>
      </w:r>
      <w:del w:id="24" w:author="Sapp (US), Brandon" w:date="2019-03-20T11:53:00Z">
        <w:r w:rsidDel="0095441B">
          <w:rPr>
            <w:color w:val="000000"/>
            <w:sz w:val="27"/>
            <w:szCs w:val="27"/>
          </w:rPr>
          <w:delText>realiz</w:delText>
        </w:r>
      </w:del>
      <w:del w:id="25" w:author="Sapp (US), Brandon" w:date="2019-03-20T11:48:00Z">
        <w:r w:rsidDel="0095441B">
          <w:rPr>
            <w:color w:val="000000"/>
            <w:sz w:val="27"/>
            <w:szCs w:val="27"/>
          </w:rPr>
          <w:delText>e</w:delText>
        </w:r>
      </w:del>
      <w:del w:id="26" w:author="Sapp (US), Brandon" w:date="2019-03-20T11:53:00Z">
        <w:r w:rsidDel="0095441B">
          <w:rPr>
            <w:color w:val="000000"/>
            <w:sz w:val="27"/>
            <w:szCs w:val="27"/>
          </w:rPr>
          <w:delText>ability</w:delText>
        </w:r>
      </w:del>
      <w:ins w:id="27" w:author="Sapp (US), Brandon" w:date="2019-03-20T11:53:00Z">
        <w:r w:rsidR="0095441B">
          <w:rPr>
            <w:color w:val="000000"/>
            <w:sz w:val="27"/>
            <w:szCs w:val="27"/>
          </w:rPr>
          <w:t>reliability</w:t>
        </w:r>
      </w:ins>
      <w:r>
        <w:rPr>
          <w:color w:val="000000"/>
          <w:sz w:val="27"/>
          <w:szCs w:val="27"/>
        </w:rPr>
        <w:t xml:space="preserve"> of the design.</w:t>
      </w:r>
    </w:p>
    <w:p w:rsidR="00825CA6" w:rsidRDefault="00825CA6" w:rsidP="00825CA6">
      <w:pPr>
        <w:pStyle w:val="example"/>
        <w:rPr>
          <w:color w:val="000000"/>
          <w:sz w:val="27"/>
          <w:szCs w:val="27"/>
        </w:rPr>
      </w:pPr>
      <w:bookmarkStart w:id="28" w:name="example_1"/>
      <w:r>
        <w:rPr>
          <w:color w:val="000000"/>
        </w:rPr>
        <w:t>EXAMPLE 1</w:t>
      </w:r>
      <w:bookmarkEnd w:id="28"/>
      <w:r>
        <w:rPr>
          <w:color w:val="000000"/>
        </w:rPr>
        <w:t xml:space="preserve">   A </w:t>
      </w:r>
      <w:del w:id="29" w:author="Sapp (US), Brandon" w:date="2019-03-20T11:53:00Z">
        <w:r w:rsidDel="0095441B">
          <w:rPr>
            <w:color w:val="000000"/>
          </w:rPr>
          <w:delText>cutout</w:delText>
        </w:r>
      </w:del>
      <w:ins w:id="30" w:author="Sapp (US), Brandon" w:date="2019-03-20T11:53:00Z">
        <w:r w:rsidR="0095441B">
          <w:rPr>
            <w:color w:val="000000"/>
          </w:rPr>
          <w:t>cut-out</w:t>
        </w:r>
      </w:ins>
      <w:r>
        <w:rPr>
          <w:color w:val="000000"/>
        </w:rPr>
        <w:t xml:space="preserve"> may be referenced by a member of </w:t>
      </w:r>
      <w:r>
        <w:rPr>
          <w:b/>
          <w:bCs/>
          <w:color w:val="000000"/>
        </w:rPr>
        <w:t>Assembly_bond_definition</w:t>
      </w:r>
      <w:r>
        <w:rPr>
          <w:color w:val="000000"/>
        </w:rPr>
        <w:t xml:space="preserve">. The semantics of that would be that the walls of the </w:t>
      </w:r>
      <w:del w:id="31" w:author="Sapp (US), Brandon" w:date="2019-03-20T11:53:00Z">
        <w:r w:rsidDel="0095441B">
          <w:rPr>
            <w:color w:val="000000"/>
          </w:rPr>
          <w:delText>cutout</w:delText>
        </w:r>
      </w:del>
      <w:ins w:id="32" w:author="Sapp (US), Brandon" w:date="2019-03-20T11:53:00Z">
        <w:r w:rsidR="0095441B">
          <w:rPr>
            <w:color w:val="000000"/>
          </w:rPr>
          <w:t>cut-out</w:t>
        </w:r>
      </w:ins>
      <w:r>
        <w:rPr>
          <w:color w:val="000000"/>
        </w:rPr>
        <w:t xml:space="preserve"> would participate in the bond. This standard makes no claims about the properties of such a bond.</w:t>
      </w:r>
    </w:p>
    <w:p w:rsidR="00825CA6" w:rsidRDefault="00825CA6" w:rsidP="00825CA6">
      <w:pPr>
        <w:pStyle w:val="note"/>
        <w:rPr>
          <w:color w:val="000000"/>
          <w:sz w:val="27"/>
          <w:szCs w:val="27"/>
        </w:rPr>
      </w:pPr>
      <w:bookmarkStart w:id="33" w:name="note_1"/>
      <w:bookmarkStart w:id="34" w:name="_GoBack"/>
      <w:r>
        <w:rPr>
          <w:color w:val="000000"/>
        </w:rPr>
        <w:t>NOTE</w:t>
      </w:r>
      <w:bookmarkEnd w:id="34"/>
      <w:r>
        <w:rPr>
          <w:color w:val="000000"/>
        </w:rPr>
        <w:t> 1   This part of ISO 10303 provides the ability to define the typical shape of the bond through the use of </w:t>
      </w:r>
      <w:hyperlink r:id="rId49" w:anchor="assembly_technology_arm.default_assembly_bond_shape_model" w:history="1">
        <w:r>
          <w:rPr>
            <w:rStyle w:val="Hyperlink"/>
            <w:b/>
            <w:bCs/>
          </w:rPr>
          <w:t>Default_assembly_bond_shape_model</w:t>
        </w:r>
      </w:hyperlink>
      <w:r>
        <w:rPr>
          <w:color w:val="000000"/>
        </w:rPr>
        <w:t>.</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Assembly_bond_definition;</w:t>
      </w:r>
      <w:r>
        <w:rPr>
          <w:rFonts w:ascii="Courier New" w:hAnsi="Courier New" w:cs="Courier New"/>
          <w:color w:val="000000"/>
          <w:sz w:val="20"/>
          <w:szCs w:val="20"/>
        </w:rPr>
        <w:br/>
      </w:r>
      <w:r>
        <w:rPr>
          <w:rStyle w:val="HTMLCode"/>
          <w:color w:val="000000"/>
        </w:rPr>
        <w:t>  name : STRING;</w:t>
      </w:r>
      <w:r>
        <w:rPr>
          <w:rFonts w:ascii="Courier New" w:hAnsi="Courier New" w:cs="Courier New"/>
          <w:color w:val="000000"/>
          <w:sz w:val="20"/>
          <w:szCs w:val="20"/>
        </w:rPr>
        <w:br/>
      </w:r>
      <w:r>
        <w:rPr>
          <w:rStyle w:val="HTMLCode"/>
          <w:color w:val="000000"/>
        </w:rPr>
        <w:t>  associated_definition : </w:t>
      </w:r>
      <w:hyperlink r:id="rId50" w:anchor="product_view_definition_reference_arm.product_view_definition_reference_with_local_representation" w:history="1">
        <w:r>
          <w:rPr>
            <w:rStyle w:val="Hyperlink"/>
            <w:rFonts w:ascii="Courier New" w:hAnsi="Courier New" w:cs="Courier New"/>
            <w:sz w:val="20"/>
            <w:szCs w:val="20"/>
          </w:rPr>
          <w:t>Product_view_definition_reference_with_local_representation</w:t>
        </w:r>
      </w:hyperlink>
      <w:r>
        <w:rPr>
          <w:rStyle w:val="HTMLCode"/>
          <w:color w:val="000000"/>
        </w:rPr>
        <w:t>;</w:t>
      </w:r>
      <w:r>
        <w:rPr>
          <w:rFonts w:ascii="Courier New" w:hAnsi="Courier New" w:cs="Courier New"/>
          <w:color w:val="000000"/>
          <w:sz w:val="20"/>
          <w:szCs w:val="20"/>
        </w:rPr>
        <w:br/>
      </w:r>
      <w:r>
        <w:rPr>
          <w:rStyle w:val="HTMLCode"/>
          <w:color w:val="000000"/>
        </w:rPr>
        <w:t>  bonded_feature_1 : OPTIONAL </w:t>
      </w:r>
      <w:hyperlink r:id="rId51" w:anchor="assembly_technology_arm.bond_feature" w:history="1">
        <w:r>
          <w:rPr>
            <w:rStyle w:val="Hyperlink"/>
            <w:rFonts w:ascii="Courier New" w:hAnsi="Courier New" w:cs="Courier New"/>
            <w:sz w:val="20"/>
            <w:szCs w:val="20"/>
          </w:rPr>
          <w:t>bond_feature</w:t>
        </w:r>
      </w:hyperlink>
      <w:r>
        <w:rPr>
          <w:rStyle w:val="HTMLCode"/>
          <w:color w:val="000000"/>
        </w:rPr>
        <w:t>;</w:t>
      </w:r>
      <w:r>
        <w:rPr>
          <w:rFonts w:ascii="Courier New" w:hAnsi="Courier New" w:cs="Courier New"/>
          <w:color w:val="000000"/>
          <w:sz w:val="20"/>
          <w:szCs w:val="20"/>
        </w:rPr>
        <w:br/>
      </w:r>
      <w:r>
        <w:rPr>
          <w:rStyle w:val="HTMLCode"/>
          <w:color w:val="000000"/>
        </w:rPr>
        <w:t>  bonded_feature_2 : OPTIONAL </w:t>
      </w:r>
      <w:hyperlink r:id="rId52" w:anchor="assembly_technology_arm.bond_feature" w:history="1">
        <w:r>
          <w:rPr>
            <w:rStyle w:val="Hyperlink"/>
            <w:rFonts w:ascii="Courier New" w:hAnsi="Courier New" w:cs="Courier New"/>
            <w:sz w:val="20"/>
            <w:szCs w:val="20"/>
          </w:rPr>
          <w:t>bond_feature</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default_shape : SET[0:1] OF </w:t>
      </w:r>
      <w:hyperlink r:id="rId53" w:anchor="assembly_technology_arm.default_assembly_bond_shape_model" w:history="1">
        <w:r>
          <w:rPr>
            <w:rStyle w:val="Hyperlink"/>
            <w:rFonts w:ascii="Courier New" w:hAnsi="Courier New" w:cs="Courier New"/>
            <w:sz w:val="20"/>
            <w:szCs w:val="20"/>
          </w:rPr>
          <w:t>Default_assembly_bond_shape_model</w:t>
        </w:r>
      </w:hyperlink>
      <w:r>
        <w:rPr>
          <w:rStyle w:val="HTMLCode"/>
          <w:color w:val="000000"/>
        </w:rPr>
        <w:t> FOR shape_characterized_definition;</w:t>
      </w:r>
      <w:r>
        <w:rPr>
          <w:rFonts w:ascii="Courier New" w:hAnsi="Courier New" w:cs="Courier New"/>
          <w:color w:val="000000"/>
          <w:sz w:val="20"/>
          <w:szCs w:val="20"/>
        </w:rPr>
        <w:br/>
      </w:r>
      <w:r>
        <w:rPr>
          <w:rStyle w:val="HTMLCode"/>
          <w:color w:val="000000"/>
        </w:rPr>
        <w:t>  bond_category : </w:t>
      </w:r>
      <w:hyperlink r:id="rId54" w:anchor="external_item_identification_assignment_arm.external_source_identification" w:history="1">
        <w:r>
          <w:rPr>
            <w:rStyle w:val="Hyperlink"/>
            <w:rFonts w:ascii="Courier New" w:hAnsi="Courier New" w:cs="Courier New"/>
            <w:sz w:val="20"/>
            <w:szCs w:val="20"/>
          </w:rPr>
          <w:t>External_source_identification</w:t>
        </w:r>
      </w:hyperlink>
      <w:r>
        <w:rPr>
          <w:rStyle w:val="HTMLCode"/>
          <w:color w:val="000000"/>
        </w:rPr>
        <w:t> FOR item;</w:t>
      </w:r>
      <w:r>
        <w:rPr>
          <w:rFonts w:ascii="Courier New" w:hAnsi="Courier New" w:cs="Courier New"/>
          <w:color w:val="000000"/>
          <w:sz w:val="20"/>
          <w:szCs w:val="20"/>
        </w:rPr>
        <w:br/>
      </w:r>
      <w:r>
        <w:rPr>
          <w:rStyle w:val="HTMLCode"/>
          <w:color w:val="000000"/>
        </w:rPr>
        <w:t>  bond_material : </w:t>
      </w:r>
      <w:hyperlink r:id="rId55" w:anchor="generic_material_aspects_arm.material_identification" w:history="1">
        <w:r>
          <w:rPr>
            <w:rStyle w:val="Hyperlink"/>
            <w:rFonts w:ascii="Courier New" w:hAnsi="Courier New" w:cs="Courier New"/>
            <w:sz w:val="20"/>
            <w:szCs w:val="20"/>
          </w:rPr>
          <w:t>Material_identification</w:t>
        </w:r>
      </w:hyperlink>
      <w:r>
        <w:rPr>
          <w:rStyle w:val="HTMLCode"/>
          <w:color w:val="000000"/>
        </w:rPr>
        <w:t> FOR items;</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name;</w:t>
      </w:r>
      <w:r>
        <w:rPr>
          <w:rFonts w:ascii="Courier New" w:hAnsi="Courier New" w:cs="Courier New"/>
          <w:color w:val="000000"/>
          <w:sz w:val="20"/>
          <w:szCs w:val="20"/>
        </w:rPr>
        <w:br/>
      </w:r>
      <w:r>
        <w:rPr>
          <w:rStyle w:val="HTMLCode"/>
          <w:color w:val="000000"/>
        </w:rPr>
        <w:t>  UR2: associated_definition;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bonded_feature_1 &lt;&gt; bonded_feature_2;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name: </w:t>
      </w:r>
      <w:r>
        <w:rPr>
          <w:color w:val="000000"/>
          <w:sz w:val="27"/>
          <w:szCs w:val="27"/>
        </w:rPr>
        <w:t>the words by which the </w:t>
      </w:r>
      <w:r>
        <w:rPr>
          <w:b/>
          <w:bCs/>
          <w:color w:val="000000"/>
          <w:sz w:val="27"/>
          <w:szCs w:val="27"/>
        </w:rPr>
        <w:t>Assembly_bond_definition</w:t>
      </w:r>
      <w:r>
        <w:rPr>
          <w:color w:val="000000"/>
          <w:sz w:val="27"/>
          <w:szCs w:val="27"/>
        </w:rPr>
        <w:t> is known.</w:t>
      </w:r>
    </w:p>
    <w:p w:rsidR="00825CA6" w:rsidRDefault="00825CA6" w:rsidP="00825CA6">
      <w:pPr>
        <w:pStyle w:val="expressdescription"/>
        <w:rPr>
          <w:color w:val="000000"/>
          <w:sz w:val="27"/>
          <w:szCs w:val="27"/>
        </w:rPr>
      </w:pPr>
      <w:r>
        <w:rPr>
          <w:b/>
          <w:bCs/>
          <w:color w:val="000000"/>
          <w:sz w:val="27"/>
          <w:szCs w:val="27"/>
        </w:rPr>
        <w:t>associated_definition: </w:t>
      </w:r>
      <w:r>
        <w:rPr>
          <w:color w:val="000000"/>
          <w:sz w:val="27"/>
          <w:szCs w:val="27"/>
        </w:rPr>
        <w:t>specifies the role of the </w:t>
      </w:r>
      <w:hyperlink r:id="rId56" w:anchor="product_view_definition_reference_arm.generic_product_view_definition_reference" w:history="1">
        <w:r>
          <w:rPr>
            <w:rStyle w:val="Hyperlink"/>
            <w:b/>
            <w:bCs/>
            <w:sz w:val="27"/>
            <w:szCs w:val="27"/>
          </w:rPr>
          <w:t>Generic_product_view_definition_reference</w:t>
        </w:r>
      </w:hyperlink>
      <w:r>
        <w:rPr>
          <w:color w:val="000000"/>
          <w:sz w:val="27"/>
          <w:szCs w:val="27"/>
        </w:rPr>
        <w:t> for the </w:t>
      </w:r>
      <w:r>
        <w:rPr>
          <w:b/>
          <w:bCs/>
          <w:color w:val="000000"/>
          <w:sz w:val="27"/>
          <w:szCs w:val="27"/>
        </w:rPr>
        <w:t>Assembly_bond_definition</w:t>
      </w:r>
      <w:r>
        <w:rPr>
          <w:color w:val="000000"/>
          <w:sz w:val="27"/>
          <w:szCs w:val="27"/>
        </w:rPr>
        <w:t>. The </w:t>
      </w:r>
      <w:r>
        <w:rPr>
          <w:b/>
          <w:bCs/>
          <w:color w:val="000000"/>
          <w:sz w:val="27"/>
          <w:szCs w:val="27"/>
        </w:rPr>
        <w:t>associated_definition</w:t>
      </w:r>
      <w:r>
        <w:rPr>
          <w:color w:val="000000"/>
          <w:sz w:val="27"/>
          <w:szCs w:val="27"/>
        </w:rPr>
        <w:t> is provided to support</w:t>
      </w:r>
      <w:ins w:id="35" w:author="Sapp (US), Brandon" w:date="2019-03-20T11:49:00Z">
        <w:r w:rsidR="0095441B">
          <w:rPr>
            <w:color w:val="000000"/>
            <w:sz w:val="27"/>
            <w:szCs w:val="27"/>
          </w:rPr>
          <w:t xml:space="preserve"> the</w:t>
        </w:r>
      </w:ins>
      <w:r>
        <w:rPr>
          <w:color w:val="000000"/>
          <w:sz w:val="27"/>
          <w:szCs w:val="27"/>
        </w:rPr>
        <w:t xml:space="preserve"> identification of the product classification.</w:t>
      </w:r>
    </w:p>
    <w:p w:rsidR="00825CA6" w:rsidRDefault="00825CA6" w:rsidP="00825CA6">
      <w:pPr>
        <w:pStyle w:val="expressdescription"/>
        <w:rPr>
          <w:color w:val="000000"/>
          <w:sz w:val="27"/>
          <w:szCs w:val="27"/>
        </w:rPr>
      </w:pPr>
      <w:r>
        <w:rPr>
          <w:b/>
          <w:bCs/>
          <w:color w:val="000000"/>
          <w:sz w:val="27"/>
          <w:szCs w:val="27"/>
        </w:rPr>
        <w:t>bonded_feature_1: </w:t>
      </w:r>
      <w:r>
        <w:rPr>
          <w:color w:val="000000"/>
          <w:sz w:val="27"/>
          <w:szCs w:val="27"/>
        </w:rPr>
        <w:t>specifies one role of the </w:t>
      </w:r>
      <w:hyperlink r:id="rId57" w:anchor="assembly_technology_arm.bond_feature" w:history="1">
        <w:r>
          <w:rPr>
            <w:rStyle w:val="Hyperlink"/>
            <w:b/>
            <w:bCs/>
            <w:sz w:val="27"/>
            <w:szCs w:val="27"/>
          </w:rPr>
          <w:t>bond_feature</w:t>
        </w:r>
      </w:hyperlink>
      <w:r>
        <w:rPr>
          <w:color w:val="000000"/>
          <w:sz w:val="27"/>
          <w:szCs w:val="27"/>
        </w:rPr>
        <w:t> for the </w:t>
      </w:r>
      <w:r>
        <w:rPr>
          <w:b/>
          <w:bCs/>
          <w:color w:val="000000"/>
          <w:sz w:val="27"/>
          <w:szCs w:val="27"/>
        </w:rPr>
        <w:t>Assembly_bond_definition</w:t>
      </w:r>
      <w:r>
        <w:rPr>
          <w:color w:val="000000"/>
          <w:sz w:val="27"/>
          <w:szCs w:val="27"/>
        </w:rPr>
        <w:t>. The </w:t>
      </w:r>
      <w:r>
        <w:rPr>
          <w:b/>
          <w:bCs/>
          <w:color w:val="000000"/>
          <w:sz w:val="27"/>
          <w:szCs w:val="27"/>
        </w:rPr>
        <w:t>bonded_feature_1</w:t>
      </w:r>
      <w:r>
        <w:rPr>
          <w:color w:val="000000"/>
          <w:sz w:val="27"/>
          <w:szCs w:val="27"/>
        </w:rPr>
        <w:t> defines the first </w:t>
      </w:r>
      <w:hyperlink r:id="rId58" w:anchor="assembly_technology_arm.bond_feature" w:history="1">
        <w:r>
          <w:rPr>
            <w:rStyle w:val="Hyperlink"/>
            <w:b/>
            <w:bCs/>
            <w:sz w:val="27"/>
            <w:szCs w:val="27"/>
          </w:rPr>
          <w:t>bond_feature</w:t>
        </w:r>
      </w:hyperlink>
      <w:r>
        <w:rPr>
          <w:color w:val="000000"/>
          <w:sz w:val="27"/>
          <w:szCs w:val="27"/>
        </w:rPr>
        <w:t> that will be utilized by an </w:t>
      </w:r>
      <w:hyperlink r:id="rId59" w:anchor="assembly_technology_arm.assembled_with_bonding" w:history="1">
        <w:r>
          <w:rPr>
            <w:rStyle w:val="Hyperlink"/>
            <w:b/>
            <w:bCs/>
            <w:sz w:val="27"/>
            <w:szCs w:val="27"/>
          </w:rPr>
          <w:t>Assembled_with_bonding</w:t>
        </w:r>
      </w:hyperlink>
      <w:r>
        <w:rPr>
          <w:color w:val="000000"/>
          <w:sz w:val="27"/>
          <w:szCs w:val="27"/>
        </w:rPr>
        <w:t>. The value of this attribute need not be specified.</w:t>
      </w:r>
    </w:p>
    <w:p w:rsidR="00825CA6" w:rsidRDefault="00825CA6" w:rsidP="00825CA6">
      <w:pPr>
        <w:pStyle w:val="expressdescription"/>
        <w:rPr>
          <w:color w:val="000000"/>
          <w:sz w:val="27"/>
          <w:szCs w:val="27"/>
        </w:rPr>
      </w:pPr>
      <w:r>
        <w:rPr>
          <w:b/>
          <w:bCs/>
          <w:color w:val="000000"/>
          <w:sz w:val="27"/>
          <w:szCs w:val="27"/>
        </w:rPr>
        <w:lastRenderedPageBreak/>
        <w:t>bonded_feature_2: </w:t>
      </w:r>
      <w:r>
        <w:rPr>
          <w:color w:val="000000"/>
          <w:sz w:val="27"/>
          <w:szCs w:val="27"/>
        </w:rPr>
        <w:t>specifies one role of the </w:t>
      </w:r>
      <w:hyperlink r:id="rId60" w:anchor="assembly_technology_arm.bond_feature" w:history="1">
        <w:r>
          <w:rPr>
            <w:rStyle w:val="Hyperlink"/>
            <w:b/>
            <w:bCs/>
            <w:sz w:val="27"/>
            <w:szCs w:val="27"/>
          </w:rPr>
          <w:t>bond_feature</w:t>
        </w:r>
      </w:hyperlink>
      <w:r>
        <w:rPr>
          <w:color w:val="000000"/>
          <w:sz w:val="27"/>
          <w:szCs w:val="27"/>
        </w:rPr>
        <w:t> for the </w:t>
      </w:r>
      <w:r>
        <w:rPr>
          <w:b/>
          <w:bCs/>
          <w:color w:val="000000"/>
          <w:sz w:val="27"/>
          <w:szCs w:val="27"/>
        </w:rPr>
        <w:t>Assembly_bond_definition</w:t>
      </w:r>
      <w:r>
        <w:rPr>
          <w:color w:val="000000"/>
          <w:sz w:val="27"/>
          <w:szCs w:val="27"/>
        </w:rPr>
        <w:t>. The </w:t>
      </w:r>
      <w:r>
        <w:rPr>
          <w:b/>
          <w:bCs/>
          <w:color w:val="000000"/>
          <w:sz w:val="27"/>
          <w:szCs w:val="27"/>
        </w:rPr>
        <w:t>bonded_feature_2</w:t>
      </w:r>
      <w:r>
        <w:rPr>
          <w:color w:val="000000"/>
          <w:sz w:val="27"/>
          <w:szCs w:val="27"/>
        </w:rPr>
        <w:t> defines the second </w:t>
      </w:r>
      <w:hyperlink r:id="rId61" w:anchor="assembly_technology_arm.bond_feature" w:history="1">
        <w:r>
          <w:rPr>
            <w:rStyle w:val="Hyperlink"/>
            <w:b/>
            <w:bCs/>
            <w:sz w:val="27"/>
            <w:szCs w:val="27"/>
          </w:rPr>
          <w:t>bond_feature</w:t>
        </w:r>
      </w:hyperlink>
      <w:r>
        <w:rPr>
          <w:color w:val="000000"/>
          <w:sz w:val="27"/>
          <w:szCs w:val="27"/>
        </w:rPr>
        <w:t> that will be utilized by an </w:t>
      </w:r>
      <w:hyperlink r:id="rId62" w:anchor="assembly_technology_arm.assembled_with_bonding" w:history="1">
        <w:r>
          <w:rPr>
            <w:rStyle w:val="Hyperlink"/>
            <w:b/>
            <w:bCs/>
            <w:sz w:val="27"/>
            <w:szCs w:val="27"/>
          </w:rPr>
          <w:t>Assembled_with_bonding</w:t>
        </w:r>
      </w:hyperlink>
      <w:r>
        <w:rPr>
          <w:color w:val="000000"/>
          <w:sz w:val="27"/>
          <w:szCs w:val="27"/>
        </w:rPr>
        <w:t>. The value of this attribute need not be specified.</w:t>
      </w:r>
    </w:p>
    <w:p w:rsidR="00825CA6" w:rsidRDefault="00825CA6" w:rsidP="00825CA6">
      <w:pPr>
        <w:pStyle w:val="expressdescription"/>
        <w:rPr>
          <w:color w:val="000000"/>
          <w:sz w:val="27"/>
          <w:szCs w:val="27"/>
        </w:rPr>
      </w:pPr>
      <w:r>
        <w:rPr>
          <w:b/>
          <w:bCs/>
          <w:color w:val="000000"/>
          <w:sz w:val="27"/>
          <w:szCs w:val="27"/>
        </w:rPr>
        <w:t>default_shape: </w:t>
      </w:r>
      <w:r>
        <w:rPr>
          <w:color w:val="000000"/>
          <w:sz w:val="27"/>
          <w:szCs w:val="27"/>
        </w:rPr>
        <w:t>specifies an inverse relationship that specifies that the existence of the </w:t>
      </w:r>
      <w:r>
        <w:rPr>
          <w:b/>
          <w:bCs/>
          <w:color w:val="000000"/>
          <w:sz w:val="27"/>
          <w:szCs w:val="27"/>
        </w:rPr>
        <w:t>Assembly_bond_definition</w:t>
      </w:r>
      <w:r>
        <w:rPr>
          <w:color w:val="000000"/>
          <w:sz w:val="27"/>
          <w:szCs w:val="27"/>
        </w:rPr>
        <w:t> is dependent on the existence of the</w:t>
      </w:r>
      <w:ins w:id="36" w:author="Sapp (US), Brandon" w:date="2019-03-20T11:53:00Z">
        <w:r w:rsidR="0095441B">
          <w:rPr>
            <w:color w:val="000000"/>
            <w:sz w:val="27"/>
            <w:szCs w:val="27"/>
          </w:rPr>
          <w:t xml:space="preserve"> </w:t>
        </w:r>
      </w:ins>
      <w:hyperlink r:id="rId63" w:anchor="assembly_technology_arm.default_assembly_bond_shape_model" w:history="1">
        <w:r>
          <w:rPr>
            <w:rStyle w:val="Hyperlink"/>
            <w:b/>
            <w:bCs/>
            <w:sz w:val="27"/>
            <w:szCs w:val="27"/>
          </w:rPr>
          <w:t>Default_assembly_bond_shape_model</w:t>
        </w:r>
      </w:hyperlink>
      <w:r>
        <w:rPr>
          <w:color w:val="000000"/>
          <w:sz w:val="27"/>
          <w:szCs w:val="27"/>
        </w:rPr>
        <w:t> that specifies the </w:t>
      </w:r>
      <w:r>
        <w:rPr>
          <w:b/>
          <w:bCs/>
          <w:color w:val="000000"/>
          <w:sz w:val="27"/>
          <w:szCs w:val="27"/>
        </w:rPr>
        <w:t>Assembly_bond_definition</w:t>
      </w:r>
      <w:r>
        <w:rPr>
          <w:color w:val="000000"/>
          <w:sz w:val="27"/>
          <w:szCs w:val="27"/>
        </w:rPr>
        <w:t> as its </w:t>
      </w:r>
      <w:hyperlink r:id="rId64" w:anchor="assembly_technology_arm.default_assembly_bond_shape_model.shape_characterized_definition" w:history="1">
        <w:r>
          <w:rPr>
            <w:rStyle w:val="Hyperlink"/>
            <w:b/>
            <w:bCs/>
            <w:sz w:val="27"/>
            <w:szCs w:val="27"/>
          </w:rPr>
          <w:t>shape_characterized_definition</w:t>
        </w:r>
      </w:hyperlink>
      <w:r>
        <w:rPr>
          <w:color w:val="000000"/>
          <w:sz w:val="27"/>
          <w:szCs w:val="27"/>
        </w:rPr>
        <w:t>. There shall be not more than one</w:t>
      </w:r>
      <w:ins w:id="37" w:author="Sapp (US), Brandon" w:date="2019-03-20T11:53:00Z">
        <w:r w:rsidR="0095441B">
          <w:rPr>
            <w:color w:val="000000"/>
            <w:sz w:val="27"/>
            <w:szCs w:val="27"/>
          </w:rPr>
          <w:t xml:space="preserve"> </w:t>
        </w:r>
      </w:ins>
      <w:hyperlink r:id="rId65" w:anchor="assembly_technology_arm.default_assembly_bond_shape_model" w:history="1">
        <w:r>
          <w:rPr>
            <w:rStyle w:val="Hyperlink"/>
            <w:b/>
            <w:bCs/>
            <w:sz w:val="27"/>
            <w:szCs w:val="27"/>
          </w:rPr>
          <w:t>Default_assembly_bond_shape_model</w:t>
        </w:r>
      </w:hyperlink>
      <w:r>
        <w:rPr>
          <w:color w:val="000000"/>
          <w:sz w:val="27"/>
          <w:szCs w:val="27"/>
        </w:rPr>
        <w:t> for a particular </w:t>
      </w:r>
      <w:r>
        <w:rPr>
          <w:b/>
          <w:bCs/>
          <w:color w:val="000000"/>
          <w:sz w:val="27"/>
          <w:szCs w:val="27"/>
        </w:rPr>
        <w:t>Assembly_bond_definition</w:t>
      </w:r>
      <w:r>
        <w:rPr>
          <w:color w:val="000000"/>
          <w:sz w:val="27"/>
          <w:szCs w:val="27"/>
        </w:rPr>
        <w:t>. The value of this attribute need not be specified.</w:t>
      </w:r>
    </w:p>
    <w:p w:rsidR="00825CA6" w:rsidRDefault="00825CA6" w:rsidP="00825CA6">
      <w:pPr>
        <w:pStyle w:val="expressdescription"/>
        <w:rPr>
          <w:color w:val="000000"/>
          <w:sz w:val="27"/>
          <w:szCs w:val="27"/>
        </w:rPr>
      </w:pPr>
      <w:r>
        <w:rPr>
          <w:b/>
          <w:bCs/>
          <w:color w:val="000000"/>
          <w:sz w:val="27"/>
          <w:szCs w:val="27"/>
        </w:rPr>
        <w:t>bond_category: </w:t>
      </w:r>
      <w:r>
        <w:rPr>
          <w:color w:val="000000"/>
          <w:sz w:val="27"/>
          <w:szCs w:val="27"/>
        </w:rPr>
        <w:t>specifies an inverse relationship that specifies that the existence of the </w:t>
      </w:r>
      <w:r>
        <w:rPr>
          <w:b/>
          <w:bCs/>
          <w:color w:val="000000"/>
          <w:sz w:val="27"/>
          <w:szCs w:val="27"/>
        </w:rPr>
        <w:t>Assembly_bond_definition</w:t>
      </w:r>
      <w:r>
        <w:rPr>
          <w:color w:val="000000"/>
          <w:sz w:val="27"/>
          <w:szCs w:val="27"/>
        </w:rPr>
        <w:t> is dependent on the existence of the</w:t>
      </w:r>
      <w:ins w:id="38" w:author="Sapp (US), Brandon" w:date="2019-03-20T11:54:00Z">
        <w:r w:rsidR="0095441B">
          <w:rPr>
            <w:color w:val="000000"/>
            <w:sz w:val="27"/>
            <w:szCs w:val="27"/>
          </w:rPr>
          <w:t xml:space="preserve"> </w:t>
        </w:r>
      </w:ins>
      <w:hyperlink r:id="rId66" w:anchor="external_item_identification_assignment_arm.external_item_identification" w:history="1">
        <w:r>
          <w:rPr>
            <w:rStyle w:val="Hyperlink"/>
            <w:b/>
            <w:bCs/>
            <w:sz w:val="27"/>
            <w:szCs w:val="27"/>
          </w:rPr>
          <w:t>External_item_identification</w:t>
        </w:r>
      </w:hyperlink>
      <w:r>
        <w:rPr>
          <w:color w:val="000000"/>
          <w:sz w:val="27"/>
          <w:szCs w:val="27"/>
        </w:rPr>
        <w:t> that specifies the </w:t>
      </w:r>
      <w:r>
        <w:rPr>
          <w:b/>
          <w:bCs/>
          <w:color w:val="000000"/>
          <w:sz w:val="27"/>
          <w:szCs w:val="27"/>
        </w:rPr>
        <w:t>Assembly_bond_definition</w:t>
      </w:r>
      <w:r>
        <w:rPr>
          <w:color w:val="000000"/>
          <w:sz w:val="27"/>
          <w:szCs w:val="27"/>
        </w:rPr>
        <w:t> as its </w:t>
      </w:r>
      <w:hyperlink r:id="rId67" w:anchor="external_item_identification_assignment_arm.external_source_identification.item" w:history="1">
        <w:r>
          <w:rPr>
            <w:rStyle w:val="Hyperlink"/>
            <w:b/>
            <w:bCs/>
            <w:sz w:val="27"/>
            <w:szCs w:val="27"/>
          </w:rPr>
          <w:t>item</w:t>
        </w:r>
      </w:hyperlink>
      <w:r>
        <w:rPr>
          <w:color w:val="000000"/>
          <w:sz w:val="27"/>
          <w:szCs w:val="27"/>
        </w:rPr>
        <w:t>.</w:t>
      </w:r>
    </w:p>
    <w:p w:rsidR="00825CA6" w:rsidRDefault="00825CA6" w:rsidP="00825CA6">
      <w:pPr>
        <w:pStyle w:val="note"/>
        <w:rPr>
          <w:color w:val="000000"/>
          <w:sz w:val="27"/>
          <w:szCs w:val="27"/>
        </w:rPr>
      </w:pPr>
      <w:bookmarkStart w:id="39" w:name="note_2"/>
      <w:r>
        <w:rPr>
          <w:color w:val="000000"/>
        </w:rPr>
        <w:t>NOTE 2   This part of ISO 10303 does not predefine the classification of bonds for assembly.</w:t>
      </w:r>
    </w:p>
    <w:p w:rsidR="00825CA6" w:rsidRDefault="00825CA6" w:rsidP="00825CA6">
      <w:pPr>
        <w:pStyle w:val="example"/>
        <w:rPr>
          <w:color w:val="000000"/>
          <w:sz w:val="27"/>
          <w:szCs w:val="27"/>
        </w:rPr>
      </w:pPr>
      <w:bookmarkStart w:id="40" w:name="example_2"/>
      <w:r>
        <w:rPr>
          <w:color w:val="000000"/>
        </w:rPr>
        <w:t>EXAMPLE 2</w:t>
      </w:r>
      <w:bookmarkEnd w:id="40"/>
      <w:r>
        <w:rPr>
          <w:color w:val="000000"/>
        </w:rPr>
        <w:t>   Some typical types are wire bond, solder, and conductive adhesive.</w:t>
      </w:r>
    </w:p>
    <w:p w:rsidR="00825CA6" w:rsidRDefault="00825CA6" w:rsidP="00825CA6">
      <w:pPr>
        <w:pStyle w:val="expressdescription"/>
        <w:rPr>
          <w:color w:val="000000"/>
          <w:sz w:val="27"/>
          <w:szCs w:val="27"/>
        </w:rPr>
      </w:pPr>
      <w:r>
        <w:rPr>
          <w:b/>
          <w:bCs/>
          <w:color w:val="000000"/>
          <w:sz w:val="27"/>
          <w:szCs w:val="27"/>
        </w:rPr>
        <w:t>bond_material: </w:t>
      </w:r>
      <w:r>
        <w:rPr>
          <w:color w:val="000000"/>
          <w:sz w:val="27"/>
          <w:szCs w:val="27"/>
        </w:rPr>
        <w:t>specifies an inverse relationship that specifies that the existence of the </w:t>
      </w:r>
      <w:r>
        <w:rPr>
          <w:b/>
          <w:bCs/>
          <w:color w:val="000000"/>
          <w:sz w:val="27"/>
          <w:szCs w:val="27"/>
        </w:rPr>
        <w:t>Assembly_bond_definition</w:t>
      </w:r>
      <w:r>
        <w:rPr>
          <w:color w:val="000000"/>
          <w:sz w:val="27"/>
          <w:szCs w:val="27"/>
        </w:rPr>
        <w:t> is dependent on the existence of the</w:t>
      </w:r>
      <w:ins w:id="41" w:author="Sapp (US), Brandon" w:date="2019-03-20T11:54:00Z">
        <w:r w:rsidR="0095441B">
          <w:rPr>
            <w:color w:val="000000"/>
            <w:sz w:val="27"/>
            <w:szCs w:val="27"/>
          </w:rPr>
          <w:t xml:space="preserve"> </w:t>
        </w:r>
      </w:ins>
      <w:hyperlink r:id="rId68" w:anchor="generic_material_aspects_arm.material_identification" w:history="1">
        <w:r>
          <w:rPr>
            <w:rStyle w:val="Hyperlink"/>
            <w:b/>
            <w:bCs/>
            <w:sz w:val="27"/>
            <w:szCs w:val="27"/>
          </w:rPr>
          <w:t>Material_identification</w:t>
        </w:r>
      </w:hyperlink>
      <w:r>
        <w:rPr>
          <w:color w:val="000000"/>
          <w:sz w:val="27"/>
          <w:szCs w:val="27"/>
        </w:rPr>
        <w:t> that specifies the </w:t>
      </w:r>
      <w:r>
        <w:rPr>
          <w:b/>
          <w:bCs/>
          <w:color w:val="000000"/>
          <w:sz w:val="27"/>
          <w:szCs w:val="27"/>
        </w:rPr>
        <w:t>Assembly_bond_definition</w:t>
      </w:r>
      <w:r>
        <w:rPr>
          <w:color w:val="000000"/>
          <w:sz w:val="27"/>
          <w:szCs w:val="27"/>
        </w:rPr>
        <w:t> as its </w:t>
      </w:r>
      <w:hyperlink r:id="rId69" w:anchor="generic_material_aspects_arm.material_identification.items" w:history="1">
        <w:r>
          <w:rPr>
            <w:rStyle w:val="Hyperlink"/>
            <w:b/>
            <w:bCs/>
            <w:sz w:val="27"/>
            <w:szCs w:val="27"/>
          </w:rPr>
          <w:t>items</w:t>
        </w:r>
      </w:hyperlink>
      <w:r>
        <w:rPr>
          <w:color w:val="000000"/>
          <w:sz w:val="27"/>
          <w:szCs w:val="27"/>
        </w:rPr>
        <w:t>. The </w:t>
      </w:r>
      <w:r>
        <w:rPr>
          <w:b/>
          <w:bCs/>
          <w:color w:val="000000"/>
          <w:sz w:val="27"/>
          <w:szCs w:val="27"/>
        </w:rPr>
        <w:t>bond_material</w:t>
      </w:r>
      <w:r>
        <w:rPr>
          <w:color w:val="000000"/>
          <w:sz w:val="27"/>
          <w:szCs w:val="27"/>
        </w:rPr>
        <w:t> may be a composition.</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r>
        <w:rPr>
          <w:b/>
          <w:bCs/>
          <w:color w:val="000000"/>
          <w:sz w:val="27"/>
          <w:szCs w:val="27"/>
        </w:rPr>
        <w:t>UR1: </w:t>
      </w:r>
      <w:r>
        <w:rPr>
          <w:color w:val="000000"/>
          <w:sz w:val="27"/>
          <w:szCs w:val="27"/>
        </w:rPr>
        <w:t>The </w:t>
      </w:r>
      <w:r>
        <w:rPr>
          <w:b/>
          <w:bCs/>
          <w:color w:val="000000"/>
          <w:sz w:val="27"/>
          <w:szCs w:val="27"/>
        </w:rPr>
        <w:t>name</w:t>
      </w:r>
      <w:r>
        <w:rPr>
          <w:color w:val="000000"/>
          <w:sz w:val="27"/>
          <w:szCs w:val="27"/>
        </w:rPr>
        <w:t> shall be unique within a population of </w:t>
      </w:r>
      <w:r>
        <w:rPr>
          <w:b/>
          <w:bCs/>
          <w:color w:val="000000"/>
          <w:sz w:val="27"/>
          <w:szCs w:val="27"/>
        </w:rPr>
        <w:t>Assembly_bond_definition</w:t>
      </w:r>
      <w:r>
        <w:rPr>
          <w:color w:val="000000"/>
          <w:sz w:val="27"/>
          <w:szCs w:val="27"/>
        </w:rPr>
        <w:t>s.</w:t>
      </w:r>
    </w:p>
    <w:p w:rsidR="00825CA6" w:rsidRDefault="00825CA6" w:rsidP="00825CA6">
      <w:pPr>
        <w:pStyle w:val="expressdescription"/>
        <w:rPr>
          <w:color w:val="000000"/>
          <w:sz w:val="27"/>
          <w:szCs w:val="27"/>
        </w:rPr>
      </w:pPr>
      <w:r>
        <w:rPr>
          <w:b/>
          <w:bCs/>
          <w:color w:val="000000"/>
          <w:sz w:val="27"/>
          <w:szCs w:val="27"/>
        </w:rPr>
        <w:t>UR2: </w:t>
      </w:r>
      <w:r>
        <w:rPr>
          <w:color w:val="000000"/>
          <w:sz w:val="27"/>
          <w:szCs w:val="27"/>
        </w:rPr>
        <w:t>The </w:t>
      </w:r>
      <w:r>
        <w:rPr>
          <w:b/>
          <w:bCs/>
          <w:color w:val="000000"/>
          <w:sz w:val="27"/>
          <w:szCs w:val="27"/>
        </w:rPr>
        <w:t>associated_definition</w:t>
      </w:r>
      <w:r>
        <w:rPr>
          <w:color w:val="000000"/>
          <w:sz w:val="27"/>
          <w:szCs w:val="27"/>
        </w:rPr>
        <w:t> shall be unique within a population of </w:t>
      </w:r>
      <w:r>
        <w:rPr>
          <w:b/>
          <w:bCs/>
          <w:color w:val="000000"/>
          <w:sz w:val="27"/>
          <w:szCs w:val="27"/>
        </w:rPr>
        <w:t>Assembly_bond_definition</w:t>
      </w:r>
      <w:r>
        <w:rPr>
          <w:color w:val="000000"/>
          <w:sz w:val="27"/>
          <w:szCs w:val="27"/>
        </w:rPr>
        <w:t>s.</w:t>
      </w:r>
    </w:p>
    <w:p w:rsidR="00825CA6" w:rsidRDefault="00825CA6" w:rsidP="00825CA6">
      <w:pPr>
        <w:pStyle w:val="expressdescription"/>
        <w:rPr>
          <w:color w:val="000000"/>
          <w:sz w:val="27"/>
          <w:szCs w:val="27"/>
        </w:rPr>
      </w:pPr>
      <w:bookmarkStart w:id="42" w:name="assembly_technology_arm.assembly_bond_de"/>
      <w:r>
        <w:rPr>
          <w:b/>
          <w:bCs/>
          <w:color w:val="000000"/>
          <w:sz w:val="27"/>
          <w:szCs w:val="27"/>
        </w:rPr>
        <w:t>WR1: </w:t>
      </w:r>
      <w:bookmarkEnd w:id="42"/>
      <w:r>
        <w:rPr>
          <w:color w:val="000000"/>
          <w:sz w:val="27"/>
          <w:szCs w:val="27"/>
        </w:rPr>
        <w:t>The item that is </w:t>
      </w:r>
      <w:r>
        <w:rPr>
          <w:b/>
          <w:bCs/>
          <w:color w:val="000000"/>
          <w:sz w:val="27"/>
          <w:szCs w:val="27"/>
        </w:rPr>
        <w:t>bonded_feature_1</w:t>
      </w:r>
      <w:r>
        <w:rPr>
          <w:color w:val="000000"/>
          <w:sz w:val="27"/>
          <w:szCs w:val="27"/>
        </w:rPr>
        <w:t> shall not be </w:t>
      </w:r>
      <w:r>
        <w:rPr>
          <w:b/>
          <w:bCs/>
          <w:color w:val="000000"/>
          <w:sz w:val="27"/>
          <w:szCs w:val="27"/>
        </w:rPr>
        <w:t>bonded_feature_2</w:t>
      </w:r>
      <w:r>
        <w:rPr>
          <w:color w:val="000000"/>
          <w:sz w:val="27"/>
          <w:szCs w:val="27"/>
        </w:rPr>
        <w:t>.</w:t>
      </w:r>
    </w:p>
    <w:p w:rsidR="00825CA6" w:rsidRDefault="00825CA6" w:rsidP="00825CA6">
      <w:pPr>
        <w:pStyle w:val="Heading2"/>
        <w:rPr>
          <w:color w:val="000000"/>
        </w:rPr>
      </w:pPr>
      <w:bookmarkStart w:id="43" w:name="assembly_technology_arm.assembly_joint"/>
      <w:r>
        <w:rPr>
          <w:color w:val="000000"/>
        </w:rPr>
        <w:t>4.3.4 Assembly_joint</w:t>
      </w:r>
      <w:bookmarkEnd w:id="43"/>
      <w:r>
        <w:rPr>
          <w:color w:val="000000"/>
        </w:rPr>
        <w:t>   </w:t>
      </w:r>
      <w:r>
        <w:rPr>
          <w:noProof/>
          <w:color w:val="0000FF"/>
          <w:lang w:eastAsia="en-GB"/>
        </w:rPr>
        <w:drawing>
          <wp:inline distT="0" distB="0" distL="0" distR="0">
            <wp:extent cx="180975" cy="209550"/>
            <wp:effectExtent l="0" t="0" r="9525" b="0"/>
            <wp:docPr id="9" name="Picture 9"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8" name="Picture 8" descr="Mapping table">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pping table">
                      <a:hlinkClick r:id="rId70"/>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An </w:t>
      </w:r>
      <w:r>
        <w:rPr>
          <w:b/>
          <w:bCs/>
          <w:color w:val="000000"/>
          <w:sz w:val="27"/>
          <w:szCs w:val="27"/>
        </w:rPr>
        <w:t>Assembly_joint</w:t>
      </w:r>
      <w:r>
        <w:rPr>
          <w:color w:val="000000"/>
          <w:sz w:val="27"/>
          <w:szCs w:val="27"/>
        </w:rPr>
        <w:t> is a type of </w:t>
      </w:r>
      <w:hyperlink r:id="rId71" w:anchor="component_feature_arm.component_feature_joint" w:history="1">
        <w:r>
          <w:rPr>
            <w:rStyle w:val="Hyperlink"/>
            <w:b/>
            <w:bCs/>
            <w:sz w:val="27"/>
            <w:szCs w:val="27"/>
          </w:rPr>
          <w:t>Component_feature_joint</w:t>
        </w:r>
      </w:hyperlink>
      <w:r>
        <w:rPr>
          <w:color w:val="000000"/>
          <w:sz w:val="27"/>
          <w:szCs w:val="27"/>
        </w:rPr>
        <w:t>. An </w:t>
      </w:r>
      <w:r>
        <w:rPr>
          <w:b/>
          <w:bCs/>
          <w:color w:val="000000"/>
          <w:sz w:val="27"/>
          <w:szCs w:val="27"/>
        </w:rPr>
        <w:t>Assembly_joint</w:t>
      </w:r>
      <w:r>
        <w:rPr>
          <w:color w:val="000000"/>
          <w:sz w:val="27"/>
          <w:szCs w:val="27"/>
        </w:rPr>
        <w:t> may be an </w:t>
      </w:r>
      <w:hyperlink r:id="rId72" w:anchor="assembly_technology_arm.assembled_with_bonding" w:history="1">
        <w:r>
          <w:rPr>
            <w:rStyle w:val="Hyperlink"/>
            <w:b/>
            <w:bCs/>
            <w:sz w:val="27"/>
            <w:szCs w:val="27"/>
          </w:rPr>
          <w:t>Assembled_with_bonding</w:t>
        </w:r>
      </w:hyperlink>
      <w:r>
        <w:rPr>
          <w:color w:val="000000"/>
          <w:sz w:val="27"/>
          <w:szCs w:val="27"/>
        </w:rPr>
        <w:t> or additionally may be an</w:t>
      </w:r>
      <w:ins w:id="44" w:author="Sapp (US), Brandon" w:date="2019-03-20T11:54:00Z">
        <w:r w:rsidR="0095441B">
          <w:rPr>
            <w:color w:val="000000"/>
            <w:sz w:val="27"/>
            <w:szCs w:val="27"/>
          </w:rPr>
          <w:t xml:space="preserve"> </w:t>
        </w:r>
      </w:ins>
      <w:hyperlink r:id="rId73" w:anchor="assembly_technology_arm.assembled_with_fasteners" w:history="1">
        <w:r>
          <w:rPr>
            <w:rStyle w:val="Hyperlink"/>
            <w:b/>
            <w:bCs/>
            <w:sz w:val="27"/>
            <w:szCs w:val="27"/>
          </w:rPr>
          <w:t>Assembled_with_fasteners</w:t>
        </w:r>
      </w:hyperlink>
      <w:r>
        <w:rPr>
          <w:color w:val="000000"/>
          <w:sz w:val="27"/>
          <w:szCs w:val="27"/>
        </w:rPr>
        <w:t>. An </w:t>
      </w:r>
      <w:r>
        <w:rPr>
          <w:b/>
          <w:bCs/>
          <w:color w:val="000000"/>
          <w:sz w:val="27"/>
          <w:szCs w:val="27"/>
        </w:rPr>
        <w:t>Assembly_joint</w:t>
      </w:r>
      <w:r>
        <w:rPr>
          <w:color w:val="000000"/>
          <w:sz w:val="27"/>
          <w:szCs w:val="27"/>
        </w:rPr>
        <w:t> is the result of the process that establishes physical connectivity between component features of two components in an assembly.</w:t>
      </w:r>
    </w:p>
    <w:p w:rsidR="00825CA6" w:rsidRDefault="00825CA6" w:rsidP="00825CA6">
      <w:pPr>
        <w:pStyle w:val="example"/>
        <w:rPr>
          <w:color w:val="000000"/>
          <w:sz w:val="27"/>
          <w:szCs w:val="27"/>
        </w:rPr>
      </w:pPr>
      <w:r>
        <w:rPr>
          <w:color w:val="000000"/>
        </w:rPr>
        <w:t>EXAMPLE    </w:t>
      </w:r>
      <w:hyperlink r:id="rId74" w:anchor="figure_aj" w:history="1">
        <w:r>
          <w:rPr>
            <w:rStyle w:val="Hyperlink"/>
          </w:rPr>
          <w:t>Figure 3</w:t>
        </w:r>
      </w:hyperlink>
      <w:r>
        <w:rPr>
          <w:color w:val="000000"/>
        </w:rPr>
        <w:t> illustrates the roles assigned to items in an assembly by a designer in constructing a member of </w:t>
      </w:r>
      <w:r>
        <w:rPr>
          <w:b/>
          <w:bCs/>
          <w:color w:val="000000"/>
        </w:rPr>
        <w:t>Assembly_joint</w:t>
      </w:r>
      <w:r>
        <w:rPr>
          <w:color w:val="000000"/>
        </w:rPr>
        <w:t>.</w:t>
      </w:r>
    </w:p>
    <w:p w:rsidR="00825CA6" w:rsidRDefault="00825CA6" w:rsidP="00825CA6">
      <w:pPr>
        <w:rPr>
          <w:sz w:val="24"/>
          <w:szCs w:val="24"/>
        </w:rPr>
      </w:pPr>
      <w:r>
        <w:rPr>
          <w:color w:val="000000"/>
          <w:sz w:val="27"/>
          <w:szCs w:val="27"/>
        </w:rPr>
        <w:lastRenderedPageBreak/>
        <w:br/>
      </w:r>
      <w:r>
        <w:rPr>
          <w:color w:val="000000"/>
          <w:sz w:val="27"/>
          <w:szCs w:val="27"/>
        </w:rPr>
        <w:br/>
      </w:r>
      <w:bookmarkStart w:id="45" w:name="figure_aj"/>
      <w:bookmarkEnd w:id="45"/>
    </w:p>
    <w:p w:rsidR="00825CA6" w:rsidRDefault="00825CA6" w:rsidP="00825CA6">
      <w:pPr>
        <w:jc w:val="center"/>
        <w:rPr>
          <w:color w:val="000000"/>
          <w:sz w:val="27"/>
          <w:szCs w:val="27"/>
        </w:rPr>
      </w:pPr>
      <w:r>
        <w:rPr>
          <w:noProof/>
          <w:color w:val="000000"/>
          <w:sz w:val="27"/>
          <w:szCs w:val="27"/>
          <w:lang w:eastAsia="en-GB"/>
        </w:rPr>
        <w:drawing>
          <wp:inline distT="0" distB="0" distL="0" distR="0">
            <wp:extent cx="4171950" cy="2152650"/>
            <wp:effectExtent l="0" t="0" r="0" b="0"/>
            <wp:docPr id="7" name="Picture 7" descr="Figure 3 —  Assembly_j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3 —  Assembly_join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71950" cy="2152650"/>
                    </a:xfrm>
                    <a:prstGeom prst="rect">
                      <a:avLst/>
                    </a:prstGeom>
                    <a:noFill/>
                    <a:ln>
                      <a:noFill/>
                    </a:ln>
                  </pic:spPr>
                </pic:pic>
              </a:graphicData>
            </a:graphic>
          </wp:inline>
        </w:drawing>
      </w:r>
    </w:p>
    <w:p w:rsidR="00825CA6" w:rsidRDefault="00825CA6" w:rsidP="00825CA6">
      <w:pPr>
        <w:rPr>
          <w:sz w:val="24"/>
          <w:szCs w:val="24"/>
        </w:rPr>
      </w:pPr>
    </w:p>
    <w:p w:rsidR="00825CA6" w:rsidRDefault="00825CA6" w:rsidP="00825CA6">
      <w:pPr>
        <w:jc w:val="center"/>
        <w:rPr>
          <w:color w:val="000000"/>
          <w:sz w:val="27"/>
          <w:szCs w:val="27"/>
        </w:rPr>
      </w:pPr>
      <w:r>
        <w:rPr>
          <w:b/>
          <w:bCs/>
          <w:color w:val="000000"/>
          <w:sz w:val="27"/>
          <w:szCs w:val="27"/>
        </w:rPr>
        <w:t>Figure 3 —  Assembly_joint</w:t>
      </w:r>
    </w:p>
    <w:p w:rsidR="00825CA6" w:rsidRDefault="00825CA6" w:rsidP="00825CA6">
      <w:pPr>
        <w:rPr>
          <w:sz w:val="24"/>
          <w:szCs w:val="24"/>
        </w:rPr>
      </w:pPr>
      <w:r>
        <w:rPr>
          <w:color w:val="000000"/>
          <w:sz w:val="27"/>
          <w:szCs w:val="27"/>
        </w:rPr>
        <w:br/>
      </w:r>
    </w:p>
    <w:p w:rsidR="00825CA6" w:rsidRDefault="00825CA6" w:rsidP="00825CA6">
      <w:pPr>
        <w:pStyle w:val="note"/>
        <w:rPr>
          <w:color w:val="000000"/>
          <w:sz w:val="27"/>
          <w:szCs w:val="27"/>
        </w:rPr>
      </w:pPr>
      <w:r>
        <w:rPr>
          <w:color w:val="000000"/>
        </w:rPr>
        <w:t>NOTE 1   </w:t>
      </w:r>
      <w:r>
        <w:rPr>
          <w:b/>
          <w:bCs/>
          <w:color w:val="000000"/>
        </w:rPr>
        <w:t>Assembly_joint</w:t>
      </w:r>
      <w:r>
        <w:rPr>
          <w:color w:val="000000"/>
        </w:rPr>
        <w:t> is a central concept in this part of ISO 10303 that provides information necessary to extract a network description of a design from the assembly model. Once extracted, the description may be compared to the original requirements.</w:t>
      </w:r>
    </w:p>
    <w:p w:rsidR="00825CA6" w:rsidRDefault="00825CA6" w:rsidP="00825CA6">
      <w:pPr>
        <w:pStyle w:val="note"/>
        <w:rPr>
          <w:color w:val="000000"/>
          <w:sz w:val="27"/>
          <w:szCs w:val="27"/>
        </w:rPr>
      </w:pPr>
      <w:r>
        <w:rPr>
          <w:color w:val="000000"/>
        </w:rPr>
        <w:t>NOTE 2   </w:t>
      </w:r>
      <w:r>
        <w:rPr>
          <w:b/>
          <w:bCs/>
          <w:color w:val="000000"/>
        </w:rPr>
        <w:t>Assembly_joint</w:t>
      </w:r>
      <w:r>
        <w:rPr>
          <w:color w:val="000000"/>
        </w:rPr>
        <w:t> provides critical information necessary to evaluate the appropriateness of the two features related by </w:t>
      </w:r>
      <w:r>
        <w:rPr>
          <w:b/>
          <w:bCs/>
          <w:color w:val="000000"/>
        </w:rPr>
        <w:t>Assembly_joint</w:t>
      </w:r>
      <w:r>
        <w:rPr>
          <w:color w:val="000000"/>
        </w:rPr>
        <w:t> to their use in the assembly, given the process used for the joint.</w:t>
      </w:r>
    </w:p>
    <w:p w:rsidR="00825CA6" w:rsidRDefault="00825CA6" w:rsidP="00825CA6">
      <w:pPr>
        <w:pStyle w:val="note"/>
        <w:rPr>
          <w:color w:val="000000"/>
          <w:sz w:val="27"/>
          <w:szCs w:val="27"/>
        </w:rPr>
      </w:pPr>
      <w:bookmarkStart w:id="46" w:name="note_3"/>
      <w:r>
        <w:rPr>
          <w:color w:val="000000"/>
        </w:rPr>
        <w:t>NOTE 3   </w:t>
      </w:r>
      <w:r>
        <w:rPr>
          <w:b/>
          <w:bCs/>
          <w:color w:val="000000"/>
        </w:rPr>
        <w:t>Assembly_joint</w:t>
      </w:r>
      <w:r>
        <w:rPr>
          <w:color w:val="000000"/>
        </w:rPr>
        <w:t> provides critical information necessary to evaluate the appropriateness of the relative position of the two features related by </w:t>
      </w:r>
      <w:r>
        <w:rPr>
          <w:b/>
          <w:bCs/>
          <w:color w:val="000000"/>
        </w:rPr>
        <w:t>Assembly_joint</w:t>
      </w:r>
      <w:r>
        <w:rPr>
          <w:color w:val="000000"/>
        </w:rPr>
        <w:t>, given the process used for the joint, and the technology used for each of the associated components, including related tolerances.</w:t>
      </w:r>
    </w:p>
    <w:p w:rsidR="00825CA6" w:rsidRDefault="00825CA6" w:rsidP="00825CA6">
      <w:pPr>
        <w:pStyle w:val="note"/>
        <w:rPr>
          <w:color w:val="000000"/>
          <w:sz w:val="27"/>
          <w:szCs w:val="27"/>
        </w:rPr>
      </w:pPr>
      <w:bookmarkStart w:id="47" w:name="note_4"/>
      <w:r>
        <w:rPr>
          <w:color w:val="000000"/>
        </w:rPr>
        <w:t>NOTE 4</w:t>
      </w:r>
      <w:bookmarkEnd w:id="47"/>
      <w:r>
        <w:rPr>
          <w:color w:val="000000"/>
        </w:rPr>
        <w:t>   One of these components may be an </w:t>
      </w:r>
      <w:hyperlink r:id="rId76" w:anchor="assembly_module_with_interconnect_component_arm.interconnect_module_component" w:history="1">
        <w:r>
          <w:rPr>
            <w:rStyle w:val="Hyperlink"/>
            <w:b/>
            <w:bCs/>
          </w:rPr>
          <w:t>Interconnect_module_component</w:t>
        </w:r>
      </w:hyperlink>
      <w:r>
        <w:rPr>
          <w:color w:val="000000"/>
        </w:rPr>
        <w:t>.</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Assembly_joint</w:t>
      </w:r>
      <w:r>
        <w:rPr>
          <w:rFonts w:ascii="Courier New" w:hAnsi="Courier New" w:cs="Courier New"/>
          <w:color w:val="000000"/>
          <w:sz w:val="20"/>
          <w:szCs w:val="20"/>
        </w:rPr>
        <w:br/>
      </w:r>
      <w:r>
        <w:rPr>
          <w:rStyle w:val="HTMLCode"/>
          <w:color w:val="000000"/>
        </w:rPr>
        <w:t>  SUPERTYPE OF (</w:t>
      </w:r>
      <w:hyperlink r:id="rId77" w:anchor="assembly_technology_arm.assembled_with_fasteners" w:history="1">
        <w:r>
          <w:rPr>
            <w:rStyle w:val="Hyperlink"/>
            <w:rFonts w:ascii="Courier New" w:hAnsi="Courier New" w:cs="Courier New"/>
            <w:sz w:val="20"/>
            <w:szCs w:val="20"/>
          </w:rPr>
          <w:t>Assembled_with_fasteners</w:t>
        </w:r>
      </w:hyperlink>
      <w:r>
        <w:rPr>
          <w:rFonts w:ascii="Courier New" w:hAnsi="Courier New" w:cs="Courier New"/>
          <w:color w:val="000000"/>
          <w:sz w:val="20"/>
          <w:szCs w:val="20"/>
        </w:rPr>
        <w:br/>
      </w:r>
      <w:r>
        <w:rPr>
          <w:rStyle w:val="HTMLCode"/>
          <w:color w:val="000000"/>
        </w:rPr>
        <w:t>                ANDOR </w:t>
      </w:r>
      <w:hyperlink r:id="rId78" w:anchor="assembly_technology_arm.assembled_with_bonding" w:history="1">
        <w:r>
          <w:rPr>
            <w:rStyle w:val="Hyperlink"/>
            <w:rFonts w:ascii="Courier New" w:hAnsi="Courier New" w:cs="Courier New"/>
            <w:sz w:val="20"/>
            <w:szCs w:val="20"/>
          </w:rPr>
          <w:t>Assembled_with_bonding</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79" w:anchor="component_feature_arm.component_feature_joint" w:history="1">
        <w:r>
          <w:rPr>
            <w:rStyle w:val="Hyperlink"/>
            <w:rFonts w:ascii="Courier New" w:hAnsi="Courier New" w:cs="Courier New"/>
            <w:sz w:val="20"/>
            <w:szCs w:val="20"/>
          </w:rPr>
          <w:t>Component_feature_joint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0" w:anchor="component_feature_arm.component_feature_joint" w:history="1">
        <w:r>
          <w:rPr>
            <w:rStyle w:val="Hyperlink"/>
            <w:rFonts w:ascii="Courier New" w:hAnsi="Courier New" w:cs="Courier New"/>
            <w:sz w:val="20"/>
            <w:szCs w:val="20"/>
          </w:rPr>
          <w:t>Component_feature_joint</w:t>
        </w:r>
      </w:hyperlink>
      <w:r>
        <w:rPr>
          <w:rStyle w:val="HTMLCode"/>
          <w:color w:val="000000"/>
        </w:rPr>
        <w:t>.feature_1 RENAMED assembly_feature_1 : </w:t>
      </w:r>
      <w:hyperlink r:id="rId81" w:anchor="physical_component_feature_arm.physical_component_feature" w:history="1">
        <w:r>
          <w:rPr>
            <w:rStyle w:val="Hyperlink"/>
            <w:rFonts w:ascii="Courier New" w:hAnsi="Courier New" w:cs="Courier New"/>
            <w:sz w:val="20"/>
            <w:szCs w:val="20"/>
          </w:rPr>
          <w:t>Physical_component_feature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2" w:anchor="component_feature_arm.component_feature_joint" w:history="1">
        <w:r>
          <w:rPr>
            <w:rStyle w:val="Hyperlink"/>
            <w:rFonts w:ascii="Courier New" w:hAnsi="Courier New" w:cs="Courier New"/>
            <w:sz w:val="20"/>
            <w:szCs w:val="20"/>
          </w:rPr>
          <w:t>Component_feature_joint</w:t>
        </w:r>
      </w:hyperlink>
      <w:r>
        <w:rPr>
          <w:rStyle w:val="HTMLCode"/>
          <w:color w:val="000000"/>
        </w:rPr>
        <w:t>.feature_2 RENAMED assembly_feature_2 : </w:t>
      </w:r>
      <w:hyperlink r:id="rId83" w:anchor="physical_component_feature_arm.physical_component_feature" w:history="1">
        <w:r>
          <w:rPr>
            <w:rStyle w:val="Hyperlink"/>
            <w:rFonts w:ascii="Courier New" w:hAnsi="Courier New" w:cs="Courier New"/>
            <w:sz w:val="20"/>
            <w:szCs w:val="20"/>
          </w:rPr>
          <w:t>Physical_component_feature</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84" w:anchor="component_feature_arm.component_feature_joint" w:history="1">
        <w:r>
          <w:rPr>
            <w:rStyle w:val="Hyperlink"/>
            <w:rFonts w:ascii="Courier New" w:hAnsi="Courier New" w:cs="Courier New"/>
            <w:sz w:val="20"/>
            <w:szCs w:val="20"/>
          </w:rPr>
          <w:t>Component_feature_joint</w:t>
        </w:r>
      </w:hyperlink>
      <w:r>
        <w:rPr>
          <w:rStyle w:val="HTMLCode"/>
          <w:color w:val="000000"/>
        </w:rPr>
        <w:t>.associated_definition RENAMED associated_assembly : </w:t>
      </w:r>
      <w:hyperlink r:id="rId85" w:anchor="item_definition_structure_arm.assembly_definition" w:history="1">
        <w:r>
          <w:rPr>
            <w:rStyle w:val="Hyperlink"/>
            <w:rFonts w:ascii="Courier New" w:hAnsi="Courier New" w:cs="Courier New"/>
            <w:sz w:val="20"/>
            <w:szCs w:val="20"/>
          </w:rPr>
          <w:t>Assembly_definition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SELF\Shape_element.element_name, associated_assembly;</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assembly_feature_1 :&lt;&gt;: assembly_feature_2;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assembly_feature_1: </w:t>
      </w:r>
      <w:r>
        <w:rPr>
          <w:color w:val="000000"/>
          <w:sz w:val="27"/>
          <w:szCs w:val="27"/>
        </w:rPr>
        <w:t>specifies one role of the </w:t>
      </w:r>
      <w:hyperlink r:id="rId86" w:anchor="physical_component_feature_arm.physical_component_feature" w:history="1">
        <w:r>
          <w:rPr>
            <w:rStyle w:val="Hyperlink"/>
            <w:b/>
            <w:bCs/>
            <w:sz w:val="27"/>
            <w:szCs w:val="27"/>
          </w:rPr>
          <w:t>Physical_component_feature</w:t>
        </w:r>
      </w:hyperlink>
      <w:r>
        <w:rPr>
          <w:color w:val="000000"/>
          <w:sz w:val="27"/>
          <w:szCs w:val="27"/>
        </w:rPr>
        <w:t> for the </w:t>
      </w:r>
      <w:r>
        <w:rPr>
          <w:b/>
          <w:bCs/>
          <w:color w:val="000000"/>
          <w:sz w:val="27"/>
          <w:szCs w:val="27"/>
        </w:rPr>
        <w:t>Assembly_joint</w:t>
      </w:r>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assembly_feature_2: </w:t>
      </w:r>
      <w:r>
        <w:rPr>
          <w:color w:val="000000"/>
          <w:sz w:val="27"/>
          <w:szCs w:val="27"/>
        </w:rPr>
        <w:t>specifies one role of the </w:t>
      </w:r>
      <w:hyperlink r:id="rId87" w:anchor="physical_component_feature_arm.physical_component_feature" w:history="1">
        <w:r>
          <w:rPr>
            <w:rStyle w:val="Hyperlink"/>
            <w:b/>
            <w:bCs/>
            <w:sz w:val="27"/>
            <w:szCs w:val="27"/>
          </w:rPr>
          <w:t>Physical_component_feature</w:t>
        </w:r>
      </w:hyperlink>
      <w:r>
        <w:rPr>
          <w:color w:val="000000"/>
          <w:sz w:val="27"/>
          <w:szCs w:val="27"/>
        </w:rPr>
        <w:t> for the </w:t>
      </w:r>
      <w:r>
        <w:rPr>
          <w:b/>
          <w:bCs/>
          <w:color w:val="000000"/>
          <w:sz w:val="27"/>
          <w:szCs w:val="27"/>
        </w:rPr>
        <w:t>Assembly_joint</w:t>
      </w:r>
      <w:r>
        <w:rPr>
          <w:color w:val="000000"/>
          <w:sz w:val="27"/>
          <w:szCs w:val="27"/>
        </w:rPr>
        <w:t>.</w:t>
      </w:r>
    </w:p>
    <w:p w:rsidR="00825CA6" w:rsidRDefault="00825CA6" w:rsidP="00825CA6">
      <w:pPr>
        <w:pStyle w:val="expressdescription"/>
        <w:rPr>
          <w:color w:val="000000"/>
          <w:sz w:val="27"/>
          <w:szCs w:val="27"/>
        </w:rPr>
      </w:pPr>
      <w:bookmarkStart w:id="48" w:name="assembly_technology_arm.assembly_joint.a"/>
      <w:r>
        <w:rPr>
          <w:b/>
          <w:bCs/>
          <w:color w:val="000000"/>
          <w:sz w:val="27"/>
          <w:szCs w:val="27"/>
        </w:rPr>
        <w:t>associated_assembly: </w:t>
      </w:r>
      <w:bookmarkEnd w:id="48"/>
      <w:r>
        <w:rPr>
          <w:color w:val="000000"/>
          <w:sz w:val="27"/>
          <w:szCs w:val="27"/>
        </w:rPr>
        <w:t>specifies the </w:t>
      </w:r>
      <w:hyperlink r:id="rId88" w:anchor="assembly_module_design_arm.assembly_module_or_assembly_group_component" w:history="1">
        <w:r>
          <w:rPr>
            <w:rStyle w:val="Hyperlink"/>
            <w:b/>
            <w:bCs/>
            <w:sz w:val="27"/>
            <w:szCs w:val="27"/>
          </w:rPr>
          <w:t>assembly_module_or_assembly_group_component</w:t>
        </w:r>
      </w:hyperlink>
      <w:r>
        <w:rPr>
          <w:color w:val="000000"/>
          <w:sz w:val="27"/>
          <w:szCs w:val="27"/>
        </w:rPr>
        <w:t> that contains the </w:t>
      </w:r>
      <w:r>
        <w:rPr>
          <w:b/>
          <w:bCs/>
          <w:color w:val="000000"/>
          <w:sz w:val="27"/>
          <w:szCs w:val="27"/>
        </w:rPr>
        <w:t>Assembly_joint</w:t>
      </w:r>
      <w:r>
        <w:rPr>
          <w:color w:val="000000"/>
          <w:sz w:val="27"/>
          <w:szCs w:val="27"/>
        </w:rPr>
        <w:t>.</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bookmarkStart w:id="49" w:name="assembly_technology_arm.assembly_joint.u"/>
      <w:r>
        <w:rPr>
          <w:b/>
          <w:bCs/>
          <w:color w:val="000000"/>
          <w:sz w:val="27"/>
          <w:szCs w:val="27"/>
        </w:rPr>
        <w:t>UR1: </w:t>
      </w:r>
      <w:bookmarkEnd w:id="49"/>
      <w:r>
        <w:rPr>
          <w:color w:val="000000"/>
          <w:sz w:val="27"/>
          <w:szCs w:val="27"/>
        </w:rPr>
        <w:t>The combination of </w:t>
      </w:r>
      <w:hyperlink r:id="rId89" w:anchor="shape_property_assignment_arm.shape_element.element_name" w:history="1">
        <w:r>
          <w:rPr>
            <w:rStyle w:val="Hyperlink"/>
            <w:b/>
            <w:bCs/>
            <w:sz w:val="27"/>
            <w:szCs w:val="27"/>
          </w:rPr>
          <w:t>element_name</w:t>
        </w:r>
      </w:hyperlink>
      <w:r>
        <w:rPr>
          <w:color w:val="000000"/>
          <w:sz w:val="27"/>
          <w:szCs w:val="27"/>
        </w:rPr>
        <w:t> and </w:t>
      </w:r>
      <w:r>
        <w:rPr>
          <w:b/>
          <w:bCs/>
          <w:color w:val="000000"/>
          <w:sz w:val="27"/>
          <w:szCs w:val="27"/>
        </w:rPr>
        <w:t>associated_assembly</w:t>
      </w:r>
      <w:r>
        <w:rPr>
          <w:color w:val="000000"/>
          <w:sz w:val="27"/>
          <w:szCs w:val="27"/>
        </w:rPr>
        <w:t> shall be unique within a population of </w:t>
      </w:r>
      <w:r>
        <w:rPr>
          <w:b/>
          <w:bCs/>
          <w:color w:val="000000"/>
          <w:sz w:val="27"/>
          <w:szCs w:val="27"/>
        </w:rPr>
        <w:t>Assembly_joint</w:t>
      </w:r>
      <w:r>
        <w:rPr>
          <w:color w:val="000000"/>
          <w:sz w:val="27"/>
          <w:szCs w:val="27"/>
        </w:rPr>
        <w:t>.</w:t>
      </w:r>
    </w:p>
    <w:p w:rsidR="00825CA6" w:rsidRDefault="00825CA6" w:rsidP="00825CA6">
      <w:pPr>
        <w:pStyle w:val="expressdescription"/>
        <w:rPr>
          <w:color w:val="000000"/>
          <w:sz w:val="27"/>
          <w:szCs w:val="27"/>
        </w:rPr>
      </w:pPr>
      <w:bookmarkStart w:id="50" w:name="assembly_technology_arm.assembly_joint.w"/>
      <w:r>
        <w:rPr>
          <w:b/>
          <w:bCs/>
          <w:color w:val="000000"/>
          <w:sz w:val="27"/>
          <w:szCs w:val="27"/>
        </w:rPr>
        <w:t>WR1: </w:t>
      </w:r>
      <w:bookmarkEnd w:id="50"/>
      <w:r>
        <w:rPr>
          <w:color w:val="000000"/>
          <w:sz w:val="27"/>
          <w:szCs w:val="27"/>
        </w:rPr>
        <w:t>A feature shall not be assembled to itself either directly or indirectly.</w:t>
      </w:r>
    </w:p>
    <w:p w:rsidR="00825CA6" w:rsidRDefault="00825CA6" w:rsidP="00825CA6">
      <w:pPr>
        <w:pStyle w:val="Heading2"/>
        <w:rPr>
          <w:color w:val="000000"/>
        </w:rPr>
      </w:pPr>
      <w:r>
        <w:rPr>
          <w:color w:val="000000"/>
        </w:rPr>
        <w:t>4.3.5 Component_mating_constraint_condition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 name="Picture 5" descr="Mapping tabl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pping table">
                      <a:hlinkClick r:id="rId90"/>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r>
        <w:rPr>
          <w:color w:val="000000"/>
          <w:sz w:val="27"/>
          <w:szCs w:val="27"/>
        </w:rPr>
        <w:t>A </w:t>
      </w:r>
      <w:r>
        <w:rPr>
          <w:b/>
          <w:bCs/>
          <w:color w:val="000000"/>
          <w:sz w:val="27"/>
          <w:szCs w:val="27"/>
        </w:rPr>
        <w:t>Component_mating_constraint_condition</w:t>
      </w:r>
      <w:r>
        <w:rPr>
          <w:color w:val="000000"/>
          <w:sz w:val="27"/>
          <w:szCs w:val="27"/>
        </w:rPr>
        <w:t> is a means to identify the degrees of freedom that have been constrained by a set of members of </w:t>
      </w:r>
      <w:hyperlink r:id="rId91" w:anchor="assembly_technology_arm.assembly_joint" w:history="1">
        <w:r>
          <w:rPr>
            <w:rStyle w:val="Hyperlink"/>
            <w:b/>
            <w:bCs/>
            <w:sz w:val="27"/>
            <w:szCs w:val="27"/>
          </w:rPr>
          <w:t>Assembly_joint</w:t>
        </w:r>
      </w:hyperlink>
      <w:r>
        <w:rPr>
          <w:color w:val="000000"/>
          <w:sz w:val="27"/>
          <w:szCs w:val="27"/>
        </w:rPr>
        <w:t>. A </w:t>
      </w:r>
      <w:r>
        <w:rPr>
          <w:b/>
          <w:bCs/>
          <w:color w:val="000000"/>
          <w:sz w:val="27"/>
          <w:szCs w:val="27"/>
        </w:rPr>
        <w:t>Component_mating_constraint_condition</w:t>
      </w:r>
      <w:r>
        <w:rPr>
          <w:color w:val="000000"/>
          <w:sz w:val="27"/>
          <w:szCs w:val="27"/>
        </w:rPr>
        <w:t> provides "x","y","z" as the set of axes, and "u","v","w" as the set of rotations about those axes. If an axis is included in the set, then translation along that axis is constrained. If a rotation is included in the set, then rotation about the corresponding axis is constrained. The pairs of axis,rotation are: x,u; y,v; z,w. The axes are referenced in the local coordinate system of the component referenced by the related attribute of the members of </w:t>
      </w:r>
      <w:hyperlink r:id="rId92" w:anchor="assembly_technology_arm.assembly_joint" w:history="1">
        <w:r>
          <w:rPr>
            <w:rStyle w:val="Hyperlink"/>
            <w:b/>
            <w:bCs/>
            <w:sz w:val="27"/>
            <w:szCs w:val="27"/>
          </w:rPr>
          <w:t>Assembly_joint</w:t>
        </w:r>
      </w:hyperlink>
      <w:r>
        <w:rPr>
          <w:color w:val="000000"/>
          <w:sz w:val="27"/>
          <w:szCs w:val="27"/>
        </w:rPr>
        <w:t> referenced by </w:t>
      </w:r>
      <w:r>
        <w:rPr>
          <w:b/>
          <w:bCs/>
          <w:color w:val="000000"/>
          <w:sz w:val="27"/>
          <w:szCs w:val="27"/>
        </w:rPr>
        <w:t>constraining_joint</w:t>
      </w:r>
      <w:r>
        <w:rPr>
          <w:color w:val="000000"/>
          <w:sz w:val="27"/>
          <w:szCs w:val="27"/>
        </w:rPr>
        <w:t>s. Exactly one member of </w:t>
      </w:r>
      <w:hyperlink r:id="rId93" w:anchor="assembly_component_arm.assembly_component" w:history="1">
        <w:r>
          <w:rPr>
            <w:rStyle w:val="Hyperlink"/>
            <w:b/>
            <w:bCs/>
            <w:sz w:val="27"/>
            <w:szCs w:val="27"/>
          </w:rPr>
          <w:t>Assembly_component</w:t>
        </w:r>
      </w:hyperlink>
      <w:r>
        <w:rPr>
          <w:color w:val="000000"/>
          <w:sz w:val="27"/>
          <w:szCs w:val="27"/>
        </w:rPr>
        <w:t> shall be referenced by the related attribute of members of</w:t>
      </w:r>
      <w:ins w:id="51" w:author="Sapp (US), Brandon" w:date="2019-03-20T11:55:00Z">
        <w:r w:rsidR="0095441B">
          <w:rPr>
            <w:color w:val="000000"/>
            <w:sz w:val="27"/>
            <w:szCs w:val="27"/>
          </w:rPr>
          <w:t xml:space="preserve"> </w:t>
        </w:r>
      </w:ins>
      <w:hyperlink r:id="rId94" w:anchor="assembly_technology_arm.assembly_joint" w:history="1">
        <w:r>
          <w:rPr>
            <w:rStyle w:val="Hyperlink"/>
            <w:b/>
            <w:bCs/>
            <w:sz w:val="27"/>
            <w:szCs w:val="27"/>
          </w:rPr>
          <w:t>Assembly_joint</w:t>
        </w:r>
      </w:hyperlink>
      <w:r>
        <w:rPr>
          <w:color w:val="000000"/>
          <w:sz w:val="27"/>
          <w:szCs w:val="27"/>
        </w:rPr>
        <w:t> referenced by </w:t>
      </w:r>
      <w:r>
        <w:rPr>
          <w:b/>
          <w:bCs/>
          <w:color w:val="000000"/>
          <w:sz w:val="27"/>
          <w:szCs w:val="27"/>
        </w:rPr>
        <w:t>constraining_joint</w:t>
      </w:r>
      <w:r>
        <w:rPr>
          <w:color w:val="000000"/>
          <w:sz w:val="27"/>
          <w:szCs w:val="27"/>
        </w:rPr>
        <w:t>s.</w:t>
      </w:r>
    </w:p>
    <w:p w:rsidR="00825CA6" w:rsidRDefault="00825CA6" w:rsidP="00825CA6">
      <w:pPr>
        <w:pStyle w:val="NormalWeb"/>
        <w:rPr>
          <w:color w:val="000000"/>
          <w:sz w:val="27"/>
          <w:szCs w:val="27"/>
        </w:rPr>
      </w:pPr>
      <w:r>
        <w:rPr>
          <w:color w:val="000000"/>
          <w:sz w:val="27"/>
          <w:szCs w:val="27"/>
          <w:u w:val="single"/>
        </w:rPr>
        <w:lastRenderedPageBreak/>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Component_mating_constraint_condition;</w:t>
      </w:r>
      <w:r>
        <w:rPr>
          <w:rFonts w:ascii="Courier New" w:hAnsi="Courier New" w:cs="Courier New"/>
          <w:color w:val="000000"/>
          <w:sz w:val="20"/>
          <w:szCs w:val="20"/>
        </w:rPr>
        <w:br/>
      </w:r>
      <w:r>
        <w:rPr>
          <w:rStyle w:val="HTMLCode"/>
          <w:color w:val="000000"/>
        </w:rPr>
        <w:t>  name : STRING;</w:t>
      </w:r>
      <w:r>
        <w:rPr>
          <w:rFonts w:ascii="Courier New" w:hAnsi="Courier New" w:cs="Courier New"/>
          <w:color w:val="000000"/>
          <w:sz w:val="20"/>
          <w:szCs w:val="20"/>
        </w:rPr>
        <w:br/>
      </w:r>
      <w:r>
        <w:rPr>
          <w:rStyle w:val="HTMLCode"/>
          <w:color w:val="000000"/>
        </w:rPr>
        <w:t>  constraining_joint : SET[1:3] OF </w:t>
      </w:r>
      <w:hyperlink r:id="rId95"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  constrained_degree_of_freedom : SET[1:6] OF </w:t>
      </w:r>
      <w:hyperlink r:id="rId96" w:anchor="assembly_technology_arm.degree_of_freedom" w:history="1">
        <w:r>
          <w:rPr>
            <w:rStyle w:val="Hyperlink"/>
            <w:rFonts w:ascii="Courier New" w:hAnsi="Courier New" w:cs="Courier New"/>
            <w:sz w:val="20"/>
            <w:szCs w:val="20"/>
          </w:rPr>
          <w:t>degree_of_freedom</w:t>
        </w:r>
      </w:hyperlink>
      <w:r>
        <w:rPr>
          <w:rStyle w:val="HTMLCode"/>
          <w:color w:val="000000"/>
        </w:rPr>
        <w:t>;</w:t>
      </w:r>
      <w:r>
        <w:rPr>
          <w:rFonts w:ascii="Courier New" w:hAnsi="Courier New" w:cs="Courier New"/>
          <w:color w:val="000000"/>
          <w:sz w:val="20"/>
          <w:szCs w:val="20"/>
        </w:rPr>
        <w:br/>
      </w:r>
      <w:r>
        <w:rPr>
          <w:rStyle w:val="HTMLCode"/>
          <w:color w:val="000000"/>
        </w:rPr>
        <w:t>  of_context : </w:t>
      </w:r>
      <w:hyperlink r:id="rId97" w:anchor="part_view_definition_arm.part_view_definition" w:history="1">
        <w:r>
          <w:rPr>
            <w:rStyle w:val="Hyperlink"/>
            <w:rFonts w:ascii="Courier New" w:hAnsi="Courier New" w:cs="Courier New"/>
            <w:sz w:val="20"/>
            <w:szCs w:val="20"/>
          </w:rPr>
          <w:t>Part_view_definition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name, of_context;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name: </w:t>
      </w:r>
      <w:r>
        <w:rPr>
          <w:color w:val="000000"/>
          <w:sz w:val="27"/>
          <w:szCs w:val="27"/>
        </w:rPr>
        <w:t>the words by which the </w:t>
      </w:r>
      <w:r>
        <w:rPr>
          <w:b/>
          <w:bCs/>
          <w:color w:val="000000"/>
          <w:sz w:val="27"/>
          <w:szCs w:val="27"/>
        </w:rPr>
        <w:t>Component_mating_constraint_condition</w:t>
      </w:r>
      <w:r>
        <w:rPr>
          <w:color w:val="000000"/>
          <w:sz w:val="27"/>
          <w:szCs w:val="27"/>
        </w:rPr>
        <w:t> is known. The </w:t>
      </w:r>
      <w:r>
        <w:rPr>
          <w:b/>
          <w:bCs/>
          <w:color w:val="000000"/>
          <w:sz w:val="27"/>
          <w:szCs w:val="27"/>
        </w:rPr>
        <w:t>name</w:t>
      </w:r>
      <w:r>
        <w:rPr>
          <w:color w:val="000000"/>
          <w:sz w:val="27"/>
          <w:szCs w:val="27"/>
        </w:rPr>
        <w:t> specifies the identifier of the </w:t>
      </w:r>
      <w:r>
        <w:rPr>
          <w:b/>
          <w:bCs/>
          <w:color w:val="000000"/>
          <w:sz w:val="27"/>
          <w:szCs w:val="27"/>
        </w:rPr>
        <w:t>Component_mating_constraint_condition</w:t>
      </w:r>
      <w:r>
        <w:rPr>
          <w:color w:val="000000"/>
          <w:sz w:val="27"/>
          <w:szCs w:val="27"/>
        </w:rPr>
        <w:t> in the context of the </w:t>
      </w:r>
      <w:hyperlink r:id="rId98" w:anchor="physical_unit_design_view_arm.part_design_view" w:history="1">
        <w:r>
          <w:rPr>
            <w:rStyle w:val="Hyperlink"/>
            <w:b/>
            <w:bCs/>
            <w:sz w:val="27"/>
            <w:szCs w:val="27"/>
          </w:rPr>
          <w:t>Part_design_view</w:t>
        </w:r>
      </w:hyperlink>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constraining_joint: </w:t>
      </w:r>
      <w:r>
        <w:rPr>
          <w:color w:val="000000"/>
          <w:sz w:val="27"/>
          <w:szCs w:val="27"/>
        </w:rPr>
        <w:t>specifies the role of the </w:t>
      </w:r>
      <w:hyperlink r:id="rId99" w:anchor="assembly_technology_arm.assembly_joint" w:history="1">
        <w:r>
          <w:rPr>
            <w:rStyle w:val="Hyperlink"/>
            <w:b/>
            <w:bCs/>
            <w:sz w:val="27"/>
            <w:szCs w:val="27"/>
          </w:rPr>
          <w:t>Assembly_joint</w:t>
        </w:r>
      </w:hyperlink>
      <w:r>
        <w:rPr>
          <w:color w:val="000000"/>
          <w:sz w:val="27"/>
          <w:szCs w:val="27"/>
        </w:rPr>
        <w:t> for the </w:t>
      </w:r>
      <w:r>
        <w:rPr>
          <w:b/>
          <w:bCs/>
          <w:color w:val="000000"/>
          <w:sz w:val="27"/>
          <w:szCs w:val="27"/>
        </w:rPr>
        <w:t>Component_mating_constraint_condition</w:t>
      </w:r>
      <w:r>
        <w:rPr>
          <w:color w:val="000000"/>
          <w:sz w:val="27"/>
          <w:szCs w:val="27"/>
        </w:rPr>
        <w:t>. There shall be at least one </w:t>
      </w:r>
      <w:hyperlink r:id="rId100" w:anchor="assembly_technology_arm.assembly_joint" w:history="1">
        <w:r>
          <w:rPr>
            <w:rStyle w:val="Hyperlink"/>
            <w:b/>
            <w:bCs/>
            <w:sz w:val="27"/>
            <w:szCs w:val="27"/>
          </w:rPr>
          <w:t>Assembly_joint</w:t>
        </w:r>
      </w:hyperlink>
      <w:r>
        <w:rPr>
          <w:color w:val="000000"/>
          <w:sz w:val="27"/>
          <w:szCs w:val="27"/>
        </w:rPr>
        <w:t> for the </w:t>
      </w:r>
      <w:r>
        <w:rPr>
          <w:b/>
          <w:bCs/>
          <w:color w:val="000000"/>
          <w:sz w:val="27"/>
          <w:szCs w:val="27"/>
        </w:rPr>
        <w:t>Component_mating_constraint_condition</w:t>
      </w:r>
      <w:ins w:id="52" w:author="Sapp (US), Brandon" w:date="2019-03-20T11:49:00Z">
        <w:r w:rsidR="0095441B">
          <w:rPr>
            <w:b/>
            <w:bCs/>
            <w:color w:val="000000"/>
            <w:sz w:val="27"/>
            <w:szCs w:val="27"/>
          </w:rPr>
          <w:t>,</w:t>
        </w:r>
      </w:ins>
      <w:r>
        <w:rPr>
          <w:color w:val="000000"/>
          <w:sz w:val="27"/>
          <w:szCs w:val="27"/>
        </w:rPr>
        <w:t> and there shall be no more than three </w:t>
      </w:r>
      <w:hyperlink r:id="rId101" w:anchor="assembly_technology_arm.assembly_joint" w:history="1">
        <w:r>
          <w:rPr>
            <w:rStyle w:val="Hyperlink"/>
            <w:b/>
            <w:bCs/>
            <w:sz w:val="27"/>
            <w:szCs w:val="27"/>
          </w:rPr>
          <w:t>Assembly_joint</w:t>
        </w:r>
      </w:hyperlink>
      <w:r>
        <w:rPr>
          <w:color w:val="000000"/>
          <w:sz w:val="27"/>
          <w:szCs w:val="27"/>
        </w:rPr>
        <w:t> for the </w:t>
      </w:r>
      <w:r>
        <w:rPr>
          <w:b/>
          <w:bCs/>
          <w:color w:val="000000"/>
          <w:sz w:val="27"/>
          <w:szCs w:val="27"/>
        </w:rPr>
        <w:t>Component_mating_constraint_condition</w:t>
      </w:r>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constrained_degree_of_freedom: </w:t>
      </w:r>
      <w:r>
        <w:rPr>
          <w:color w:val="000000"/>
          <w:sz w:val="27"/>
          <w:szCs w:val="27"/>
        </w:rPr>
        <w:t>specifies the role of the </w:t>
      </w:r>
      <w:hyperlink r:id="rId102" w:anchor="assembly_technology_arm.degree_of_freedom" w:history="1">
        <w:r>
          <w:rPr>
            <w:rStyle w:val="Hyperlink"/>
            <w:b/>
            <w:bCs/>
            <w:sz w:val="27"/>
            <w:szCs w:val="27"/>
          </w:rPr>
          <w:t>degree_of_freedom</w:t>
        </w:r>
      </w:hyperlink>
      <w:r>
        <w:rPr>
          <w:color w:val="000000"/>
          <w:sz w:val="27"/>
          <w:szCs w:val="27"/>
        </w:rPr>
        <w:t> for the </w:t>
      </w:r>
      <w:r>
        <w:rPr>
          <w:b/>
          <w:bCs/>
          <w:color w:val="000000"/>
          <w:sz w:val="27"/>
          <w:szCs w:val="27"/>
        </w:rPr>
        <w:t>Component_mating_constraint_condition</w:t>
      </w:r>
      <w:r>
        <w:rPr>
          <w:color w:val="000000"/>
          <w:sz w:val="27"/>
          <w:szCs w:val="27"/>
        </w:rPr>
        <w:t>. The </w:t>
      </w:r>
      <w:r>
        <w:rPr>
          <w:b/>
          <w:bCs/>
          <w:color w:val="000000"/>
          <w:sz w:val="27"/>
          <w:szCs w:val="27"/>
        </w:rPr>
        <w:t>constrained_degree_of_freedom</w:t>
      </w:r>
      <w:r>
        <w:rPr>
          <w:color w:val="000000"/>
          <w:sz w:val="27"/>
          <w:szCs w:val="27"/>
        </w:rPr>
        <w:t> specifies either 'x', 'y', 'z', 'u', 'v', or 'w' as the identifier of the degrees of freedom that are constrained for the </w:t>
      </w:r>
      <w:r>
        <w:rPr>
          <w:b/>
          <w:bCs/>
          <w:color w:val="000000"/>
          <w:sz w:val="27"/>
          <w:szCs w:val="27"/>
        </w:rPr>
        <w:t>Component_mating_constraint_condition</w:t>
      </w:r>
      <w:r>
        <w:rPr>
          <w:color w:val="000000"/>
          <w:sz w:val="27"/>
          <w:szCs w:val="27"/>
        </w:rPr>
        <w:t>. There shall be at least one</w:t>
      </w:r>
      <w:ins w:id="53" w:author="Sapp (US), Brandon" w:date="2019-03-20T11:49:00Z">
        <w:r w:rsidR="0095441B">
          <w:rPr>
            <w:color w:val="000000"/>
            <w:sz w:val="27"/>
            <w:szCs w:val="27"/>
          </w:rPr>
          <w:t>,</w:t>
        </w:r>
      </w:ins>
      <w:r>
        <w:rPr>
          <w:color w:val="000000"/>
          <w:sz w:val="27"/>
          <w:szCs w:val="27"/>
        </w:rPr>
        <w:t xml:space="preserve"> and there shall be no more than five members of </w:t>
      </w:r>
      <w:r>
        <w:rPr>
          <w:b/>
          <w:bCs/>
          <w:color w:val="000000"/>
          <w:sz w:val="27"/>
          <w:szCs w:val="27"/>
        </w:rPr>
        <w:t>constrained_degree_of_freedom</w:t>
      </w:r>
      <w:r>
        <w:rPr>
          <w:color w:val="000000"/>
          <w:sz w:val="27"/>
          <w:szCs w:val="27"/>
        </w:rPr>
        <w:t> for the </w:t>
      </w:r>
      <w:r>
        <w:rPr>
          <w:b/>
          <w:bCs/>
          <w:color w:val="000000"/>
          <w:sz w:val="27"/>
          <w:szCs w:val="27"/>
        </w:rPr>
        <w:t>Component_mating_constraint_condition</w:t>
      </w:r>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of_context: </w:t>
      </w:r>
      <w:r>
        <w:rPr>
          <w:color w:val="000000"/>
          <w:sz w:val="27"/>
          <w:szCs w:val="27"/>
        </w:rPr>
        <w:t>specifies the role of the </w:t>
      </w:r>
      <w:hyperlink r:id="rId103" w:anchor="physical_unit_design_view_arm.part_design_view" w:history="1">
        <w:r>
          <w:rPr>
            <w:rStyle w:val="Hyperlink"/>
            <w:b/>
            <w:bCs/>
            <w:sz w:val="27"/>
            <w:szCs w:val="27"/>
          </w:rPr>
          <w:t>Part_design_view</w:t>
        </w:r>
      </w:hyperlink>
      <w:r>
        <w:rPr>
          <w:color w:val="000000"/>
          <w:sz w:val="27"/>
          <w:szCs w:val="27"/>
        </w:rPr>
        <w:t> for the </w:t>
      </w:r>
      <w:r>
        <w:rPr>
          <w:b/>
          <w:bCs/>
          <w:color w:val="000000"/>
          <w:sz w:val="27"/>
          <w:szCs w:val="27"/>
        </w:rPr>
        <w:t>Component_mating_constraint_condition</w:t>
      </w:r>
      <w:r>
        <w:rPr>
          <w:color w:val="000000"/>
          <w:sz w:val="27"/>
          <w:szCs w:val="27"/>
        </w:rPr>
        <w:t>.</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bookmarkStart w:id="54" w:name="assembly_technology_arm.component_mating"/>
      <w:r>
        <w:rPr>
          <w:b/>
          <w:bCs/>
          <w:color w:val="000000"/>
          <w:sz w:val="27"/>
          <w:szCs w:val="27"/>
        </w:rPr>
        <w:t>UR1: </w:t>
      </w:r>
      <w:bookmarkEnd w:id="54"/>
      <w:r>
        <w:rPr>
          <w:color w:val="000000"/>
          <w:sz w:val="27"/>
          <w:szCs w:val="27"/>
        </w:rPr>
        <w:t>The combination of </w:t>
      </w:r>
      <w:r>
        <w:rPr>
          <w:b/>
          <w:bCs/>
          <w:color w:val="000000"/>
          <w:sz w:val="27"/>
          <w:szCs w:val="27"/>
        </w:rPr>
        <w:t>name</w:t>
      </w:r>
      <w:r>
        <w:rPr>
          <w:color w:val="000000"/>
          <w:sz w:val="27"/>
          <w:szCs w:val="27"/>
        </w:rPr>
        <w:t> and </w:t>
      </w:r>
      <w:r>
        <w:rPr>
          <w:b/>
          <w:bCs/>
          <w:color w:val="000000"/>
          <w:sz w:val="27"/>
          <w:szCs w:val="27"/>
        </w:rPr>
        <w:t>of_context</w:t>
      </w:r>
      <w:r>
        <w:rPr>
          <w:color w:val="000000"/>
          <w:sz w:val="27"/>
          <w:szCs w:val="27"/>
        </w:rPr>
        <w:t> shall be unique within a population of </w:t>
      </w:r>
      <w:r>
        <w:rPr>
          <w:b/>
          <w:bCs/>
          <w:color w:val="000000"/>
          <w:sz w:val="27"/>
          <w:szCs w:val="27"/>
        </w:rPr>
        <w:t>Component_mating_constraint_condition</w:t>
      </w:r>
      <w:r>
        <w:rPr>
          <w:color w:val="000000"/>
          <w:sz w:val="27"/>
          <w:szCs w:val="27"/>
        </w:rPr>
        <w:t>.</w:t>
      </w:r>
    </w:p>
    <w:p w:rsidR="00825CA6" w:rsidRDefault="00825CA6" w:rsidP="00825CA6">
      <w:pPr>
        <w:pStyle w:val="Heading2"/>
        <w:rPr>
          <w:color w:val="000000"/>
        </w:rPr>
      </w:pPr>
      <w:r>
        <w:rPr>
          <w:color w:val="000000"/>
        </w:rPr>
        <w:t>4.3.6 Connection_zone_based_assembly_joint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 name="Picture 3" descr="Mapping table">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pping table">
                      <a:hlinkClick r:id="rId104"/>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pPr>
        <w:pStyle w:val="NormalWeb"/>
        <w:rPr>
          <w:color w:val="000000"/>
          <w:sz w:val="27"/>
          <w:szCs w:val="27"/>
        </w:rPr>
      </w:pPr>
      <w:r>
        <w:rPr>
          <w:color w:val="000000"/>
          <w:sz w:val="27"/>
          <w:szCs w:val="27"/>
        </w:rPr>
        <w:t>A </w:t>
      </w:r>
      <w:r>
        <w:rPr>
          <w:b/>
          <w:bCs/>
          <w:color w:val="000000"/>
          <w:sz w:val="27"/>
          <w:szCs w:val="27"/>
        </w:rPr>
        <w:t>Connection_zone_based_assembly_joint</w:t>
      </w:r>
      <w:r>
        <w:rPr>
          <w:color w:val="000000"/>
          <w:sz w:val="27"/>
          <w:szCs w:val="27"/>
        </w:rPr>
        <w:t> is a type of </w:t>
      </w:r>
      <w:hyperlink r:id="rId105" w:anchor="assembly_technology_arm.assembly_joint" w:history="1">
        <w:r>
          <w:rPr>
            <w:rStyle w:val="Hyperlink"/>
            <w:b/>
            <w:bCs/>
            <w:sz w:val="27"/>
            <w:szCs w:val="27"/>
          </w:rPr>
          <w:t>Assembly_joint</w:t>
        </w:r>
      </w:hyperlink>
      <w:r>
        <w:rPr>
          <w:color w:val="000000"/>
          <w:sz w:val="27"/>
          <w:szCs w:val="27"/>
        </w:rPr>
        <w:t> that provides a finer degree of granularity by specifying the actual connection zones that are involved in the </w:t>
      </w:r>
      <w:hyperlink r:id="rId106" w:anchor="assembly_technology_arm.assembly_joint" w:history="1">
        <w:r>
          <w:rPr>
            <w:rStyle w:val="Hyperlink"/>
            <w:b/>
            <w:bCs/>
            <w:sz w:val="27"/>
            <w:szCs w:val="27"/>
          </w:rPr>
          <w:t>Assembly_joint</w:t>
        </w:r>
      </w:hyperlink>
      <w:r>
        <w:rPr>
          <w:color w:val="000000"/>
          <w:sz w:val="27"/>
          <w:szCs w:val="27"/>
        </w:rPr>
        <w:t>. The connection zones are limited to those explicitly defined in the assembly definition.</w:t>
      </w:r>
    </w:p>
    <w:p w:rsidR="00825CA6" w:rsidRDefault="00825CA6" w:rsidP="00825CA6">
      <w:pPr>
        <w:pStyle w:val="note"/>
        <w:rPr>
          <w:color w:val="000000"/>
          <w:sz w:val="27"/>
          <w:szCs w:val="27"/>
        </w:rPr>
      </w:pPr>
      <w:r>
        <w:rPr>
          <w:color w:val="000000"/>
        </w:rPr>
        <w:lastRenderedPageBreak/>
        <w:t>NOTE 1</w:t>
      </w:r>
      <w:bookmarkEnd w:id="33"/>
      <w:r>
        <w:rPr>
          <w:color w:val="000000"/>
        </w:rPr>
        <w:t>   An application plan including this Application Object should be carefully reviewed to ensure available post-processors are capable of interpreting the information.</w:t>
      </w:r>
    </w:p>
    <w:p w:rsidR="00825CA6" w:rsidRDefault="00825CA6" w:rsidP="00825CA6">
      <w:pPr>
        <w:pStyle w:val="note"/>
        <w:rPr>
          <w:color w:val="000000"/>
          <w:sz w:val="27"/>
          <w:szCs w:val="27"/>
        </w:rPr>
      </w:pPr>
      <w:r>
        <w:rPr>
          <w:color w:val="000000"/>
        </w:rPr>
        <w:t>NOTE 2</w:t>
      </w:r>
      <w:bookmarkEnd w:id="39"/>
      <w:r>
        <w:rPr>
          <w:color w:val="000000"/>
        </w:rPr>
        <w:t>   This part of ISO 10303 does not include explicit support for specifying the design instance level of connection zones for component features in a design where those component definitions are external to the design. Analysis applications will need to examine geometric model properties in order to determine which connection zones are incorporated in joints.</w:t>
      </w:r>
    </w:p>
    <w:p w:rsidR="00825CA6" w:rsidRDefault="00825CA6" w:rsidP="00825CA6">
      <w:pPr>
        <w:pStyle w:val="example"/>
        <w:rPr>
          <w:color w:val="000000"/>
          <w:sz w:val="27"/>
          <w:szCs w:val="27"/>
        </w:rPr>
      </w:pPr>
      <w:r>
        <w:rPr>
          <w:color w:val="000000"/>
        </w:rPr>
        <w:t>EXAMPLE </w:t>
      </w:r>
      <w:bookmarkEnd w:id="18"/>
      <w:r>
        <w:rPr>
          <w:color w:val="000000"/>
        </w:rPr>
        <w:t>   A component defined in a library may include connection zones in the definition. The relationships between the feature definitions and the relevant connection zones will need to be queried in order to calculate coverage of an assembly joint that includes the feature of the component in the design.</w:t>
      </w:r>
    </w:p>
    <w:p w:rsidR="00825CA6" w:rsidRDefault="00825CA6" w:rsidP="00825CA6">
      <w:pPr>
        <w:pStyle w:val="NormalWeb"/>
        <w:rPr>
          <w:color w:val="000000"/>
          <w:sz w:val="27"/>
          <w:szCs w:val="27"/>
        </w:rPr>
      </w:pPr>
      <w:r>
        <w:rPr>
          <w:color w:val="000000"/>
          <w:sz w:val="27"/>
          <w:szCs w:val="27"/>
          <w:u w:val="single"/>
        </w:rPr>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Connection_zone_based_assembly_joint</w:t>
      </w:r>
      <w:r>
        <w:rPr>
          <w:rFonts w:ascii="Courier New" w:hAnsi="Courier New" w:cs="Courier New"/>
          <w:color w:val="000000"/>
          <w:sz w:val="20"/>
          <w:szCs w:val="20"/>
        </w:rPr>
        <w:br/>
      </w:r>
      <w:r>
        <w:rPr>
          <w:rStyle w:val="HTMLCode"/>
          <w:color w:val="000000"/>
        </w:rPr>
        <w:t>  SUBTYPE OF (</w:t>
      </w:r>
      <w:hyperlink r:id="rId107" w:anchor="assembly_technology_arm.assembly_joint" w:history="1">
        <w:r>
          <w:rPr>
            <w:rStyle w:val="Hyperlink"/>
            <w:rFonts w:ascii="Courier New" w:hAnsi="Courier New" w:cs="Courier New"/>
            <w:sz w:val="20"/>
            <w:szCs w:val="20"/>
          </w:rPr>
          <w:t>Assembly_joint</w:t>
        </w:r>
      </w:hyperlink>
      <w:r>
        <w:rPr>
          <w:rStyle w:val="HTMLCode"/>
          <w:color w:val="000000"/>
        </w:rPr>
        <w:t>);</w:t>
      </w:r>
      <w:r>
        <w:rPr>
          <w:rFonts w:ascii="Courier New" w:hAnsi="Courier New" w:cs="Courier New"/>
          <w:color w:val="000000"/>
          <w:sz w:val="20"/>
          <w:szCs w:val="20"/>
        </w:rPr>
        <w:br/>
      </w:r>
      <w:r>
        <w:rPr>
          <w:rStyle w:val="HTMLCode"/>
          <w:color w:val="000000"/>
        </w:rPr>
        <w:t>  zone_1 : </w:t>
      </w:r>
      <w:hyperlink r:id="rId108" w:anchor="feature_and_connection_zone_arm.connection_zone" w:history="1">
        <w:r>
          <w:rPr>
            <w:rStyle w:val="Hyperlink"/>
            <w:rFonts w:ascii="Courier New" w:hAnsi="Courier New" w:cs="Courier New"/>
            <w:sz w:val="20"/>
            <w:szCs w:val="20"/>
          </w:rPr>
          <w:t>Connection_zone</w:t>
        </w:r>
      </w:hyperlink>
      <w:r>
        <w:rPr>
          <w:rStyle w:val="HTMLCode"/>
          <w:color w:val="000000"/>
        </w:rPr>
        <w:t>;</w:t>
      </w:r>
      <w:r>
        <w:rPr>
          <w:rFonts w:ascii="Courier New" w:hAnsi="Courier New" w:cs="Courier New"/>
          <w:color w:val="000000"/>
          <w:sz w:val="20"/>
          <w:szCs w:val="20"/>
        </w:rPr>
        <w:br/>
      </w:r>
      <w:r>
        <w:rPr>
          <w:rStyle w:val="HTMLCode"/>
          <w:color w:val="000000"/>
        </w:rPr>
        <w:t>  zone_2 : </w:t>
      </w:r>
      <w:hyperlink r:id="rId109" w:anchor="feature_and_connection_zone_arm.connection_zone" w:history="1">
        <w:r>
          <w:rPr>
            <w:rStyle w:val="Hyperlink"/>
            <w:rFonts w:ascii="Courier New" w:hAnsi="Courier New" w:cs="Courier New"/>
            <w:sz w:val="20"/>
            <w:szCs w:val="20"/>
          </w:rPr>
          <w:t>Connection_zone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zone_1 :&lt;&gt;: zone_2;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zone_1: </w:t>
      </w:r>
      <w:r>
        <w:rPr>
          <w:color w:val="000000"/>
          <w:sz w:val="27"/>
          <w:szCs w:val="27"/>
        </w:rPr>
        <w:t>specifies one role of the </w:t>
      </w:r>
      <w:hyperlink r:id="rId110" w:anchor="physical_unit_design_view_arm.connection_zone_in_design_view" w:history="1">
        <w:r>
          <w:rPr>
            <w:rStyle w:val="Hyperlink"/>
            <w:b/>
            <w:bCs/>
            <w:sz w:val="27"/>
            <w:szCs w:val="27"/>
          </w:rPr>
          <w:t>Connection_zone_in_design_view</w:t>
        </w:r>
      </w:hyperlink>
      <w:r>
        <w:rPr>
          <w:color w:val="000000"/>
          <w:sz w:val="27"/>
          <w:szCs w:val="27"/>
        </w:rPr>
        <w:t> for the </w:t>
      </w:r>
      <w:r>
        <w:rPr>
          <w:b/>
          <w:bCs/>
          <w:color w:val="000000"/>
          <w:sz w:val="27"/>
          <w:szCs w:val="27"/>
        </w:rPr>
        <w:t>Connection_zone_based_assembly_joint</w:t>
      </w:r>
      <w:r>
        <w:rPr>
          <w:color w:val="000000"/>
          <w:sz w:val="27"/>
          <w:szCs w:val="27"/>
        </w:rPr>
        <w:t>.</w:t>
      </w:r>
    </w:p>
    <w:p w:rsidR="00825CA6" w:rsidRDefault="00825CA6" w:rsidP="00825CA6">
      <w:pPr>
        <w:pStyle w:val="expressdescription"/>
        <w:rPr>
          <w:color w:val="000000"/>
          <w:sz w:val="27"/>
          <w:szCs w:val="27"/>
        </w:rPr>
      </w:pPr>
      <w:r>
        <w:rPr>
          <w:b/>
          <w:bCs/>
          <w:color w:val="000000"/>
          <w:sz w:val="27"/>
          <w:szCs w:val="27"/>
        </w:rPr>
        <w:t>zone_2: </w:t>
      </w:r>
      <w:r>
        <w:rPr>
          <w:color w:val="000000"/>
          <w:sz w:val="27"/>
          <w:szCs w:val="27"/>
        </w:rPr>
        <w:t>specifies one role of the </w:t>
      </w:r>
      <w:hyperlink r:id="rId111" w:anchor="physical_unit_design_view_arm.connection_zone_in_design_view" w:history="1">
        <w:r>
          <w:rPr>
            <w:rStyle w:val="Hyperlink"/>
            <w:b/>
            <w:bCs/>
            <w:sz w:val="27"/>
            <w:szCs w:val="27"/>
          </w:rPr>
          <w:t>Connection_zone_in_design_view</w:t>
        </w:r>
      </w:hyperlink>
      <w:r>
        <w:rPr>
          <w:color w:val="000000"/>
          <w:sz w:val="27"/>
          <w:szCs w:val="27"/>
        </w:rPr>
        <w:t> for the </w:t>
      </w:r>
      <w:r>
        <w:rPr>
          <w:b/>
          <w:bCs/>
          <w:color w:val="000000"/>
          <w:sz w:val="27"/>
          <w:szCs w:val="27"/>
        </w:rPr>
        <w:t>Connection_zone_based_assembly_joint</w:t>
      </w:r>
      <w:r>
        <w:rPr>
          <w:color w:val="000000"/>
          <w:sz w:val="27"/>
          <w:szCs w:val="27"/>
        </w:rPr>
        <w:t>.</w:t>
      </w:r>
    </w:p>
    <w:p w:rsidR="00825CA6" w:rsidRDefault="00825CA6" w:rsidP="00825CA6">
      <w:pPr>
        <w:pStyle w:val="note"/>
        <w:rPr>
          <w:color w:val="000000"/>
          <w:sz w:val="27"/>
          <w:szCs w:val="27"/>
        </w:rPr>
      </w:pPr>
      <w:r>
        <w:rPr>
          <w:color w:val="000000"/>
        </w:rPr>
        <w:t>NOTE 3</w:t>
      </w:r>
      <w:bookmarkEnd w:id="46"/>
      <w:r>
        <w:rPr>
          <w:color w:val="000000"/>
        </w:rPr>
        <w:t xml:space="preserve">   There </w:t>
      </w:r>
      <w:del w:id="55" w:author="Sapp (US), Brandon" w:date="2019-03-20T11:50:00Z">
        <w:r w:rsidDel="0095441B">
          <w:rPr>
            <w:color w:val="000000"/>
          </w:rPr>
          <w:delText>are</w:delText>
        </w:r>
      </w:del>
      <w:ins w:id="56" w:author="Sapp (US), Brandon" w:date="2019-03-20T11:50:00Z">
        <w:r w:rsidR="0095441B">
          <w:rPr>
            <w:color w:val="000000"/>
          </w:rPr>
          <w:t>is</w:t>
        </w:r>
      </w:ins>
      <w:r>
        <w:rPr>
          <w:color w:val="000000"/>
        </w:rPr>
        <w:t xml:space="preserve"> no semantics associated with the sequence of zones in a </w:t>
      </w:r>
      <w:r>
        <w:rPr>
          <w:b/>
          <w:bCs/>
          <w:color w:val="000000"/>
        </w:rPr>
        <w:t>Connection_zone_based_assembly_joint</w:t>
      </w:r>
      <w:r>
        <w:rPr>
          <w:color w:val="000000"/>
        </w:rPr>
        <w:t>.</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bookmarkStart w:id="57" w:name="assembly_technology_arm.connection_zone_"/>
      <w:r>
        <w:rPr>
          <w:b/>
          <w:bCs/>
          <w:color w:val="000000"/>
          <w:sz w:val="27"/>
          <w:szCs w:val="27"/>
        </w:rPr>
        <w:t>WR1: </w:t>
      </w:r>
      <w:bookmarkEnd w:id="57"/>
      <w:r>
        <w:rPr>
          <w:color w:val="000000"/>
          <w:sz w:val="27"/>
          <w:szCs w:val="27"/>
        </w:rPr>
        <w:t>The </w:t>
      </w:r>
      <w:r>
        <w:rPr>
          <w:b/>
          <w:bCs/>
          <w:color w:val="000000"/>
          <w:sz w:val="27"/>
          <w:szCs w:val="27"/>
        </w:rPr>
        <w:t>zone_1</w:t>
      </w:r>
      <w:r>
        <w:rPr>
          <w:color w:val="000000"/>
          <w:sz w:val="27"/>
          <w:szCs w:val="27"/>
        </w:rPr>
        <w:t> shall not be </w:t>
      </w:r>
      <w:r>
        <w:rPr>
          <w:b/>
          <w:bCs/>
          <w:color w:val="000000"/>
          <w:sz w:val="27"/>
          <w:szCs w:val="27"/>
        </w:rPr>
        <w:t>zone_2</w:t>
      </w:r>
      <w:r>
        <w:rPr>
          <w:color w:val="000000"/>
          <w:sz w:val="27"/>
          <w:szCs w:val="27"/>
        </w:rPr>
        <w:t>.</w:t>
      </w:r>
    </w:p>
    <w:p w:rsidR="00825CA6" w:rsidRDefault="00825CA6" w:rsidP="00825CA6">
      <w:pPr>
        <w:pStyle w:val="Heading2"/>
        <w:rPr>
          <w:color w:val="000000"/>
        </w:rPr>
      </w:pPr>
      <w:r>
        <w:rPr>
          <w:color w:val="000000"/>
        </w:rPr>
        <w:t>4.3.7 Default_assembly_bond_shape_model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XPRESS-G">
                      <a:hlinkClick r:id="rId12" tgtFrame="&quo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 name="Picture 1" descr="Mapping table">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pping table">
                      <a:hlinkClick r:id="rId11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825CA6" w:rsidRDefault="00825CA6" w:rsidP="00825CA6">
      <w:r>
        <w:rPr>
          <w:color w:val="000000"/>
          <w:sz w:val="27"/>
          <w:szCs w:val="27"/>
        </w:rPr>
        <w:t>A </w:t>
      </w:r>
      <w:r>
        <w:rPr>
          <w:b/>
          <w:bCs/>
          <w:color w:val="000000"/>
          <w:sz w:val="27"/>
          <w:szCs w:val="27"/>
        </w:rPr>
        <w:t>Default_assembly_bond_shape_model</w:t>
      </w:r>
      <w:r>
        <w:rPr>
          <w:color w:val="000000"/>
          <w:sz w:val="27"/>
          <w:szCs w:val="27"/>
        </w:rPr>
        <w:t> is a type of </w:t>
      </w:r>
      <w:hyperlink r:id="rId113" w:anchor="elemental_geometric_shape_arm.geometric_model" w:history="1">
        <w:r>
          <w:rPr>
            <w:rStyle w:val="Hyperlink"/>
            <w:b/>
            <w:bCs/>
            <w:sz w:val="27"/>
            <w:szCs w:val="27"/>
          </w:rPr>
          <w:t>Geometric_model</w:t>
        </w:r>
      </w:hyperlink>
      <w:r>
        <w:rPr>
          <w:color w:val="000000"/>
          <w:sz w:val="27"/>
          <w:szCs w:val="27"/>
        </w:rPr>
        <w:t> that is the shape of an </w:t>
      </w:r>
      <w:hyperlink r:id="rId114" w:anchor="assembly_technology_arm.assembly_bond_definition" w:history="1">
        <w:r>
          <w:rPr>
            <w:rStyle w:val="Hyperlink"/>
            <w:b/>
            <w:bCs/>
            <w:sz w:val="27"/>
            <w:szCs w:val="27"/>
          </w:rPr>
          <w:t>Assembly_bond_definition</w:t>
        </w:r>
      </w:hyperlink>
      <w:r>
        <w:rPr>
          <w:color w:val="000000"/>
          <w:sz w:val="27"/>
          <w:szCs w:val="27"/>
        </w:rPr>
        <w:t>.</w:t>
      </w:r>
    </w:p>
    <w:p w:rsidR="00825CA6" w:rsidRDefault="00825CA6" w:rsidP="00825CA6">
      <w:pPr>
        <w:pStyle w:val="NormalWeb"/>
        <w:rPr>
          <w:color w:val="000000"/>
          <w:sz w:val="27"/>
          <w:szCs w:val="27"/>
        </w:rPr>
      </w:pPr>
      <w:r>
        <w:rPr>
          <w:color w:val="000000"/>
          <w:sz w:val="27"/>
          <w:szCs w:val="27"/>
          <w:u w:val="single"/>
        </w:rPr>
        <w:lastRenderedPageBreak/>
        <w:t>EXPRESS specification:</w:t>
      </w:r>
    </w:p>
    <w:p w:rsidR="00825CA6" w:rsidRDefault="00825CA6" w:rsidP="00825CA6">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Default_assembly_bond_shape_model</w:t>
      </w:r>
      <w:r>
        <w:rPr>
          <w:rFonts w:ascii="Courier New" w:hAnsi="Courier New" w:cs="Courier New"/>
          <w:color w:val="000000"/>
          <w:sz w:val="20"/>
          <w:szCs w:val="20"/>
        </w:rPr>
        <w:br/>
      </w:r>
      <w:r>
        <w:rPr>
          <w:rStyle w:val="HTMLCode"/>
          <w:color w:val="000000"/>
        </w:rPr>
        <w:t>  SUBTYPE OF (</w:t>
      </w:r>
      <w:hyperlink r:id="rId115"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  shape_characterized_definition : </w:t>
      </w:r>
      <w:hyperlink r:id="rId116" w:anchor="assembly_technology_arm.assembly_bond_definition" w:history="1">
        <w:r>
          <w:rPr>
            <w:rStyle w:val="Hyperlink"/>
            <w:rFonts w:ascii="Courier New" w:hAnsi="Courier New" w:cs="Courier New"/>
            <w:sz w:val="20"/>
            <w:szCs w:val="20"/>
          </w:rPr>
          <w:t>Assembly_bond_definition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 EXISTS(SELF\Representation.description);</w:t>
      </w:r>
      <w:r>
        <w:rPr>
          <w:rFonts w:ascii="Courier New" w:hAnsi="Courier New" w:cs="Courier New"/>
          <w:color w:val="000000"/>
          <w:sz w:val="20"/>
          <w:szCs w:val="20"/>
        </w:rPr>
        <w:br/>
      </w:r>
      <w:r>
        <w:rPr>
          <w:rStyle w:val="HTMLCode"/>
          <w:color w:val="000000"/>
        </w:rPr>
        <w:t>  WR2: SIZEOF(USEDIN(SELF, 'SHAPE_PROPERTY_ASSIGNMENT_ARM.SHAPE_DESCRIPTION_ASSOCIATION.USED_REPRESENTATION'))=0;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825CA6" w:rsidRDefault="00825CA6" w:rsidP="00825CA6">
      <w:pPr>
        <w:pStyle w:val="NormalWeb"/>
        <w:rPr>
          <w:color w:val="000000"/>
          <w:sz w:val="27"/>
          <w:szCs w:val="27"/>
        </w:rPr>
      </w:pPr>
      <w:r>
        <w:rPr>
          <w:color w:val="000000"/>
          <w:sz w:val="27"/>
          <w:szCs w:val="27"/>
          <w:u w:val="single"/>
        </w:rPr>
        <w:t>Attribute definitions:</w:t>
      </w:r>
    </w:p>
    <w:p w:rsidR="00825CA6" w:rsidRDefault="00825CA6" w:rsidP="00825CA6">
      <w:pPr>
        <w:pStyle w:val="expressdescription"/>
        <w:rPr>
          <w:color w:val="000000"/>
          <w:sz w:val="27"/>
          <w:szCs w:val="27"/>
        </w:rPr>
      </w:pPr>
      <w:r>
        <w:rPr>
          <w:b/>
          <w:bCs/>
          <w:color w:val="000000"/>
          <w:sz w:val="27"/>
          <w:szCs w:val="27"/>
        </w:rPr>
        <w:t>shape_characterized_definition: </w:t>
      </w:r>
      <w:r>
        <w:rPr>
          <w:color w:val="000000"/>
          <w:sz w:val="27"/>
          <w:szCs w:val="27"/>
        </w:rPr>
        <w:t>specifies the role of the </w:t>
      </w:r>
      <w:hyperlink r:id="rId117" w:anchor="assembly_technology_arm.assembly_bond_definition" w:history="1">
        <w:r>
          <w:rPr>
            <w:rStyle w:val="Hyperlink"/>
            <w:b/>
            <w:bCs/>
            <w:sz w:val="27"/>
            <w:szCs w:val="27"/>
          </w:rPr>
          <w:t>Assembly_bond_definition</w:t>
        </w:r>
      </w:hyperlink>
      <w:r>
        <w:rPr>
          <w:color w:val="000000"/>
          <w:sz w:val="27"/>
          <w:szCs w:val="27"/>
        </w:rPr>
        <w:t> for the </w:t>
      </w:r>
      <w:r>
        <w:rPr>
          <w:b/>
          <w:bCs/>
          <w:color w:val="000000"/>
          <w:sz w:val="27"/>
          <w:szCs w:val="27"/>
        </w:rPr>
        <w:t>Default_assembly_bond_shape_model</w:t>
      </w:r>
      <w:r>
        <w:rPr>
          <w:color w:val="000000"/>
          <w:sz w:val="27"/>
          <w:szCs w:val="27"/>
        </w:rPr>
        <w:t>.</w:t>
      </w:r>
    </w:p>
    <w:p w:rsidR="00825CA6" w:rsidRDefault="00825CA6" w:rsidP="00825CA6">
      <w:pPr>
        <w:pStyle w:val="NormalWeb"/>
        <w:rPr>
          <w:color w:val="000000"/>
          <w:sz w:val="27"/>
          <w:szCs w:val="27"/>
        </w:rPr>
      </w:pPr>
      <w:r>
        <w:rPr>
          <w:color w:val="000000"/>
          <w:sz w:val="27"/>
          <w:szCs w:val="27"/>
          <w:u w:val="single"/>
        </w:rPr>
        <w:t>Formal propositions:</w:t>
      </w:r>
    </w:p>
    <w:p w:rsidR="00825CA6" w:rsidRDefault="00825CA6" w:rsidP="00825CA6">
      <w:pPr>
        <w:pStyle w:val="expressdescription"/>
        <w:rPr>
          <w:color w:val="000000"/>
          <w:sz w:val="27"/>
          <w:szCs w:val="27"/>
        </w:rPr>
      </w:pPr>
      <w:r>
        <w:rPr>
          <w:b/>
          <w:bCs/>
          <w:color w:val="000000"/>
          <w:sz w:val="27"/>
          <w:szCs w:val="27"/>
        </w:rPr>
        <w:t>WR1: </w:t>
      </w:r>
      <w:r>
        <w:rPr>
          <w:color w:val="000000"/>
          <w:sz w:val="27"/>
          <w:szCs w:val="27"/>
        </w:rPr>
        <w:t>The </w:t>
      </w:r>
      <w:hyperlink r:id="rId118" w:anchor="foundation_representation_arm.representation.description" w:history="1">
        <w:r>
          <w:rPr>
            <w:rStyle w:val="Hyperlink"/>
            <w:b/>
            <w:bCs/>
            <w:sz w:val="27"/>
            <w:szCs w:val="27"/>
          </w:rPr>
          <w:t>description</w:t>
        </w:r>
      </w:hyperlink>
      <w:r>
        <w:rPr>
          <w:color w:val="000000"/>
          <w:sz w:val="27"/>
          <w:szCs w:val="27"/>
        </w:rPr>
        <w:t> shall not be populated.</w:t>
      </w:r>
    </w:p>
    <w:p w:rsidR="00825CA6" w:rsidRDefault="00825CA6" w:rsidP="00825CA6">
      <w:pPr>
        <w:pStyle w:val="expressdescription"/>
        <w:rPr>
          <w:color w:val="000000"/>
          <w:sz w:val="27"/>
          <w:szCs w:val="27"/>
        </w:rPr>
      </w:pPr>
      <w:bookmarkStart w:id="58" w:name="assembly_technology_arm.default_assembly"/>
      <w:r>
        <w:rPr>
          <w:b/>
          <w:bCs/>
          <w:color w:val="000000"/>
          <w:sz w:val="27"/>
          <w:szCs w:val="27"/>
        </w:rPr>
        <w:t>WR2: </w:t>
      </w:r>
      <w:bookmarkEnd w:id="58"/>
      <w:r>
        <w:rPr>
          <w:color w:val="000000"/>
          <w:sz w:val="27"/>
          <w:szCs w:val="27"/>
        </w:rPr>
        <w:t>The </w:t>
      </w:r>
      <w:r>
        <w:rPr>
          <w:b/>
          <w:bCs/>
          <w:color w:val="000000"/>
          <w:sz w:val="27"/>
          <w:szCs w:val="27"/>
        </w:rPr>
        <w:t>Default_assembly_bond_shape_model</w:t>
      </w:r>
      <w:r>
        <w:rPr>
          <w:color w:val="000000"/>
          <w:sz w:val="27"/>
          <w:szCs w:val="27"/>
        </w:rPr>
        <w:t> shall not be used in the role of </w:t>
      </w:r>
      <w:hyperlink r:id="rId119" w:anchor="shape_property_assignment_arm.shape_description_association.used_representation" w:history="1">
        <w:r>
          <w:rPr>
            <w:rStyle w:val="Hyperlink"/>
            <w:b/>
            <w:bCs/>
            <w:sz w:val="27"/>
            <w:szCs w:val="27"/>
          </w:rPr>
          <w:t>used_representation</w:t>
        </w:r>
      </w:hyperlink>
      <w:r>
        <w:rPr>
          <w:color w:val="000000"/>
          <w:sz w:val="27"/>
          <w:szCs w:val="27"/>
        </w:rPr>
        <w:t> by any </w:t>
      </w:r>
      <w:hyperlink r:id="rId120" w:anchor="shape_property_assignment_arm.shape_description_association" w:history="1">
        <w:r>
          <w:rPr>
            <w:rStyle w:val="Hyperlink"/>
            <w:b/>
            <w:bCs/>
            <w:sz w:val="27"/>
            <w:szCs w:val="27"/>
          </w:rPr>
          <w:t>Shape_description_association</w:t>
        </w:r>
      </w:hyperlink>
      <w:r>
        <w:rPr>
          <w:color w:val="000000"/>
          <w:sz w:val="27"/>
          <w:szCs w:val="27"/>
        </w:rPr>
        <w:t>.</w:t>
      </w:r>
    </w:p>
    <w:p w:rsidR="00825CA6" w:rsidRDefault="00825CA6" w:rsidP="00825CA6">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Assembly_technology_arm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825CA6" w:rsidRDefault="00825CA6" w:rsidP="00825CA6">
      <w:pPr>
        <w:pStyle w:val="NormalWeb"/>
        <w:rPr>
          <w:color w:val="000000"/>
          <w:sz w:val="27"/>
          <w:szCs w:val="27"/>
        </w:rPr>
      </w:pPr>
      <w:r>
        <w:rPr>
          <w:color w:val="000000"/>
          <w:sz w:val="27"/>
          <w:szCs w:val="27"/>
        </w:rPr>
        <w:t>© ISO 2019 — All rights reserved</w:t>
      </w:r>
    </w:p>
    <w:p w:rsidR="004B0747" w:rsidRPr="00825CA6" w:rsidRDefault="004B0747" w:rsidP="00825CA6"/>
    <w:sectPr w:rsidR="004B0747" w:rsidRPr="00825CA6" w:rsidSect="00825CA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0tTQwNjW2NLNQ0lEKTi0uzszPAykwqgUAKAGI9CwAAAA="/>
  </w:docVars>
  <w:rsids>
    <w:rsidRoot w:val="0025162F"/>
    <w:rsid w:val="001047C2"/>
    <w:rsid w:val="0025162F"/>
    <w:rsid w:val="004A0CED"/>
    <w:rsid w:val="004B0747"/>
    <w:rsid w:val="008134E3"/>
    <w:rsid w:val="00825CA6"/>
    <w:rsid w:val="00867951"/>
    <w:rsid w:val="00903347"/>
    <w:rsid w:val="0095441B"/>
    <w:rsid w:val="009C6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7B93"/>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44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41B"/>
    <w:rPr>
      <w:rFonts w:ascii="Segoe UI" w:hAnsi="Segoe UI" w:cs="Segoe UI"/>
      <w:sz w:val="18"/>
      <w:szCs w:val="18"/>
    </w:rPr>
  </w:style>
  <w:style w:type="paragraph" w:styleId="Revision">
    <w:name w:val="Revision"/>
    <w:hidden/>
    <w:uiPriority w:val="99"/>
    <w:semiHidden/>
    <w:rsid w:val="0095441B"/>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63731">
      <w:bodyDiv w:val="1"/>
      <w:marLeft w:val="0"/>
      <w:marRight w:val="0"/>
      <w:marTop w:val="0"/>
      <w:marBottom w:val="0"/>
      <w:divBdr>
        <w:top w:val="none" w:sz="0" w:space="0" w:color="auto"/>
        <w:left w:val="none" w:sz="0" w:space="0" w:color="auto"/>
        <w:bottom w:val="none" w:sz="0" w:space="0" w:color="auto"/>
        <w:right w:val="none" w:sz="0" w:space="0" w:color="auto"/>
      </w:divBdr>
      <w:divsChild>
        <w:div w:id="1339582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requirement_assignment\sys\4_info_reqs.htm" TargetMode="External"/><Relationship Id="rId117" Type="http://schemas.openxmlformats.org/officeDocument/2006/relationships/hyperlink" Target="file:///C:\Users\bus4005\Downloads\CR_FDIS_3_20190311_draft\CR_FDIS_3\part1000\data\modules\assembly_technology\sys\4_info_reqs.htm" TargetMode="External"/><Relationship Id="rId21" Type="http://schemas.openxmlformats.org/officeDocument/2006/relationships/hyperlink" Target="file:///C:\Users\bus4005\Downloads\CR_FDIS_3_20190311_draft\CR_FDIS_3\part1000\data\modules\assembly_technology\sys\4_info_reqs.htm" TargetMode="External"/><Relationship Id="rId42" Type="http://schemas.openxmlformats.org/officeDocument/2006/relationships/hyperlink" Target="file:///C:\Users\bus4005\Downloads\CR_FDIS_3_20190311_draft\CR_FDIS_3\part1000\data\modules\assembly_technology\sys\4_info_reqs.htm" TargetMode="External"/><Relationship Id="rId47" Type="http://schemas.openxmlformats.org/officeDocument/2006/relationships/hyperlink" Target="file:///C:\Users\bus4005\Downloads\CR_FDIS_3_20190311_draft\CR_FDIS_3\part1000\data\modules\assembly_technology\sys\4_info_reqs.htm" TargetMode="External"/><Relationship Id="rId63" Type="http://schemas.openxmlformats.org/officeDocument/2006/relationships/hyperlink" Target="file:///C:\Users\bus4005\Downloads\CR_FDIS_3_20190311_draft\CR_FDIS_3\part1000\data\modules\assembly_technology\sys\4_info_reqs.htm" TargetMode="External"/><Relationship Id="rId68" Type="http://schemas.openxmlformats.org/officeDocument/2006/relationships/hyperlink" Target="file:///C:\Users\bus4005\Downloads\CR_FDIS_3_20190311_draft\CR_FDIS_3\part1000\data\modules\generic_material_aspects\sys\4_info_reqs.htm" TargetMode="External"/><Relationship Id="rId84" Type="http://schemas.openxmlformats.org/officeDocument/2006/relationships/hyperlink" Target="file:///C:\Users\bus4005\Downloads\CR_FDIS_3_20190311_draft\CR_FDIS_3\part1000\data\modules\component_feature\sys\4_info_reqs.htm" TargetMode="External"/><Relationship Id="rId89" Type="http://schemas.openxmlformats.org/officeDocument/2006/relationships/hyperlink" Target="file:///C:\Users\bus4005\Downloads\CR_FDIS_3_20190311_draft\CR_FDIS_3\part1000\data\modules\shape_property_assignment\sys\4_info_reqs.htm" TargetMode="External"/><Relationship Id="rId112" Type="http://schemas.openxmlformats.org/officeDocument/2006/relationships/hyperlink" Target="file:///C:\Users\bus4005\Downloads\CR_FDIS_3_20190311_draft\CR_FDIS_3\part1000\data\modules\assembly_technology\sys\5_mapping.htm#aeentitydefault_assembly_bond_shape_model" TargetMode="External"/><Relationship Id="rId16" Type="http://schemas.openxmlformats.org/officeDocument/2006/relationships/hyperlink" Target="file:///C:\Users\bus4005\Downloads\CR_FDIS_3_20190311_draft\CR_FDIS_3\part1000\data\modules\external_item_identification_assignment\sys\4_info_reqs.htm" TargetMode="External"/><Relationship Id="rId107" Type="http://schemas.openxmlformats.org/officeDocument/2006/relationships/hyperlink" Target="file:///C:\Users\bus4005\Downloads\CR_FDIS_3_20190311_draft\CR_FDIS_3\part1000\data\modules\assembly_technology\sys\4_info_reqs.htm" TargetMode="External"/><Relationship Id="rId11" Type="http://schemas.openxmlformats.org/officeDocument/2006/relationships/hyperlink" Target="file:///C:\Users\bus4005\Downloads\CR_FDIS_3_20190311_draft\CR_FDIS_3\part1000\data\modules\assembly_technology\armexpg1.htm" TargetMode="External"/><Relationship Id="rId32" Type="http://schemas.openxmlformats.org/officeDocument/2006/relationships/hyperlink" Target="file:///C:\Users\bus4005\Downloads\CR_FDIS_3_20190311_draft\CR_FDIS_3\part1000\data\modules\assembly_technology\sys\5_mapping.htm#aeentityassembled_with_bonding" TargetMode="External"/><Relationship Id="rId37" Type="http://schemas.openxmlformats.org/officeDocument/2006/relationships/image" Target="media/image3.gif"/><Relationship Id="rId53" Type="http://schemas.openxmlformats.org/officeDocument/2006/relationships/hyperlink" Target="file:///C:\Users\bus4005\Downloads\CR_FDIS_3_20190311_draft\CR_FDIS_3\part1000\data\modules\assembly_technology\sys\4_info_reqs.htm" TargetMode="External"/><Relationship Id="rId58" Type="http://schemas.openxmlformats.org/officeDocument/2006/relationships/hyperlink" Target="file:///C:\Users\bus4005\Downloads\CR_FDIS_3_20190311_draft\CR_FDIS_3\part1000\data\modules\assembly_technology\sys\4_info_reqs.htm" TargetMode="External"/><Relationship Id="rId74" Type="http://schemas.openxmlformats.org/officeDocument/2006/relationships/hyperlink" Target="file:///C:\Users\bus4005\Downloads\CR_FDIS_3_20190311_draft\CR_FDIS_3\part1000\data\modules\assembly_technology\sys\4_info_reqs.htm" TargetMode="External"/><Relationship Id="rId79" Type="http://schemas.openxmlformats.org/officeDocument/2006/relationships/hyperlink" Target="file:///C:\Users\bus4005\Downloads\CR_FDIS_3_20190311_draft\CR_FDIS_3\part1000\data\modules\component_feature\sys\4_info_reqs.htm" TargetMode="External"/><Relationship Id="rId102" Type="http://schemas.openxmlformats.org/officeDocument/2006/relationships/hyperlink" Target="file:///C:\Users\bus4005\Downloads\CR_FDIS_3_20190311_draft\CR_FDIS_3\part1000\data\modules\assembly_technology\sys\4_info_reqs.htm" TargetMode="External"/><Relationship Id="rId123" Type="http://schemas.openxmlformats.org/officeDocument/2006/relationships/theme" Target="theme/theme1.xml"/><Relationship Id="rId5" Type="http://schemas.openxmlformats.org/officeDocument/2006/relationships/hyperlink" Target="file:///C:\Users\bus4005\Downloads\CR_FDIS_3_20190311_draft\CR_FDIS_3\part1000\data\modules\feature_and_connection_zone\sys\4_info_reqs.htm" TargetMode="External"/><Relationship Id="rId61" Type="http://schemas.openxmlformats.org/officeDocument/2006/relationships/hyperlink" Target="file:///C:\Users\bus4005\Downloads\CR_FDIS_3_20190311_draft\CR_FDIS_3\part1000\data\modules\assembly_technology\sys\4_info_reqs.htm" TargetMode="External"/><Relationship Id="rId82" Type="http://schemas.openxmlformats.org/officeDocument/2006/relationships/hyperlink" Target="file:///C:\Users\bus4005\Downloads\CR_FDIS_3_20190311_draft\CR_FDIS_3\part1000\data\modules\component_feature\sys\4_info_reqs.htm" TargetMode="External"/><Relationship Id="rId90" Type="http://schemas.openxmlformats.org/officeDocument/2006/relationships/hyperlink" Target="file:///C:\Users\bus4005\Downloads\CR_FDIS_3_20190311_draft\CR_FDIS_3\part1000\data\modules\assembly_technology\sys\5_mapping.htm#aeentitycomponent_mating_constraint_condition" TargetMode="External"/><Relationship Id="rId95" Type="http://schemas.openxmlformats.org/officeDocument/2006/relationships/hyperlink" Target="file:///C:\Users\bus4005\Downloads\CR_FDIS_3_20190311_draft\CR_FDIS_3\part1000\data\modules\assembly_technology\sys\4_info_reqs.htm" TargetMode="External"/><Relationship Id="rId19" Type="http://schemas.openxmlformats.org/officeDocument/2006/relationships/hyperlink" Target="file:///C:\Users\bus4005\Downloads\CR_FDIS_3_20190311_draft\CR_FDIS_3\part1000\data\modules\assembly_technology\sys\4_info_reqs.htm" TargetMode="External"/><Relationship Id="rId14" Type="http://schemas.openxmlformats.org/officeDocument/2006/relationships/hyperlink" Target="file:///C:\Users\bus4005\Downloads\CR_FDIS_3_20190311_draft\CR_FDIS_3\part1000\data\modules\external_item_identification_assignment\sys\4_info_reqs.htm" TargetMode="External"/><Relationship Id="rId22" Type="http://schemas.openxmlformats.org/officeDocument/2006/relationships/hyperlink" Target="file:///C:\Users\bus4005\Downloads\CR_FDIS_3_20190311_draft\CR_FDIS_3\part1000\data\modules\property_assignment\sys\4_info_reqs.htm" TargetMode="External"/><Relationship Id="rId27" Type="http://schemas.openxmlformats.org/officeDocument/2006/relationships/hyperlink" Target="file:///C:\Users\bus4005\Downloads\CR_FDIS_3_20190311_draft\CR_FDIS_3\part1000\data\modules\assembly_technology\sys\4_info_reqs.htm" TargetMode="External"/><Relationship Id="rId30" Type="http://schemas.openxmlformats.org/officeDocument/2006/relationships/hyperlink" Target="file:///C:\Users\bus4005\Downloads\CR_FDIS_3_20190311_draft\CR_FDIS_3\part1000\data\modules\part_shape\sys\4_info_reqs.htm" TargetMode="External"/><Relationship Id="rId35" Type="http://schemas.openxmlformats.org/officeDocument/2006/relationships/hyperlink" Target="file:///C:\Users\bus4005\Downloads\CR_FDIS_3_20190311_draft\CR_FDIS_3\part1000\data\modules\assembly_technology\sys\4_info_reqs.htm" TargetMode="External"/><Relationship Id="rId43" Type="http://schemas.openxmlformats.org/officeDocument/2006/relationships/hyperlink" Target="file:///C:\Users\bus4005\Downloads\CR_FDIS_3_20190311_draft\CR_FDIS_3\part1000\data\modules\product_version_relationship\sys\4_info_reqs.htm" TargetMode="External"/><Relationship Id="rId48" Type="http://schemas.openxmlformats.org/officeDocument/2006/relationships/hyperlink" Target="file:///C:\Users\bus4005\Downloads\CR_FDIS_3_20190311_draft\CR_FDIS_3\part1000\data\modules\assembly_technology\sys\5_mapping.htm#aeentityassembly_bond_definition" TargetMode="External"/><Relationship Id="rId56" Type="http://schemas.openxmlformats.org/officeDocument/2006/relationships/hyperlink" Target="file:///C:\Users\bus4005\Downloads\CR_FDIS_3_20190311_draft\CR_FDIS_3\part1000\data\modules\product_view_definition_reference\sys\4_info_reqs.htm" TargetMode="External"/><Relationship Id="rId64" Type="http://schemas.openxmlformats.org/officeDocument/2006/relationships/hyperlink" Target="file:///C:\Users\bus4005\Downloads\CR_FDIS_3_20190311_draft\CR_FDIS_3\part1000\data\modules\assembly_technology\sys\4_info_reqs.htm" TargetMode="External"/><Relationship Id="rId69" Type="http://schemas.openxmlformats.org/officeDocument/2006/relationships/hyperlink" Target="file:///C:\Users\bus4005\Downloads\CR_FDIS_3_20190311_draft\CR_FDIS_3\part1000\data\modules\generic_material_aspects\sys\4_info_reqs.htm" TargetMode="External"/><Relationship Id="rId77" Type="http://schemas.openxmlformats.org/officeDocument/2006/relationships/hyperlink" Target="file:///C:\Users\bus4005\Downloads\CR_FDIS_3_20190311_draft\CR_FDIS_3\part1000\data\modules\assembly_technology\sys\4_info_reqs.htm" TargetMode="External"/><Relationship Id="rId100" Type="http://schemas.openxmlformats.org/officeDocument/2006/relationships/hyperlink" Target="file:///C:\Users\bus4005\Downloads\CR_FDIS_3_20190311_draft\CR_FDIS_3\part1000\data\modules\assembly_technology\sys\4_info_reqs.htm" TargetMode="External"/><Relationship Id="rId105" Type="http://schemas.openxmlformats.org/officeDocument/2006/relationships/hyperlink" Target="file:///C:\Users\bus4005\Downloads\CR_FDIS_3_20190311_draft\CR_FDIS_3\part1000\data\modules\assembly_technology\sys\4_info_reqs.htm" TargetMode="External"/><Relationship Id="rId113" Type="http://schemas.openxmlformats.org/officeDocument/2006/relationships/hyperlink" Target="file:///C:\Users\bus4005\Downloads\CR_FDIS_3_20190311_draft\CR_FDIS_3\part1000\data\modules\elemental_geometric_shape\sys\4_info_reqs.htm" TargetMode="External"/><Relationship Id="rId118" Type="http://schemas.openxmlformats.org/officeDocument/2006/relationships/hyperlink" Target="file:///C:\Users\bus4005\Downloads\CR_FDIS_3_20190311_draft\CR_FDIS_3\part1000\data\modules\foundation_representation\sys\4_info_reqs.htm" TargetMode="External"/><Relationship Id="rId8" Type="http://schemas.openxmlformats.org/officeDocument/2006/relationships/hyperlink" Target="file:///C:\Users\bus4005\Downloads\CR_FDIS_3_20190311_draft\CR_FDIS_3\part1000\data\modules\product_view_definition_reference\sys\4_info_reqs.htm" TargetMode="External"/><Relationship Id="rId51" Type="http://schemas.openxmlformats.org/officeDocument/2006/relationships/hyperlink" Target="file:///C:\Users\bus4005\Downloads\CR_FDIS_3_20190311_draft\CR_FDIS_3\part1000\data\modules\assembly_technology\sys\4_info_reqs.htm" TargetMode="External"/><Relationship Id="rId72" Type="http://schemas.openxmlformats.org/officeDocument/2006/relationships/hyperlink" Target="file:///C:\Users\bus4005\Downloads\CR_FDIS_3_20190311_draft\CR_FDIS_3\part1000\data\modules\assembly_technology\sys\4_info_reqs.htm" TargetMode="External"/><Relationship Id="rId80" Type="http://schemas.openxmlformats.org/officeDocument/2006/relationships/hyperlink" Target="file:///C:\Users\bus4005\Downloads\CR_FDIS_3_20190311_draft\CR_FDIS_3\part1000\data\modules\component_feature\sys\4_info_reqs.htm" TargetMode="External"/><Relationship Id="rId85" Type="http://schemas.openxmlformats.org/officeDocument/2006/relationships/hyperlink" Target="file:///C:\Users\bus4005\Downloads\CR_FDIS_3_20190311_draft\CR_FDIS_3\part1000\data\modules\item_definition_structure\sys\4_info_reqs.htm" TargetMode="External"/><Relationship Id="rId93" Type="http://schemas.openxmlformats.org/officeDocument/2006/relationships/hyperlink" Target="file:///C:\Users\bus4005\Downloads\CR_FDIS_3_20190311_draft\CR_FDIS_3\part1000\data\modules\assembly_component\sys\4_info_reqs.htm" TargetMode="External"/><Relationship Id="rId98" Type="http://schemas.openxmlformats.org/officeDocument/2006/relationships/hyperlink" Target="file:///C:\Users\bus4005\Downloads\CR_FDIS_3_20190311_draft\CR_FDIS_3\part1000\data\modules\physical_unit_design_view\sys\4_info_reqs.htm" TargetMode="External"/><Relationship Id="rId12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modules\assembly_technology\armexpg2.htm" TargetMode="External"/><Relationship Id="rId17" Type="http://schemas.openxmlformats.org/officeDocument/2006/relationships/hyperlink" Target="file:///C:\Users\bus4005\Downloads\CR_FDIS_3_20190311_draft\CR_FDIS_3\part1000\data\modules\assembly_technology\sys\4_info_reqs.htm" TargetMode="External"/><Relationship Id="rId25" Type="http://schemas.openxmlformats.org/officeDocument/2006/relationships/hyperlink" Target="file:///C:\Users\bus4005\Downloads\CR_FDIS_3_20190311_draft\CR_FDIS_3\part1000\data\modules\assembly_technology\sys\4_info_reqs.htm" TargetMode="External"/><Relationship Id="rId33" Type="http://schemas.openxmlformats.org/officeDocument/2006/relationships/image" Target="media/image2.gif"/><Relationship Id="rId38" Type="http://schemas.openxmlformats.org/officeDocument/2006/relationships/hyperlink" Target="file:///C:\Users\bus4005\Downloads\CR_FDIS_3_20190311_draft\CR_FDIS_3\part1000\data\modules\assembly_technology\sys\4_info_reqs.htm" TargetMode="External"/><Relationship Id="rId46" Type="http://schemas.openxmlformats.org/officeDocument/2006/relationships/image" Target="media/image4.gif"/><Relationship Id="rId59" Type="http://schemas.openxmlformats.org/officeDocument/2006/relationships/hyperlink" Target="file:///C:\Users\bus4005\Downloads\CR_FDIS_3_20190311_draft\CR_FDIS_3\part1000\data\modules\assembly_technology\sys\4_info_reqs.htm" TargetMode="External"/><Relationship Id="rId67" Type="http://schemas.openxmlformats.org/officeDocument/2006/relationships/hyperlink" Target="file:///C:\Users\bus4005\Downloads\CR_FDIS_3_20190311_draft\CR_FDIS_3\part1000\data\modules\external_item_identification_assignment\sys\4_info_reqs.htm" TargetMode="External"/><Relationship Id="rId103" Type="http://schemas.openxmlformats.org/officeDocument/2006/relationships/hyperlink" Target="file:///C:\Users\bus4005\Downloads\CR_FDIS_3_20190311_draft\CR_FDIS_3\part1000\data\modules\physical_unit_design_view\sys\4_info_reqs.htm" TargetMode="External"/><Relationship Id="rId108" Type="http://schemas.openxmlformats.org/officeDocument/2006/relationships/hyperlink" Target="file:///C:\Users\bus4005\Downloads\CR_FDIS_3_20190311_draft\CR_FDIS_3\part1000\data\modules\feature_and_connection_zone\sys\4_info_reqs.htm" TargetMode="External"/><Relationship Id="rId116" Type="http://schemas.openxmlformats.org/officeDocument/2006/relationships/hyperlink" Target="file:///C:\Users\bus4005\Downloads\CR_FDIS_3_20190311_draft\CR_FDIS_3\part1000\data\modules\assembly_technology\sys\4_info_reqs.htm" TargetMode="External"/><Relationship Id="rId20" Type="http://schemas.openxmlformats.org/officeDocument/2006/relationships/hyperlink" Target="file:///C:\Users\bus4005\Downloads\CR_FDIS_3_20190311_draft\CR_FDIS_3\part1000\data\modules\generic_material_aspects\sys\4_info_reqs.htm" TargetMode="External"/><Relationship Id="rId41" Type="http://schemas.openxmlformats.org/officeDocument/2006/relationships/hyperlink" Target="file:///C:\Users\bus4005\Downloads\CR_FDIS_3_20190311_draft\CR_FDIS_3\part1000\data\modules\assembly_technology\sys\5_mapping.htm#aeentityassembled_with_fasteners" TargetMode="External"/><Relationship Id="rId54" Type="http://schemas.openxmlformats.org/officeDocument/2006/relationships/hyperlink" Target="file:///C:\Users\bus4005\Downloads\CR_FDIS_3_20190311_draft\CR_FDIS_3\part1000\data\modules\external_item_identification_assignment\sys\4_info_reqs.htm" TargetMode="External"/><Relationship Id="rId62" Type="http://schemas.openxmlformats.org/officeDocument/2006/relationships/hyperlink" Target="file:///C:\Users\bus4005\Downloads\CR_FDIS_3_20190311_draft\CR_FDIS_3\part1000\data\modules\assembly_technology\sys\4_info_reqs.htm" TargetMode="External"/><Relationship Id="rId70" Type="http://schemas.openxmlformats.org/officeDocument/2006/relationships/hyperlink" Target="file:///C:\Users\bus4005\Downloads\CR_FDIS_3_20190311_draft\CR_FDIS_3\part1000\data\modules\assembly_technology\sys\5_mapping.htm#aeentityassembly_joint" TargetMode="External"/><Relationship Id="rId75" Type="http://schemas.openxmlformats.org/officeDocument/2006/relationships/image" Target="media/image5.gif"/><Relationship Id="rId83" Type="http://schemas.openxmlformats.org/officeDocument/2006/relationships/hyperlink" Target="file:///C:\Users\bus4005\Downloads\CR_FDIS_3_20190311_draft\CR_FDIS_3\part1000\data\modules\physical_component_feature\sys\4_info_reqs.htm" TargetMode="External"/><Relationship Id="rId88" Type="http://schemas.openxmlformats.org/officeDocument/2006/relationships/hyperlink" Target="file:///C:\Users\bus4005\Downloads\CR_FDIS_3_20190311_draft\CR_FDIS_3\part1000\data\modules\assembly_module_design\sys\4_info_reqs.htm" TargetMode="External"/><Relationship Id="rId91" Type="http://schemas.openxmlformats.org/officeDocument/2006/relationships/hyperlink" Target="file:///C:\Users\bus4005\Downloads\CR_FDIS_3_20190311_draft\CR_FDIS_3\part1000\data\modules\assembly_technology\sys\4_info_reqs.htm" TargetMode="External"/><Relationship Id="rId96" Type="http://schemas.openxmlformats.org/officeDocument/2006/relationships/hyperlink" Target="file:///C:\Users\bus4005\Downloads\CR_FDIS_3_20190311_draft\CR_FDIS_3\part1000\data\modules\assembly_technology\sys\4_info_reqs.htm" TargetMode="External"/><Relationship Id="rId111" Type="http://schemas.openxmlformats.org/officeDocument/2006/relationships/hyperlink" Target="file:///C:\Users\bus4005\Downloads\CR_FDIS_3_20190311_draft\CR_FDIS_3\part1000\data\modules\physical_unit_design_view\sys\4_info_reqs.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generic_material_aspects\sys\4_info_reqs.htm" TargetMode="External"/><Relationship Id="rId15" Type="http://schemas.openxmlformats.org/officeDocument/2006/relationships/hyperlink" Target="file:///C:\Users\bus4005\Downloads\CR_FDIS_3_20190311_draft\CR_FDIS_3\part1000\data\modules\assembly_technology\sys\4_info_reqs.htm" TargetMode="External"/><Relationship Id="rId23" Type="http://schemas.openxmlformats.org/officeDocument/2006/relationships/hyperlink" Target="file:///C:\Users\bus4005\Downloads\CR_FDIS_3_20190311_draft\CR_FDIS_3\part1000\data\modules\assembly_technology\sys\4_info_reqs.htm" TargetMode="External"/><Relationship Id="rId28" Type="http://schemas.openxmlformats.org/officeDocument/2006/relationships/hyperlink" Target="file:///C:\Users\bus4005\Downloads\CR_FDIS_3_20190311_draft\CR_FDIS_3\part1000\data\modules\requirement_assignment\sys\4_info_reqs.htm" TargetMode="External"/><Relationship Id="rId36" Type="http://schemas.openxmlformats.org/officeDocument/2006/relationships/hyperlink" Target="file:///C:\Users\bus4005\Downloads\CR_FDIS_3_20190311_draft\CR_FDIS_3\part1000\data\modules\assembly_technology\sys\4_info_reqs.htm" TargetMode="External"/><Relationship Id="rId49" Type="http://schemas.openxmlformats.org/officeDocument/2006/relationships/hyperlink" Target="file:///C:\Users\bus4005\Downloads\CR_FDIS_3_20190311_draft\CR_FDIS_3\part1000\data\modules\assembly_technology\sys\4_info_reqs.htm" TargetMode="External"/><Relationship Id="rId57" Type="http://schemas.openxmlformats.org/officeDocument/2006/relationships/hyperlink" Target="file:///C:\Users\bus4005\Downloads\CR_FDIS_3_20190311_draft\CR_FDIS_3\part1000\data\modules\assembly_technology\sys\4_info_reqs.htm" TargetMode="External"/><Relationship Id="rId106" Type="http://schemas.openxmlformats.org/officeDocument/2006/relationships/hyperlink" Target="file:///C:\Users\bus4005\Downloads\CR_FDIS_3_20190311_draft\CR_FDIS_3\part1000\data\modules\assembly_technology\sys\4_info_reqs.htm" TargetMode="External"/><Relationship Id="rId114" Type="http://schemas.openxmlformats.org/officeDocument/2006/relationships/hyperlink" Target="file:///C:\Users\bus4005\Downloads\CR_FDIS_3_20190311_draft\CR_FDIS_3\part1000\data\modules\assembly_technology\sys\4_info_reqs.htm" TargetMode="External"/><Relationship Id="rId119" Type="http://schemas.openxmlformats.org/officeDocument/2006/relationships/hyperlink" Target="file:///C:\Users\bus4005\Downloads\CR_FDIS_3_20190311_draft\CR_FDIS_3\part1000\data\modules\shape_property_assignment\sys\4_info_reqs.htm" TargetMode="External"/><Relationship Id="rId10" Type="http://schemas.openxmlformats.org/officeDocument/2006/relationships/hyperlink" Target="file:///C:\Users\bus4005\Downloads\CR_FDIS_3_20190311_draft\CR_FDIS_3\part1000\data\modules\assembly_technology\sys\c_arm_expg.htm" TargetMode="External"/><Relationship Id="rId31" Type="http://schemas.openxmlformats.org/officeDocument/2006/relationships/hyperlink" Target="file:///C:\Users\bus4005\Downloads\CR_FDIS_3_20190311_draft\CR_FDIS_3\part1000\data\modules\part_shape\sys\4_info_reqs.htm" TargetMode="External"/><Relationship Id="rId44" Type="http://schemas.openxmlformats.org/officeDocument/2006/relationships/hyperlink" Target="file:///C:\Users\bus4005\Downloads\CR_FDIS_3_20190311_draft\CR_FDIS_3\part1000\data\modules\assembly_module_with_interconnect_component\sys\4_info_reqs.htm" TargetMode="External"/><Relationship Id="rId52" Type="http://schemas.openxmlformats.org/officeDocument/2006/relationships/hyperlink" Target="file:///C:\Users\bus4005\Downloads\CR_FDIS_3_20190311_draft\CR_FDIS_3\part1000\data\modules\assembly_technology\sys\4_info_reqs.htm" TargetMode="External"/><Relationship Id="rId60" Type="http://schemas.openxmlformats.org/officeDocument/2006/relationships/hyperlink" Target="file:///C:\Users\bus4005\Downloads\CR_FDIS_3_20190311_draft\CR_FDIS_3\part1000\data\modules\assembly_technology\sys\4_info_reqs.htm" TargetMode="External"/><Relationship Id="rId65" Type="http://schemas.openxmlformats.org/officeDocument/2006/relationships/hyperlink" Target="file:///C:\Users\bus4005\Downloads\CR_FDIS_3_20190311_draft\CR_FDIS_3\part1000\data\modules\assembly_technology\sys\4_info_reqs.htm" TargetMode="External"/><Relationship Id="rId73" Type="http://schemas.openxmlformats.org/officeDocument/2006/relationships/hyperlink" Target="file:///C:\Users\bus4005\Downloads\CR_FDIS_3_20190311_draft\CR_FDIS_3\part1000\data\modules\assembly_technology\sys\4_info_reqs.htm" TargetMode="External"/><Relationship Id="rId78" Type="http://schemas.openxmlformats.org/officeDocument/2006/relationships/hyperlink" Target="file:///C:\Users\bus4005\Downloads\CR_FDIS_3_20190311_draft\CR_FDIS_3\part1000\data\modules\assembly_technology\sys\4_info_reqs.htm" TargetMode="External"/><Relationship Id="rId81" Type="http://schemas.openxmlformats.org/officeDocument/2006/relationships/hyperlink" Target="file:///C:\Users\bus4005\Downloads\CR_FDIS_3_20190311_draft\CR_FDIS_3\part1000\data\modules\physical_component_feature\sys\4_info_reqs.htm" TargetMode="External"/><Relationship Id="rId86" Type="http://schemas.openxmlformats.org/officeDocument/2006/relationships/hyperlink" Target="file:///C:\Users\bus4005\Downloads\CR_FDIS_3_20190311_draft\CR_FDIS_3\part1000\data\modules\physical_component_feature\sys\4_info_reqs.htm" TargetMode="External"/><Relationship Id="rId94" Type="http://schemas.openxmlformats.org/officeDocument/2006/relationships/hyperlink" Target="file:///C:\Users\bus4005\Downloads\CR_FDIS_3_20190311_draft\CR_FDIS_3\part1000\data\modules\assembly_technology\sys\4_info_reqs.htm" TargetMode="External"/><Relationship Id="rId99" Type="http://schemas.openxmlformats.org/officeDocument/2006/relationships/hyperlink" Target="file:///C:\Users\bus4005\Downloads\CR_FDIS_3_20190311_draft\CR_FDIS_3\part1000\data\modules\assembly_technology\sys\4_info_reqs.htm" TargetMode="External"/><Relationship Id="rId101" Type="http://schemas.openxmlformats.org/officeDocument/2006/relationships/hyperlink" Target="file:///C:\Users\bus4005\Downloads\CR_FDIS_3_20190311_draft\CR_FDIS_3\part1000\data\modules\assembly_technology\sys\4_info_reqs.htm" TargetMode="External"/><Relationship Id="rId122"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requirement_assignment\sys\4_info_reqs.htm" TargetMode="External"/><Relationship Id="rId13" Type="http://schemas.openxmlformats.org/officeDocument/2006/relationships/image" Target="media/image1.gif"/><Relationship Id="rId18" Type="http://schemas.openxmlformats.org/officeDocument/2006/relationships/hyperlink" Target="file:///C:\Users\bus4005\Downloads\CR_FDIS_3_20190311_draft\CR_FDIS_3\part1000\data\modules\generic_material_aspects\sys\4_info_reqs.htm" TargetMode="External"/><Relationship Id="rId39" Type="http://schemas.openxmlformats.org/officeDocument/2006/relationships/hyperlink" Target="file:///C:\Users\bus4005\Downloads\CR_FDIS_3_20190311_draft\CR_FDIS_3\part1000\data\modules\assembly_technology\sys\4_info_reqs.htm" TargetMode="External"/><Relationship Id="rId109" Type="http://schemas.openxmlformats.org/officeDocument/2006/relationships/hyperlink" Target="file:///C:\Users\bus4005\Downloads\CR_FDIS_3_20190311_draft\CR_FDIS_3\part1000\data\modules\feature_and_connection_zone\sys\4_info_reqs.htm" TargetMode="External"/><Relationship Id="rId34" Type="http://schemas.openxmlformats.org/officeDocument/2006/relationships/hyperlink" Target="file:///C:\Users\bus4005\Downloads\CR_FDIS_3_20190311_draft\CR_FDIS_3\part1000\data\modules\assembly_technology\sys\4_info_reqs.htm" TargetMode="External"/><Relationship Id="rId50" Type="http://schemas.openxmlformats.org/officeDocument/2006/relationships/hyperlink" Target="file:///C:\Users\bus4005\Downloads\CR_FDIS_3_20190311_draft\CR_FDIS_3\part1000\data\modules\product_view_definition_reference\sys\4_info_reqs.htm" TargetMode="External"/><Relationship Id="rId55" Type="http://schemas.openxmlformats.org/officeDocument/2006/relationships/hyperlink" Target="file:///C:\Users\bus4005\Downloads\CR_FDIS_3_20190311_draft\CR_FDIS_3\part1000\data\modules\generic_material_aspects\sys\4_info_reqs.htm" TargetMode="External"/><Relationship Id="rId76" Type="http://schemas.openxmlformats.org/officeDocument/2006/relationships/hyperlink" Target="file:///C:\Users\bus4005\Downloads\CR_FDIS_3_20190311_draft\CR_FDIS_3\part1000\data\modules\assembly_module_with_interconnect_component\sys\4_info_reqs.htm" TargetMode="External"/><Relationship Id="rId97" Type="http://schemas.openxmlformats.org/officeDocument/2006/relationships/hyperlink" Target="file:///C:\Users\bus4005\Downloads\CR_FDIS_3_20190311_draft\CR_FDIS_3\part1000\data\modules\part_view_definition\sys\4_info_reqs.htm" TargetMode="External"/><Relationship Id="rId104" Type="http://schemas.openxmlformats.org/officeDocument/2006/relationships/hyperlink" Target="file:///C:\Users\bus4005\Downloads\CR_FDIS_3_20190311_draft\CR_FDIS_3\part1000\data\modules\assembly_technology\sys\5_mapping.htm#aeentityconnection_zone_based_assembly_joint" TargetMode="External"/><Relationship Id="rId120" Type="http://schemas.openxmlformats.org/officeDocument/2006/relationships/hyperlink" Target="file:///C:\Users\bus4005\Downloads\CR_FDIS_3_20190311_draft\CR_FDIS_3\part1000\data\modules\shape_property_assignment\sys\4_info_reqs.htm" TargetMode="External"/><Relationship Id="rId7" Type="http://schemas.openxmlformats.org/officeDocument/2006/relationships/hyperlink" Target="file:///C:\Users\bus4005\Downloads\CR_FDIS_3_20190311_draft\CR_FDIS_3\part1000\data\modules\physical_component_feature\sys\4_info_reqs.htm" TargetMode="External"/><Relationship Id="rId71" Type="http://schemas.openxmlformats.org/officeDocument/2006/relationships/hyperlink" Target="file:///C:\Users\bus4005\Downloads\CR_FDIS_3_20190311_draft\CR_FDIS_3\part1000\data\modules\component_feature\sys\4_info_reqs.htm" TargetMode="External"/><Relationship Id="rId92" Type="http://schemas.openxmlformats.org/officeDocument/2006/relationships/hyperlink" Target="file:///C:\Users\bus4005\Downloads\CR_FDIS_3_20190311_draft\CR_FDIS_3\part1000\data\modules\assembly_technology\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assembly_technology\sys\4_info_reqs.htm" TargetMode="External"/><Relationship Id="rId24" Type="http://schemas.openxmlformats.org/officeDocument/2006/relationships/hyperlink" Target="file:///C:\Users\bus4005\Downloads\CR_FDIS_3_20190311_draft\CR_FDIS_3\part1000\data\modules\property_assignment\sys\4_info_reqs.htm" TargetMode="External"/><Relationship Id="rId40" Type="http://schemas.openxmlformats.org/officeDocument/2006/relationships/hyperlink" Target="file:///C:\Users\bus4005\Downloads\CR_FDIS_3_20190311_draft\CR_FDIS_3\part1000\data\modules\assembly_technology\sys\4_info_reqs.htm" TargetMode="External"/><Relationship Id="rId45" Type="http://schemas.openxmlformats.org/officeDocument/2006/relationships/hyperlink" Target="file:///C:\Users\bus4005\Downloads\CR_FDIS_3_20190311_draft\CR_FDIS_3\part1000\data\modules\assembly_technology\sys\4_info_reqs.htm" TargetMode="External"/><Relationship Id="rId66" Type="http://schemas.openxmlformats.org/officeDocument/2006/relationships/hyperlink" Target="file:///C:\Users\bus4005\Downloads\CR_FDIS_3_20190311_draft\CR_FDIS_3\part1000\data\modules\external_item_identification_assignment\sys\4_info_reqs.htm" TargetMode="External"/><Relationship Id="rId87" Type="http://schemas.openxmlformats.org/officeDocument/2006/relationships/hyperlink" Target="file:///C:\Users\bus4005\Downloads\CR_FDIS_3_20190311_draft\CR_FDIS_3\part1000\data\modules\physical_component_feature\sys\4_info_reqs.htm" TargetMode="External"/><Relationship Id="rId110" Type="http://schemas.openxmlformats.org/officeDocument/2006/relationships/hyperlink" Target="file:///C:\Users\bus4005\Downloads\CR_FDIS_3_20190311_draft\CR_FDIS_3\part1000\data\modules\physical_unit_design_view\sys\4_info_reqs.htm" TargetMode="External"/><Relationship Id="rId115" Type="http://schemas.openxmlformats.org/officeDocument/2006/relationships/hyperlink" Target="file:///C:\Users\bus4005\Downloads\CR_FDIS_3_20190311_draft\CR_FDIS_3\part1000\data\modules\elemental_geometric_shape\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5840</Words>
  <Characters>33292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2019-03-20T18:57:00Z</dcterms:created>
  <dcterms:modified xsi:type="dcterms:W3CDTF">2019-03-20T18:57:00Z</dcterms:modified>
</cp:coreProperties>
</file>