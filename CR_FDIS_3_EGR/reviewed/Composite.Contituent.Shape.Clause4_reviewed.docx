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241" w:rsidRDefault="002E5241" w:rsidP="002E5241">
      <w:pPr>
        <w:pStyle w:val="Heading2"/>
        <w:rPr>
          <w:color w:val="000000"/>
        </w:rPr>
      </w:pPr>
      <w:bookmarkStart w:id="0" w:name="interfaces"/>
      <w:bookmarkStart w:id="1" w:name="_GoBack"/>
      <w:bookmarkEnd w:id="1"/>
      <w:r>
        <w:rPr>
          <w:color w:val="000000"/>
        </w:rPr>
        <w:t>4.1 Required AM ARMs</w:t>
      </w:r>
      <w:bookmarkEnd w:id="0"/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advanced_boundary_representa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Advanced_boundary_representation_arm</w:t>
        </w:r>
      </w:hyperlink>
      <w:r>
        <w:rPr>
          <w:rStyle w:val="HTMLCode"/>
          <w:color w:val="000000"/>
        </w:rPr>
        <w:t>;    --  ISO/TS 10303-1514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construction_geometr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Construction_geometry_arm</w:t>
        </w:r>
      </w:hyperlink>
      <w:r>
        <w:rPr>
          <w:rStyle w:val="HTMLCode"/>
          <w:color w:val="000000"/>
        </w:rPr>
        <w:t>;    --  ISO/TS 10303-1131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constructive_solid_geometry_3d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Constructive_solid_geometry_3d_arm</w:t>
        </w:r>
      </w:hyperlink>
      <w:r>
        <w:rPr>
          <w:rStyle w:val="HTMLCode"/>
          <w:color w:val="000000"/>
        </w:rPr>
        <w:t>;    --  ISO/TS 10303-1068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8" w:anchor="curve_swept_solid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Curve_swept_solid_arm</w:t>
        </w:r>
      </w:hyperlink>
      <w:r>
        <w:rPr>
          <w:rStyle w:val="HTMLCode"/>
          <w:color w:val="000000"/>
        </w:rPr>
        <w:t>;    --  ISO/TS 10303-1659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9" w:anchor="edge_based_wirefram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Edge_based_wireframe_arm</w:t>
        </w:r>
      </w:hyperlink>
      <w:r>
        <w:rPr>
          <w:rStyle w:val="HTMLCode"/>
          <w:color w:val="000000"/>
        </w:rPr>
        <w:t>;    --  ISO/TS 10303-1501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0" w:anchor="elementary_boundary_representa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Elementary_boundary_representation_arm</w:t>
        </w:r>
      </w:hyperlink>
      <w:r>
        <w:rPr>
          <w:rStyle w:val="HTMLCode"/>
          <w:color w:val="000000"/>
        </w:rPr>
        <w:t>;    --  ISO/TS 10303-1329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1" w:anchor="external_model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External_model_arm</w:t>
        </w:r>
      </w:hyperlink>
      <w:r>
        <w:rPr>
          <w:rStyle w:val="HTMLCode"/>
          <w:color w:val="000000"/>
        </w:rPr>
        <w:t>;    --  ISO/TS 10303-1033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2" w:anchor="faceted_boundary_representa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Faceted_boundary_representation_arm</w:t>
        </w:r>
      </w:hyperlink>
      <w:r>
        <w:rPr>
          <w:rStyle w:val="HTMLCode"/>
          <w:color w:val="000000"/>
        </w:rPr>
        <w:t>;    --  ISO/TS 10303-1512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3" w:anchor="geometrically_bounded_surfac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Geometrically_bounded_surface_arm</w:t>
        </w:r>
      </w:hyperlink>
      <w:r>
        <w:rPr>
          <w:rStyle w:val="HTMLCode"/>
          <w:color w:val="000000"/>
        </w:rPr>
        <w:t>;    --  ISO/TS 10303-1507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4" w:anchor="geometrically_bounded_wirefram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Geometrically_bounded_wireframe_arm</w:t>
        </w:r>
      </w:hyperlink>
      <w:r>
        <w:rPr>
          <w:rStyle w:val="HTMLCode"/>
          <w:color w:val="000000"/>
        </w:rPr>
        <w:t>;    --  ISO/TS 10303-1510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5" w:anchor="manifold_surfac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Manifold_surface_arm</w:t>
        </w:r>
      </w:hyperlink>
      <w:r>
        <w:rPr>
          <w:rStyle w:val="HTMLCode"/>
          <w:color w:val="000000"/>
        </w:rPr>
        <w:t>;    --  ISO/TS 10303-1509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6" w:anchor="shell_based_wirefram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Shell_based_wireframe_arm</w:t>
        </w:r>
      </w:hyperlink>
      <w:r>
        <w:rPr>
          <w:rStyle w:val="HTMLCode"/>
          <w:color w:val="000000"/>
        </w:rPr>
        <w:t>;    --  ISO/TS 10303-1502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7" w:anchor="tessellated_geometr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Tessellated_geometry_arm</w:t>
        </w:r>
      </w:hyperlink>
      <w:r>
        <w:rPr>
          <w:rStyle w:val="HTMLCode"/>
          <w:color w:val="000000"/>
        </w:rPr>
        <w:t>;    --  ISO/TS 10303-1819</w:t>
      </w:r>
    </w:p>
    <w:p w:rsidR="002E5241" w:rsidRDefault="002E5241" w:rsidP="002E5241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8" w:anchor="value_with_unit_extens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Value_with_unit_extension_arm</w:t>
        </w:r>
      </w:hyperlink>
      <w:r>
        <w:rPr>
          <w:rStyle w:val="HTMLCode"/>
          <w:color w:val="000000"/>
        </w:rPr>
        <w:t>;    --  ISO/TS 10303-1753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Advanced_boundary_representation_arm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10303-1514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lastRenderedPageBreak/>
              <w:t>Construction_geometry_arm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10303-1131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Constructive_solid_geometry_3d_arm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10303-1068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Curve_swept_solid_arm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10303-1659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Edge_based_wireframe_arm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10303-1501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Elementary_boundary_representation_arm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10303-1329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External_model_arm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10303-1033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Faceted_boundary_representation_arm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10303-1512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Geometrically_bounded_surface_arm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10303-1507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Geometrically_bounded_wireframe_arm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10303-1510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Manifold_surface_arm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10303-1509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Shell_based_wireframe_arm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10303-1502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Tessellated_geometry_arm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10303-1819</w:t>
            </w:r>
          </w:p>
        </w:tc>
      </w:tr>
      <w:tr w:rsidR="002E5241" w:rsidTr="002E5241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E5241" w:rsidRDefault="002E5241">
            <w:r>
              <w:rPr>
                <w:b/>
                <w:bCs/>
                <w:sz w:val="20"/>
                <w:szCs w:val="20"/>
              </w:rPr>
              <w:t>Value_with_unit_extension_arm</w:t>
            </w:r>
          </w:p>
        </w:tc>
        <w:tc>
          <w:tcPr>
            <w:tcW w:w="1905" w:type="dxa"/>
            <w:vAlign w:val="center"/>
            <w:hideMark/>
          </w:tcPr>
          <w:p w:rsidR="002E5241" w:rsidRDefault="002E5241">
            <w:r>
              <w:rPr>
                <w:sz w:val="20"/>
                <w:szCs w:val="20"/>
              </w:rPr>
              <w:t>ISO/TS 10303-1753</w:t>
            </w:r>
          </w:p>
        </w:tc>
      </w:tr>
    </w:tbl>
    <w:p w:rsidR="002E5241" w:rsidRDefault="002E5241" w:rsidP="002E5241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19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20" w:history="1">
        <w:r>
          <w:rPr>
            <w:rStyle w:val="Hyperlink"/>
          </w:rPr>
          <w:t>C.1</w:t>
        </w:r>
      </w:hyperlink>
      <w:r>
        <w:rPr>
          <w:color w:val="000000"/>
        </w:rPr>
        <w:t>, </w:t>
      </w:r>
      <w:hyperlink r:id="rId21" w:history="1">
        <w:r>
          <w:rPr>
            <w:rStyle w:val="Hyperlink"/>
          </w:rPr>
          <w:t>C.2</w:t>
        </w:r>
      </w:hyperlink>
      <w:r>
        <w:rPr>
          <w:color w:val="000000"/>
        </w:rPr>
        <w:t>, </w:t>
      </w:r>
      <w:hyperlink r:id="rId22" w:history="1">
        <w:r>
          <w:rPr>
            <w:rStyle w:val="Hyperlink"/>
          </w:rPr>
          <w:t>C.3</w:t>
        </w:r>
      </w:hyperlink>
      <w:r>
        <w:rPr>
          <w:color w:val="000000"/>
        </w:rPr>
        <w:t>and </w:t>
      </w:r>
      <w:hyperlink r:id="rId23" w:history="1">
        <w:r>
          <w:rPr>
            <w:rStyle w:val="Hyperlink"/>
          </w:rPr>
          <w:t>C.4</w:t>
        </w:r>
      </w:hyperlink>
      <w:r>
        <w:rPr>
          <w:color w:val="000000"/>
        </w:rPr>
        <w:t> for a graphical representation of this schema.</w:t>
      </w:r>
    </w:p>
    <w:p w:rsidR="002E5241" w:rsidRDefault="002E5241" w:rsidP="002E5241">
      <w:pPr>
        <w:pStyle w:val="Heading2"/>
        <w:rPr>
          <w:color w:val="000000"/>
        </w:rPr>
      </w:pPr>
      <w:bookmarkStart w:id="2" w:name="types"/>
      <w:r>
        <w:rPr>
          <w:color w:val="000000"/>
        </w:rPr>
        <w:t>4.2 ARM type definitions</w:t>
      </w:r>
      <w:bookmarkEnd w:id="2"/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4.2.1 boundary_class_zone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8" name="Picture 38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boundary_class_zone</w:t>
      </w:r>
      <w:r>
        <w:rPr>
          <w:color w:val="000000"/>
          <w:sz w:val="27"/>
          <w:szCs w:val="27"/>
        </w:rPr>
        <w:t> type allows for the designation of the data types </w:t>
      </w:r>
      <w:hyperlink r:id="rId25" w:anchor="composite_constituent_shape_arm.boundary_curve_set" w:history="1">
        <w:r>
          <w:rPr>
            <w:rStyle w:val="Hyperlink"/>
            <w:b/>
            <w:bCs/>
            <w:sz w:val="27"/>
            <w:szCs w:val="27"/>
          </w:rPr>
          <w:t>Boundary_curve_set</w:t>
        </w:r>
      </w:hyperlink>
      <w:r>
        <w:rPr>
          <w:color w:val="000000"/>
          <w:sz w:val="27"/>
          <w:szCs w:val="27"/>
        </w:rPr>
        <w:t>, and </w:t>
      </w:r>
      <w:hyperlink r:id="rId26" w:anchor="elemental_topology_arm.loop" w:history="1">
        <w:r>
          <w:rPr>
            <w:rStyle w:val="Hyperlink"/>
            <w:b/>
            <w:bCs/>
            <w:sz w:val="27"/>
            <w:szCs w:val="27"/>
          </w:rPr>
          <w:t>Loop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boundary_class_zone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 (</w:t>
      </w:r>
      <w:hyperlink r:id="rId27" w:anchor="composite_constituent_shape_arm.boundary_curve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Boundary_curve_set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8" w:anchor="elemental_topology_arm.loop" w:history="1">
        <w:r>
          <w:rPr>
            <w:rStyle w:val="Hyperlink"/>
            <w:rFonts w:ascii="Courier New" w:hAnsi="Courier New" w:cs="Courier New"/>
            <w:sz w:val="20"/>
            <w:szCs w:val="20"/>
          </w:rPr>
          <w:t>Loop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4.2.2 composite_assembly_shape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7" name="Picture 37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composite_assembly_shape</w:t>
      </w:r>
      <w:r>
        <w:rPr>
          <w:color w:val="000000"/>
          <w:sz w:val="27"/>
          <w:szCs w:val="27"/>
        </w:rPr>
        <w:t> type allows for the designation of the data types </w:t>
      </w:r>
      <w:hyperlink r:id="rId29" w:anchor="advanced_boundary_representation_arm.advanced_brep_shape_representation" w:history="1">
        <w:r>
          <w:rPr>
            <w:rStyle w:val="Hyperlink"/>
            <w:b/>
            <w:bCs/>
            <w:sz w:val="27"/>
            <w:szCs w:val="27"/>
          </w:rPr>
          <w:t>Advanced_brep_shape_representation</w:t>
        </w:r>
      </w:hyperlink>
      <w:r>
        <w:rPr>
          <w:color w:val="000000"/>
          <w:sz w:val="27"/>
          <w:szCs w:val="27"/>
        </w:rPr>
        <w:t>, </w:t>
      </w:r>
      <w:hyperlink r:id="rId30" w:anchor="edge_based_wireframe_arm.edge_based_wireframe_shape_representation" w:history="1">
        <w:r>
          <w:rPr>
            <w:rStyle w:val="Hyperlink"/>
            <w:b/>
            <w:bCs/>
            <w:sz w:val="27"/>
            <w:szCs w:val="27"/>
          </w:rPr>
          <w:t>Edge_based_wireframe_shape_representation</w:t>
        </w:r>
      </w:hyperlink>
      <w:r>
        <w:rPr>
          <w:color w:val="000000"/>
          <w:sz w:val="27"/>
          <w:szCs w:val="27"/>
        </w:rPr>
        <w:t>, </w:t>
      </w:r>
      <w:hyperlink r:id="rId31" w:anchor="external_model_arm.external_geometric_model" w:history="1">
        <w:r>
          <w:rPr>
            <w:rStyle w:val="Hyperlink"/>
            <w:b/>
            <w:bCs/>
            <w:sz w:val="27"/>
            <w:szCs w:val="27"/>
          </w:rPr>
          <w:t>External_geometric_model</w:t>
        </w:r>
      </w:hyperlink>
      <w:r>
        <w:rPr>
          <w:color w:val="000000"/>
          <w:sz w:val="27"/>
          <w:szCs w:val="27"/>
        </w:rPr>
        <w:t>, </w:t>
      </w:r>
      <w:hyperlink r:id="rId32" w:anchor="faceted_boundary_representation_arm.faceted_brep_shape_representation" w:history="1">
        <w:r>
          <w:rPr>
            <w:rStyle w:val="Hyperlink"/>
            <w:b/>
            <w:bCs/>
            <w:sz w:val="27"/>
            <w:szCs w:val="27"/>
          </w:rPr>
          <w:t>Faceted_brep_shape_representation</w:t>
        </w:r>
      </w:hyperlink>
      <w:r>
        <w:rPr>
          <w:color w:val="000000"/>
          <w:sz w:val="27"/>
          <w:szCs w:val="27"/>
        </w:rPr>
        <w:t>, </w:t>
      </w:r>
      <w:hyperlink r:id="rId33" w:anchor="geometrically_bounded_surface_arm.geometrically_bounded_surface_shape_representation" w:history="1">
        <w:r>
          <w:rPr>
            <w:rStyle w:val="Hyperlink"/>
            <w:b/>
            <w:bCs/>
            <w:sz w:val="27"/>
            <w:szCs w:val="27"/>
          </w:rPr>
          <w:t>Geometrically_bounded_surface_shape_representation</w:t>
        </w:r>
      </w:hyperlink>
      <w:r>
        <w:rPr>
          <w:color w:val="000000"/>
          <w:sz w:val="27"/>
          <w:szCs w:val="27"/>
        </w:rPr>
        <w:t>, </w:t>
      </w:r>
      <w:hyperlink r:id="rId34" w:anchor="geometrically_bounded_wireframe_arm.geometrically_bounded_wireframe_shape_representation" w:history="1">
        <w:r>
          <w:rPr>
            <w:rStyle w:val="Hyperlink"/>
            <w:b/>
            <w:bCs/>
            <w:sz w:val="27"/>
            <w:szCs w:val="27"/>
          </w:rPr>
          <w:t>Geometrically_bounded_wireframe_shape_representation</w:t>
        </w:r>
      </w:hyperlink>
      <w:r>
        <w:rPr>
          <w:color w:val="000000"/>
          <w:sz w:val="27"/>
          <w:szCs w:val="27"/>
        </w:rPr>
        <w:t>, </w:t>
      </w:r>
      <w:hyperlink r:id="rId35" w:anchor="manifold_surface_arm.manifold_surface_shape_representation" w:history="1">
        <w:r>
          <w:rPr>
            <w:rStyle w:val="Hyperlink"/>
            <w:b/>
            <w:bCs/>
            <w:sz w:val="27"/>
            <w:szCs w:val="27"/>
          </w:rPr>
          <w:t>Manifold_surface_shape_representation</w:t>
        </w:r>
      </w:hyperlink>
      <w:r>
        <w:rPr>
          <w:color w:val="000000"/>
          <w:sz w:val="27"/>
          <w:szCs w:val="27"/>
        </w:rPr>
        <w:t>, </w:t>
      </w:r>
      <w:hyperlink r:id="rId36" w:anchor="shell_based_wireframe_arm.shell_based_wireframe_shape_representation" w:history="1">
        <w:r>
          <w:rPr>
            <w:rStyle w:val="Hyperlink"/>
            <w:b/>
            <w:bCs/>
            <w:sz w:val="27"/>
            <w:szCs w:val="27"/>
          </w:rPr>
          <w:t>Shell_based_wireframe_shape_representation</w:t>
        </w:r>
      </w:hyperlink>
      <w:r>
        <w:rPr>
          <w:color w:val="000000"/>
          <w:sz w:val="27"/>
          <w:szCs w:val="27"/>
        </w:rPr>
        <w:t>, </w:t>
      </w:r>
      <w:hyperlink r:id="rId37" w:anchor="tessellated_geometry_arm.tessellated_shape_representation" w:history="1">
        <w:r>
          <w:rPr>
            <w:rStyle w:val="Hyperlink"/>
            <w:b/>
            <w:bCs/>
            <w:sz w:val="27"/>
            <w:szCs w:val="27"/>
          </w:rPr>
          <w:t>Tessellated_shape_representation</w:t>
        </w:r>
      </w:hyperlink>
      <w:r>
        <w:rPr>
          <w:color w:val="000000"/>
          <w:sz w:val="27"/>
          <w:szCs w:val="27"/>
        </w:rPr>
        <w:t>, and </w:t>
      </w:r>
      <w:hyperlink r:id="rId38" w:anchor="composite_constituent_shape_arm.three_d_geometry_set" w:history="1">
        <w:r>
          <w:rPr>
            <w:rStyle w:val="Hyperlink"/>
            <w:b/>
            <w:bCs/>
            <w:sz w:val="27"/>
            <w:szCs w:val="27"/>
          </w:rPr>
          <w:t>Three_d_geometry_set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composite_assembly_shape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39" w:anchor="advanced_boundary_representation_arm.advanced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Advanced_brep_shape_representation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0" w:anchor="edge_based_wireframe_arm.edge_based_wireframe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Edge_based_wireframe_shape_representation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1" w:anchor="external_model_arm.external_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External_geometric_model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2" w:anchor="faceted_boundary_representation_arm.faceted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Faceted_brep_shape_representation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3" w:anchor="geometrically_bounded_surface_arm.geometrically_bounded_surface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Geometrically_bounded_surface_shape_representation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4" w:anchor="geometrically_bounded_wireframe_arm.geometrically_bounded_wireframe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Geometrically_bounded_wireframe_shape_representation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5" w:anchor="manifold_surface_arm.manifold_surface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Manifold_surface_shape_representation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6" w:anchor="shell_based_wireframe_arm.shell_based_wireframe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Shell_based_wireframe_shape_representation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7" w:anchor="tessellated_geometry_arm.tessellated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Tessellated_shape_representation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8" w:anchor="composite_constituent_shape_arm.three_d_geometry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Three_d_geometry_set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bookmarkStart w:id="3" w:name="composite_constituent_shape_arm.core_sha"/>
      <w:r>
        <w:rPr>
          <w:color w:val="000000"/>
        </w:rPr>
        <w:t>4.2.3 core_shape</w:t>
      </w:r>
      <w:bookmarkEnd w:id="3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6" name="Picture 36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core_shape</w:t>
      </w:r>
      <w:r>
        <w:rPr>
          <w:color w:val="000000"/>
          <w:sz w:val="27"/>
          <w:szCs w:val="27"/>
        </w:rPr>
        <w:t> type allows for the designation of the data types </w:t>
      </w:r>
      <w:hyperlink r:id="rId49" w:anchor="advanced_boundary_representation_arm.advanced_brep_shape_representation" w:history="1">
        <w:r>
          <w:rPr>
            <w:rStyle w:val="Hyperlink"/>
            <w:b/>
            <w:bCs/>
            <w:sz w:val="27"/>
            <w:szCs w:val="27"/>
          </w:rPr>
          <w:t>Advanced_brep_shape_representation</w:t>
        </w:r>
      </w:hyperlink>
      <w:r>
        <w:rPr>
          <w:color w:val="000000"/>
          <w:sz w:val="27"/>
          <w:szCs w:val="27"/>
        </w:rPr>
        <w:t>, </w:t>
      </w:r>
      <w:hyperlink r:id="rId50" w:anchor="composite_constituent_shape_arm.beveled_sheet_representation" w:history="1">
        <w:r>
          <w:rPr>
            <w:rStyle w:val="Hyperlink"/>
            <w:b/>
            <w:bCs/>
            <w:sz w:val="27"/>
            <w:szCs w:val="27"/>
          </w:rPr>
          <w:t>Beveled_sheet_representation</w:t>
        </w:r>
      </w:hyperlink>
      <w:r>
        <w:rPr>
          <w:color w:val="000000"/>
          <w:sz w:val="27"/>
          <w:szCs w:val="27"/>
        </w:rPr>
        <w:t>, </w:t>
      </w:r>
      <w:hyperlink r:id="rId51" w:anchor="external_model_arm.external_geometric_model" w:history="1">
        <w:r>
          <w:rPr>
            <w:rStyle w:val="Hyperlink"/>
            <w:b/>
            <w:bCs/>
            <w:sz w:val="27"/>
            <w:szCs w:val="27"/>
          </w:rPr>
          <w:t>External_geometric_model</w:t>
        </w:r>
      </w:hyperlink>
      <w:r>
        <w:rPr>
          <w:color w:val="000000"/>
          <w:sz w:val="27"/>
          <w:szCs w:val="27"/>
        </w:rPr>
        <w:t>, </w:t>
      </w:r>
      <w:hyperlink r:id="rId52" w:anchor="faceted_boundary_representation_arm.faceted_brep_shape_representation" w:history="1">
        <w:r>
          <w:rPr>
            <w:rStyle w:val="Hyperlink"/>
            <w:b/>
            <w:bCs/>
            <w:sz w:val="27"/>
            <w:szCs w:val="27"/>
          </w:rPr>
          <w:t>Faceted_brep_shape_representation</w:t>
        </w:r>
      </w:hyperlink>
      <w:r>
        <w:rPr>
          <w:color w:val="000000"/>
          <w:sz w:val="27"/>
          <w:szCs w:val="27"/>
        </w:rPr>
        <w:t>, and </w:t>
      </w:r>
      <w:hyperlink r:id="rId53" w:anchor="tessellated_geometry_arm.tessellated_shape_representation" w:history="1">
        <w:r>
          <w:rPr>
            <w:rStyle w:val="Hyperlink"/>
            <w:b/>
            <w:bCs/>
            <w:sz w:val="27"/>
            <w:szCs w:val="27"/>
          </w:rPr>
          <w:t>Tessellated_shape_representation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core_shape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 (</w:t>
      </w:r>
      <w:hyperlink r:id="rId54" w:anchor="advanced_boundary_representation_arm.advanced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Advanced_brep_shape_representation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55" w:anchor="composite_constituent_shape_arm.beveled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Beveled_sheet_representation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56" w:anchor="external_model_arm.external_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External_geometric_model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57" w:anchor="faceted_boundary_representation_arm.faceted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Faceted_brep_shape_representation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58" w:anchor="tessellated_geometry_arm.tessellated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Tessellated_shape_representation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bookmarkStart w:id="4" w:name="composite_constituent_shape_arm.curve_or"/>
      <w:r>
        <w:rPr>
          <w:color w:val="000000"/>
        </w:rPr>
        <w:t>4.2.4 curve_or_point</w:t>
      </w:r>
      <w:bookmarkEnd w:id="4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5" name="Picture 35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curve_or_point</w:t>
      </w:r>
      <w:r>
        <w:rPr>
          <w:color w:val="000000"/>
          <w:sz w:val="27"/>
          <w:szCs w:val="27"/>
        </w:rPr>
        <w:t> type allows for the designation of the data types </w:t>
      </w:r>
      <w:hyperlink r:id="rId59" w:anchor="basic_geometry_arm.curve" w:history="1">
        <w:r>
          <w:rPr>
            <w:rStyle w:val="Hyperlink"/>
            <w:b/>
            <w:bCs/>
            <w:sz w:val="27"/>
            <w:szCs w:val="27"/>
          </w:rPr>
          <w:t>Curve</w:t>
        </w:r>
      </w:hyperlink>
      <w:r>
        <w:rPr>
          <w:color w:val="000000"/>
          <w:sz w:val="27"/>
          <w:szCs w:val="27"/>
        </w:rPr>
        <w:t>, and </w:t>
      </w:r>
      <w:hyperlink r:id="rId60" w:anchor="elemental_geometric_shape_arm.point" w:history="1">
        <w:r>
          <w:rPr>
            <w:rStyle w:val="Hyperlink"/>
            <w:b/>
            <w:bCs/>
            <w:sz w:val="27"/>
            <w:szCs w:val="27"/>
          </w:rPr>
          <w:t>Point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curve_or_point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61" w:anchor="basic_geometry_arm.curve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62" w:anchor="elemental_geometric_shape_arm.p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Point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4.2.5 geometric_set_select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4" name="Picture 34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geometric_set_select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63" w:anchor="basic_geometry_arm.curve" w:history="1">
        <w:r>
          <w:rPr>
            <w:rStyle w:val="Hyperlink"/>
            <w:b/>
            <w:bCs/>
            <w:sz w:val="27"/>
            <w:szCs w:val="27"/>
          </w:rPr>
          <w:t>Curve</w:t>
        </w:r>
      </w:hyperlink>
      <w:r>
        <w:rPr>
          <w:color w:val="000000"/>
          <w:sz w:val="27"/>
          <w:szCs w:val="27"/>
        </w:rPr>
        <w:t>, </w:t>
      </w:r>
      <w:hyperlink r:id="rId64" w:anchor="elemental_geometric_shape_arm.point" w:history="1">
        <w:r>
          <w:rPr>
            <w:rStyle w:val="Hyperlink"/>
            <w:b/>
            <w:bCs/>
            <w:sz w:val="27"/>
            <w:szCs w:val="27"/>
          </w:rPr>
          <w:t>Point</w:t>
        </w:r>
      </w:hyperlink>
      <w:r>
        <w:rPr>
          <w:color w:val="000000"/>
          <w:sz w:val="27"/>
          <w:szCs w:val="27"/>
        </w:rPr>
        <w:t>, and </w:t>
      </w:r>
      <w:hyperlink r:id="rId65" w:anchor="basic_geometry_arm.surface" w:history="1">
        <w:r>
          <w:rPr>
            <w:rStyle w:val="Hyperlink"/>
            <w:b/>
            <w:bCs/>
            <w:sz w:val="27"/>
            <w:szCs w:val="27"/>
          </w:rPr>
          <w:t>Surface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geometric_set_select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66" w:anchor="basic_geometry_arm.curve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67" w:anchor="elemental_geometric_shape_arm.p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Point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68" w:anchor="basic_geometry_arm.surface" w:history="1">
        <w:r>
          <w:rPr>
            <w:rStyle w:val="Hyperlink"/>
            <w:rFonts w:ascii="Courier New" w:hAnsi="Courier New" w:cs="Courier New"/>
            <w:sz w:val="20"/>
            <w:szCs w:val="20"/>
          </w:rPr>
          <w:t>Surface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bookmarkStart w:id="5" w:name="composite_constituent_shape_arm.ply_lami"/>
      <w:r>
        <w:rPr>
          <w:color w:val="000000"/>
        </w:rPr>
        <w:t>4.2.6 ply_laminate_shape</w:t>
      </w:r>
      <w:bookmarkEnd w:id="5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3" name="Picture 33" descr="EXPRESS-G">
              <a:hlinkClick xmlns:a="http://schemas.openxmlformats.org/drawingml/2006/main" r:id="rId23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23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ply_laminate_shape</w:t>
      </w:r>
      <w:r>
        <w:rPr>
          <w:color w:val="000000"/>
          <w:sz w:val="27"/>
          <w:szCs w:val="27"/>
        </w:rPr>
        <w:t> type is an extensible list of alternate data types that allows for the designation of the data types</w:t>
      </w:r>
      <w:hyperlink r:id="rId69" w:anchor="advanced_boundary_representation_arm.advanced_brep_shape_representation" w:history="1">
        <w:r>
          <w:rPr>
            <w:rStyle w:val="Hyperlink"/>
            <w:b/>
            <w:bCs/>
            <w:sz w:val="27"/>
            <w:szCs w:val="27"/>
          </w:rPr>
          <w:t>Advanced_brep_shape_representation</w:t>
        </w:r>
      </w:hyperlink>
      <w:r>
        <w:rPr>
          <w:color w:val="000000"/>
          <w:sz w:val="27"/>
          <w:szCs w:val="27"/>
        </w:rPr>
        <w:t>, </w:t>
      </w:r>
      <w:hyperlink r:id="rId70" w:anchor="external_model_arm.external_geometric_model" w:history="1">
        <w:r>
          <w:rPr>
            <w:rStyle w:val="Hyperlink"/>
            <w:b/>
            <w:bCs/>
            <w:sz w:val="27"/>
            <w:szCs w:val="27"/>
          </w:rPr>
          <w:t>External_geometric_model</w:t>
        </w:r>
      </w:hyperlink>
      <w:r>
        <w:rPr>
          <w:color w:val="000000"/>
          <w:sz w:val="27"/>
          <w:szCs w:val="27"/>
        </w:rPr>
        <w:t>, </w:t>
      </w:r>
      <w:hyperlink r:id="rId71" w:anchor="composite_constituent_shape_arm.composite_sheet_representation" w:history="1">
        <w:r>
          <w:rPr>
            <w:rStyle w:val="Hyperlink"/>
            <w:b/>
            <w:bCs/>
            <w:sz w:val="27"/>
            <w:szCs w:val="27"/>
          </w:rPr>
          <w:t>Composite_sheet_representation</w:t>
        </w:r>
      </w:hyperlink>
      <w:r>
        <w:rPr>
          <w:color w:val="000000"/>
          <w:sz w:val="27"/>
          <w:szCs w:val="27"/>
        </w:rPr>
        <w:t>, </w:t>
      </w:r>
      <w:hyperlink r:id="rId72" w:anchor="constructive_solid_geometry_3d_arm.csg_model" w:history="1">
        <w:r>
          <w:rPr>
            <w:rStyle w:val="Hyperlink"/>
            <w:b/>
            <w:bCs/>
            <w:sz w:val="27"/>
            <w:szCs w:val="27"/>
          </w:rPr>
          <w:t>Csg_model</w:t>
        </w:r>
      </w:hyperlink>
      <w:r>
        <w:rPr>
          <w:color w:val="000000"/>
          <w:sz w:val="27"/>
          <w:szCs w:val="27"/>
        </w:rPr>
        <w:t>, </w:t>
      </w:r>
      <w:hyperlink r:id="rId73" w:anchor="curve_swept_solid_arm.curve_swept_solid" w:history="1">
        <w:r>
          <w:rPr>
            <w:rStyle w:val="Hyperlink"/>
            <w:b/>
            <w:bCs/>
            <w:sz w:val="27"/>
            <w:szCs w:val="27"/>
          </w:rPr>
          <w:t>Curv</w:t>
        </w:r>
        <w:r>
          <w:rPr>
            <w:rStyle w:val="Hyperlink"/>
            <w:b/>
            <w:bCs/>
            <w:sz w:val="27"/>
            <w:szCs w:val="27"/>
          </w:rPr>
          <w:lastRenderedPageBreak/>
          <w:t>e_swept_solid</w:t>
        </w:r>
      </w:hyperlink>
      <w:r>
        <w:rPr>
          <w:color w:val="000000"/>
          <w:sz w:val="27"/>
          <w:szCs w:val="27"/>
        </w:rPr>
        <w:t>, </w:t>
      </w:r>
      <w:hyperlink r:id="rId74" w:anchor="elementary_boundary_representation_arm.elementary_brep_shape_representation" w:history="1">
        <w:r>
          <w:rPr>
            <w:rStyle w:val="Hyperlink"/>
            <w:b/>
            <w:bCs/>
            <w:sz w:val="27"/>
            <w:szCs w:val="27"/>
          </w:rPr>
          <w:t>Elementary_brep_shape_representation</w:t>
        </w:r>
      </w:hyperlink>
      <w:r>
        <w:rPr>
          <w:color w:val="000000"/>
          <w:sz w:val="27"/>
          <w:szCs w:val="27"/>
        </w:rPr>
        <w:t>, </w:t>
      </w:r>
      <w:hyperlink r:id="rId75" w:anchor="faceted_boundary_representation_arm.faceted_brep_shape_representation" w:history="1">
        <w:r>
          <w:rPr>
            <w:rStyle w:val="Hyperlink"/>
            <w:b/>
            <w:bCs/>
            <w:sz w:val="27"/>
            <w:szCs w:val="27"/>
          </w:rPr>
          <w:t>Faceted_brep_shape_representation</w:t>
        </w:r>
      </w:hyperlink>
      <w:r>
        <w:rPr>
          <w:color w:val="000000"/>
          <w:sz w:val="27"/>
          <w:szCs w:val="27"/>
        </w:rPr>
        <w:t>, </w:t>
      </w:r>
      <w:hyperlink r:id="rId76" w:anchor="tessellated_geometry_arm.tessellated_shape_representation" w:history="1">
        <w:r>
          <w:rPr>
            <w:rStyle w:val="Hyperlink"/>
            <w:b/>
            <w:bCs/>
            <w:sz w:val="27"/>
            <w:szCs w:val="27"/>
          </w:rPr>
          <w:t>Tessellated_shape_representation</w:t>
        </w:r>
      </w:hyperlink>
      <w:r>
        <w:rPr>
          <w:color w:val="000000"/>
          <w:sz w:val="27"/>
          <w:szCs w:val="27"/>
        </w:rPr>
        <w:t>, and </w:t>
      </w:r>
      <w:hyperlink r:id="rId77" w:anchor="composite_constituent_shape_arm.three_d_geometry_set" w:history="1">
        <w:r>
          <w:rPr>
            <w:rStyle w:val="Hyperlink"/>
            <w:b/>
            <w:bCs/>
            <w:sz w:val="27"/>
            <w:szCs w:val="27"/>
          </w:rPr>
          <w:t>Three_d_geometry_set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ply_laminate_shape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78" w:anchor="advanced_boundary_representation_arm.advanced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Advanced_brep_shape_representation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79" w:anchor="external_model_arm.external_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External_geometric_model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0" w:anchor="composite_constituent_shape_arm.composite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Composite_sheet_representation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1" w:anchor="constructive_solid_geometry_3d_arm.csg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Csg_model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2" w:anchor="curve_swept_solid_arm.curve_swept_solid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Curve_swept_solid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3" w:anchor="elementary_boundary_representation_arm.elementary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Elementary_brep_shape_representation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4" w:anchor="faceted_boundary_representation_arm.faceted_brep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Faceted_brep_shape_representation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5" w:anchor="tessellated_geometry_arm.tessellated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Tessellated_shape_representation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6" w:anchor="composite_constituent_shape_arm.three_d_geometry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Three_d_geometry_set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bookmarkStart w:id="6" w:name="composite_constituent_shape_arm.ply_piec"/>
      <w:r>
        <w:rPr>
          <w:color w:val="000000"/>
        </w:rPr>
        <w:t>4.2.7 ply_piece_shape</w:t>
      </w:r>
      <w:bookmarkEnd w:id="6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2" name="Picture 32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ply_piece_shape</w:t>
      </w:r>
      <w:r>
        <w:rPr>
          <w:color w:val="000000"/>
          <w:sz w:val="27"/>
          <w:szCs w:val="27"/>
        </w:rPr>
        <w:t> type allows for the designation of the data type </w:t>
      </w:r>
      <w:hyperlink r:id="rId87" w:anchor="composite_constituent_shape_arm.ply_shape" w:history="1">
        <w:r>
          <w:rPr>
            <w:rStyle w:val="Hyperlink"/>
            <w:b/>
            <w:bCs/>
            <w:sz w:val="27"/>
            <w:szCs w:val="27"/>
          </w:rPr>
          <w:t>Ply_shape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ply_piece_shape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88" w:anchor="composite_constituent_shape_arm.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Ply_shape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4.2.8 projection_method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1" name="Picture 31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projection_method</w:t>
      </w:r>
      <w:r>
        <w:rPr>
          <w:color w:val="000000"/>
          <w:sz w:val="27"/>
          <w:szCs w:val="27"/>
        </w:rPr>
        <w:t> lists the shape model</w:t>
      </w:r>
      <w:ins w:id="7" w:author="Sapp (US), Brandon" w:date="2019-03-20T12:18:00Z">
        <w:r w:rsidR="003A5BA9">
          <w:rPr>
            <w:color w:val="000000"/>
            <w:sz w:val="27"/>
            <w:szCs w:val="27"/>
          </w:rPr>
          <w:t>l</w:t>
        </w:r>
      </w:ins>
      <w:r>
        <w:rPr>
          <w:color w:val="000000"/>
          <w:sz w:val="27"/>
          <w:szCs w:val="27"/>
        </w:rPr>
        <w:t>ing methods used to project the three-dimensional ply shape onto a plane or surface.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projection_method =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(projection_reference,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surface_normal);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projection_reference: </w:t>
      </w:r>
      <w:r>
        <w:rPr>
          <w:color w:val="000000"/>
          <w:sz w:val="27"/>
          <w:szCs w:val="27"/>
        </w:rPr>
        <w:t>the projection method is based on a projection reference.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8" w:name="composite_constituent_shape_arm.projecti"/>
      <w:r>
        <w:rPr>
          <w:b/>
          <w:bCs/>
          <w:color w:val="000000"/>
          <w:sz w:val="27"/>
          <w:szCs w:val="27"/>
        </w:rPr>
        <w:t>surface_normal: </w:t>
      </w:r>
      <w:bookmarkEnd w:id="8"/>
      <w:r>
        <w:rPr>
          <w:color w:val="000000"/>
          <w:sz w:val="27"/>
          <w:szCs w:val="27"/>
        </w:rPr>
        <w:t>the projection method is based on a surface normal which is a vector that is perpendicular to the tangent plane to this surface at a specific point.</w:t>
      </w:r>
    </w:p>
    <w:p w:rsidR="002E5241" w:rsidRDefault="002E5241" w:rsidP="002E5241">
      <w:pPr>
        <w:pStyle w:val="Heading2"/>
        <w:rPr>
          <w:color w:val="000000"/>
        </w:rPr>
      </w:pPr>
      <w:bookmarkStart w:id="9" w:name="entities"/>
      <w:r>
        <w:rPr>
          <w:color w:val="000000"/>
        </w:rPr>
        <w:t>4.3 ARM entity definitions</w:t>
      </w:r>
      <w:bookmarkEnd w:id="9"/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4.3.1 Beveled_sheet_representation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0" name="Picture 30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9" name="Picture 29" descr="Mapping table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Beveled_sheet_representation</w:t>
      </w:r>
      <w:r>
        <w:rPr>
          <w:color w:val="000000"/>
          <w:sz w:val="27"/>
          <w:szCs w:val="27"/>
        </w:rPr>
        <w:t> is a type of </w:t>
      </w:r>
      <w:hyperlink r:id="rId91" w:anchor="composite_constituent_shape_arm.constituent_shape_representation" w:history="1">
        <w:r>
          <w:rPr>
            <w:rStyle w:val="Hyperlink"/>
            <w:b/>
            <w:bCs/>
            <w:sz w:val="27"/>
            <w:szCs w:val="27"/>
          </w:rPr>
          <w:t>Constituent_shape_representation</w:t>
        </w:r>
      </w:hyperlink>
      <w:r>
        <w:rPr>
          <w:color w:val="000000"/>
          <w:sz w:val="27"/>
          <w:szCs w:val="27"/>
        </w:rPr>
        <w:t> that has a significant thickness, and whose edge is beve</w:t>
      </w:r>
      <w:ins w:id="10" w:author="Sapp (US), Brandon" w:date="2019-03-20T12:18:00Z">
        <w:r w:rsidR="003A5BA9">
          <w:rPr>
            <w:color w:val="000000"/>
            <w:sz w:val="27"/>
            <w:szCs w:val="27"/>
          </w:rPr>
          <w:t>l</w:t>
        </w:r>
      </w:ins>
      <w:r>
        <w:rPr>
          <w:color w:val="000000"/>
          <w:sz w:val="27"/>
          <w:szCs w:val="27"/>
        </w:rPr>
        <w:t>led at a constant angle around its entire perimeter. It is an extension of the concept of a thin sheet to products that have significant thickness but can be formed to mate with a curved surface.</w:t>
      </w:r>
    </w:p>
    <w:p w:rsidR="002E5241" w:rsidRDefault="002E5241" w:rsidP="002E5241">
      <w:pPr>
        <w:pStyle w:val="example"/>
        <w:rPr>
          <w:color w:val="000000"/>
          <w:sz w:val="27"/>
          <w:szCs w:val="27"/>
        </w:rPr>
      </w:pPr>
      <w:bookmarkStart w:id="11" w:name="example_"/>
      <w:r>
        <w:rPr>
          <w:color w:val="000000"/>
        </w:rPr>
        <w:t>EXAMPLE    A honeycomb is a type of beve</w:t>
      </w:r>
      <w:ins w:id="12" w:author="Sapp (US), Brandon" w:date="2019-03-20T12:18:00Z">
        <w:r w:rsidR="003A5BA9">
          <w:rPr>
            <w:color w:val="000000"/>
          </w:rPr>
          <w:t>l</w:t>
        </w:r>
      </w:ins>
      <w:r>
        <w:rPr>
          <w:color w:val="000000"/>
        </w:rPr>
        <w:t>led sheet representation.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Beveled_sheet_representation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92" w:anchor="composite_constituent_shape_arm.constituent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Constituent_shape_representation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bevel_angle : </w:t>
      </w:r>
      <w:hyperlink r:id="rId93" w:anchor="value_with_unit_extension_arm.angle_data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Angle_data_element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boundary_surface : </w:t>
      </w:r>
      <w:hyperlink r:id="rId94" w:anchor="composite_constituent_shape_arm.composite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Composite_sheet_representation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vertical_profile_height : </w:t>
      </w:r>
      <w:hyperlink r:id="rId95" w:anchor="value_with_unit_extension_arm.length_data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Length_data_element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bevel_angle: </w:t>
      </w:r>
      <w:r>
        <w:rPr>
          <w:color w:val="000000"/>
          <w:sz w:val="27"/>
          <w:szCs w:val="27"/>
        </w:rPr>
        <w:t>specifies the angle from the plane normal to the defining surface of part's profile to the beve</w:t>
      </w:r>
      <w:ins w:id="13" w:author="Sapp (US), Brandon" w:date="2019-03-20T12:18:00Z">
        <w:r w:rsidR="003A5BA9">
          <w:rPr>
            <w:color w:val="000000"/>
            <w:sz w:val="27"/>
            <w:szCs w:val="27"/>
          </w:rPr>
          <w:t>l</w:t>
        </w:r>
      </w:ins>
      <w:r>
        <w:rPr>
          <w:color w:val="000000"/>
          <w:sz w:val="27"/>
          <w:szCs w:val="27"/>
        </w:rPr>
        <w:t>led surface.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boundary_surface: </w:t>
      </w:r>
      <w:r>
        <w:rPr>
          <w:color w:val="000000"/>
          <w:sz w:val="27"/>
          <w:szCs w:val="27"/>
        </w:rPr>
        <w:t>specifies the base exterior boundary and defining surface of the part.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14" w:name="composite_constituent_shape_arm.beveled_"/>
      <w:r>
        <w:rPr>
          <w:b/>
          <w:bCs/>
          <w:color w:val="000000"/>
          <w:sz w:val="27"/>
          <w:szCs w:val="27"/>
        </w:rPr>
        <w:t>vertical_profile_height: </w:t>
      </w:r>
      <w:bookmarkEnd w:id="14"/>
      <w:r>
        <w:rPr>
          <w:color w:val="000000"/>
          <w:sz w:val="27"/>
          <w:szCs w:val="27"/>
        </w:rPr>
        <w:t>specifies the vertical height of the part's profile from the base boundary to where the bevel begins.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4.3.2 Boundary_curve_set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8" name="Picture 28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7" name="Picture 27" descr="Mapping table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pping table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Boundary_curve_set</w:t>
      </w:r>
      <w:r>
        <w:rPr>
          <w:color w:val="000000"/>
          <w:sz w:val="27"/>
          <w:szCs w:val="27"/>
        </w:rPr>
        <w:t> is a type of </w:t>
      </w:r>
      <w:hyperlink r:id="rId97" w:anchor="composite_constituent_shape_arm.geometric_curve_set" w:history="1">
        <w:r>
          <w:rPr>
            <w:rStyle w:val="Hyperlink"/>
            <w:b/>
            <w:bCs/>
            <w:sz w:val="27"/>
            <w:szCs w:val="27"/>
          </w:rPr>
          <w:t>Geometric_curve_set</w:t>
        </w:r>
      </w:hyperlink>
      <w:r>
        <w:rPr>
          <w:color w:val="000000"/>
          <w:sz w:val="27"/>
          <w:szCs w:val="27"/>
        </w:rPr>
        <w:t xml:space="preserve"> that is a set of curves that define the sheet edge. These curves define a closed area but are not necessarily restrained topologically. The curves that encompass the other curves are the outer boundary, while curves that define a closed area within the outer boundary are </w:t>
      </w:r>
      <w:del w:id="15" w:author="Sapp (US), Brandon" w:date="2019-03-20T12:23:00Z">
        <w:r w:rsidDel="003A5BA9">
          <w:rPr>
            <w:color w:val="000000"/>
            <w:sz w:val="27"/>
            <w:szCs w:val="27"/>
          </w:rPr>
          <w:delText>cutouts</w:delText>
        </w:r>
      </w:del>
      <w:ins w:id="16" w:author="Sapp (US), Brandon" w:date="2019-03-20T12:23:00Z">
        <w:r w:rsidR="003A5BA9">
          <w:rPr>
            <w:color w:val="000000"/>
            <w:sz w:val="27"/>
            <w:szCs w:val="27"/>
          </w:rPr>
          <w:t>cut-outs</w:t>
        </w:r>
      </w:ins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Boundary_curve_set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98" w:anchor="composite_constituent_shape_arm.geometric_curve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Geometric_curve_set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99" w:anchor="composite_constituent_shape_arm.geometric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Geometric_set</w:t>
        </w:r>
      </w:hyperlink>
      <w:r>
        <w:rPr>
          <w:rStyle w:val="HTMLCode"/>
          <w:color w:val="000000"/>
        </w:rPr>
        <w:t>.elements RENAMED bounds : SET[1:?] OF </w:t>
      </w:r>
      <w:hyperlink r:id="rId100" w:anchor="basic_geometry_arm.curve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17" w:name="composite_constituent_shape_arm.boundary"/>
      <w:r>
        <w:rPr>
          <w:b/>
          <w:bCs/>
          <w:color w:val="000000"/>
          <w:sz w:val="27"/>
          <w:szCs w:val="27"/>
        </w:rPr>
        <w:t>bounds: </w:t>
      </w:r>
      <w:bookmarkEnd w:id="17"/>
      <w:r>
        <w:rPr>
          <w:color w:val="000000"/>
          <w:sz w:val="27"/>
          <w:szCs w:val="27"/>
        </w:rPr>
        <w:t>an inherited attribute that is constrained to be set of </w:t>
      </w:r>
      <w:hyperlink r:id="rId101" w:anchor="basic_geometry_arm.curve" w:history="1">
        <w:r>
          <w:rPr>
            <w:rStyle w:val="Hyperlink"/>
            <w:b/>
            <w:bCs/>
            <w:sz w:val="27"/>
            <w:szCs w:val="27"/>
          </w:rPr>
          <w:t>Curve</w:t>
        </w:r>
      </w:hyperlink>
      <w:r>
        <w:rPr>
          <w:color w:val="000000"/>
          <w:sz w:val="27"/>
          <w:szCs w:val="27"/>
        </w:rPr>
        <w:t>s only and that defines the boundary aspect.</w:t>
      </w:r>
    </w:p>
    <w:p w:rsidR="002E5241" w:rsidRDefault="002E5241" w:rsidP="002E5241">
      <w:pPr>
        <w:pStyle w:val="Heading2"/>
        <w:rPr>
          <w:color w:val="000000"/>
        </w:rPr>
      </w:pPr>
      <w:bookmarkStart w:id="18" w:name="composite_constituent_shape_arm.composit"/>
      <w:r>
        <w:rPr>
          <w:color w:val="000000"/>
        </w:rPr>
        <w:t>4.3.3 Composite_sheet_representation</w:t>
      </w:r>
      <w:bookmarkEnd w:id="18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6" name="Picture 26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5" name="Picture 25" descr="Mapping table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pping table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Composite_sheet_representation</w:t>
      </w:r>
      <w:r>
        <w:rPr>
          <w:color w:val="000000"/>
          <w:sz w:val="27"/>
          <w:szCs w:val="27"/>
        </w:rPr>
        <w:t> is a type of </w:t>
      </w:r>
      <w:hyperlink r:id="rId103" w:anchor="composite_constituent_shape_arm.constituent_shape_representation" w:history="1">
        <w:r>
          <w:rPr>
            <w:rStyle w:val="Hyperlink"/>
            <w:b/>
            <w:bCs/>
            <w:sz w:val="27"/>
            <w:szCs w:val="27"/>
          </w:rPr>
          <w:t>Constituent_shape_representation</w:t>
        </w:r>
      </w:hyperlink>
      <w:r>
        <w:rPr>
          <w:color w:val="000000"/>
          <w:sz w:val="27"/>
          <w:szCs w:val="27"/>
        </w:rPr>
        <w:t> that defines a sheet product. A sheet product is a product whose thickness is constant and small in comparison to its length and width. Most sheet products will conform to the surface on which they are placed. The shape of a sheet product can be represented in a 3-dimensional model of the actual shape, as a shape projected onto the layup surface, or as a shape projected into a 2-dimensional plane.</w:t>
      </w:r>
    </w:p>
    <w:p w:rsidR="002E5241" w:rsidRDefault="002E5241" w:rsidP="002E5241">
      <w:pPr>
        <w:pStyle w:val="example"/>
        <w:rPr>
          <w:color w:val="000000"/>
          <w:sz w:val="27"/>
          <w:szCs w:val="27"/>
        </w:rPr>
      </w:pPr>
      <w:r>
        <w:rPr>
          <w:color w:val="000000"/>
        </w:rPr>
        <w:t xml:space="preserve">EXAMPLE    A typical composite sheet is 0.1 to 0.4 </w:t>
      </w:r>
      <w:del w:id="19" w:author="Sapp (US), Brandon" w:date="2019-03-20T12:18:00Z">
        <w:r w:rsidDel="003A5BA9">
          <w:rPr>
            <w:color w:val="000000"/>
          </w:rPr>
          <w:delText xml:space="preserve">millimeters </w:delText>
        </w:r>
      </w:del>
      <w:ins w:id="20" w:author="Sapp (US), Brandon" w:date="2019-03-20T12:18:00Z">
        <w:r w:rsidR="003A5BA9">
          <w:rPr>
            <w:color w:val="000000"/>
          </w:rPr>
          <w:t>millimet</w:t>
        </w:r>
        <w:r w:rsidR="003A5BA9">
          <w:rPr>
            <w:color w:val="000000"/>
          </w:rPr>
          <w:t>re</w:t>
        </w:r>
        <w:r w:rsidR="003A5BA9">
          <w:rPr>
            <w:color w:val="000000"/>
          </w:rPr>
          <w:t xml:space="preserve">s </w:t>
        </w:r>
      </w:ins>
      <w:r>
        <w:rPr>
          <w:color w:val="000000"/>
        </w:rPr>
        <w:t xml:space="preserve">thick while its length and width are much greater than 25 </w:t>
      </w:r>
      <w:del w:id="21" w:author="Sapp (US), Brandon" w:date="2019-03-20T12:18:00Z">
        <w:r w:rsidDel="003A5BA9">
          <w:rPr>
            <w:color w:val="000000"/>
          </w:rPr>
          <w:delText>millimeters</w:delText>
        </w:r>
      </w:del>
      <w:ins w:id="22" w:author="Sapp (US), Brandon" w:date="2019-03-20T12:18:00Z">
        <w:r w:rsidR="003A5BA9">
          <w:rPr>
            <w:color w:val="000000"/>
          </w:rPr>
          <w:t>millimet</w:t>
        </w:r>
        <w:r w:rsidR="003A5BA9">
          <w:rPr>
            <w:color w:val="000000"/>
          </w:rPr>
          <w:t>re</w:t>
        </w:r>
        <w:r w:rsidR="003A5BA9">
          <w:rPr>
            <w:color w:val="000000"/>
          </w:rPr>
          <w:t>s</w:t>
        </w:r>
      </w:ins>
      <w:r>
        <w:rPr>
          <w:color w:val="000000"/>
        </w:rPr>
        <w:t>.</w:t>
      </w:r>
    </w:p>
    <w:p w:rsidR="002E5241" w:rsidRDefault="002E5241" w:rsidP="002E5241">
      <w:pPr>
        <w:rPr>
          <w:sz w:val="24"/>
          <w:szCs w:val="24"/>
        </w:rPr>
      </w:pPr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Composite_sheet_representation</w:t>
      </w:r>
      <w:r>
        <w:rPr>
          <w:color w:val="000000"/>
          <w:sz w:val="27"/>
          <w:szCs w:val="27"/>
        </w:rPr>
        <w:t> may be one of the following:</w:t>
      </w:r>
    </w:p>
    <w:p w:rsidR="002E5241" w:rsidRDefault="003A5BA9" w:rsidP="002E5241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04" w:anchor="composite_constituent_shape_arm.face_based_sheet_representation" w:history="1">
        <w:r w:rsidR="002E5241">
          <w:rPr>
            <w:rStyle w:val="Hyperlink"/>
            <w:b/>
            <w:bCs/>
            <w:sz w:val="27"/>
            <w:szCs w:val="27"/>
          </w:rPr>
          <w:t>Face_based_sheet_representation</w:t>
        </w:r>
      </w:hyperlink>
      <w:r w:rsidR="002E5241">
        <w:rPr>
          <w:color w:val="000000"/>
          <w:sz w:val="27"/>
          <w:szCs w:val="27"/>
        </w:rPr>
        <w:t>,</w:t>
      </w:r>
    </w:p>
    <w:p w:rsidR="002E5241" w:rsidRDefault="003A5BA9" w:rsidP="002E5241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05" w:anchor="composite_constituent_shape_arm.geometric_sheet_representation" w:history="1">
        <w:r w:rsidR="002E5241">
          <w:rPr>
            <w:rStyle w:val="Hyperlink"/>
            <w:b/>
            <w:bCs/>
            <w:sz w:val="27"/>
            <w:szCs w:val="27"/>
          </w:rPr>
          <w:t>Geometric_sheet_representation</w:t>
        </w:r>
      </w:hyperlink>
      <w:r w:rsidR="002E5241"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Composite_sheet_representation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106" w:anchor="composite_constituent_shape_arm.face_based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Face_based_sheet_representation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107" w:anchor="composite_constituent_shape_arm.geometric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Geometric_sheet_representation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08" w:anchor="composite_constituent_shape_arm.constituent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Constituent_shape_representation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bookmarkStart w:id="23" w:name="composite_constituent_shape_arm.constitu"/>
      <w:r>
        <w:rPr>
          <w:color w:val="000000"/>
        </w:rPr>
        <w:t>4.3.4 Constituent_shape_representation</w:t>
      </w:r>
      <w:bookmarkEnd w:id="23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4" name="Picture 24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3" name="Picture 23" descr="Mapping table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pping table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Constituent_shape_representation</w:t>
      </w:r>
      <w:r>
        <w:rPr>
          <w:color w:val="000000"/>
          <w:sz w:val="27"/>
          <w:szCs w:val="27"/>
        </w:rPr>
        <w:t> is a type of </w:t>
      </w:r>
      <w:hyperlink r:id="rId110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</w:t>
        </w:r>
      </w:hyperlink>
      <w:r>
        <w:rPr>
          <w:color w:val="000000"/>
          <w:sz w:val="27"/>
          <w:szCs w:val="27"/>
        </w:rPr>
        <w:t> that defines the shape of composite part constituents. A </w:t>
      </w:r>
      <w:r>
        <w:rPr>
          <w:b/>
          <w:bCs/>
          <w:color w:val="000000"/>
          <w:sz w:val="27"/>
          <w:szCs w:val="27"/>
        </w:rPr>
        <w:t>Constituent_shape_representation</w:t>
      </w:r>
      <w:r>
        <w:rPr>
          <w:color w:val="000000"/>
          <w:sz w:val="27"/>
          <w:szCs w:val="27"/>
        </w:rPr>
        <w:t> is one of the following:</w:t>
      </w:r>
    </w:p>
    <w:p w:rsidR="002E5241" w:rsidRDefault="003A5BA9" w:rsidP="002E5241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11" w:anchor="composite_constituent_shape_arm.three_d_geometry_set" w:history="1">
        <w:r w:rsidR="002E5241">
          <w:rPr>
            <w:rStyle w:val="Hyperlink"/>
            <w:b/>
            <w:bCs/>
            <w:sz w:val="27"/>
            <w:szCs w:val="27"/>
          </w:rPr>
          <w:t>Three_d_geometry_set</w:t>
        </w:r>
      </w:hyperlink>
      <w:r w:rsidR="002E5241">
        <w:rPr>
          <w:color w:val="000000"/>
          <w:sz w:val="27"/>
          <w:szCs w:val="27"/>
        </w:rPr>
        <w:t>,</w:t>
      </w:r>
    </w:p>
    <w:p w:rsidR="002E5241" w:rsidRDefault="003A5BA9" w:rsidP="002E5241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12" w:anchor="composite_constituent_shape_arm.composite_sheet_representation" w:history="1">
        <w:r w:rsidR="002E5241">
          <w:rPr>
            <w:rStyle w:val="Hyperlink"/>
            <w:b/>
            <w:bCs/>
            <w:sz w:val="27"/>
            <w:szCs w:val="27"/>
          </w:rPr>
          <w:t>Composite_sheet_representation</w:t>
        </w:r>
      </w:hyperlink>
      <w:r w:rsidR="002E5241">
        <w:rPr>
          <w:color w:val="000000"/>
          <w:sz w:val="27"/>
          <w:szCs w:val="27"/>
        </w:rPr>
        <w:t>,</w:t>
      </w:r>
    </w:p>
    <w:p w:rsidR="002E5241" w:rsidRDefault="003A5BA9" w:rsidP="002E5241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13" w:anchor="composite_constituent_shape_arm.beveled_sheet_representation" w:history="1">
        <w:r w:rsidR="002E5241">
          <w:rPr>
            <w:rStyle w:val="Hyperlink"/>
            <w:b/>
            <w:bCs/>
            <w:sz w:val="27"/>
            <w:szCs w:val="27"/>
          </w:rPr>
          <w:t>Beveled_sheet_representation</w:t>
        </w:r>
      </w:hyperlink>
      <w:r w:rsidR="002E5241"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Constituent_shape_representation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ABSTRACT SUPERTYPE OF (ONEOF (</w:t>
      </w:r>
      <w:hyperlink r:id="rId114" w:anchor="composite_constituent_shape_arm.three_d_geometry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Three_d_geometry_set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         </w:t>
      </w:r>
      <w:hyperlink r:id="rId115" w:anchor="composite_constituent_shape_arm.composite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Composite_sheet_representation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         </w:t>
      </w:r>
      <w:hyperlink r:id="rId116" w:anchor="composite_constituent_shape_arm.beveled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Beveled_sheet_representation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17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4.3.5 Face_based_sheet_representation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2" name="Picture 22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Mapping table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pping table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Face_based_sheet_representation</w:t>
      </w:r>
      <w:r>
        <w:rPr>
          <w:color w:val="000000"/>
          <w:sz w:val="27"/>
          <w:szCs w:val="27"/>
        </w:rPr>
        <w:t> is a type of </w:t>
      </w:r>
      <w:hyperlink r:id="rId119" w:anchor="composite_constituent_shape_arm.composite_sheet_representation" w:history="1">
        <w:r>
          <w:rPr>
            <w:rStyle w:val="Hyperlink"/>
            <w:b/>
            <w:bCs/>
            <w:sz w:val="27"/>
            <w:szCs w:val="27"/>
          </w:rPr>
          <w:t>Composite_sheet_representation</w:t>
        </w:r>
      </w:hyperlink>
      <w:r>
        <w:rPr>
          <w:color w:val="000000"/>
          <w:sz w:val="27"/>
          <w:szCs w:val="27"/>
        </w:rPr>
        <w:t> that is defined topologically.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Face_based_sheet_representation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20" w:anchor="composite_constituent_shape_arm.composite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Composite_sheet_representation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face_surface : </w:t>
      </w:r>
      <w:hyperlink r:id="rId121" w:anchor="basic_geometry_arm.surface" w:history="1">
        <w:r>
          <w:rPr>
            <w:rStyle w:val="Hyperlink"/>
            <w:rFonts w:ascii="Courier New" w:hAnsi="Courier New" w:cs="Courier New"/>
            <w:sz w:val="20"/>
            <w:szCs w:val="20"/>
          </w:rPr>
          <w:t>Surface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inner_bounds : OPTIONAL SET[1:?] OF </w:t>
      </w:r>
      <w:hyperlink r:id="rId122" w:anchor="elemental_topology_arm.loop" w:history="1">
        <w:r>
          <w:rPr>
            <w:rStyle w:val="Hyperlink"/>
            <w:rFonts w:ascii="Courier New" w:hAnsi="Courier New" w:cs="Courier New"/>
            <w:sz w:val="20"/>
            <w:szCs w:val="20"/>
          </w:rPr>
          <w:t>Loop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outer_bound : </w:t>
      </w:r>
      <w:hyperlink r:id="rId123" w:anchor="elemental_topology_arm.loop" w:history="1">
        <w:r>
          <w:rPr>
            <w:rStyle w:val="Hyperlink"/>
            <w:rFonts w:ascii="Courier New" w:hAnsi="Courier New" w:cs="Courier New"/>
            <w:sz w:val="20"/>
            <w:szCs w:val="20"/>
          </w:rPr>
          <w:t>Loop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face_surface: </w:t>
      </w:r>
      <w:r>
        <w:rPr>
          <w:color w:val="000000"/>
          <w:sz w:val="27"/>
          <w:szCs w:val="27"/>
        </w:rPr>
        <w:t>the basis surface for the face.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inner_bounds: </w:t>
      </w:r>
      <w:r>
        <w:rPr>
          <w:color w:val="000000"/>
          <w:sz w:val="27"/>
          <w:szCs w:val="27"/>
        </w:rPr>
        <w:t xml:space="preserve">a set of topologically defined loops that define any </w:t>
      </w:r>
      <w:del w:id="24" w:author="Sapp (US), Brandon" w:date="2019-03-20T12:24:00Z">
        <w:r w:rsidDel="003A5BA9">
          <w:rPr>
            <w:color w:val="000000"/>
            <w:sz w:val="27"/>
            <w:szCs w:val="27"/>
          </w:rPr>
          <w:delText>cutouts</w:delText>
        </w:r>
      </w:del>
      <w:ins w:id="25" w:author="Sapp (US), Brandon" w:date="2019-03-20T12:24:00Z">
        <w:r w:rsidR="003A5BA9">
          <w:rPr>
            <w:color w:val="000000"/>
            <w:sz w:val="27"/>
            <w:szCs w:val="27"/>
          </w:rPr>
          <w:t>cut-outs</w:t>
        </w:r>
      </w:ins>
      <w:r>
        <w:rPr>
          <w:color w:val="000000"/>
          <w:sz w:val="27"/>
          <w:szCs w:val="27"/>
        </w:rPr>
        <w:t xml:space="preserve"> in the sheet. The value of this attribute need not be specified.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26" w:name="composite_constituent_shape_arm.face_bas"/>
      <w:r>
        <w:rPr>
          <w:b/>
          <w:bCs/>
          <w:color w:val="000000"/>
          <w:sz w:val="27"/>
          <w:szCs w:val="27"/>
        </w:rPr>
        <w:t>outer_bound: </w:t>
      </w:r>
      <w:bookmarkEnd w:id="26"/>
      <w:r>
        <w:rPr>
          <w:color w:val="000000"/>
          <w:sz w:val="27"/>
          <w:szCs w:val="27"/>
        </w:rPr>
        <w:t>the topologically defined loop that is the outer edge of the sheet.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4.3.6 Flat_pattern_ply_shape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Mapping table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pping table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Flat_pattern_ply_shape</w:t>
      </w:r>
      <w:r>
        <w:rPr>
          <w:color w:val="000000"/>
          <w:sz w:val="27"/>
          <w:szCs w:val="27"/>
        </w:rPr>
        <w:t> is a type of </w:t>
      </w:r>
      <w:hyperlink r:id="rId125" w:anchor="composite_constituent_shape_arm.ply_shape" w:history="1">
        <w:r>
          <w:rPr>
            <w:rStyle w:val="Hyperlink"/>
            <w:b/>
            <w:bCs/>
            <w:sz w:val="27"/>
            <w:szCs w:val="27"/>
          </w:rPr>
          <w:t>Ply_shape</w:t>
        </w:r>
      </w:hyperlink>
      <w:r>
        <w:rPr>
          <w:color w:val="000000"/>
          <w:sz w:val="27"/>
          <w:szCs w:val="27"/>
        </w:rPr>
        <w:t> that defines the edge boundary of a ply in a plane. When the shape is laid up in the assembly, it will have the proper size to define the desired ply shape.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Flat_pattern_ply_shape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26" w:anchor="composite_constituent_shape_arm.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Ply_shape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wrapup_origin_on_flat_pattern : </w:t>
      </w:r>
      <w:hyperlink r:id="rId127" w:anchor="elemental_geometric_shape_arm.cartesian_p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Cartesian_point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wrapup_origin_on_surface : </w:t>
      </w:r>
      <w:hyperlink r:id="rId128" w:anchor="elemental_geometric_shape_arm.cartesian_p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Cartesian_point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wrapup_origin_on_flat_pattern: </w:t>
      </w:r>
      <w:r>
        <w:rPr>
          <w:color w:val="000000"/>
          <w:sz w:val="27"/>
          <w:szCs w:val="27"/>
        </w:rPr>
        <w:t>the point of the flat pattern plane that corresponds directly to the </w:t>
      </w:r>
      <w:r>
        <w:rPr>
          <w:b/>
          <w:bCs/>
          <w:color w:val="000000"/>
          <w:sz w:val="27"/>
          <w:szCs w:val="27"/>
        </w:rPr>
        <w:t>wrapup_origin_on_surface</w:t>
      </w:r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27" w:name="composite_constituent_shape_arm.flat_pat"/>
      <w:r>
        <w:rPr>
          <w:b/>
          <w:bCs/>
          <w:color w:val="000000"/>
          <w:sz w:val="27"/>
          <w:szCs w:val="27"/>
        </w:rPr>
        <w:lastRenderedPageBreak/>
        <w:t>wrapup_origin_on_surface: </w:t>
      </w:r>
      <w:bookmarkEnd w:id="27"/>
      <w:r>
        <w:rPr>
          <w:color w:val="000000"/>
          <w:sz w:val="27"/>
          <w:szCs w:val="27"/>
        </w:rPr>
        <w:t>the point on the basis surface that corresponds directly to the </w:t>
      </w:r>
      <w:r>
        <w:rPr>
          <w:b/>
          <w:bCs/>
          <w:color w:val="000000"/>
          <w:sz w:val="27"/>
          <w:szCs w:val="27"/>
        </w:rPr>
        <w:t>wrapup_origin_on_flat_pattern</w:t>
      </w:r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4.3.7 Geometric_curve_set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pping table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Geometric_curve_set</w:t>
      </w:r>
      <w:r>
        <w:rPr>
          <w:color w:val="000000"/>
          <w:sz w:val="27"/>
          <w:szCs w:val="27"/>
        </w:rPr>
        <w:t> is a type of </w:t>
      </w:r>
      <w:hyperlink r:id="rId130" w:anchor="composite_constituent_shape_arm.geometric_set" w:history="1">
        <w:r>
          <w:rPr>
            <w:rStyle w:val="Hyperlink"/>
            <w:b/>
            <w:bCs/>
            <w:sz w:val="27"/>
            <w:szCs w:val="27"/>
          </w:rPr>
          <w:t>Geometric_set</w:t>
        </w:r>
      </w:hyperlink>
      <w:r>
        <w:rPr>
          <w:color w:val="000000"/>
          <w:sz w:val="27"/>
          <w:szCs w:val="27"/>
        </w:rPr>
        <w:t> which is a collection of two- or three-dimensional </w:t>
      </w:r>
      <w:hyperlink r:id="rId131" w:anchor="elemental_geometric_shape_arm.point" w:history="1">
        <w:r>
          <w:rPr>
            <w:rStyle w:val="Hyperlink"/>
            <w:b/>
            <w:bCs/>
            <w:sz w:val="27"/>
            <w:szCs w:val="27"/>
          </w:rPr>
          <w:t>Point</w:t>
        </w:r>
      </w:hyperlink>
      <w:r>
        <w:rPr>
          <w:color w:val="000000"/>
          <w:sz w:val="27"/>
          <w:szCs w:val="27"/>
        </w:rPr>
        <w:t>s and </w:t>
      </w:r>
      <w:hyperlink r:id="rId132" w:anchor="basic_geometry_arm.curve" w:history="1">
        <w:r>
          <w:rPr>
            <w:rStyle w:val="Hyperlink"/>
            <w:b/>
            <w:bCs/>
            <w:sz w:val="27"/>
            <w:szCs w:val="27"/>
          </w:rPr>
          <w:t>Curve</w:t>
        </w:r>
      </w:hyperlink>
      <w:r>
        <w:rPr>
          <w:color w:val="000000"/>
          <w:sz w:val="27"/>
          <w:szCs w:val="27"/>
        </w:rPr>
        <w:t>s.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Geometric_curve_set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33" w:anchor="composite_constituent_shape_arm.geometric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Geometric_set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134" w:anchor="composite_constituent_shape_arm.geometric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Geometric_set</w:t>
        </w:r>
      </w:hyperlink>
      <w:r>
        <w:rPr>
          <w:rStyle w:val="HTMLCode"/>
          <w:color w:val="000000"/>
        </w:rPr>
        <w:t>.elements : SET[1:?] OF </w:t>
      </w:r>
      <w:hyperlink r:id="rId135" w:anchor="composite_constituent_shape_arm.curve_or_p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curve_or_point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elements: </w:t>
      </w:r>
      <w:r>
        <w:rPr>
          <w:color w:val="000000"/>
          <w:sz w:val="27"/>
          <w:szCs w:val="27"/>
        </w:rPr>
        <w:t xml:space="preserve">an </w:t>
      </w:r>
      <w:del w:id="28" w:author="Sapp (US), Brandon" w:date="2019-03-20T12:19:00Z">
        <w:r w:rsidDel="003A5BA9">
          <w:rPr>
            <w:color w:val="000000"/>
            <w:sz w:val="27"/>
            <w:szCs w:val="27"/>
          </w:rPr>
          <w:delText xml:space="preserve">interited </w:delText>
        </w:r>
      </w:del>
      <w:ins w:id="29" w:author="Sapp (US), Brandon" w:date="2019-03-20T12:19:00Z">
        <w:r w:rsidR="003A5BA9">
          <w:rPr>
            <w:color w:val="000000"/>
            <w:sz w:val="27"/>
            <w:szCs w:val="27"/>
          </w:rPr>
          <w:t>in</w:t>
        </w:r>
        <w:r w:rsidR="003A5BA9">
          <w:rPr>
            <w:color w:val="000000"/>
            <w:sz w:val="27"/>
            <w:szCs w:val="27"/>
          </w:rPr>
          <w:t>h</w:t>
        </w:r>
        <w:r w:rsidR="003A5BA9">
          <w:rPr>
            <w:color w:val="000000"/>
            <w:sz w:val="27"/>
            <w:szCs w:val="27"/>
          </w:rPr>
          <w:t xml:space="preserve">erited </w:t>
        </w:r>
      </w:ins>
      <w:r>
        <w:rPr>
          <w:color w:val="000000"/>
          <w:sz w:val="27"/>
          <w:szCs w:val="27"/>
        </w:rPr>
        <w:t>attribute that is constrained to exclude </w:t>
      </w:r>
      <w:hyperlink r:id="rId136" w:anchor="basic_geometry_arm.surface" w:history="1">
        <w:r>
          <w:rPr>
            <w:rStyle w:val="Hyperlink"/>
            <w:b/>
            <w:bCs/>
            <w:sz w:val="27"/>
            <w:szCs w:val="27"/>
          </w:rPr>
          <w:t>Surface</w:t>
        </w:r>
      </w:hyperlink>
      <w:r>
        <w:rPr>
          <w:color w:val="000000"/>
          <w:sz w:val="27"/>
          <w:szCs w:val="27"/>
        </w:rPr>
        <w:t>s.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4.3.8 Geometric_set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1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pping table">
                      <a:hlinkClick r:id="rId1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Geometric_set</w:t>
      </w:r>
      <w:r>
        <w:rPr>
          <w:color w:val="000000"/>
          <w:sz w:val="27"/>
          <w:szCs w:val="27"/>
        </w:rPr>
        <w:t> is a type of </w:t>
      </w:r>
      <w:hyperlink r:id="rId138" w:anchor="elemental_geometric_shape_arm.detailed_geometric_model_element" w:history="1">
        <w:r>
          <w:rPr>
            <w:rStyle w:val="Hyperlink"/>
            <w:b/>
            <w:bCs/>
            <w:sz w:val="27"/>
            <w:szCs w:val="27"/>
          </w:rPr>
          <w:t>Detailed_geometric_model_element</w:t>
        </w:r>
      </w:hyperlink>
      <w:r>
        <w:rPr>
          <w:color w:val="000000"/>
          <w:sz w:val="27"/>
          <w:szCs w:val="27"/>
        </w:rPr>
        <w:t> which is intended for the transfer of models when a topological structure is not available.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Geometric_set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39" w:anchor="elemental_geometric_shape_arm.detailed_geometric_model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Detailed_geometric_model_element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elements : SET[1:?] OF </w:t>
      </w:r>
      <w:hyperlink r:id="rId140" w:anchor="composite_constituent_shape_arm.geometric_se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geometric_set_select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elements: </w:t>
      </w:r>
      <w:r>
        <w:rPr>
          <w:color w:val="000000"/>
          <w:sz w:val="27"/>
          <w:szCs w:val="27"/>
        </w:rPr>
        <w:t>the geometric elements which make up the </w:t>
      </w:r>
      <w:r>
        <w:rPr>
          <w:b/>
          <w:bCs/>
          <w:color w:val="000000"/>
          <w:sz w:val="27"/>
          <w:szCs w:val="27"/>
        </w:rPr>
        <w:t>geometric_set</w:t>
      </w:r>
      <w:r>
        <w:rPr>
          <w:color w:val="000000"/>
          <w:sz w:val="27"/>
          <w:szCs w:val="27"/>
        </w:rPr>
        <w:t>, these may be </w:t>
      </w:r>
      <w:hyperlink r:id="rId141" w:anchor="elemental_geometric_shape_arm.point" w:history="1">
        <w:r>
          <w:rPr>
            <w:rStyle w:val="Hyperlink"/>
            <w:b/>
            <w:bCs/>
            <w:sz w:val="27"/>
            <w:szCs w:val="27"/>
          </w:rPr>
          <w:t>Point</w:t>
        </w:r>
      </w:hyperlink>
      <w:r>
        <w:rPr>
          <w:color w:val="000000"/>
          <w:sz w:val="27"/>
          <w:szCs w:val="27"/>
        </w:rPr>
        <w:t>s, </w:t>
      </w:r>
      <w:hyperlink r:id="rId142" w:anchor="basic_geometry_arm.curve" w:history="1">
        <w:r>
          <w:rPr>
            <w:rStyle w:val="Hyperlink"/>
            <w:b/>
            <w:bCs/>
            <w:sz w:val="27"/>
            <w:szCs w:val="27"/>
          </w:rPr>
          <w:t>Curve</w:t>
        </w:r>
      </w:hyperlink>
      <w:r>
        <w:rPr>
          <w:color w:val="000000"/>
          <w:sz w:val="27"/>
          <w:szCs w:val="27"/>
        </w:rPr>
        <w:t>s or </w:t>
      </w:r>
      <w:hyperlink r:id="rId143" w:anchor="basic_geometry_arm.surface" w:history="1">
        <w:r>
          <w:rPr>
            <w:rStyle w:val="Hyperlink"/>
            <w:b/>
            <w:bCs/>
            <w:sz w:val="27"/>
            <w:szCs w:val="27"/>
          </w:rPr>
          <w:t>Surface</w:t>
        </w:r>
      </w:hyperlink>
      <w:r>
        <w:rPr>
          <w:color w:val="000000"/>
          <w:sz w:val="27"/>
          <w:szCs w:val="27"/>
        </w:rPr>
        <w:t>s; but are required to be of the same coordinate space dimensionality.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lastRenderedPageBreak/>
        <w:t>4.3.9 Geometric_sheet_representation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apping table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Geometric_sheet_representation</w:t>
      </w:r>
      <w:r>
        <w:rPr>
          <w:color w:val="000000"/>
          <w:sz w:val="27"/>
          <w:szCs w:val="27"/>
        </w:rPr>
        <w:t> is a type of </w:t>
      </w:r>
      <w:hyperlink r:id="rId145" w:anchor="composite_constituent_shape_arm.composite_sheet_representation" w:history="1">
        <w:r>
          <w:rPr>
            <w:rStyle w:val="Hyperlink"/>
            <w:b/>
            <w:bCs/>
            <w:sz w:val="27"/>
            <w:szCs w:val="27"/>
          </w:rPr>
          <w:t>Composite_sheet_representation</w:t>
        </w:r>
      </w:hyperlink>
      <w:r>
        <w:rPr>
          <w:color w:val="000000"/>
          <w:sz w:val="27"/>
          <w:szCs w:val="27"/>
        </w:rPr>
        <w:t> that is defined by a surface and a set of curves. These curves are related in the application to that surface. The curves define a closed area but are not necessarily constrained topologically.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Geometric_sheet_representation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46" w:anchor="composite_constituent_shape_arm.composite_sheet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Composite_sheet_representation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basis_surface : </w:t>
      </w:r>
      <w:hyperlink r:id="rId147" w:anchor="basic_geometry_arm.surface" w:history="1">
        <w:r>
          <w:rPr>
            <w:rStyle w:val="Hyperlink"/>
            <w:rFonts w:ascii="Courier New" w:hAnsi="Courier New" w:cs="Courier New"/>
            <w:sz w:val="20"/>
            <w:szCs w:val="20"/>
          </w:rPr>
          <w:t>Surface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cutouts : OPTIONAL SET[1:?] OF </w:t>
      </w:r>
      <w:hyperlink r:id="rId148" w:anchor="composite_constituent_shape_arm.boundary_curve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Boundary_curve_set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outer_edge : </w:t>
      </w:r>
      <w:hyperlink r:id="rId149" w:anchor="composite_constituent_shape_arm.boundary_curve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Boundary_curve_set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basis_surface: </w:t>
      </w:r>
      <w:r>
        <w:rPr>
          <w:color w:val="000000"/>
          <w:sz w:val="27"/>
          <w:szCs w:val="27"/>
        </w:rPr>
        <w:t>the </w:t>
      </w:r>
      <w:hyperlink r:id="rId150" w:anchor="basic_geometry_arm.surface" w:history="1">
        <w:r>
          <w:rPr>
            <w:rStyle w:val="Hyperlink"/>
            <w:b/>
            <w:bCs/>
            <w:sz w:val="27"/>
            <w:szCs w:val="27"/>
          </w:rPr>
          <w:t>Surface</w:t>
        </w:r>
      </w:hyperlink>
      <w:r>
        <w:rPr>
          <w:color w:val="000000"/>
          <w:sz w:val="27"/>
          <w:szCs w:val="27"/>
        </w:rPr>
        <w:t xml:space="preserve"> used to define </w:t>
      </w:r>
      <w:ins w:id="30" w:author="Sapp (US), Brandon" w:date="2019-03-20T12:19:00Z">
        <w:r w:rsidR="003A5BA9">
          <w:rPr>
            <w:color w:val="000000"/>
            <w:sz w:val="27"/>
            <w:szCs w:val="27"/>
          </w:rPr>
          <w:t xml:space="preserve">the </w:t>
        </w:r>
      </w:ins>
      <w:r>
        <w:rPr>
          <w:color w:val="000000"/>
          <w:sz w:val="27"/>
          <w:szCs w:val="27"/>
        </w:rPr>
        <w:t>shape and having some known context to the part being represented. The surface may be the layup surface, inner-mo</w:t>
      </w:r>
      <w:ins w:id="31" w:author="Sapp (US), Brandon" w:date="2019-03-20T12:19:00Z">
        <w:r w:rsidR="003A5BA9">
          <w:rPr>
            <w:color w:val="000000"/>
            <w:sz w:val="27"/>
            <w:szCs w:val="27"/>
          </w:rPr>
          <w:t>u</w:t>
        </w:r>
      </w:ins>
      <w:r>
        <w:rPr>
          <w:color w:val="000000"/>
          <w:sz w:val="27"/>
          <w:szCs w:val="27"/>
        </w:rPr>
        <w:t>ld-line surface, outer-mo</w:t>
      </w:r>
      <w:ins w:id="32" w:author="Sapp (US), Brandon" w:date="2019-03-20T12:19:00Z">
        <w:r w:rsidR="003A5BA9">
          <w:rPr>
            <w:color w:val="000000"/>
            <w:sz w:val="27"/>
            <w:szCs w:val="27"/>
          </w:rPr>
          <w:t>u</w:t>
        </w:r>
      </w:ins>
      <w:r>
        <w:rPr>
          <w:color w:val="000000"/>
          <w:sz w:val="27"/>
          <w:szCs w:val="27"/>
        </w:rPr>
        <w:t>ld-line surface, etc.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cutouts: </w:t>
      </w:r>
      <w:r>
        <w:rPr>
          <w:color w:val="000000"/>
          <w:sz w:val="27"/>
          <w:szCs w:val="27"/>
        </w:rPr>
        <w:t>the cutouts specifies the sets of curves that define the areas to be removed from the interior of the part. The value of this attribute need not be specified.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33" w:name="composite_constituent_shape_arm.geometri"/>
      <w:r>
        <w:rPr>
          <w:b/>
          <w:bCs/>
          <w:color w:val="000000"/>
          <w:sz w:val="27"/>
          <w:szCs w:val="27"/>
        </w:rPr>
        <w:t>outer_edge: </w:t>
      </w:r>
      <w:bookmarkEnd w:id="33"/>
      <w:r>
        <w:rPr>
          <w:color w:val="000000"/>
          <w:sz w:val="27"/>
          <w:szCs w:val="27"/>
        </w:rPr>
        <w:t>the set of curves that define the outside edge (or boundary) of the part.</w:t>
      </w:r>
    </w:p>
    <w:p w:rsidR="002E5241" w:rsidRDefault="002E5241" w:rsidP="002E5241">
      <w:pPr>
        <w:pStyle w:val="Heading2"/>
        <w:rPr>
          <w:color w:val="000000"/>
        </w:rPr>
      </w:pPr>
      <w:bookmarkStart w:id="34" w:name="composite_constituent_shape_arm.laid_ply"/>
      <w:r>
        <w:rPr>
          <w:color w:val="000000"/>
        </w:rPr>
        <w:t>4.3.10 Laid_ply_shape</w:t>
      </w:r>
      <w:bookmarkEnd w:id="34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1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apping table">
                      <a:hlinkClick r:id="rId1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Laid_ply_shape</w:t>
      </w:r>
      <w:r>
        <w:rPr>
          <w:color w:val="000000"/>
          <w:sz w:val="27"/>
          <w:szCs w:val="27"/>
        </w:rPr>
        <w:t> is a type of </w:t>
      </w:r>
      <w:hyperlink r:id="rId152" w:anchor="composite_constituent_shape_arm.ply_shape" w:history="1">
        <w:r>
          <w:rPr>
            <w:rStyle w:val="Hyperlink"/>
            <w:b/>
            <w:bCs/>
            <w:sz w:val="27"/>
            <w:szCs w:val="27"/>
          </w:rPr>
          <w:t>Ply_shape</w:t>
        </w:r>
      </w:hyperlink>
      <w:r>
        <w:rPr>
          <w:color w:val="000000"/>
          <w:sz w:val="27"/>
          <w:szCs w:val="27"/>
        </w:rPr>
        <w:t> that defines the shape of the ply in the actual </w:t>
      </w:r>
      <w:hyperlink r:id="rId153" w:anchor="part_and_zone_laminate_tables_arm.ply_laminate" w:history="1">
        <w:r>
          <w:rPr>
            <w:rStyle w:val="Hyperlink"/>
            <w:b/>
            <w:bCs/>
            <w:sz w:val="27"/>
            <w:szCs w:val="27"/>
          </w:rPr>
          <w:t>Ply_laminate</w:t>
        </w:r>
      </w:hyperlink>
      <w:r>
        <w:rPr>
          <w:color w:val="000000"/>
          <w:sz w:val="27"/>
          <w:szCs w:val="27"/>
        </w:rPr>
        <w:t>. This is the physical shape that will stair up and down over the build-up of previously laid plies.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Laid_ply_shape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54" w:anchor="composite_constituent_shape_arm.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Ply_shape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4.3.11 Ply_shape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apping table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Ply_shape</w:t>
      </w:r>
      <w:r>
        <w:rPr>
          <w:color w:val="000000"/>
          <w:sz w:val="27"/>
          <w:szCs w:val="27"/>
        </w:rPr>
        <w:t> is the association of a geometric representation to define the shape of a </w:t>
      </w:r>
      <w:hyperlink r:id="rId156" w:anchor="part_and_zone_laminate_tables_arm.ply" w:history="1">
        <w:r>
          <w:rPr>
            <w:rStyle w:val="Hyperlink"/>
            <w:b/>
            <w:bCs/>
            <w:sz w:val="27"/>
            <w:szCs w:val="27"/>
          </w:rPr>
          <w:t>Ply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te"/>
        <w:rPr>
          <w:color w:val="000000"/>
          <w:sz w:val="27"/>
          <w:szCs w:val="27"/>
        </w:rPr>
      </w:pPr>
      <w:bookmarkStart w:id="35" w:name="note_"/>
      <w:r>
        <w:rPr>
          <w:color w:val="000000"/>
        </w:rPr>
        <w:t>NOTE    A </w:t>
      </w:r>
      <w:r>
        <w:rPr>
          <w:b/>
          <w:bCs/>
          <w:color w:val="000000"/>
        </w:rPr>
        <w:t>Ply_shape</w:t>
      </w:r>
      <w:r>
        <w:rPr>
          <w:color w:val="000000"/>
        </w:rPr>
        <w:t> may be a shape modified by the manufacturing process to provide material excess for functions such as trimming and tooling. In this case</w:t>
      </w:r>
      <w:ins w:id="36" w:author="Sapp (US), Brandon" w:date="2019-03-20T12:20:00Z">
        <w:r w:rsidR="003A5BA9">
          <w:rPr>
            <w:color w:val="000000"/>
          </w:rPr>
          <w:t>,</w:t>
        </w:r>
      </w:ins>
      <w:r>
        <w:rPr>
          <w:color w:val="000000"/>
        </w:rPr>
        <w:t xml:space="preserve"> the string 'manufacturing' is prepended to the </w:t>
      </w:r>
      <w:del w:id="37" w:author="Sapp (US), Brandon" w:date="2019-03-20T12:20:00Z">
        <w:r w:rsidDel="003A5BA9">
          <w:rPr>
            <w:color w:val="000000"/>
          </w:rPr>
          <w:delText xml:space="preserve">speciciation </w:delText>
        </w:r>
      </w:del>
      <w:ins w:id="38" w:author="Sapp (US), Brandon" w:date="2019-03-20T12:20:00Z">
        <w:r w:rsidR="003A5BA9">
          <w:rPr>
            <w:color w:val="000000"/>
          </w:rPr>
          <w:t>speci</w:t>
        </w:r>
        <w:r w:rsidR="003A5BA9">
          <w:rPr>
            <w:color w:val="000000"/>
          </w:rPr>
          <w:t>fic</w:t>
        </w:r>
        <w:r w:rsidR="003A5BA9">
          <w:rPr>
            <w:color w:val="000000"/>
          </w:rPr>
          <w:t xml:space="preserve">ation </w:t>
        </w:r>
      </w:ins>
      <w:r>
        <w:rPr>
          <w:color w:val="000000"/>
        </w:rPr>
        <w:t xml:space="preserve">of </w:t>
      </w:r>
      <w:ins w:id="39" w:author="Sapp (US), Brandon" w:date="2019-03-20T12:20:00Z">
        <w:r w:rsidR="003A5BA9">
          <w:rPr>
            <w:color w:val="000000"/>
          </w:rPr>
          <w:t xml:space="preserve">the </w:t>
        </w:r>
      </w:ins>
      <w:r>
        <w:rPr>
          <w:color w:val="000000"/>
        </w:rPr>
        <w:t>type of Ply_shape in the mapping specification mapping rules.</w:t>
      </w:r>
    </w:p>
    <w:p w:rsidR="002E5241" w:rsidRDefault="002E5241" w:rsidP="002E5241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  Each type of </w:t>
      </w:r>
      <w:r>
        <w:rPr>
          <w:b/>
          <w:bCs/>
          <w:color w:val="000000"/>
        </w:rPr>
        <w:t>Ply_shape</w:t>
      </w:r>
      <w:r>
        <w:rPr>
          <w:color w:val="000000"/>
        </w:rPr>
        <w:t> may be generated from</w:t>
      </w:r>
      <w:del w:id="40" w:author="Sapp (US), Brandon" w:date="2019-03-20T12:20:00Z">
        <w:r w:rsidDel="003A5BA9">
          <w:rPr>
            <w:color w:val="000000"/>
          </w:rPr>
          <w:delText>,</w:delText>
        </w:r>
      </w:del>
      <w:r>
        <w:rPr>
          <w:color w:val="000000"/>
        </w:rPr>
        <w:t xml:space="preserve"> or related to, another </w:t>
      </w:r>
      <w:r>
        <w:rPr>
          <w:b/>
          <w:bCs/>
          <w:color w:val="000000"/>
        </w:rPr>
        <w:t>Ply_shape</w:t>
      </w:r>
      <w:r>
        <w:rPr>
          <w:color w:val="000000"/>
        </w:rPr>
        <w:t>.</w:t>
      </w:r>
    </w:p>
    <w:p w:rsidR="002E5241" w:rsidRDefault="002E5241" w:rsidP="002E5241">
      <w:pPr>
        <w:pStyle w:val="example"/>
        <w:rPr>
          <w:color w:val="000000"/>
          <w:sz w:val="27"/>
          <w:szCs w:val="27"/>
        </w:rPr>
      </w:pPr>
      <w:r>
        <w:rPr>
          <w:color w:val="000000"/>
        </w:rPr>
        <w:t>EXAMPLE    A </w:t>
      </w:r>
      <w:hyperlink r:id="rId157" w:anchor="composite_constituent_shape_arm.flat_pattern_ply_shape" w:history="1">
        <w:r>
          <w:rPr>
            <w:rStyle w:val="Hyperlink"/>
            <w:b/>
            <w:bCs/>
          </w:rPr>
          <w:t>Flat_pattern_ply_shape</w:t>
        </w:r>
      </w:hyperlink>
      <w:r>
        <w:rPr>
          <w:color w:val="000000"/>
        </w:rPr>
        <w:t> may be generated from a </w:t>
      </w:r>
      <w:hyperlink r:id="rId158" w:anchor="composite_constituent_shape_arm.laid_ply_shape" w:history="1">
        <w:r>
          <w:rPr>
            <w:rStyle w:val="Hyperlink"/>
            <w:b/>
            <w:bCs/>
          </w:rPr>
          <w:t>Laid_ply_shape</w:t>
        </w:r>
      </w:hyperlink>
      <w:r>
        <w:rPr>
          <w:color w:val="000000"/>
        </w:rPr>
        <w:t>, and a </w:t>
      </w:r>
      <w:hyperlink r:id="rId159" w:anchor="composite_constituent_shape_arm.view_ply_shape" w:history="1">
        <w:r>
          <w:rPr>
            <w:rStyle w:val="Hyperlink"/>
            <w:b/>
            <w:bCs/>
          </w:rPr>
          <w:t>View_ply_shape</w:t>
        </w:r>
      </w:hyperlink>
      <w:r>
        <w:rPr>
          <w:color w:val="000000"/>
        </w:rPr>
        <w:t> can be projected to the surface and create a </w:t>
      </w:r>
      <w:hyperlink r:id="rId160" w:anchor="composite_constituent_shape_arm.surface_ply_shape" w:history="1">
        <w:r>
          <w:rPr>
            <w:rStyle w:val="Hyperlink"/>
            <w:b/>
            <w:bCs/>
          </w:rPr>
          <w:t>Surface_ply_shape</w:t>
        </w:r>
      </w:hyperlink>
      <w:r>
        <w:rPr>
          <w:color w:val="000000"/>
        </w:rPr>
        <w:t>.</w:t>
      </w:r>
    </w:p>
    <w:p w:rsidR="002E5241" w:rsidRDefault="002E5241" w:rsidP="002E5241">
      <w:pPr>
        <w:rPr>
          <w:sz w:val="24"/>
          <w:szCs w:val="24"/>
        </w:rPr>
      </w:pP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Ply_shape</w:t>
      </w:r>
      <w:r>
        <w:rPr>
          <w:color w:val="000000"/>
          <w:sz w:val="27"/>
          <w:szCs w:val="27"/>
        </w:rPr>
        <w:t> may be one of the following:</w:t>
      </w:r>
    </w:p>
    <w:p w:rsidR="002E5241" w:rsidRDefault="003A5BA9" w:rsidP="002E524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61" w:anchor="composite_constituent_shape_arm.projected_ply_shape" w:history="1">
        <w:r w:rsidR="002E5241">
          <w:rPr>
            <w:rStyle w:val="Hyperlink"/>
            <w:b/>
            <w:bCs/>
            <w:sz w:val="27"/>
            <w:szCs w:val="27"/>
          </w:rPr>
          <w:t>Projected_ply_shape</w:t>
        </w:r>
      </w:hyperlink>
      <w:r w:rsidR="002E5241">
        <w:rPr>
          <w:color w:val="000000"/>
          <w:sz w:val="27"/>
          <w:szCs w:val="27"/>
        </w:rPr>
        <w:t>,</w:t>
      </w:r>
    </w:p>
    <w:p w:rsidR="002E5241" w:rsidRDefault="003A5BA9" w:rsidP="002E524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62" w:anchor="composite_constituent_shape_arm.laid_ply_shape" w:history="1">
        <w:r w:rsidR="002E5241">
          <w:rPr>
            <w:rStyle w:val="Hyperlink"/>
            <w:b/>
            <w:bCs/>
            <w:sz w:val="27"/>
            <w:szCs w:val="27"/>
          </w:rPr>
          <w:t>Laid_ply_shape</w:t>
        </w:r>
      </w:hyperlink>
      <w:r w:rsidR="002E5241">
        <w:rPr>
          <w:color w:val="000000"/>
          <w:sz w:val="27"/>
          <w:szCs w:val="27"/>
        </w:rPr>
        <w:t>,</w:t>
      </w:r>
    </w:p>
    <w:p w:rsidR="002E5241" w:rsidRDefault="003A5BA9" w:rsidP="002E524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63" w:anchor="composite_constituent_shape_arm.flat_pattern_ply_shape" w:history="1">
        <w:r w:rsidR="002E5241">
          <w:rPr>
            <w:rStyle w:val="Hyperlink"/>
            <w:b/>
            <w:bCs/>
            <w:sz w:val="27"/>
            <w:szCs w:val="27"/>
          </w:rPr>
          <w:t>Flat_pattern_ply_shape</w:t>
        </w:r>
      </w:hyperlink>
      <w:r w:rsidR="002E5241"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Ply_shape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164" w:anchor="composite_constituent_shape_arm.projected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Projected_ply_shape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165" w:anchor="composite_constituent_shape_arm.laid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Laid_ply_shape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166" w:anchor="composite_constituent_shape_arm.flat_pattern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Flat_pattern_ply_shape</w:t>
        </w:r>
      </w:hyperlink>
      <w:r>
        <w:rPr>
          <w:rStyle w:val="HTMLCode"/>
          <w:color w:val="000000"/>
        </w:rPr>
        <w:t>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defining_model : </w:t>
      </w:r>
      <w:hyperlink r:id="rId167" w:anchor="composite_constituent_shape_arm.ply_laminate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ply_laminate_shape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basis : OPTIONAL </w:t>
      </w:r>
      <w:hyperlink r:id="rId168" w:anchor="composite_constituent_shape_arm.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Ply_shape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defining_model: </w:t>
      </w:r>
      <w:r>
        <w:rPr>
          <w:color w:val="000000"/>
          <w:sz w:val="27"/>
          <w:szCs w:val="27"/>
        </w:rPr>
        <w:t>the geometric representation used for the </w:t>
      </w:r>
      <w:r>
        <w:rPr>
          <w:b/>
          <w:bCs/>
          <w:color w:val="000000"/>
          <w:sz w:val="27"/>
          <w:szCs w:val="27"/>
        </w:rPr>
        <w:t>Ply_shape</w:t>
      </w:r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41" w:name="composite_constituent_shape_arm.ply_shap"/>
      <w:r>
        <w:rPr>
          <w:b/>
          <w:bCs/>
          <w:color w:val="000000"/>
          <w:sz w:val="27"/>
          <w:szCs w:val="27"/>
        </w:rPr>
        <w:lastRenderedPageBreak/>
        <w:t>basis: </w:t>
      </w:r>
      <w:bookmarkEnd w:id="41"/>
      <w:r>
        <w:rPr>
          <w:color w:val="000000"/>
          <w:sz w:val="27"/>
          <w:szCs w:val="27"/>
        </w:rPr>
        <w:t>the shape representation that the </w:t>
      </w:r>
      <w:r>
        <w:rPr>
          <w:b/>
          <w:bCs/>
          <w:color w:val="000000"/>
          <w:sz w:val="27"/>
          <w:szCs w:val="27"/>
        </w:rPr>
        <w:t>Ply_shape</w:t>
      </w:r>
      <w:r>
        <w:rPr>
          <w:color w:val="000000"/>
          <w:sz w:val="27"/>
          <w:szCs w:val="27"/>
        </w:rPr>
        <w:t> is derived from or that is used as its basis of definition. The value of this attribute need not be specified.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4.3.12 Projected_ply_shape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1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apping table">
                      <a:hlinkClick r:id="rId1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Projected_ply_shape</w:t>
      </w:r>
      <w:r>
        <w:rPr>
          <w:color w:val="000000"/>
          <w:sz w:val="27"/>
          <w:szCs w:val="27"/>
        </w:rPr>
        <w:t> is a type of </w:t>
      </w:r>
      <w:hyperlink r:id="rId170" w:anchor="composite_constituent_shape_arm.ply_shape" w:history="1">
        <w:r>
          <w:rPr>
            <w:rStyle w:val="Hyperlink"/>
            <w:b/>
            <w:bCs/>
            <w:sz w:val="27"/>
            <w:szCs w:val="27"/>
          </w:rPr>
          <w:t>Ply_shape</w:t>
        </w:r>
      </w:hyperlink>
      <w:r>
        <w:rPr>
          <w:color w:val="000000"/>
          <w:sz w:val="27"/>
          <w:szCs w:val="27"/>
        </w:rPr>
        <w:t> that has its shape mode</w:t>
      </w:r>
      <w:ins w:id="42" w:author="Sapp (US), Brandon" w:date="2019-03-20T12:20:00Z">
        <w:r w:rsidR="003A5BA9">
          <w:rPr>
            <w:color w:val="000000"/>
            <w:sz w:val="27"/>
            <w:szCs w:val="27"/>
          </w:rPr>
          <w:t>l</w:t>
        </w:r>
      </w:ins>
      <w:r>
        <w:rPr>
          <w:color w:val="000000"/>
          <w:sz w:val="27"/>
          <w:szCs w:val="27"/>
        </w:rPr>
        <w:t>led by a projection on a surface or a plane. The surface has some defined context for the</w:t>
      </w:r>
      <w:ins w:id="43" w:author="Sapp (US), Brandon" w:date="2019-03-20T12:20:00Z">
        <w:r w:rsidR="003A5BA9">
          <w:rPr>
            <w:color w:val="000000"/>
            <w:sz w:val="27"/>
            <w:szCs w:val="27"/>
          </w:rPr>
          <w:t xml:space="preserve"> </w:t>
        </w:r>
      </w:ins>
      <w:hyperlink r:id="rId171" w:anchor="part_and_zone_laminate_tables_arm.ply" w:history="1">
        <w:r>
          <w:rPr>
            <w:rStyle w:val="Hyperlink"/>
            <w:b/>
            <w:bCs/>
            <w:sz w:val="27"/>
            <w:szCs w:val="27"/>
          </w:rPr>
          <w:t>Ply</w:t>
        </w:r>
      </w:hyperlink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  A </w:t>
      </w:r>
      <w:r>
        <w:rPr>
          <w:b/>
          <w:bCs/>
          <w:color w:val="000000"/>
        </w:rPr>
        <w:t>Projected_ply_shape</w:t>
      </w:r>
      <w:r>
        <w:rPr>
          <w:color w:val="000000"/>
        </w:rPr>
        <w:t> is a projection of the actual ply. Projected shapes do not represent the build-up of the surface</w:t>
      </w:r>
      <w:ins w:id="44" w:author="Sapp (US), Brandon" w:date="2019-03-20T12:21:00Z">
        <w:r w:rsidR="003A5BA9">
          <w:rPr>
            <w:color w:val="000000"/>
          </w:rPr>
          <w:t>,</w:t>
        </w:r>
      </w:ins>
      <w:r>
        <w:rPr>
          <w:color w:val="000000"/>
        </w:rPr>
        <w:t xml:space="preserve"> but all lie on the same surface or plane. These shapes are defined during </w:t>
      </w:r>
      <w:ins w:id="45" w:author="Sapp (US), Brandon" w:date="2019-03-20T12:21:00Z">
        <w:r w:rsidR="003A5BA9">
          <w:rPr>
            <w:color w:val="000000"/>
          </w:rPr>
          <w:t xml:space="preserve">the </w:t>
        </w:r>
      </w:ins>
      <w:r>
        <w:rPr>
          <w:color w:val="000000"/>
        </w:rPr>
        <w:t>ply layout in design.</w:t>
      </w:r>
    </w:p>
    <w:p w:rsidR="002E5241" w:rsidRDefault="002E5241" w:rsidP="002E5241">
      <w:pPr>
        <w:rPr>
          <w:sz w:val="24"/>
          <w:szCs w:val="24"/>
        </w:rPr>
      </w:pP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Projected_ply_shape</w:t>
      </w:r>
      <w:r>
        <w:rPr>
          <w:color w:val="000000"/>
          <w:sz w:val="27"/>
          <w:szCs w:val="27"/>
        </w:rPr>
        <w:t> may be one of the following:</w:t>
      </w:r>
    </w:p>
    <w:p w:rsidR="002E5241" w:rsidRDefault="003A5BA9" w:rsidP="002E5241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72" w:anchor="composite_constituent_shape_arm.view_ply_shape" w:history="1">
        <w:r w:rsidR="002E5241">
          <w:rPr>
            <w:rStyle w:val="Hyperlink"/>
            <w:b/>
            <w:bCs/>
            <w:sz w:val="27"/>
            <w:szCs w:val="27"/>
          </w:rPr>
          <w:t>View_ply_shape</w:t>
        </w:r>
      </w:hyperlink>
      <w:r w:rsidR="002E5241">
        <w:rPr>
          <w:color w:val="000000"/>
          <w:sz w:val="27"/>
          <w:szCs w:val="27"/>
        </w:rPr>
        <w:t>,</w:t>
      </w:r>
    </w:p>
    <w:p w:rsidR="002E5241" w:rsidRDefault="003A5BA9" w:rsidP="002E5241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73" w:anchor="composite_constituent_shape_arm.surface_ply_shape" w:history="1">
        <w:r w:rsidR="002E5241">
          <w:rPr>
            <w:rStyle w:val="Hyperlink"/>
            <w:b/>
            <w:bCs/>
            <w:sz w:val="27"/>
            <w:szCs w:val="27"/>
          </w:rPr>
          <w:t>Surface_ply_shape</w:t>
        </w:r>
      </w:hyperlink>
      <w:r w:rsidR="002E5241"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Projected_ply_shape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174" w:anchor="composite_constituent_shape_arm.view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View_ply_shape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175" w:anchor="composite_constituent_shape_arm.surface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Surface_ply_shape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76" w:anchor="composite_constituent_shape_arm.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Ply_shape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method : </w:t>
      </w:r>
      <w:hyperlink r:id="rId177" w:anchor="composite_constituent_shape_arm.projection_method" w:history="1">
        <w:r>
          <w:rPr>
            <w:rStyle w:val="Hyperlink"/>
            <w:rFonts w:ascii="Courier New" w:hAnsi="Courier New" w:cs="Courier New"/>
            <w:sz w:val="20"/>
            <w:szCs w:val="20"/>
          </w:rPr>
          <w:t>projection_method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projection_direction : OPTIONAL </w:t>
      </w:r>
      <w:hyperlink r:id="rId178" w:anchor="elemental_geometric_shape_arm.direc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Direction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method: </w:t>
      </w:r>
      <w:r>
        <w:rPr>
          <w:color w:val="000000"/>
          <w:sz w:val="27"/>
          <w:szCs w:val="27"/>
        </w:rPr>
        <w:t xml:space="preserve">the reference direction used in projecting the shape on the surface. The value of </w:t>
      </w:r>
      <w:ins w:id="46" w:author="Sapp (US), Brandon" w:date="2019-03-20T12:21:00Z">
        <w:r w:rsidR="003A5BA9">
          <w:rPr>
            <w:color w:val="000000"/>
            <w:sz w:val="27"/>
            <w:szCs w:val="27"/>
          </w:rPr>
          <w:t xml:space="preserve">the </w:t>
        </w:r>
      </w:ins>
      <w:r>
        <w:rPr>
          <w:color w:val="000000"/>
          <w:sz w:val="27"/>
          <w:szCs w:val="27"/>
        </w:rPr>
        <w:t>method shall be one of the following:</w:t>
      </w:r>
    </w:p>
    <w:p w:rsidR="002E5241" w:rsidRDefault="003A5BA9" w:rsidP="002E5241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79" w:anchor="composite_constituent_shape_arm.projection_method.projection_reference" w:history="1">
        <w:r w:rsidR="002E5241">
          <w:rPr>
            <w:rStyle w:val="Hyperlink"/>
            <w:b/>
            <w:bCs/>
            <w:sz w:val="27"/>
            <w:szCs w:val="27"/>
          </w:rPr>
          <w:t>projection_reference</w:t>
        </w:r>
      </w:hyperlink>
      <w:r w:rsidR="002E5241">
        <w:rPr>
          <w:color w:val="000000"/>
          <w:sz w:val="27"/>
          <w:szCs w:val="27"/>
        </w:rPr>
        <w:t>;</w:t>
      </w:r>
    </w:p>
    <w:p w:rsidR="002E5241" w:rsidRDefault="003A5BA9" w:rsidP="002E5241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hyperlink r:id="rId180" w:anchor="composite_constituent_shape_arm.projection_method.surface_normal" w:history="1">
        <w:r w:rsidR="002E5241">
          <w:rPr>
            <w:rStyle w:val="Hyperlink"/>
            <w:b/>
            <w:bCs/>
            <w:sz w:val="27"/>
            <w:szCs w:val="27"/>
          </w:rPr>
          <w:t>surface_normal</w:t>
        </w:r>
      </w:hyperlink>
      <w:r w:rsidR="002E5241"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47" w:name="composite_constituent_shape_arm.projecte"/>
      <w:r>
        <w:rPr>
          <w:b/>
          <w:bCs/>
          <w:color w:val="000000"/>
          <w:sz w:val="27"/>
          <w:szCs w:val="27"/>
        </w:rPr>
        <w:t>projection_direction: </w:t>
      </w:r>
      <w:bookmarkEnd w:id="47"/>
      <w:r>
        <w:rPr>
          <w:color w:val="000000"/>
          <w:sz w:val="27"/>
          <w:szCs w:val="27"/>
        </w:rPr>
        <w:t>the direction from the given representation to the actual </w:t>
      </w:r>
      <w:hyperlink r:id="rId181" w:anchor="composite_constituent_shape_arm.laid_ply_shape" w:history="1">
        <w:r>
          <w:rPr>
            <w:rStyle w:val="Hyperlink"/>
            <w:b/>
            <w:bCs/>
            <w:sz w:val="27"/>
            <w:szCs w:val="27"/>
          </w:rPr>
          <w:t>Laid_ply_shape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lastRenderedPageBreak/>
        <w:t>4.3.13 Surface_ply_shape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1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apping table">
                      <a:hlinkClick r:id="rId1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Surface_ply_shape</w:t>
      </w:r>
      <w:r>
        <w:rPr>
          <w:color w:val="000000"/>
          <w:sz w:val="27"/>
          <w:szCs w:val="27"/>
        </w:rPr>
        <w:t> is a type of </w:t>
      </w:r>
      <w:hyperlink r:id="rId183" w:anchor="composite_constituent_shape_arm.projected_ply_shape" w:history="1">
        <w:r>
          <w:rPr>
            <w:rStyle w:val="Hyperlink"/>
            <w:b/>
            <w:bCs/>
            <w:sz w:val="27"/>
            <w:szCs w:val="27"/>
          </w:rPr>
          <w:t>Projected_ply_shape</w:t>
        </w:r>
      </w:hyperlink>
      <w:r>
        <w:rPr>
          <w:color w:val="000000"/>
          <w:sz w:val="27"/>
          <w:szCs w:val="27"/>
        </w:rPr>
        <w:t> that is defined on a surface defining some aspect of a composite part. The surface may be the layup surface, the outer mo</w:t>
      </w:r>
      <w:ins w:id="48" w:author="Sapp (US), Brandon" w:date="2019-03-20T12:21:00Z">
        <w:r w:rsidR="003A5BA9">
          <w:rPr>
            <w:color w:val="000000"/>
            <w:sz w:val="27"/>
            <w:szCs w:val="27"/>
          </w:rPr>
          <w:t>u</w:t>
        </w:r>
      </w:ins>
      <w:r>
        <w:rPr>
          <w:color w:val="000000"/>
          <w:sz w:val="27"/>
          <w:szCs w:val="27"/>
        </w:rPr>
        <w:t>ld line (OML), or the inner mo</w:t>
      </w:r>
      <w:ins w:id="49" w:author="Sapp (US), Brandon" w:date="2019-03-20T12:21:00Z">
        <w:r w:rsidR="003A5BA9">
          <w:rPr>
            <w:color w:val="000000"/>
            <w:sz w:val="27"/>
            <w:szCs w:val="27"/>
          </w:rPr>
          <w:t>u</w:t>
        </w:r>
      </w:ins>
      <w:r>
        <w:rPr>
          <w:color w:val="000000"/>
          <w:sz w:val="27"/>
          <w:szCs w:val="27"/>
        </w:rPr>
        <w:t>ld line (IML).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Surface_ply_shape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84" w:anchor="composite_constituent_shape_arm.projected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Projected_ply_shape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offset : </w:t>
      </w:r>
      <w:hyperlink r:id="rId185" w:anchor="value_with_unit_extension_arm.length_data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Length_data_element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surface_role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offset: </w:t>
      </w:r>
      <w:r>
        <w:rPr>
          <w:color w:val="000000"/>
          <w:sz w:val="27"/>
          <w:szCs w:val="27"/>
        </w:rPr>
        <w:t>the distance from the</w:t>
      </w:r>
      <w:del w:id="50" w:author="Sapp (US), Brandon" w:date="2019-03-20T12:21:00Z">
        <w:r w:rsidDel="003A5BA9">
          <w:rPr>
            <w:color w:val="000000"/>
            <w:sz w:val="27"/>
            <w:szCs w:val="27"/>
          </w:rPr>
          <w:delText xml:space="preserve"> </w:delText>
        </w:r>
      </w:del>
      <w:ins w:id="51" w:author="Sapp (US), Brandon" w:date="2019-03-20T12:21:00Z">
        <w:r w:rsidR="003A5BA9">
          <w:rPr>
            <w:color w:val="000000"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mode</w:t>
      </w:r>
      <w:ins w:id="52" w:author="Sapp (US), Brandon" w:date="2019-03-20T12:21:00Z">
        <w:r w:rsidR="003A5BA9">
          <w:rPr>
            <w:color w:val="000000"/>
            <w:sz w:val="27"/>
            <w:szCs w:val="27"/>
          </w:rPr>
          <w:t>l</w:t>
        </w:r>
      </w:ins>
      <w:r>
        <w:rPr>
          <w:color w:val="000000"/>
          <w:sz w:val="27"/>
          <w:szCs w:val="27"/>
        </w:rPr>
        <w:t xml:space="preserve">led surface to the layup surface of the part. The offset distance </w:t>
      </w:r>
      <w:del w:id="53" w:author="Sapp (US), Brandon" w:date="2019-03-20T12:21:00Z">
        <w:r w:rsidDel="003A5BA9">
          <w:rPr>
            <w:color w:val="000000"/>
            <w:sz w:val="27"/>
            <w:szCs w:val="27"/>
          </w:rPr>
          <w:delText xml:space="preserve">would </w:delText>
        </w:r>
      </w:del>
      <w:ins w:id="54" w:author="Sapp (US), Brandon" w:date="2019-03-20T12:21:00Z">
        <w:r w:rsidR="003A5BA9">
          <w:rPr>
            <w:color w:val="000000"/>
            <w:sz w:val="27"/>
            <w:szCs w:val="27"/>
          </w:rPr>
          <w:t>w</w:t>
        </w:r>
        <w:r w:rsidR="003A5BA9">
          <w:rPr>
            <w:color w:val="000000"/>
            <w:sz w:val="27"/>
            <w:szCs w:val="27"/>
          </w:rPr>
          <w:t>ill</w:t>
        </w:r>
        <w:r w:rsidR="003A5BA9">
          <w:rPr>
            <w:color w:val="000000"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be zero if the mode</w:t>
      </w:r>
      <w:ins w:id="55" w:author="Sapp (US), Brandon" w:date="2019-03-20T12:21:00Z">
        <w:r w:rsidR="003A5BA9">
          <w:rPr>
            <w:color w:val="000000"/>
            <w:sz w:val="27"/>
            <w:szCs w:val="27"/>
          </w:rPr>
          <w:t>l</w:t>
        </w:r>
      </w:ins>
      <w:r>
        <w:rPr>
          <w:color w:val="000000"/>
          <w:sz w:val="27"/>
          <w:szCs w:val="27"/>
        </w:rPr>
        <w:t>led surface is the layup surface.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56" w:name="composite_constituent_shape_arm.surface_"/>
      <w:r>
        <w:rPr>
          <w:b/>
          <w:bCs/>
          <w:color w:val="000000"/>
          <w:sz w:val="27"/>
          <w:szCs w:val="27"/>
        </w:rPr>
        <w:t>surface_role: </w:t>
      </w:r>
      <w:bookmarkEnd w:id="56"/>
      <w:r>
        <w:rPr>
          <w:color w:val="000000"/>
          <w:sz w:val="27"/>
          <w:szCs w:val="27"/>
        </w:rPr>
        <w:t>the context of the surface defined to the actual part.</w:t>
      </w:r>
    </w:p>
    <w:p w:rsidR="002E5241" w:rsidRDefault="002E5241" w:rsidP="002E5241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</w:t>
      </w:r>
      <w:bookmarkEnd w:id="35"/>
      <w:r>
        <w:rPr>
          <w:color w:val="000000"/>
        </w:rPr>
        <w:t>   surface role should be limited to text defining contexts.</w:t>
      </w:r>
    </w:p>
    <w:p w:rsidR="002E5241" w:rsidRDefault="002E5241" w:rsidP="002E5241">
      <w:pPr>
        <w:pStyle w:val="example"/>
        <w:rPr>
          <w:color w:val="000000"/>
          <w:sz w:val="27"/>
          <w:szCs w:val="27"/>
        </w:rPr>
      </w:pPr>
      <w:r>
        <w:rPr>
          <w:color w:val="000000"/>
        </w:rPr>
        <w:t>EXAMPLE    'layup surface', 'outer mo</w:t>
      </w:r>
      <w:ins w:id="57" w:author="Sapp (US), Brandon" w:date="2019-03-20T12:22:00Z">
        <w:r w:rsidR="003A5BA9">
          <w:rPr>
            <w:color w:val="000000"/>
          </w:rPr>
          <w:t>u</w:t>
        </w:r>
      </w:ins>
      <w:r>
        <w:rPr>
          <w:color w:val="000000"/>
        </w:rPr>
        <w:t>ld line', and 'inner mo</w:t>
      </w:r>
      <w:ins w:id="58" w:author="Sapp (US), Brandon" w:date="2019-03-20T12:22:00Z">
        <w:r w:rsidR="003A5BA9">
          <w:rPr>
            <w:color w:val="000000"/>
          </w:rPr>
          <w:t>u</w:t>
        </w:r>
      </w:ins>
      <w:r>
        <w:rPr>
          <w:color w:val="000000"/>
        </w:rPr>
        <w:t xml:space="preserve">ld line' are defining </w:t>
      </w:r>
      <w:ins w:id="59" w:author="Sapp (US), Brandon" w:date="2019-03-20T12:22:00Z">
        <w:r w:rsidR="003A5BA9">
          <w:rPr>
            <w:color w:val="000000"/>
          </w:rPr>
          <w:t xml:space="preserve">the </w:t>
        </w:r>
      </w:ins>
      <w:r>
        <w:rPr>
          <w:color w:val="000000"/>
        </w:rPr>
        <w:t xml:space="preserve">context for </w:t>
      </w:r>
      <w:ins w:id="60" w:author="Sapp (US), Brandon" w:date="2019-03-20T12:22:00Z">
        <w:r w:rsidR="003A5BA9">
          <w:rPr>
            <w:color w:val="000000"/>
          </w:rPr>
          <w:t xml:space="preserve">the </w:t>
        </w:r>
      </w:ins>
      <w:r>
        <w:rPr>
          <w:color w:val="000000"/>
        </w:rPr>
        <w:t>surface role.</w:t>
      </w:r>
    </w:p>
    <w:p w:rsidR="002E5241" w:rsidRDefault="002E5241" w:rsidP="002E5241">
      <w:pPr>
        <w:pStyle w:val="Heading2"/>
        <w:rPr>
          <w:color w:val="000000"/>
        </w:rPr>
      </w:pPr>
      <w:r>
        <w:rPr>
          <w:color w:val="000000"/>
        </w:rPr>
        <w:t>4.3.14 Three_d_geometry_set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2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XPRESS-G">
                      <a:hlinkClick r:id="rId2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1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apping table">
                      <a:hlinkClick r:id="rId1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Three_d_geometry_set</w:t>
      </w:r>
      <w:r>
        <w:rPr>
          <w:color w:val="000000"/>
          <w:sz w:val="27"/>
          <w:szCs w:val="27"/>
        </w:rPr>
        <w:t> is a type of </w:t>
      </w:r>
      <w:hyperlink r:id="rId187" w:anchor="composite_constituent_shape_arm.constituent_shape_representation" w:history="1">
        <w:r>
          <w:rPr>
            <w:rStyle w:val="Hyperlink"/>
            <w:b/>
            <w:bCs/>
            <w:sz w:val="27"/>
            <w:szCs w:val="27"/>
          </w:rPr>
          <w:t>Constituent_shape_representation</w:t>
        </w:r>
      </w:hyperlink>
      <w:r>
        <w:rPr>
          <w:color w:val="000000"/>
          <w:sz w:val="27"/>
          <w:szCs w:val="27"/>
        </w:rPr>
        <w:t> and a type of </w:t>
      </w:r>
      <w:hyperlink r:id="rId188" w:anchor="geometrically_bounded_surface_arm.geometrically_bounded_surface_shape_representation" w:history="1">
        <w:r>
          <w:rPr>
            <w:rStyle w:val="Hyperlink"/>
            <w:b/>
            <w:bCs/>
            <w:sz w:val="27"/>
            <w:szCs w:val="27"/>
          </w:rPr>
          <w:t>Geometrically_bounded_surface_shape_representation</w:t>
        </w:r>
      </w:hyperlink>
      <w:r>
        <w:rPr>
          <w:color w:val="000000"/>
          <w:sz w:val="27"/>
          <w:szCs w:val="27"/>
        </w:rPr>
        <w:t> that defines 3D boundary curve and surface geometry without topology. The surfaces used in the representation have a defined model surface context.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Three_d_geometry_set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89" w:anchor="composite_constituent_shape_arm.constituent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Constituent_shape_representation</w:t>
        </w:r>
      </w:hyperlink>
      <w:r>
        <w:rPr>
          <w:rStyle w:val="HTMLCode"/>
          <w:color w:val="000000"/>
        </w:rPr>
        <w:t>, </w:t>
      </w:r>
      <w:hyperlink r:id="rId190" w:anchor="geometrically_bounded_surface_arm.geometrically_bounded_surface_shape_represent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Geometrically_bounded_surface_shape_representation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basis_role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basis_surface : </w:t>
      </w:r>
      <w:hyperlink r:id="rId191" w:anchor="basic_geometry_arm.surface" w:history="1">
        <w:r>
          <w:rPr>
            <w:rStyle w:val="Hyperlink"/>
            <w:rFonts w:ascii="Courier New" w:hAnsi="Courier New" w:cs="Courier New"/>
            <w:sz w:val="20"/>
            <w:szCs w:val="20"/>
          </w:rPr>
          <w:t>Surface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defining_boundary : SET[1:?] OF </w:t>
      </w:r>
      <w:hyperlink r:id="rId192" w:anchor="basic_geometry_arm.curve" w:history="1">
        <w:r>
          <w:rPr>
            <w:rStyle w:val="Hyperlink"/>
            <w:rFonts w:ascii="Courier New" w:hAnsi="Courier New" w:cs="Courier New"/>
            <w:sz w:val="20"/>
            <w:szCs w:val="20"/>
          </w:rPr>
          <w:t>Curve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basis_role: </w:t>
      </w:r>
      <w:r>
        <w:rPr>
          <w:color w:val="000000"/>
          <w:sz w:val="27"/>
          <w:szCs w:val="27"/>
        </w:rPr>
        <w:t>the context of the basis surface for the part.</w:t>
      </w:r>
    </w:p>
    <w:p w:rsidR="002E5241" w:rsidRDefault="002E5241" w:rsidP="002E5241">
      <w:pPr>
        <w:pStyle w:val="example"/>
        <w:rPr>
          <w:color w:val="000000"/>
          <w:sz w:val="27"/>
          <w:szCs w:val="27"/>
        </w:rPr>
      </w:pPr>
      <w:r>
        <w:rPr>
          <w:color w:val="000000"/>
        </w:rPr>
        <w:t>EXAMPLE </w:t>
      </w:r>
      <w:bookmarkEnd w:id="11"/>
      <w:r>
        <w:rPr>
          <w:color w:val="000000"/>
        </w:rPr>
        <w:t xml:space="preserve">   Specific context </w:t>
      </w:r>
      <w:del w:id="61" w:author="Sapp (US), Brandon" w:date="2019-03-20T12:22:00Z">
        <w:r w:rsidDel="003A5BA9">
          <w:rPr>
            <w:color w:val="000000"/>
          </w:rPr>
          <w:delText xml:space="preserve">are </w:delText>
        </w:r>
      </w:del>
      <w:ins w:id="62" w:author="Sapp (US), Brandon" w:date="2019-03-20T12:22:00Z">
        <w:r w:rsidR="003A5BA9">
          <w:rPr>
            <w:color w:val="000000"/>
          </w:rPr>
          <w:t>is</w:t>
        </w:r>
        <w:r w:rsidR="003A5BA9">
          <w:rPr>
            <w:color w:val="000000"/>
          </w:rPr>
          <w:t xml:space="preserve"> </w:t>
        </w:r>
      </w:ins>
      <w:r>
        <w:rPr>
          <w:color w:val="000000"/>
        </w:rPr>
        <w:t>'layup surface', 'outer mo</w:t>
      </w:r>
      <w:ins w:id="63" w:author="Sapp (US), Brandon" w:date="2019-03-20T12:22:00Z">
        <w:r w:rsidR="003A5BA9">
          <w:rPr>
            <w:color w:val="000000"/>
          </w:rPr>
          <w:t>u</w:t>
        </w:r>
      </w:ins>
      <w:r>
        <w:rPr>
          <w:color w:val="000000"/>
        </w:rPr>
        <w:t>ld line', and 'inner mo</w:t>
      </w:r>
      <w:ins w:id="64" w:author="Sapp (US), Brandon" w:date="2019-03-20T12:22:00Z">
        <w:r w:rsidR="003A5BA9">
          <w:rPr>
            <w:color w:val="000000"/>
          </w:rPr>
          <w:t>u</w:t>
        </w:r>
      </w:ins>
      <w:r>
        <w:rPr>
          <w:color w:val="000000"/>
        </w:rPr>
        <w:t>ld line'.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basis_surface: </w:t>
      </w:r>
      <w:r>
        <w:rPr>
          <w:color w:val="000000"/>
          <w:sz w:val="27"/>
          <w:szCs w:val="27"/>
        </w:rPr>
        <w:t>the </w:t>
      </w:r>
      <w:hyperlink r:id="rId193" w:anchor="basic_geometry_arm.surface" w:history="1">
        <w:r>
          <w:rPr>
            <w:rStyle w:val="Hyperlink"/>
            <w:b/>
            <w:bCs/>
            <w:sz w:val="27"/>
            <w:szCs w:val="27"/>
          </w:rPr>
          <w:t>Surface</w:t>
        </w:r>
      </w:hyperlink>
      <w:r>
        <w:rPr>
          <w:color w:val="000000"/>
          <w:sz w:val="27"/>
          <w:szCs w:val="27"/>
        </w:rPr>
        <w:t> used to define the part shape. The context of the surface is defined in the attribute </w:t>
      </w:r>
      <w:r>
        <w:rPr>
          <w:b/>
          <w:bCs/>
          <w:color w:val="000000"/>
          <w:sz w:val="27"/>
          <w:szCs w:val="27"/>
        </w:rPr>
        <w:t>basis_role</w:t>
      </w:r>
      <w:r>
        <w:rPr>
          <w:color w:val="000000"/>
          <w:sz w:val="27"/>
          <w:szCs w:val="27"/>
        </w:rPr>
        <w:t>.</w:t>
      </w:r>
    </w:p>
    <w:p w:rsidR="002E5241" w:rsidRDefault="002E5241" w:rsidP="002E5241">
      <w:pPr>
        <w:pStyle w:val="expressdescription"/>
        <w:rPr>
          <w:color w:val="000000"/>
          <w:sz w:val="27"/>
          <w:szCs w:val="27"/>
        </w:rPr>
      </w:pPr>
      <w:bookmarkStart w:id="65" w:name="composite_constituent_shape_arm.three_d_"/>
      <w:r>
        <w:rPr>
          <w:b/>
          <w:bCs/>
          <w:color w:val="000000"/>
          <w:sz w:val="27"/>
          <w:szCs w:val="27"/>
        </w:rPr>
        <w:t>defining_boundary: </w:t>
      </w:r>
      <w:bookmarkEnd w:id="65"/>
      <w:r>
        <w:rPr>
          <w:color w:val="000000"/>
          <w:sz w:val="27"/>
          <w:szCs w:val="27"/>
        </w:rPr>
        <w:t>the set of </w:t>
      </w:r>
      <w:hyperlink r:id="rId194" w:anchor="basic_geometry_arm.curve" w:history="1">
        <w:r>
          <w:rPr>
            <w:rStyle w:val="Hyperlink"/>
            <w:b/>
            <w:bCs/>
            <w:sz w:val="27"/>
            <w:szCs w:val="27"/>
          </w:rPr>
          <w:t>Curve</w:t>
        </w:r>
      </w:hyperlink>
      <w:r>
        <w:rPr>
          <w:color w:val="000000"/>
          <w:sz w:val="27"/>
          <w:szCs w:val="27"/>
        </w:rPr>
        <w:t> objects that define the edge aspect of a part.</w:t>
      </w:r>
    </w:p>
    <w:p w:rsidR="002E5241" w:rsidRDefault="002E5241" w:rsidP="002E5241">
      <w:pPr>
        <w:pStyle w:val="Heading2"/>
        <w:rPr>
          <w:color w:val="000000"/>
        </w:rPr>
      </w:pPr>
      <w:bookmarkStart w:id="66" w:name="composite_constituent_shape_arm.view_ply"/>
      <w:r>
        <w:rPr>
          <w:color w:val="000000"/>
        </w:rPr>
        <w:t>4.3.15 View_ply_shape</w:t>
      </w:r>
      <w:bookmarkEnd w:id="66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2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XPRESS-G">
                      <a:hlinkClick r:id="rId2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1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apping table">
                      <a:hlinkClick r:id="rId1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241" w:rsidRDefault="002E5241" w:rsidP="002E5241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View_ply_shape</w:t>
      </w:r>
      <w:r>
        <w:rPr>
          <w:color w:val="000000"/>
          <w:sz w:val="27"/>
          <w:szCs w:val="27"/>
        </w:rPr>
        <w:t> is a type of </w:t>
      </w:r>
      <w:hyperlink r:id="rId196" w:anchor="composite_constituent_shape_arm.projected_ply_shape" w:history="1">
        <w:r>
          <w:rPr>
            <w:rStyle w:val="Hyperlink"/>
            <w:b/>
            <w:bCs/>
            <w:sz w:val="27"/>
            <w:szCs w:val="27"/>
          </w:rPr>
          <w:t>Projected_ply_shape</w:t>
        </w:r>
      </w:hyperlink>
      <w:r>
        <w:rPr>
          <w:color w:val="000000"/>
          <w:sz w:val="27"/>
          <w:szCs w:val="27"/>
        </w:rPr>
        <w:t> in which the projection is to a plane. The projection direction establishes the relationship of the plane to the actual part.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View_ply_shape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97" w:anchor="composite_constituent_shape_arm.projected_ply_shap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Projected_ply_shape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E5241" w:rsidRDefault="002E5241" w:rsidP="002E5241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Composite_constituent_shape_arm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2E5241" w:rsidRDefault="002E5241" w:rsidP="002E524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2E5241" w:rsidRDefault="004B0747" w:rsidP="002E5241"/>
    <w:sectPr w:rsidR="004B0747" w:rsidRPr="002E5241" w:rsidSect="002E524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20AEB"/>
    <w:multiLevelType w:val="multilevel"/>
    <w:tmpl w:val="37D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1FD8"/>
    <w:multiLevelType w:val="multilevel"/>
    <w:tmpl w:val="A15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5983"/>
    <w:multiLevelType w:val="multilevel"/>
    <w:tmpl w:val="9EE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B21DC"/>
    <w:multiLevelType w:val="multilevel"/>
    <w:tmpl w:val="768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41130"/>
    <w:multiLevelType w:val="multilevel"/>
    <w:tmpl w:val="FFD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9"/>
  </w:num>
  <w:num w:numId="5">
    <w:abstractNumId w:val="11"/>
  </w:num>
  <w:num w:numId="6">
    <w:abstractNumId w:val="0"/>
  </w:num>
  <w:num w:numId="7">
    <w:abstractNumId w:val="8"/>
  </w:num>
  <w:num w:numId="8">
    <w:abstractNumId w:val="3"/>
  </w:num>
  <w:num w:numId="9">
    <w:abstractNumId w:val="4"/>
  </w:num>
  <w:num w:numId="10">
    <w:abstractNumId w:val="6"/>
  </w:num>
  <w:num w:numId="11">
    <w:abstractNumId w:val="5"/>
  </w:num>
  <w:num w:numId="12">
    <w:abstractNumId w:val="12"/>
  </w:num>
  <w:num w:numId="13">
    <w:abstractNumId w:val="10"/>
  </w:num>
  <w:num w:numId="1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1NzE0MDA0MzKzMDBV0lEKTi0uzszPAykwqgUA4j3dJywAAAA="/>
  </w:docVars>
  <w:rsids>
    <w:rsidRoot w:val="0025162F"/>
    <w:rsid w:val="001047C2"/>
    <w:rsid w:val="0025162F"/>
    <w:rsid w:val="002E5241"/>
    <w:rsid w:val="003A5BA9"/>
    <w:rsid w:val="004A0CED"/>
    <w:rsid w:val="004B0747"/>
    <w:rsid w:val="007D5C51"/>
    <w:rsid w:val="008134E3"/>
    <w:rsid w:val="00867951"/>
    <w:rsid w:val="00903347"/>
    <w:rsid w:val="009C618B"/>
    <w:rsid w:val="00B14CC8"/>
    <w:rsid w:val="00C1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C66F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B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BA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A5BA9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Users\bus4005\Downloads\CR_FDIS_3_20190311_draft\CR_FDIS_3\part1000\data\modules\elemental_geometric_shape\sys\4_info_reqs.htm" TargetMode="External"/><Relationship Id="rId21" Type="http://schemas.openxmlformats.org/officeDocument/2006/relationships/hyperlink" Target="file:///C:\Users\bus4005\Downloads\CR_FDIS_3_20190311_draft\CR_FDIS_3\part1000\data\modules\composite_constituent_shape\armexpg2.htm" TargetMode="External"/><Relationship Id="rId42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63" Type="http://schemas.openxmlformats.org/officeDocument/2006/relationships/hyperlink" Target="file:///C:\Users\bus4005\Downloads\CR_FDIS_3_20190311_draft\CR_FDIS_3\part1000\data\modules\basic_geometry\sys\4_info_reqs.htm" TargetMode="External"/><Relationship Id="rId84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138" Type="http://schemas.openxmlformats.org/officeDocument/2006/relationships/hyperlink" Target="file:///C:\Users\bus4005\Downloads\CR_FDIS_3_20190311_draft\CR_FDIS_3\part1000\data\modules\elemental_geometric_shape\sys\4_info_reqs.htm" TargetMode="External"/><Relationship Id="rId159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7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91" Type="http://schemas.openxmlformats.org/officeDocument/2006/relationships/hyperlink" Target="file:///C:\Users\bus4005\Downloads\CR_FDIS_3_20190311_draft\CR_FDIS_3\part1000\data\modules\basic_geometry\sys\4_info_reqs.htm" TargetMode="External"/><Relationship Id="rId19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200" Type="http://schemas.openxmlformats.org/officeDocument/2006/relationships/theme" Target="theme/theme1.xml"/><Relationship Id="rId16" Type="http://schemas.openxmlformats.org/officeDocument/2006/relationships/hyperlink" Target="file:///C:\Users\bus4005\Downloads\CR_FDIS_3_20190311_draft\CR_FDIS_3\part1000\data\modules\shell_based_wireframe\sys\4_info_reqs.htm" TargetMode="External"/><Relationship Id="rId10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1" Type="http://schemas.openxmlformats.org/officeDocument/2006/relationships/hyperlink" Target="file:///C:\Users\bus4005\Downloads\CR_FDIS_3_20190311_draft\CR_FDIS_3\part1000\data\modules\external_model\sys\4_info_reqs.htm" TargetMode="External"/><Relationship Id="rId32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37" Type="http://schemas.openxmlformats.org/officeDocument/2006/relationships/hyperlink" Target="file:///C:\Users\bus4005\Downloads\CR_FDIS_3_20190311_draft\CR_FDIS_3\part1000\data\modules\tessellated_geometry\sys\4_info_reqs.htm" TargetMode="External"/><Relationship Id="rId53" Type="http://schemas.openxmlformats.org/officeDocument/2006/relationships/hyperlink" Target="file:///C:\Users\bus4005\Downloads\CR_FDIS_3_20190311_draft\CR_FDIS_3\part1000\data\modules\tessellated_geometry\sys\4_info_reqs.htm" TargetMode="External"/><Relationship Id="rId58" Type="http://schemas.openxmlformats.org/officeDocument/2006/relationships/hyperlink" Target="file:///C:\Users\bus4005\Downloads\CR_FDIS_3_20190311_draft\CR_FDIS_3\part1000\data\modules\tessellated_geometry\sys\4_info_reqs.htm" TargetMode="External"/><Relationship Id="rId74" Type="http://schemas.openxmlformats.org/officeDocument/2006/relationships/hyperlink" Target="file:///C:\Users\bus4005\Downloads\CR_FDIS_3_20190311_draft\CR_FDIS_3\part1000\data\modules\elementary_boundary_representation\sys\4_info_reqs.htm" TargetMode="External"/><Relationship Id="rId79" Type="http://schemas.openxmlformats.org/officeDocument/2006/relationships/hyperlink" Target="file:///C:\Users\bus4005\Downloads\CR_FDIS_3_20190311_draft\CR_FDIS_3\part1000\data\modules\external_model\sys\4_info_reqs.htm" TargetMode="External"/><Relationship Id="rId102" Type="http://schemas.openxmlformats.org/officeDocument/2006/relationships/hyperlink" Target="file:///C:\Users\bus4005\Downloads\CR_FDIS_3_20190311_draft\CR_FDIS_3\part1000\data\modules\composite_constituent_shape\sys\5_mapping.htm#aeentitycomposite_sheet_representation" TargetMode="External"/><Relationship Id="rId123" Type="http://schemas.openxmlformats.org/officeDocument/2006/relationships/hyperlink" Target="file:///C:\Users\bus4005\Downloads\CR_FDIS_3_20190311_draft\CR_FDIS_3\part1000\data\modules\elemental_topology\sys\4_info_reqs.htm" TargetMode="External"/><Relationship Id="rId128" Type="http://schemas.openxmlformats.org/officeDocument/2006/relationships/hyperlink" Target="file:///C:\Users\bus4005\Downloads\CR_FDIS_3_20190311_draft\CR_FDIS_3\part1000\data\modules\elemental_geometric_shape\sys\4_info_reqs.htm" TargetMode="External"/><Relationship Id="rId144" Type="http://schemas.openxmlformats.org/officeDocument/2006/relationships/hyperlink" Target="file:///C:\Users\bus4005\Downloads\CR_FDIS_3_20190311_draft\CR_FDIS_3\part1000\data\modules\composite_constituent_shape\sys\5_mapping.htm#aeentitygeometric_sheet_representation" TargetMode="External"/><Relationship Id="rId149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5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90" Type="http://schemas.openxmlformats.org/officeDocument/2006/relationships/image" Target="media/image2.gif"/><Relationship Id="rId95" Type="http://schemas.openxmlformats.org/officeDocument/2006/relationships/hyperlink" Target="file:///C:\Users\bus4005\Downloads\CR_FDIS_3_20190311_draft\CR_FDIS_3\part1000\data\modules\value_with_unit_extension\sys\4_info_reqs.htm" TargetMode="External"/><Relationship Id="rId16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1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6" Type="http://schemas.openxmlformats.org/officeDocument/2006/relationships/hyperlink" Target="file:///C:\Users\bus4005\Downloads\CR_FDIS_3_20190311_draft\CR_FDIS_3\part1000\data\modules\composite_constituent_shape\sys\5_mapping.htm#aeentitythree_d_geometry_set" TargetMode="External"/><Relationship Id="rId22" Type="http://schemas.openxmlformats.org/officeDocument/2006/relationships/hyperlink" Target="file:///C:\Users\bus4005\Downloads\CR_FDIS_3_20190311_draft\CR_FDIS_3\part1000\data\modules\composite_constituent_shape\armexpg3.htm" TargetMode="External"/><Relationship Id="rId2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43" Type="http://schemas.openxmlformats.org/officeDocument/2006/relationships/hyperlink" Target="file:///C:\Users\bus4005\Downloads\CR_FDIS_3_20190311_draft\CR_FDIS_3\part1000\data\modules\geometrically_bounded_surface\sys\4_info_reqs.htm" TargetMode="External"/><Relationship Id="rId4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64" Type="http://schemas.openxmlformats.org/officeDocument/2006/relationships/hyperlink" Target="file:///C:\Users\bus4005\Downloads\CR_FDIS_3_20190311_draft\CR_FDIS_3\part1000\data\modules\elemental_geometric_shape\sys\4_info_reqs.htm" TargetMode="External"/><Relationship Id="rId69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113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18" Type="http://schemas.openxmlformats.org/officeDocument/2006/relationships/hyperlink" Target="file:///C:\Users\bus4005\Downloads\CR_FDIS_3_20190311_draft\CR_FDIS_3\part1000\data\modules\composite_constituent_shape\sys\5_mapping.htm#aeentityface_based_sheet_representation" TargetMode="External"/><Relationship Id="rId13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9" Type="http://schemas.openxmlformats.org/officeDocument/2006/relationships/hyperlink" Target="file:///C:\Users\bus4005\Downloads\CR_FDIS_3_20190311_draft\CR_FDIS_3\part1000\data\modules\elemental_geometric_shape\sys\4_info_reqs.htm" TargetMode="External"/><Relationship Id="rId8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85" Type="http://schemas.openxmlformats.org/officeDocument/2006/relationships/hyperlink" Target="file:///C:\Users\bus4005\Downloads\CR_FDIS_3_20190311_draft\CR_FDIS_3\part1000\data\modules\tessellated_geometry\sys\4_info_reqs.htm" TargetMode="External"/><Relationship Id="rId150" Type="http://schemas.openxmlformats.org/officeDocument/2006/relationships/hyperlink" Target="file:///C:\Users\bus4005\Downloads\CR_FDIS_3_20190311_draft\CR_FDIS_3\part1000\data\modules\basic_geometry\sys\4_info_reqs.htm" TargetMode="External"/><Relationship Id="rId155" Type="http://schemas.openxmlformats.org/officeDocument/2006/relationships/hyperlink" Target="file:///C:\Users\bus4005\Downloads\CR_FDIS_3_20190311_draft\CR_FDIS_3\part1000\data\modules\composite_constituent_shape\sys\5_mapping.htm#aeentityply_shape" TargetMode="External"/><Relationship Id="rId171" Type="http://schemas.openxmlformats.org/officeDocument/2006/relationships/hyperlink" Target="file:///C:\Users\bus4005\Downloads\CR_FDIS_3_20190311_draft\CR_FDIS_3\part1000\data\modules\part_and_zone_laminate_tables\sys\4_info_reqs.htm" TargetMode="External"/><Relationship Id="rId17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92" Type="http://schemas.openxmlformats.org/officeDocument/2006/relationships/hyperlink" Target="file:///C:\Users\bus4005\Downloads\CR_FDIS_3_20190311_draft\CR_FDIS_3\part1000\data\modules\basic_geometry\sys\4_info_reqs.htm" TargetMode="External"/><Relationship Id="rId19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17" Type="http://schemas.openxmlformats.org/officeDocument/2006/relationships/hyperlink" Target="file:///C:\Users\bus4005\Downloads\CR_FDIS_3_20190311_draft\CR_FDIS_3\part1000\data\modules\tessellated_geometry\sys\4_info_reqs.htm" TargetMode="External"/><Relationship Id="rId33" Type="http://schemas.openxmlformats.org/officeDocument/2006/relationships/hyperlink" Target="file:///C:\Users\bus4005\Downloads\CR_FDIS_3_20190311_draft\CR_FDIS_3\part1000\data\modules\geometrically_bounded_surface\sys\4_info_reqs.htm" TargetMode="External"/><Relationship Id="rId3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59" Type="http://schemas.openxmlformats.org/officeDocument/2006/relationships/hyperlink" Target="file:///C:\Users\bus4005\Downloads\CR_FDIS_3_20190311_draft\CR_FDIS_3\part1000\data\modules\basic_geometry\sys\4_info_reqs.htm" TargetMode="External"/><Relationship Id="rId103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0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4" Type="http://schemas.openxmlformats.org/officeDocument/2006/relationships/hyperlink" Target="file:///C:\Users\bus4005\Downloads\CR_FDIS_3_20190311_draft\CR_FDIS_3\part1000\data\modules\composite_constituent_shape\sys\5_mapping.htm#aeentityflat_pattern_ply_shape" TargetMode="External"/><Relationship Id="rId129" Type="http://schemas.openxmlformats.org/officeDocument/2006/relationships/hyperlink" Target="file:///C:\Users\bus4005\Downloads\CR_FDIS_3_20190311_draft\CR_FDIS_3\part1000\data\modules\composite_constituent_shape\sys\5_mapping.htm#aeentitygeometric_curve_set" TargetMode="External"/><Relationship Id="rId54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70" Type="http://schemas.openxmlformats.org/officeDocument/2006/relationships/hyperlink" Target="file:///C:\Users\bus4005\Downloads\CR_FDIS_3_20190311_draft\CR_FDIS_3\part1000\data\modules\external_model\sys\4_info_reqs.htm" TargetMode="External"/><Relationship Id="rId75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91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96" Type="http://schemas.openxmlformats.org/officeDocument/2006/relationships/hyperlink" Target="file:///C:\Users\bus4005\Downloads\CR_FDIS_3_20190311_draft\CR_FDIS_3\part1000\data\modules\composite_constituent_shape\sys\5_mapping.htm#aeentityboundary_curve_set" TargetMode="External"/><Relationship Id="rId14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4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1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2" Type="http://schemas.openxmlformats.org/officeDocument/2006/relationships/hyperlink" Target="file:///C:\Users\bus4005\Downloads\CR_FDIS_3_20190311_draft\CR_FDIS_3\part1000\data\modules\composite_constituent_shape\sys\5_mapping.htm#aeentitysurface_ply_shape" TargetMode="External"/><Relationship Id="rId18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construction_geometry\sys\4_info_reqs.htm" TargetMode="External"/><Relationship Id="rId23" Type="http://schemas.openxmlformats.org/officeDocument/2006/relationships/hyperlink" Target="file:///C:\Users\bus4005\Downloads\CR_FDIS_3_20190311_draft\CR_FDIS_3\part1000\data\modules\composite_constituent_shape\armexpg4.htm" TargetMode="External"/><Relationship Id="rId28" Type="http://schemas.openxmlformats.org/officeDocument/2006/relationships/hyperlink" Target="file:///C:\Users\bus4005\Downloads\CR_FDIS_3_20190311_draft\CR_FDIS_3\part1000\data\modules\elemental_topology\sys\4_info_reqs.htm" TargetMode="External"/><Relationship Id="rId49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11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19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44" Type="http://schemas.openxmlformats.org/officeDocument/2006/relationships/hyperlink" Target="file:///C:\Users\bus4005\Downloads\CR_FDIS_3_20190311_draft\CR_FDIS_3\part1000\data\modules\geometrically_bounded_wireframe\sys\4_info_reqs.htm" TargetMode="External"/><Relationship Id="rId60" Type="http://schemas.openxmlformats.org/officeDocument/2006/relationships/hyperlink" Target="file:///C:\Users\bus4005\Downloads\CR_FDIS_3_20190311_draft\CR_FDIS_3\part1000\data\modules\elemental_geometric_shape\sys\4_info_reqs.htm" TargetMode="External"/><Relationship Id="rId65" Type="http://schemas.openxmlformats.org/officeDocument/2006/relationships/hyperlink" Target="file:///C:\Users\bus4005\Downloads\CR_FDIS_3_20190311_draft\CR_FDIS_3\part1000\data\modules\basic_geometry\sys\4_info_reqs.htm" TargetMode="External"/><Relationship Id="rId81" Type="http://schemas.openxmlformats.org/officeDocument/2006/relationships/hyperlink" Target="file:///C:\Users\bus4005\Downloads\CR_FDIS_3_20190311_draft\CR_FDIS_3\part1000\data\modules\constructive_solid_geometry_3d\sys\4_info_reqs.htm" TargetMode="External"/><Relationship Id="rId8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51" Type="http://schemas.openxmlformats.org/officeDocument/2006/relationships/hyperlink" Target="file:///C:\Users\bus4005\Downloads\CR_FDIS_3_20190311_draft\CR_FDIS_3\part1000\data\modules\composite_constituent_shape\sys\5_mapping.htm#aeentitylaid_ply_shape" TargetMode="External"/><Relationship Id="rId156" Type="http://schemas.openxmlformats.org/officeDocument/2006/relationships/hyperlink" Target="file:///C:\Users\bus4005\Downloads\CR_FDIS_3_20190311_draft\CR_FDIS_3\part1000\data\modules\part_and_zone_laminate_tables\sys\4_info_reqs.htm" TargetMode="External"/><Relationship Id="rId17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98" Type="http://schemas.openxmlformats.org/officeDocument/2006/relationships/fontTable" Target="fontTable.xml"/><Relationship Id="rId172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93" Type="http://schemas.openxmlformats.org/officeDocument/2006/relationships/hyperlink" Target="file:///C:\Users\bus4005\Downloads\CR_FDIS_3_20190311_draft\CR_FDIS_3\part1000\data\modules\basic_geometry\sys\4_info_reqs.htm" TargetMode="External"/><Relationship Id="rId13" Type="http://schemas.openxmlformats.org/officeDocument/2006/relationships/hyperlink" Target="file:///C:\Users\bus4005\Downloads\CR_FDIS_3_20190311_draft\CR_FDIS_3\part1000\data\modules\geometrically_bounded_surface\sys\4_info_reqs.htm" TargetMode="External"/><Relationship Id="rId18" Type="http://schemas.openxmlformats.org/officeDocument/2006/relationships/hyperlink" Target="file:///C:\Users\bus4005\Downloads\CR_FDIS_3_20190311_draft\CR_FDIS_3\part1000\data\modules\value_with_unit_extension\sys\4_info_reqs.htm" TargetMode="External"/><Relationship Id="rId39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109" Type="http://schemas.openxmlformats.org/officeDocument/2006/relationships/hyperlink" Target="file:///C:\Users\bus4005\Downloads\CR_FDIS_3_20190311_draft\CR_FDIS_3\part1000\data\modules\composite_constituent_shape\sys\5_mapping.htm#aeentityconstituent_shape_representation" TargetMode="External"/><Relationship Id="rId34" Type="http://schemas.openxmlformats.org/officeDocument/2006/relationships/hyperlink" Target="file:///C:\Users\bus4005\Downloads\CR_FDIS_3_20190311_draft\CR_FDIS_3\part1000\data\modules\geometrically_bounded_wireframe\sys\4_info_reqs.htm" TargetMode="External"/><Relationship Id="rId5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5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76" Type="http://schemas.openxmlformats.org/officeDocument/2006/relationships/hyperlink" Target="file:///C:\Users\bus4005\Downloads\CR_FDIS_3_20190311_draft\CR_FDIS_3\part1000\data\modules\tessellated_geometry\sys\4_info_reqs.htm" TargetMode="External"/><Relationship Id="rId9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0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41" Type="http://schemas.openxmlformats.org/officeDocument/2006/relationships/hyperlink" Target="file:///C:\Users\bus4005\Downloads\CR_FDIS_3_20190311_draft\CR_FDIS_3\part1000\data\modules\elemental_geometric_shape\sys\4_info_reqs.htm" TargetMode="External"/><Relationship Id="rId14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8" Type="http://schemas.openxmlformats.org/officeDocument/2006/relationships/hyperlink" Target="file:///C:\Users\bus4005\Downloads\CR_FDIS_3_20190311_draft\CR_FDIS_3\part1000\data\modules\geometrically_bounded_surface\sys\4_info_reqs.htm" TargetMode="External"/><Relationship Id="rId7" Type="http://schemas.openxmlformats.org/officeDocument/2006/relationships/hyperlink" Target="file:///C:\Users\bus4005\Downloads\CR_FDIS_3_20190311_draft\CR_FDIS_3\part1000\data\modules\constructive_solid_geometry_3d\sys\4_info_reqs.htm" TargetMode="External"/><Relationship Id="rId71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92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2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3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24" Type="http://schemas.openxmlformats.org/officeDocument/2006/relationships/image" Target="media/image1.gif"/><Relationship Id="rId40" Type="http://schemas.openxmlformats.org/officeDocument/2006/relationships/hyperlink" Target="file:///C:\Users\bus4005\Downloads\CR_FDIS_3_20190311_draft\CR_FDIS_3\part1000\data\modules\edge_based_wireframe\sys\4_info_reqs.htm" TargetMode="External"/><Relationship Id="rId45" Type="http://schemas.openxmlformats.org/officeDocument/2006/relationships/hyperlink" Target="file:///C:\Users\bus4005\Downloads\CR_FDIS_3_20190311_draft\CR_FDIS_3\part1000\data\modules\manifold_surface\sys\4_info_reqs.htm" TargetMode="External"/><Relationship Id="rId66" Type="http://schemas.openxmlformats.org/officeDocument/2006/relationships/hyperlink" Target="file:///C:\Users\bus4005\Downloads\CR_FDIS_3_20190311_draft\CR_FDIS_3\part1000\data\modules\basic_geometry\sys\4_info_reqs.htm" TargetMode="External"/><Relationship Id="rId8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10" Type="http://schemas.openxmlformats.org/officeDocument/2006/relationships/hyperlink" Target="file:///C:\Users\bus4005\Downloads\CR_FDIS_3_20190311_draft\CR_FDIS_3\part1000\data\modules\elemental_geometric_shape\sys\4_info_reqs.htm" TargetMode="External"/><Relationship Id="rId11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1" Type="http://schemas.openxmlformats.org/officeDocument/2006/relationships/hyperlink" Target="file:///C:\Users\bus4005\Downloads\CR_FDIS_3_20190311_draft\CR_FDIS_3\part1000\data\modules\elemental_geometric_shape\sys\4_info_reqs.htm" TargetMode="External"/><Relationship Id="rId136" Type="http://schemas.openxmlformats.org/officeDocument/2006/relationships/hyperlink" Target="file:///C:\Users\bus4005\Downloads\CR_FDIS_3_20190311_draft\CR_FDIS_3\part1000\data\modules\basic_geometry\sys\4_info_reqs.htm" TargetMode="External"/><Relationship Id="rId15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78" Type="http://schemas.openxmlformats.org/officeDocument/2006/relationships/hyperlink" Target="file:///C:\Users\bus4005\Downloads\CR_FDIS_3_20190311_draft\CR_FDIS_3\part1000\data\modules\elemental_geometric_shape\sys\4_info_reqs.htm" TargetMode="External"/><Relationship Id="rId61" Type="http://schemas.openxmlformats.org/officeDocument/2006/relationships/hyperlink" Target="file:///C:\Users\bus4005\Downloads\CR_FDIS_3_20190311_draft\CR_FDIS_3\part1000\data\modules\basic_geometry\sys\4_info_reqs.htm" TargetMode="External"/><Relationship Id="rId82" Type="http://schemas.openxmlformats.org/officeDocument/2006/relationships/hyperlink" Target="file:///C:\Users\bus4005\Downloads\CR_FDIS_3_20190311_draft\CR_FDIS_3\part1000\data\modules\curve_swept_solid\sys\4_info_reqs.htm" TargetMode="External"/><Relationship Id="rId152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73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94" Type="http://schemas.openxmlformats.org/officeDocument/2006/relationships/hyperlink" Target="file:///C:\Users\bus4005\Downloads\CR_FDIS_3_20190311_draft\CR_FDIS_3\part1000\data\modules\basic_geometry\sys\4_info_reqs.htm" TargetMode="External"/><Relationship Id="rId199" Type="http://schemas.microsoft.com/office/2011/relationships/people" Target="people.xml"/><Relationship Id="rId19" Type="http://schemas.openxmlformats.org/officeDocument/2006/relationships/hyperlink" Target="file:///C:\Users\bus4005\Downloads\CR_FDIS_3_20190311_draft\CR_FDIS_3\part1000\data\modules\composite_constituent_shape\sys\c_arm_expg.htm" TargetMode="External"/><Relationship Id="rId14" Type="http://schemas.openxmlformats.org/officeDocument/2006/relationships/hyperlink" Target="file:///C:\Users\bus4005\Downloads\CR_FDIS_3_20190311_draft\CR_FDIS_3\part1000\data\modules\geometrically_bounded_wireframe\sys\4_info_reqs.htm" TargetMode="External"/><Relationship Id="rId30" Type="http://schemas.openxmlformats.org/officeDocument/2006/relationships/hyperlink" Target="file:///C:\Users\bus4005\Downloads\CR_FDIS_3_20190311_draft\CR_FDIS_3\part1000\data\modules\edge_based_wireframe\sys\4_info_reqs.htm" TargetMode="External"/><Relationship Id="rId35" Type="http://schemas.openxmlformats.org/officeDocument/2006/relationships/hyperlink" Target="file:///C:\Users\bus4005\Downloads\CR_FDIS_3_20190311_draft\CR_FDIS_3\part1000\data\modules\manifold_surface\sys\4_info_reqs.htm" TargetMode="External"/><Relationship Id="rId56" Type="http://schemas.openxmlformats.org/officeDocument/2006/relationships/hyperlink" Target="file:///C:\Users\bus4005\Downloads\CR_FDIS_3_20190311_draft\CR_FDIS_3\part1000\data\modules\external_model\sys\4_info_reqs.htm" TargetMode="External"/><Relationship Id="rId77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00" Type="http://schemas.openxmlformats.org/officeDocument/2006/relationships/hyperlink" Target="file:///C:\Users\bus4005\Downloads\CR_FDIS_3_20190311_draft\CR_FDIS_3\part1000\data\modules\basic_geometry\sys\4_info_reqs.htm" TargetMode="External"/><Relationship Id="rId10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47" Type="http://schemas.openxmlformats.org/officeDocument/2006/relationships/hyperlink" Target="file:///C:\Users\bus4005\Downloads\CR_FDIS_3_20190311_draft\CR_FDIS_3\part1000\data\modules\basic_geometry\sys\4_info_reqs.htm" TargetMode="External"/><Relationship Id="rId16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8" Type="http://schemas.openxmlformats.org/officeDocument/2006/relationships/hyperlink" Target="file:///C:\Users\bus4005\Downloads\CR_FDIS_3_20190311_draft\CR_FDIS_3\part1000\data\modules\curve_swept_solid\sys\4_info_reqs.htm" TargetMode="External"/><Relationship Id="rId51" Type="http://schemas.openxmlformats.org/officeDocument/2006/relationships/hyperlink" Target="file:///C:\Users\bus4005\Downloads\CR_FDIS_3_20190311_draft\CR_FDIS_3\part1000\data\modules\external_model\sys\4_info_reqs.htm" TargetMode="External"/><Relationship Id="rId72" Type="http://schemas.openxmlformats.org/officeDocument/2006/relationships/hyperlink" Target="file:///C:\Users\bus4005\Downloads\CR_FDIS_3_20190311_draft\CR_FDIS_3\part1000\data\modules\constructive_solid_geometry_3d\sys\4_info_reqs.htm" TargetMode="External"/><Relationship Id="rId93" Type="http://schemas.openxmlformats.org/officeDocument/2006/relationships/hyperlink" Target="file:///C:\Users\bus4005\Downloads\CR_FDIS_3_20190311_draft\CR_FDIS_3\part1000\data\modules\value_with_unit_extension\sys\4_info_reqs.htm" TargetMode="External"/><Relationship Id="rId9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1" Type="http://schemas.openxmlformats.org/officeDocument/2006/relationships/hyperlink" Target="file:///C:\Users\bus4005\Downloads\CR_FDIS_3_20190311_draft\CR_FDIS_3\part1000\data\modules\basic_geometry\sys\4_info_reqs.htm" TargetMode="External"/><Relationship Id="rId142" Type="http://schemas.openxmlformats.org/officeDocument/2006/relationships/hyperlink" Target="file:///C:\Users\bus4005\Downloads\CR_FDIS_3_20190311_draft\CR_FDIS_3\part1000\data\modules\basic_geometry\sys\4_info_reqs.htm" TargetMode="External"/><Relationship Id="rId163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89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46" Type="http://schemas.openxmlformats.org/officeDocument/2006/relationships/hyperlink" Target="file:///C:\Users\bus4005\Downloads\CR_FDIS_3_20190311_draft\CR_FDIS_3\part1000\data\modules\shell_based_wireframe\sys\4_info_reqs.htm" TargetMode="External"/><Relationship Id="rId6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1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7" Type="http://schemas.openxmlformats.org/officeDocument/2006/relationships/hyperlink" Target="file:///C:\Users\bus4005\Downloads\CR_FDIS_3_20190311_draft\CR_FDIS_3\part1000\data\modules\composite_constituent_shape\sys\5_mapping.htm#aeentitygeometric_set" TargetMode="External"/><Relationship Id="rId15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20" Type="http://schemas.openxmlformats.org/officeDocument/2006/relationships/hyperlink" Target="file:///C:\Users\bus4005\Downloads\CR_FDIS_3_20190311_draft\CR_FDIS_3\part1000\data\modules\composite_constituent_shape\armexpg1.htm" TargetMode="External"/><Relationship Id="rId41" Type="http://schemas.openxmlformats.org/officeDocument/2006/relationships/hyperlink" Target="file:///C:\Users\bus4005\Downloads\CR_FDIS_3_20190311_draft\CR_FDIS_3\part1000\data\modules\external_model\sys\4_info_reqs.htm" TargetMode="External"/><Relationship Id="rId62" Type="http://schemas.openxmlformats.org/officeDocument/2006/relationships/hyperlink" Target="file:///C:\Users\bus4005\Downloads\CR_FDIS_3_20190311_draft\CR_FDIS_3\part1000\data\modules\elemental_geometric_shape\sys\4_info_reqs.htm" TargetMode="External"/><Relationship Id="rId83" Type="http://schemas.openxmlformats.org/officeDocument/2006/relationships/hyperlink" Target="file:///C:\Users\bus4005\Downloads\CR_FDIS_3_20190311_draft\CR_FDIS_3\part1000\data\modules\elementary_boundary_representation\sys\4_info_reqs.htm" TargetMode="External"/><Relationship Id="rId8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11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2" Type="http://schemas.openxmlformats.org/officeDocument/2006/relationships/hyperlink" Target="file:///C:\Users\bus4005\Downloads\CR_FDIS_3_20190311_draft\CR_FDIS_3\part1000\data\modules\basic_geometry\sys\4_info_reqs.htm" TargetMode="External"/><Relationship Id="rId153" Type="http://schemas.openxmlformats.org/officeDocument/2006/relationships/hyperlink" Target="file:///C:\Users\bus4005\Downloads\CR_FDIS_3_20190311_draft\CR_FDIS_3\part1000\data\modules\part_and_zone_laminate_tables\sys\4_info_reqs.htm" TargetMode="External"/><Relationship Id="rId17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79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95" Type="http://schemas.openxmlformats.org/officeDocument/2006/relationships/hyperlink" Target="file:///C:\Users\bus4005\Downloads\CR_FDIS_3_20190311_draft\CR_FDIS_3\part1000\data\modules\composite_constituent_shape\sys\5_mapping.htm#aeentityview_ply_shape" TargetMode="External"/><Relationship Id="rId190" Type="http://schemas.openxmlformats.org/officeDocument/2006/relationships/hyperlink" Target="file:///C:\Users\bus4005\Downloads\CR_FDIS_3_20190311_draft\CR_FDIS_3\part1000\data\modules\geometrically_bounded_surface\sys\4_info_reqs.htm" TargetMode="External"/><Relationship Id="rId15" Type="http://schemas.openxmlformats.org/officeDocument/2006/relationships/hyperlink" Target="file:///C:\Users\bus4005\Downloads\CR_FDIS_3_20190311_draft\CR_FDIS_3\part1000\data\modules\manifold_surface\sys\4_info_reqs.htm" TargetMode="External"/><Relationship Id="rId36" Type="http://schemas.openxmlformats.org/officeDocument/2006/relationships/hyperlink" Target="file:///C:\Users\bus4005\Downloads\CR_FDIS_3_20190311_draft\CR_FDIS_3\part1000\data\modules\shell_based_wireframe\sys\4_info_reqs.htm" TargetMode="External"/><Relationship Id="rId57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106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2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" Type="http://schemas.openxmlformats.org/officeDocument/2006/relationships/hyperlink" Target="file:///C:\Users\bus4005\Downloads\CR_FDIS_3_20190311_draft\CR_FDIS_3\part1000\data\modules\elementary_boundary_representation\sys\4_info_reqs.htm" TargetMode="External"/><Relationship Id="rId31" Type="http://schemas.openxmlformats.org/officeDocument/2006/relationships/hyperlink" Target="file:///C:\Users\bus4005\Downloads\CR_FDIS_3_20190311_draft\CR_FDIS_3\part1000\data\modules\external_model\sys\4_info_reqs.htm" TargetMode="External"/><Relationship Id="rId52" Type="http://schemas.openxmlformats.org/officeDocument/2006/relationships/hyperlink" Target="file:///C:\Users\bus4005\Downloads\CR_FDIS_3_20190311_draft\CR_FDIS_3\part1000\data\modules\faceted_boundary_representation\sys\4_info_reqs.htm" TargetMode="External"/><Relationship Id="rId73" Type="http://schemas.openxmlformats.org/officeDocument/2006/relationships/hyperlink" Target="file:///C:\Users\bus4005\Downloads\CR_FDIS_3_20190311_draft\CR_FDIS_3\part1000\data\modules\curve_swept_solid\sys\4_info_reqs.htm" TargetMode="External"/><Relationship Id="rId78" Type="http://schemas.openxmlformats.org/officeDocument/2006/relationships/hyperlink" Target="file:///C:\Users\bus4005\Downloads\CR_FDIS_3_20190311_draft\CR_FDIS_3\part1000\data\modules\advanced_boundary_representation\sys\4_info_reqs.htm" TargetMode="External"/><Relationship Id="rId9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99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01" Type="http://schemas.openxmlformats.org/officeDocument/2006/relationships/hyperlink" Target="file:///C:\Users\bus4005\Downloads\CR_FDIS_3_20190311_draft\CR_FDIS_3\part1000\data\modules\basic_geometry\sys\4_info_reqs.htm" TargetMode="External"/><Relationship Id="rId122" Type="http://schemas.openxmlformats.org/officeDocument/2006/relationships/hyperlink" Target="file:///C:\Users\bus4005\Downloads\CR_FDIS_3_20190311_draft\CR_FDIS_3\part1000\data\modules\elemental_topology\sys\4_info_reqs.htm" TargetMode="External"/><Relationship Id="rId143" Type="http://schemas.openxmlformats.org/officeDocument/2006/relationships/hyperlink" Target="file:///C:\Users\bus4005\Downloads\CR_FDIS_3_20190311_draft\CR_FDIS_3\part1000\data\modules\basic_geometry\sys\4_info_reqs.htm" TargetMode="External"/><Relationship Id="rId148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69" Type="http://schemas.openxmlformats.org/officeDocument/2006/relationships/hyperlink" Target="file:///C:\Users\bus4005\Downloads\CR_FDIS_3_20190311_draft\CR_FDIS_3\part1000\data\modules\composite_constituent_shape\sys\5_mapping.htm#aeentityprojected_ply_shape" TargetMode="External"/><Relationship Id="rId185" Type="http://schemas.openxmlformats.org/officeDocument/2006/relationships/hyperlink" Target="file:///C:\Users\bus4005\Downloads\CR_FDIS_3_20190311_draft\CR_FDIS_3\part1000\data\modules\value_with_unit_extension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edge_based_wireframe\sys\4_info_reqs.htm" TargetMode="External"/><Relationship Id="rId180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26" Type="http://schemas.openxmlformats.org/officeDocument/2006/relationships/hyperlink" Target="file:///C:\Users\bus4005\Downloads\CR_FDIS_3_20190311_draft\CR_FDIS_3\part1000\data\modules\elemental_topology\sys\4_info_reqs.htm" TargetMode="External"/><Relationship Id="rId47" Type="http://schemas.openxmlformats.org/officeDocument/2006/relationships/hyperlink" Target="file:///C:\Users\bus4005\Downloads\CR_FDIS_3_20190311_draft\CR_FDIS_3\part1000\data\modules\tessellated_geometry\sys\4_info_reqs.htm" TargetMode="External"/><Relationship Id="rId68" Type="http://schemas.openxmlformats.org/officeDocument/2006/relationships/hyperlink" Target="file:///C:\Users\bus4005\Downloads\CR_FDIS_3_20190311_draft\CR_FDIS_3\part1000\data\modules\basic_geometry\sys\4_info_reqs.htm" TargetMode="External"/><Relationship Id="rId89" Type="http://schemas.openxmlformats.org/officeDocument/2006/relationships/hyperlink" Target="file:///C:\Users\bus4005\Downloads\CR_FDIS_3_20190311_draft\CR_FDIS_3\part1000\data\modules\composite_constituent_shape\sys\5_mapping.htm#aeentitybeveled_sheet_representation" TargetMode="External"/><Relationship Id="rId112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33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54" Type="http://schemas.openxmlformats.org/officeDocument/2006/relationships/hyperlink" Target="file:///C:\Users\bus4005\Downloads\CR_FDIS_3_20190311_draft\CR_FDIS_3\part1000\data\modules\composite_constituent_shape\sys\4_info_reqs.htm" TargetMode="External"/><Relationship Id="rId175" Type="http://schemas.openxmlformats.org/officeDocument/2006/relationships/hyperlink" Target="file:///C:\Users\bus4005\Downloads\CR_FDIS_3_20190311_draft\CR_FDIS_3\part1000\data\modules\composite_constituent_shape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8383</Words>
  <Characters>47786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56057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2019-03-20T19:25:00Z</dcterms:created>
  <dcterms:modified xsi:type="dcterms:W3CDTF">2019-03-20T19:25:00Z</dcterms:modified>
</cp:coreProperties>
</file>