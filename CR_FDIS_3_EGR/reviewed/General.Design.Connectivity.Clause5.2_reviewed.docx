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66F" w:rsidRDefault="006C666F" w:rsidP="006C666F">
      <w:pPr>
        <w:pStyle w:val="Heading2"/>
        <w:rPr>
          <w:color w:val="000000"/>
        </w:rPr>
      </w:pPr>
      <w:bookmarkStart w:id="0" w:name="mim_express"/>
      <w:r>
        <w:rPr>
          <w:color w:val="000000"/>
        </w:rPr>
        <w:t>5.2 MIM EXPRESS short listing</w:t>
      </w:r>
      <w:bookmarkEnd w:id="0"/>
    </w:p>
    <w:p w:rsidR="006C666F" w:rsidRDefault="006C666F" w:rsidP="006C666F">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6C666F" w:rsidRDefault="006C666F" w:rsidP="006C666F">
      <w:pPr>
        <w:pStyle w:val="NormalWeb"/>
        <w:rPr>
          <w:color w:val="000000"/>
          <w:sz w:val="27"/>
          <w:szCs w:val="27"/>
        </w:rPr>
      </w:pPr>
      <w:r>
        <w:rPr>
          <w:color w:val="000000"/>
          <w:sz w:val="27"/>
          <w:szCs w:val="27"/>
        </w:rPr>
        <w:t>This clause constitutes the Module Interpreted Module (MIM) of the application module.</w:t>
      </w:r>
    </w:p>
    <w:p w:rsidR="006C666F" w:rsidRDefault="006C666F" w:rsidP="006C666F">
      <w:pPr>
        <w:pStyle w:val="NormalWeb"/>
        <w:rPr>
          <w:color w:val="000000"/>
          <w:sz w:val="27"/>
          <w:szCs w:val="27"/>
        </w:rPr>
      </w:pPr>
      <w:r>
        <w:rPr>
          <w:color w:val="000000"/>
          <w:sz w:val="27"/>
          <w:szCs w:val="27"/>
        </w:rPr>
        <w:t>This clause also specifies the modifications that apply to the constructs imported from the common resources.</w:t>
      </w:r>
    </w:p>
    <w:p w:rsidR="006C666F" w:rsidRDefault="006C666F" w:rsidP="006C666F">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6C666F" w:rsidRDefault="006C666F" w:rsidP="006C666F">
      <w:pPr>
        <w:numPr>
          <w:ilvl w:val="0"/>
          <w:numId w:val="13"/>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6C666F" w:rsidRDefault="006C666F" w:rsidP="006C666F">
      <w:pPr>
        <w:numPr>
          <w:ilvl w:val="0"/>
          <w:numId w:val="13"/>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6C666F" w:rsidRDefault="006C666F" w:rsidP="006C666F">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6C666F" w:rsidRDefault="006C666F" w:rsidP="006C666F">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general_design_connectivity_mim"/>
      <w:r>
        <w:rPr>
          <w:rStyle w:val="HTMLCode"/>
          <w:rFonts w:eastAsiaTheme="minorHAnsi"/>
          <w:color w:val="000000"/>
        </w:rPr>
        <w:t>SCHEMA General_design_connectivity_mim;</w:t>
      </w:r>
      <w:bookmarkEnd w:id="1"/>
    </w:p>
    <w:p w:rsidR="006C666F" w:rsidRDefault="006C666F" w:rsidP="006C666F">
      <w:pPr>
        <w:pStyle w:val="NormalWeb"/>
        <w:spacing w:after="270" w:afterAutospacing="0"/>
        <w:rPr>
          <w:color w:val="000000"/>
          <w:sz w:val="27"/>
          <w:szCs w:val="27"/>
        </w:rPr>
      </w:pPr>
      <w:bookmarkStart w:id="2" w:name="interfaces"/>
      <w:bookmarkEnd w:id="2"/>
      <w:r>
        <w:rPr>
          <w:rStyle w:val="HTMLCode"/>
          <w:color w:val="000000"/>
        </w:rPr>
        <w:t>USE FROM </w:t>
      </w:r>
      <w:hyperlink r:id="rId6" w:anchor="assembly_constraints_mim" w:history="1">
        <w:r>
          <w:rPr>
            <w:rStyle w:val="Hyperlink"/>
            <w:rFonts w:ascii="Courier New" w:hAnsi="Courier New" w:cs="Courier New"/>
            <w:sz w:val="20"/>
            <w:szCs w:val="20"/>
          </w:rPr>
          <w:t>Assembly_constraints_mim</w:t>
        </w:r>
      </w:hyperlink>
      <w:r>
        <w:rPr>
          <w:rStyle w:val="HTMLCode"/>
          <w:color w:val="000000"/>
        </w:rPr>
        <w:t>;    --  ISO/TS 10303-1794</w:t>
      </w:r>
    </w:p>
    <w:p w:rsidR="006C666F" w:rsidRDefault="006C666F" w:rsidP="006C666F">
      <w:pPr>
        <w:pStyle w:val="NormalWeb"/>
        <w:spacing w:after="270" w:afterAutospacing="0"/>
        <w:rPr>
          <w:color w:val="000000"/>
          <w:sz w:val="27"/>
          <w:szCs w:val="27"/>
        </w:rPr>
      </w:pPr>
      <w:r>
        <w:rPr>
          <w:rStyle w:val="HTMLCode"/>
          <w:color w:val="000000"/>
        </w:rPr>
        <w:t>USE FROM </w:t>
      </w:r>
      <w:hyperlink r:id="rId7" w:anchor="design_product_data_management_mim" w:history="1">
        <w:r>
          <w:rPr>
            <w:rStyle w:val="Hyperlink"/>
            <w:rFonts w:ascii="Courier New" w:hAnsi="Courier New" w:cs="Courier New"/>
            <w:sz w:val="20"/>
            <w:szCs w:val="20"/>
          </w:rPr>
          <w:t>Design_product_data_management_mim</w:t>
        </w:r>
      </w:hyperlink>
      <w:r>
        <w:rPr>
          <w:rStyle w:val="HTMLCode"/>
          <w:color w:val="000000"/>
        </w:rPr>
        <w:t>;    --  ISO/TS 10303-1628</w:t>
      </w:r>
    </w:p>
    <w:p w:rsidR="006C666F" w:rsidRDefault="006C666F" w:rsidP="006C666F">
      <w:pPr>
        <w:pStyle w:val="NormalWeb"/>
        <w:spacing w:after="270" w:afterAutospacing="0"/>
        <w:rPr>
          <w:color w:val="000000"/>
          <w:sz w:val="27"/>
          <w:szCs w:val="27"/>
        </w:rPr>
      </w:pPr>
      <w:r>
        <w:rPr>
          <w:rStyle w:val="HTMLCode"/>
          <w:color w:val="000000"/>
        </w:rPr>
        <w:t>USE FROM </w:t>
      </w:r>
      <w:hyperlink r:id="rId8" w:anchor="item_definition_structure_mim" w:history="1">
        <w:r>
          <w:rPr>
            <w:rStyle w:val="Hyperlink"/>
            <w:rFonts w:ascii="Courier New" w:hAnsi="Courier New" w:cs="Courier New"/>
            <w:sz w:val="20"/>
            <w:szCs w:val="20"/>
          </w:rPr>
          <w:t>Item_definition_structure_mim</w:t>
        </w:r>
      </w:hyperlink>
      <w:r>
        <w:rPr>
          <w:rStyle w:val="HTMLCode"/>
          <w:color w:val="000000"/>
        </w:rPr>
        <w:t>;    --  ISO/TS 10303-1345</w:t>
      </w:r>
    </w:p>
    <w:p w:rsidR="006C666F" w:rsidRDefault="006C666F" w:rsidP="006C666F">
      <w:pPr>
        <w:pStyle w:val="NormalWeb"/>
        <w:spacing w:after="270" w:afterAutospacing="0"/>
        <w:rPr>
          <w:color w:val="000000"/>
          <w:sz w:val="27"/>
          <w:szCs w:val="27"/>
        </w:rPr>
      </w:pPr>
      <w:r>
        <w:rPr>
          <w:rStyle w:val="HTMLCode"/>
          <w:color w:val="000000"/>
        </w:rPr>
        <w:t>USE FROM </w:t>
      </w:r>
      <w:hyperlink r:id="rId9" w:anchor="part_shape_mim" w:history="1">
        <w:r>
          <w:rPr>
            <w:rStyle w:val="Hyperlink"/>
            <w:rFonts w:ascii="Courier New" w:hAnsi="Courier New" w:cs="Courier New"/>
            <w:sz w:val="20"/>
            <w:szCs w:val="20"/>
          </w:rPr>
          <w:t>Part_shape_mim</w:t>
        </w:r>
      </w:hyperlink>
      <w:r>
        <w:rPr>
          <w:rStyle w:val="HTMLCode"/>
          <w:color w:val="000000"/>
        </w:rPr>
        <w:t>;    --  ISO/TS 10303-1807</w:t>
      </w:r>
    </w:p>
    <w:p w:rsidR="006C666F" w:rsidRDefault="006C666F" w:rsidP="006C666F">
      <w:pPr>
        <w:pStyle w:val="NormalWeb"/>
        <w:spacing w:after="270" w:afterAutospacing="0"/>
        <w:rPr>
          <w:color w:val="000000"/>
          <w:sz w:val="27"/>
          <w:szCs w:val="27"/>
        </w:rPr>
      </w:pPr>
      <w:r>
        <w:rPr>
          <w:rStyle w:val="HTMLCode"/>
          <w:color w:val="000000"/>
        </w:rPr>
        <w:t>USE FROM </w:t>
      </w:r>
      <w:hyperlink r:id="rId10" w:anchor="shape_feature_mim" w:history="1">
        <w:r>
          <w:rPr>
            <w:rStyle w:val="Hyperlink"/>
            <w:rFonts w:ascii="Courier New" w:hAnsi="Courier New" w:cs="Courier New"/>
            <w:sz w:val="20"/>
            <w:szCs w:val="20"/>
          </w:rPr>
          <w:t>Shape_feature_mim</w:t>
        </w:r>
      </w:hyperlink>
      <w:r>
        <w:rPr>
          <w:rStyle w:val="HTMLCode"/>
          <w:color w:val="000000"/>
        </w:rPr>
        <w:t>;    --  ISO/TS 10303-1764</w:t>
      </w:r>
      <w:r>
        <w:rPr>
          <w:rFonts w:ascii="Courier New" w:hAnsi="Courier New" w:cs="Courier New"/>
          <w:color w:val="000000"/>
          <w:sz w:val="20"/>
          <w:szCs w:val="20"/>
        </w:rPr>
        <w:br/>
      </w:r>
      <w:r>
        <w:rPr>
          <w:rStyle w:val="HTMLCode"/>
          <w:color w:val="000000"/>
        </w:rPr>
        <w:t>(*</w:t>
      </w:r>
    </w:p>
    <w:p w:rsidR="006C666F" w:rsidRDefault="006C666F" w:rsidP="006C666F">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6C666F" w:rsidTr="006C666F">
        <w:trPr>
          <w:tblCellSpacing w:w="15" w:type="dxa"/>
        </w:trPr>
        <w:tc>
          <w:tcPr>
            <w:tcW w:w="3990" w:type="dxa"/>
            <w:vAlign w:val="center"/>
            <w:hideMark/>
          </w:tcPr>
          <w:p w:rsidR="006C666F" w:rsidRDefault="006C666F">
            <w:pPr>
              <w:rPr>
                <w:sz w:val="24"/>
                <w:szCs w:val="24"/>
              </w:rPr>
            </w:pPr>
            <w:r>
              <w:rPr>
                <w:b/>
                <w:bCs/>
                <w:sz w:val="20"/>
                <w:szCs w:val="20"/>
              </w:rPr>
              <w:lastRenderedPageBreak/>
              <w:t>Assembly_constraints_mim</w:t>
            </w:r>
          </w:p>
        </w:tc>
        <w:tc>
          <w:tcPr>
            <w:tcW w:w="1905" w:type="dxa"/>
            <w:vAlign w:val="center"/>
            <w:hideMark/>
          </w:tcPr>
          <w:p w:rsidR="006C666F" w:rsidRDefault="006C666F">
            <w:r>
              <w:rPr>
                <w:sz w:val="20"/>
                <w:szCs w:val="20"/>
              </w:rPr>
              <w:t>ISO/TS 10303-1794</w:t>
            </w:r>
          </w:p>
        </w:tc>
      </w:tr>
      <w:tr w:rsidR="006C666F" w:rsidTr="006C666F">
        <w:trPr>
          <w:tblCellSpacing w:w="15" w:type="dxa"/>
        </w:trPr>
        <w:tc>
          <w:tcPr>
            <w:tcW w:w="3990" w:type="dxa"/>
            <w:vAlign w:val="center"/>
            <w:hideMark/>
          </w:tcPr>
          <w:p w:rsidR="006C666F" w:rsidRDefault="006C666F">
            <w:r>
              <w:rPr>
                <w:b/>
                <w:bCs/>
                <w:sz w:val="20"/>
                <w:szCs w:val="20"/>
              </w:rPr>
              <w:t>Design_product_data_management_mim</w:t>
            </w:r>
          </w:p>
        </w:tc>
        <w:tc>
          <w:tcPr>
            <w:tcW w:w="1905" w:type="dxa"/>
            <w:vAlign w:val="center"/>
            <w:hideMark/>
          </w:tcPr>
          <w:p w:rsidR="006C666F" w:rsidRDefault="006C666F">
            <w:r>
              <w:rPr>
                <w:sz w:val="20"/>
                <w:szCs w:val="20"/>
              </w:rPr>
              <w:t>ISO/TS 10303-1628</w:t>
            </w:r>
          </w:p>
        </w:tc>
      </w:tr>
      <w:tr w:rsidR="006C666F" w:rsidTr="006C666F">
        <w:trPr>
          <w:tblCellSpacing w:w="15" w:type="dxa"/>
        </w:trPr>
        <w:tc>
          <w:tcPr>
            <w:tcW w:w="3990" w:type="dxa"/>
            <w:vAlign w:val="center"/>
            <w:hideMark/>
          </w:tcPr>
          <w:p w:rsidR="006C666F" w:rsidRDefault="006C666F">
            <w:r>
              <w:rPr>
                <w:b/>
                <w:bCs/>
                <w:sz w:val="20"/>
                <w:szCs w:val="20"/>
              </w:rPr>
              <w:t>Item_definition_structure_mim</w:t>
            </w:r>
          </w:p>
        </w:tc>
        <w:tc>
          <w:tcPr>
            <w:tcW w:w="1905" w:type="dxa"/>
            <w:vAlign w:val="center"/>
            <w:hideMark/>
          </w:tcPr>
          <w:p w:rsidR="006C666F" w:rsidRDefault="006C666F">
            <w:r>
              <w:rPr>
                <w:sz w:val="20"/>
                <w:szCs w:val="20"/>
              </w:rPr>
              <w:t>ISO/TS 10303-1345</w:t>
            </w:r>
          </w:p>
        </w:tc>
      </w:tr>
      <w:tr w:rsidR="006C666F" w:rsidTr="006C666F">
        <w:trPr>
          <w:tblCellSpacing w:w="15" w:type="dxa"/>
        </w:trPr>
        <w:tc>
          <w:tcPr>
            <w:tcW w:w="3990" w:type="dxa"/>
            <w:vAlign w:val="center"/>
            <w:hideMark/>
          </w:tcPr>
          <w:p w:rsidR="006C666F" w:rsidRDefault="006C666F">
            <w:r>
              <w:rPr>
                <w:b/>
                <w:bCs/>
                <w:sz w:val="20"/>
                <w:szCs w:val="20"/>
              </w:rPr>
              <w:t>Part_shape_mim</w:t>
            </w:r>
          </w:p>
        </w:tc>
        <w:tc>
          <w:tcPr>
            <w:tcW w:w="1905" w:type="dxa"/>
            <w:vAlign w:val="center"/>
            <w:hideMark/>
          </w:tcPr>
          <w:p w:rsidR="006C666F" w:rsidRDefault="006C666F">
            <w:r>
              <w:rPr>
                <w:sz w:val="20"/>
                <w:szCs w:val="20"/>
              </w:rPr>
              <w:t>ISO/TS 10303-1807</w:t>
            </w:r>
          </w:p>
        </w:tc>
      </w:tr>
      <w:tr w:rsidR="006C666F" w:rsidTr="006C666F">
        <w:trPr>
          <w:tblCellSpacing w:w="15" w:type="dxa"/>
        </w:trPr>
        <w:tc>
          <w:tcPr>
            <w:tcW w:w="3990" w:type="dxa"/>
            <w:vAlign w:val="center"/>
            <w:hideMark/>
          </w:tcPr>
          <w:p w:rsidR="006C666F" w:rsidRDefault="006C666F">
            <w:r>
              <w:rPr>
                <w:b/>
                <w:bCs/>
                <w:sz w:val="20"/>
                <w:szCs w:val="20"/>
              </w:rPr>
              <w:t>Shape_feature_mim</w:t>
            </w:r>
          </w:p>
        </w:tc>
        <w:tc>
          <w:tcPr>
            <w:tcW w:w="1905" w:type="dxa"/>
            <w:vAlign w:val="center"/>
            <w:hideMark/>
          </w:tcPr>
          <w:p w:rsidR="006C666F" w:rsidRDefault="006C666F">
            <w:r>
              <w:rPr>
                <w:sz w:val="20"/>
                <w:szCs w:val="20"/>
              </w:rPr>
              <w:t>ISO/TS 10303-1764</w:t>
            </w:r>
          </w:p>
        </w:tc>
      </w:tr>
    </w:tbl>
    <w:p w:rsidR="006C666F" w:rsidRDefault="006C666F" w:rsidP="006C666F">
      <w:pPr>
        <w:pStyle w:val="note"/>
        <w:rPr>
          <w:color w:val="000000"/>
          <w:sz w:val="27"/>
          <w:szCs w:val="27"/>
        </w:rPr>
      </w:pPr>
      <w:r>
        <w:rPr>
          <w:color w:val="000000"/>
        </w:rPr>
        <w:t>NOTE 2   See Annex </w:t>
      </w:r>
      <w:hyperlink r:id="rId11" w:history="1">
        <w:r>
          <w:rPr>
            <w:rStyle w:val="Hyperlink"/>
          </w:rPr>
          <w:t>D</w:t>
        </w:r>
      </w:hyperlink>
      <w:r>
        <w:rPr>
          <w:color w:val="000000"/>
        </w:rPr>
        <w:t>, Figures </w:t>
      </w:r>
      <w:hyperlink r:id="rId12" w:history="1">
        <w:r>
          <w:rPr>
            <w:rStyle w:val="Hyperlink"/>
          </w:rPr>
          <w:t>D.1</w:t>
        </w:r>
      </w:hyperlink>
      <w:r>
        <w:rPr>
          <w:color w:val="000000"/>
        </w:rPr>
        <w:t>and </w:t>
      </w:r>
      <w:hyperlink r:id="rId13" w:history="1">
        <w:r>
          <w:rPr>
            <w:rStyle w:val="Hyperlink"/>
          </w:rPr>
          <w:t>D.2</w:t>
        </w:r>
      </w:hyperlink>
      <w:r>
        <w:rPr>
          <w:color w:val="000000"/>
        </w:rPr>
        <w:t> for a graphical representation of this schema.</w:t>
      </w:r>
    </w:p>
    <w:p w:rsidR="006C666F" w:rsidRDefault="006C666F" w:rsidP="006C666F">
      <w:pPr>
        <w:pStyle w:val="Heading2"/>
        <w:rPr>
          <w:color w:val="000000"/>
        </w:rPr>
      </w:pPr>
      <w:bookmarkStart w:id="3" w:name="entities"/>
      <w:r>
        <w:rPr>
          <w:color w:val="000000"/>
        </w:rPr>
        <w:t>5.2.1 MIM entity definitions</w:t>
      </w:r>
      <w:bookmarkEnd w:id="3"/>
    </w:p>
    <w:p w:rsidR="006C666F" w:rsidRDefault="006C666F" w:rsidP="006C666F">
      <w:pPr>
        <w:pStyle w:val="NormalWeb"/>
        <w:rPr>
          <w:color w:val="000000"/>
          <w:sz w:val="27"/>
          <w:szCs w:val="27"/>
        </w:rPr>
      </w:pPr>
      <w:r>
        <w:rPr>
          <w:color w:val="000000"/>
          <w:sz w:val="27"/>
          <w:szCs w:val="27"/>
        </w:rPr>
        <w:t>This subclause specifies the MIM entities for this module. The MIM entities and definitions are specified below.</w:t>
      </w:r>
    </w:p>
    <w:p w:rsidR="006C666F" w:rsidRDefault="006C666F" w:rsidP="006C666F">
      <w:pPr>
        <w:pStyle w:val="Heading2"/>
        <w:rPr>
          <w:color w:val="000000"/>
        </w:rPr>
      </w:pPr>
      <w:r>
        <w:rPr>
          <w:color w:val="000000"/>
        </w:rPr>
        <w:t>5.2.1.1 assembly_shape_constraint   </w:t>
      </w:r>
      <w:r>
        <w:rPr>
          <w:noProof/>
          <w:color w:val="0000FF"/>
          <w:lang w:eastAsia="en-GB"/>
        </w:rPr>
        <w:drawing>
          <wp:inline distT="0" distB="0" distL="0" distR="0">
            <wp:extent cx="180975" cy="209550"/>
            <wp:effectExtent l="0" t="0" r="9525" b="0"/>
            <wp:docPr id="16" name="Picture 16"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r>
        <w:rPr>
          <w:b/>
          <w:bCs/>
          <w:color w:val="000000"/>
          <w:sz w:val="27"/>
          <w:szCs w:val="27"/>
        </w:rPr>
        <w:t>assembly_shape_constraint</w:t>
      </w:r>
      <w:r>
        <w:rPr>
          <w:color w:val="000000"/>
          <w:sz w:val="27"/>
          <w:szCs w:val="27"/>
        </w:rPr>
        <w:t> is a type of </w:t>
      </w:r>
      <w:hyperlink r:id="rId15" w:anchor="product_property_definition_schema.shape_aspect" w:history="1">
        <w:r>
          <w:rPr>
            <w:rStyle w:val="Hyperlink"/>
            <w:b/>
            <w:bCs/>
            <w:sz w:val="27"/>
            <w:szCs w:val="27"/>
          </w:rPr>
          <w:t>shape_aspect</w:t>
        </w:r>
      </w:hyperlink>
      <w:r>
        <w:rPr>
          <w:color w:val="000000"/>
          <w:sz w:val="27"/>
          <w:szCs w:val="27"/>
        </w:rPr>
        <w:t> that implements parts of the ARM concept of </w:t>
      </w:r>
      <w:hyperlink r:id="rId16" w:anchor="general_design_connectivity_arm.assembly_shape_constraint" w:history="1">
        <w:r>
          <w:rPr>
            <w:rStyle w:val="Hyperlink"/>
            <w:b/>
            <w:bCs/>
            <w:sz w:val="27"/>
            <w:szCs w:val="27"/>
          </w:rPr>
          <w:t>Assembly_shape_constraint</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assembly_shape_constraint</w:t>
      </w:r>
      <w:r>
        <w:rPr>
          <w:rFonts w:ascii="Courier New" w:hAnsi="Courier New" w:cs="Courier New"/>
          <w:color w:val="000000"/>
          <w:sz w:val="20"/>
          <w:szCs w:val="20"/>
        </w:rPr>
        <w:br/>
      </w:r>
      <w:r>
        <w:rPr>
          <w:rStyle w:val="HTMLCode"/>
          <w:color w:val="000000"/>
        </w:rPr>
        <w:t>  SUBTYPE OF (</w:t>
      </w:r>
      <w:hyperlink r:id="rId17"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5.2.1.2 assembly_shape_constraint_item_relationship   </w:t>
      </w:r>
      <w:r>
        <w:rPr>
          <w:noProof/>
          <w:color w:val="0000FF"/>
          <w:lang w:eastAsia="en-GB"/>
        </w:rPr>
        <w:drawing>
          <wp:inline distT="0" distB="0" distL="0" distR="0">
            <wp:extent cx="180975" cy="209550"/>
            <wp:effectExtent l="0" t="0" r="9525" b="0"/>
            <wp:docPr id="15" name="Picture 15"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r>
        <w:rPr>
          <w:b/>
          <w:bCs/>
          <w:color w:val="000000"/>
          <w:sz w:val="27"/>
          <w:szCs w:val="27"/>
        </w:rPr>
        <w:t>assembly_shape_constraint_item_relationship</w:t>
      </w:r>
      <w:r>
        <w:rPr>
          <w:color w:val="000000"/>
          <w:sz w:val="27"/>
          <w:szCs w:val="27"/>
        </w:rPr>
        <w:t> is a type of </w:t>
      </w:r>
      <w:hyperlink r:id="rId18" w:anchor="product_property_definition_schema.shape_aspect_relationship" w:history="1">
        <w:r>
          <w:rPr>
            <w:rStyle w:val="Hyperlink"/>
            <w:b/>
            <w:bCs/>
            <w:sz w:val="27"/>
            <w:szCs w:val="27"/>
          </w:rPr>
          <w:t>shape_aspect_relationship</w:t>
        </w:r>
      </w:hyperlink>
      <w:r>
        <w:rPr>
          <w:color w:val="000000"/>
          <w:sz w:val="27"/>
          <w:szCs w:val="27"/>
        </w:rPr>
        <w:t> that implements parts of the ARM concept of</w:t>
      </w:r>
      <w:ins w:id="4" w:author="Sapp (US), Brandon" w:date="2019-03-20T14:55:00Z">
        <w:r w:rsidR="00E46EBC">
          <w:rPr>
            <w:color w:val="000000"/>
            <w:sz w:val="27"/>
            <w:szCs w:val="27"/>
          </w:rPr>
          <w:t xml:space="preserve"> </w:t>
        </w:r>
      </w:ins>
      <w:hyperlink r:id="rId19" w:anchor="general_design_connectivity_arm.assembly_shape_constraint_item_relationship" w:history="1">
        <w:r>
          <w:rPr>
            <w:rStyle w:val="Hyperlink"/>
            <w:b/>
            <w:bCs/>
            <w:sz w:val="27"/>
            <w:szCs w:val="27"/>
          </w:rPr>
          <w:t>Assembly_shape_constraint_item_relationship</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assembly_shape_constraint_item_relationship</w:t>
      </w:r>
      <w:r>
        <w:rPr>
          <w:rFonts w:ascii="Courier New" w:hAnsi="Courier New" w:cs="Courier New"/>
          <w:color w:val="000000"/>
          <w:sz w:val="20"/>
          <w:szCs w:val="20"/>
        </w:rPr>
        <w:br/>
      </w:r>
      <w:r>
        <w:rPr>
          <w:rStyle w:val="HTMLCode"/>
          <w:color w:val="000000"/>
        </w:rPr>
        <w:t>  SUBTYPE OF (</w:t>
      </w:r>
      <w:hyperlink r:id="rId20"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1"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22" w:anchor="general_design_connectivity_mim.assembly_shape_constraint" w:history="1">
        <w:r>
          <w:rPr>
            <w:rStyle w:val="Hyperlink"/>
            <w:rFonts w:ascii="Courier New" w:hAnsi="Courier New" w:cs="Courier New"/>
            <w:sz w:val="20"/>
            <w:szCs w:val="20"/>
          </w:rPr>
          <w:t>assembly_shape_constraint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r>
        <w:rPr>
          <w:b/>
          <w:bCs/>
          <w:color w:val="000000"/>
          <w:sz w:val="27"/>
          <w:szCs w:val="27"/>
        </w:rPr>
        <w:t>relating_shape_aspect: </w:t>
      </w:r>
      <w:r>
        <w:rPr>
          <w:color w:val="000000"/>
          <w:sz w:val="27"/>
          <w:szCs w:val="27"/>
        </w:rPr>
        <w:t>an inherited attribute that shall have a value of type </w:t>
      </w:r>
      <w:hyperlink r:id="rId23" w:anchor="general_design_connectivity_mim.assembly_shape_constraint" w:history="1">
        <w:r>
          <w:rPr>
            <w:rStyle w:val="Hyperlink"/>
            <w:b/>
            <w:bCs/>
            <w:sz w:val="27"/>
            <w:szCs w:val="27"/>
          </w:rPr>
          <w:t>assembly_shape_constraint</w:t>
        </w:r>
      </w:hyperlink>
      <w:r>
        <w:rPr>
          <w:color w:val="000000"/>
          <w:sz w:val="27"/>
          <w:szCs w:val="27"/>
        </w:rPr>
        <w:t>.</w:t>
      </w:r>
    </w:p>
    <w:p w:rsidR="006C666F" w:rsidRDefault="006C666F" w:rsidP="006C666F">
      <w:pPr>
        <w:pStyle w:val="Heading2"/>
        <w:rPr>
          <w:color w:val="000000"/>
        </w:rPr>
      </w:pPr>
      <w:r>
        <w:rPr>
          <w:color w:val="000000"/>
        </w:rPr>
        <w:t>5.2.1.3 assembly_shape_joint   </w:t>
      </w:r>
      <w:r>
        <w:rPr>
          <w:noProof/>
          <w:color w:val="0000FF"/>
          <w:lang w:eastAsia="en-GB"/>
        </w:rPr>
        <w:drawing>
          <wp:inline distT="0" distB="0" distL="0" distR="0">
            <wp:extent cx="180975" cy="209550"/>
            <wp:effectExtent l="0" t="0" r="9525" b="0"/>
            <wp:docPr id="14" name="Picture 14"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r>
        <w:rPr>
          <w:b/>
          <w:bCs/>
          <w:color w:val="000000"/>
          <w:sz w:val="27"/>
          <w:szCs w:val="27"/>
        </w:rPr>
        <w:t>assembly_shape_joint</w:t>
      </w:r>
      <w:r>
        <w:rPr>
          <w:color w:val="000000"/>
          <w:sz w:val="27"/>
          <w:szCs w:val="27"/>
        </w:rPr>
        <w:t> is a type of </w:t>
      </w:r>
      <w:hyperlink r:id="rId24" w:anchor="product_property_definition_schema.shape_aspect" w:history="1">
        <w:r>
          <w:rPr>
            <w:rStyle w:val="Hyperlink"/>
            <w:b/>
            <w:bCs/>
            <w:sz w:val="27"/>
            <w:szCs w:val="27"/>
          </w:rPr>
          <w:t>shape_aspect</w:t>
        </w:r>
      </w:hyperlink>
      <w:r>
        <w:rPr>
          <w:color w:val="000000"/>
          <w:sz w:val="27"/>
          <w:szCs w:val="27"/>
        </w:rPr>
        <w:t> that implements parts of the ARM concept of </w:t>
      </w:r>
      <w:hyperlink r:id="rId25" w:anchor="general_design_connectivity_arm.assembly_shape_joint" w:history="1">
        <w:r>
          <w:rPr>
            <w:rStyle w:val="Hyperlink"/>
            <w:b/>
            <w:bCs/>
            <w:sz w:val="27"/>
            <w:szCs w:val="27"/>
          </w:rPr>
          <w:t>Assembly_shape_joint</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assembly_shape_joint</w:t>
      </w:r>
      <w:r>
        <w:rPr>
          <w:rFonts w:ascii="Courier New" w:hAnsi="Courier New" w:cs="Courier New"/>
          <w:color w:val="000000"/>
          <w:sz w:val="20"/>
          <w:szCs w:val="20"/>
        </w:rPr>
        <w:br/>
      </w:r>
      <w:r>
        <w:rPr>
          <w:rStyle w:val="HTMLCode"/>
          <w:color w:val="000000"/>
        </w:rPr>
        <w:t>  SUBTYPE OF (</w:t>
      </w:r>
      <w:hyperlink r:id="rId26"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5.2.1.4 assembly_shape_joint_item_relationship   </w:t>
      </w:r>
      <w:r>
        <w:rPr>
          <w:noProof/>
          <w:color w:val="0000FF"/>
          <w:lang w:eastAsia="en-GB"/>
        </w:rPr>
        <w:drawing>
          <wp:inline distT="0" distB="0" distL="0" distR="0">
            <wp:extent cx="180975" cy="209550"/>
            <wp:effectExtent l="0" t="0" r="9525" b="0"/>
            <wp:docPr id="13" name="Picture 13"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r>
        <w:rPr>
          <w:b/>
          <w:bCs/>
          <w:color w:val="000000"/>
          <w:sz w:val="27"/>
          <w:szCs w:val="27"/>
        </w:rPr>
        <w:t>assembly_shape_joint_item_relationship</w:t>
      </w:r>
      <w:r>
        <w:rPr>
          <w:color w:val="000000"/>
          <w:sz w:val="27"/>
          <w:szCs w:val="27"/>
        </w:rPr>
        <w:t> is a type of </w:t>
      </w:r>
      <w:hyperlink r:id="rId27" w:anchor="product_property_definition_schema.shape_aspect_relationship" w:history="1">
        <w:r>
          <w:rPr>
            <w:rStyle w:val="Hyperlink"/>
            <w:b/>
            <w:bCs/>
            <w:sz w:val="27"/>
            <w:szCs w:val="27"/>
          </w:rPr>
          <w:t>shape_aspect_relationship</w:t>
        </w:r>
      </w:hyperlink>
      <w:r>
        <w:rPr>
          <w:color w:val="000000"/>
          <w:sz w:val="27"/>
          <w:szCs w:val="27"/>
        </w:rPr>
        <w:t> that implements parts of the ARM concept of</w:t>
      </w:r>
      <w:ins w:id="5" w:author="Sapp (US), Brandon" w:date="2019-03-20T14:55:00Z">
        <w:r w:rsidR="00E46EBC">
          <w:rPr>
            <w:color w:val="000000"/>
            <w:sz w:val="27"/>
            <w:szCs w:val="27"/>
          </w:rPr>
          <w:t xml:space="preserve"> </w:t>
        </w:r>
      </w:ins>
      <w:hyperlink r:id="rId28" w:anchor="general_design_connectivity_arm.assembly_shape_joint_item_relationship" w:history="1">
        <w:r>
          <w:rPr>
            <w:rStyle w:val="Hyperlink"/>
            <w:b/>
            <w:bCs/>
            <w:sz w:val="27"/>
            <w:szCs w:val="27"/>
          </w:rPr>
          <w:t>Assembly_shape_joint_item_relationship</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assembly_shape_joint_item_relationship</w:t>
      </w:r>
      <w:r>
        <w:rPr>
          <w:rFonts w:ascii="Courier New" w:hAnsi="Courier New" w:cs="Courier New"/>
          <w:color w:val="000000"/>
          <w:sz w:val="20"/>
          <w:szCs w:val="20"/>
        </w:rPr>
        <w:br/>
      </w:r>
      <w:r>
        <w:rPr>
          <w:rStyle w:val="HTMLCode"/>
          <w:color w:val="000000"/>
        </w:rPr>
        <w:t>  SUBTYPE OF (</w:t>
      </w:r>
      <w:hyperlink r:id="rId29"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0"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31" w:anchor="general_design_connectivity_mim.assembly_shape_joint" w:history="1">
        <w:r>
          <w:rPr>
            <w:rStyle w:val="Hyperlink"/>
            <w:rFonts w:ascii="Courier New" w:hAnsi="Courier New" w:cs="Courier New"/>
            <w:sz w:val="20"/>
            <w:szCs w:val="20"/>
          </w:rPr>
          <w:t>assembly_shape_joint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bookmarkStart w:id="6" w:name="general_design_connectivity_mim.assembly"/>
      <w:r>
        <w:rPr>
          <w:b/>
          <w:bCs/>
          <w:color w:val="000000"/>
          <w:sz w:val="27"/>
          <w:szCs w:val="27"/>
        </w:rPr>
        <w:lastRenderedPageBreak/>
        <w:t>relating_shape_aspect: </w:t>
      </w:r>
      <w:bookmarkEnd w:id="6"/>
      <w:r>
        <w:rPr>
          <w:color w:val="000000"/>
          <w:sz w:val="27"/>
          <w:szCs w:val="27"/>
        </w:rPr>
        <w:t>an inherited attribute that shall have a value of type </w:t>
      </w:r>
      <w:hyperlink r:id="rId32" w:anchor="general_design_connectivity_mim.assembly_shape_joint" w:history="1">
        <w:r>
          <w:rPr>
            <w:rStyle w:val="Hyperlink"/>
            <w:b/>
            <w:bCs/>
            <w:sz w:val="27"/>
            <w:szCs w:val="27"/>
          </w:rPr>
          <w:t>assembly_shape_joint</w:t>
        </w:r>
      </w:hyperlink>
      <w:r>
        <w:rPr>
          <w:color w:val="000000"/>
          <w:sz w:val="27"/>
          <w:szCs w:val="27"/>
        </w:rPr>
        <w:t>.</w:t>
      </w:r>
    </w:p>
    <w:p w:rsidR="006C666F" w:rsidRDefault="006C666F" w:rsidP="006C666F">
      <w:pPr>
        <w:pStyle w:val="Heading2"/>
        <w:rPr>
          <w:color w:val="000000"/>
        </w:rPr>
      </w:pPr>
      <w:r>
        <w:rPr>
          <w:color w:val="000000"/>
        </w:rPr>
        <w:t>5.2.1.5 connectivity_definition   </w:t>
      </w:r>
      <w:r>
        <w:rPr>
          <w:noProof/>
          <w:color w:val="0000FF"/>
          <w:lang w:eastAsia="en-GB"/>
        </w:rPr>
        <w:drawing>
          <wp:inline distT="0" distB="0" distL="0" distR="0">
            <wp:extent cx="180975" cy="209550"/>
            <wp:effectExtent l="0" t="0" r="9525" b="0"/>
            <wp:docPr id="12" name="Picture 12"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connectivity_definition</w:t>
      </w:r>
      <w:r>
        <w:rPr>
          <w:color w:val="000000"/>
          <w:sz w:val="27"/>
          <w:szCs w:val="27"/>
        </w:rPr>
        <w:t> is a type of </w:t>
      </w:r>
      <w:hyperlink r:id="rId33" w:anchor="product_property_definition_schema.shape_aspect" w:history="1">
        <w:r>
          <w:rPr>
            <w:rStyle w:val="Hyperlink"/>
            <w:b/>
            <w:bCs/>
            <w:sz w:val="27"/>
            <w:szCs w:val="27"/>
          </w:rPr>
          <w:t>shape_aspect</w:t>
        </w:r>
      </w:hyperlink>
      <w:r>
        <w:rPr>
          <w:color w:val="000000"/>
          <w:sz w:val="27"/>
          <w:szCs w:val="27"/>
        </w:rPr>
        <w:t> that implements the ARM concept of </w:t>
      </w:r>
      <w:hyperlink r:id="rId34" w:anchor="general_design_connectivity_arm.part_connectivity_definition" w:history="1">
        <w:r>
          <w:rPr>
            <w:rStyle w:val="Hyperlink"/>
            <w:b/>
            <w:bCs/>
            <w:sz w:val="27"/>
            <w:szCs w:val="27"/>
          </w:rPr>
          <w:t>Part_connectivity_definition</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connectivity_definition</w:t>
      </w:r>
      <w:r>
        <w:rPr>
          <w:rFonts w:ascii="Courier New" w:hAnsi="Courier New" w:cs="Courier New"/>
          <w:color w:val="000000"/>
          <w:sz w:val="20"/>
          <w:szCs w:val="20"/>
        </w:rPr>
        <w:br/>
      </w:r>
      <w:r>
        <w:rPr>
          <w:rStyle w:val="HTMLCode"/>
          <w:color w:val="000000"/>
        </w:rPr>
        <w:t>  SUBTYPE OF (</w:t>
      </w:r>
      <w:hyperlink r:id="rId35"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5.2.1.6 connectivity_definition_item_relationship   </w:t>
      </w:r>
      <w:r>
        <w:rPr>
          <w:noProof/>
          <w:color w:val="0000FF"/>
          <w:lang w:eastAsia="en-GB"/>
        </w:rPr>
        <w:drawing>
          <wp:inline distT="0" distB="0" distL="0" distR="0">
            <wp:extent cx="180975" cy="209550"/>
            <wp:effectExtent l="0" t="0" r="9525" b="0"/>
            <wp:docPr id="11" name="Picture 11"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connectivity_definition_item_relationship</w:t>
      </w:r>
      <w:r>
        <w:rPr>
          <w:color w:val="000000"/>
          <w:sz w:val="27"/>
          <w:szCs w:val="27"/>
        </w:rPr>
        <w:t> is a type of </w:t>
      </w:r>
      <w:hyperlink r:id="rId36" w:anchor="product_property_definition_schema.shape_aspect_relationship" w:history="1">
        <w:r>
          <w:rPr>
            <w:rStyle w:val="Hyperlink"/>
            <w:b/>
            <w:bCs/>
            <w:sz w:val="27"/>
            <w:szCs w:val="27"/>
          </w:rPr>
          <w:t>shape_aspect_relationship</w:t>
        </w:r>
      </w:hyperlink>
      <w:r>
        <w:rPr>
          <w:color w:val="000000"/>
          <w:sz w:val="27"/>
          <w:szCs w:val="27"/>
        </w:rPr>
        <w:t> that implements parts of the ARM concept of</w:t>
      </w:r>
      <w:ins w:id="7" w:author="Sapp (US), Brandon" w:date="2019-03-20T14:55:00Z">
        <w:r w:rsidR="00E46EBC">
          <w:rPr>
            <w:color w:val="000000"/>
            <w:sz w:val="27"/>
            <w:szCs w:val="27"/>
          </w:rPr>
          <w:t xml:space="preserve"> </w:t>
        </w:r>
      </w:ins>
      <w:hyperlink r:id="rId37" w:anchor="general_design_connectivity_arm.part_connectivity_definition" w:history="1">
        <w:r>
          <w:rPr>
            <w:rStyle w:val="Hyperlink"/>
            <w:b/>
            <w:bCs/>
            <w:sz w:val="27"/>
            <w:szCs w:val="27"/>
          </w:rPr>
          <w:t>Part_connectivity_definition</w:t>
        </w:r>
      </w:hyperlink>
      <w:r>
        <w:rPr>
          <w:color w:val="000000"/>
          <w:sz w:val="27"/>
          <w:szCs w:val="27"/>
        </w:rPr>
        <w:t> for the attribute </w:t>
      </w:r>
      <w:hyperlink r:id="rId38" w:anchor="general_design_connectivity_arm.part_connectivity_definition.connected_terminals" w:history="1">
        <w:r>
          <w:rPr>
            <w:rStyle w:val="Hyperlink"/>
            <w:b/>
            <w:bCs/>
            <w:sz w:val="27"/>
            <w:szCs w:val="27"/>
          </w:rPr>
          <w:t>connected_terminals</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connectivity_definition_item_relationship</w:t>
      </w:r>
      <w:r>
        <w:rPr>
          <w:rFonts w:ascii="Courier New" w:hAnsi="Courier New" w:cs="Courier New"/>
          <w:color w:val="000000"/>
          <w:sz w:val="20"/>
          <w:szCs w:val="20"/>
        </w:rPr>
        <w:br/>
      </w:r>
      <w:r>
        <w:rPr>
          <w:rStyle w:val="HTMLCode"/>
          <w:color w:val="000000"/>
        </w:rPr>
        <w:t>  SUBTYPE OF (</w:t>
      </w:r>
      <w:hyperlink r:id="rId39"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40"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41" w:anchor="general_design_connectivity_mim.connectivity_definition" w:history="1">
        <w:r>
          <w:rPr>
            <w:rStyle w:val="Hyperlink"/>
            <w:rFonts w:ascii="Courier New" w:hAnsi="Courier New" w:cs="Courier New"/>
            <w:sz w:val="20"/>
            <w:szCs w:val="20"/>
          </w:rPr>
          <w:t>connectivity_definition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bookmarkStart w:id="8" w:name="general_design_connectivity_mim.connecti"/>
      <w:r>
        <w:rPr>
          <w:b/>
          <w:bCs/>
          <w:color w:val="000000"/>
          <w:sz w:val="27"/>
          <w:szCs w:val="27"/>
        </w:rPr>
        <w:t>relating_shape_aspect: </w:t>
      </w:r>
      <w:bookmarkEnd w:id="8"/>
      <w:r>
        <w:rPr>
          <w:color w:val="000000"/>
          <w:sz w:val="27"/>
          <w:szCs w:val="27"/>
        </w:rPr>
        <w:t>an inherited attribute that shall have a value of type </w:t>
      </w:r>
      <w:hyperlink r:id="rId42" w:anchor="general_design_connectivity_mim.connectivity_definition" w:history="1">
        <w:r>
          <w:rPr>
            <w:rStyle w:val="Hyperlink"/>
            <w:b/>
            <w:bCs/>
            <w:sz w:val="27"/>
            <w:szCs w:val="27"/>
          </w:rPr>
          <w:t>connectivity_definition</w:t>
        </w:r>
      </w:hyperlink>
      <w:r>
        <w:rPr>
          <w:color w:val="000000"/>
          <w:sz w:val="27"/>
          <w:szCs w:val="27"/>
        </w:rPr>
        <w:t>.</w:t>
      </w:r>
    </w:p>
    <w:p w:rsidR="006C666F" w:rsidRDefault="006C666F" w:rsidP="006C666F">
      <w:pPr>
        <w:pStyle w:val="Heading2"/>
        <w:rPr>
          <w:color w:val="000000"/>
        </w:rPr>
      </w:pPr>
      <w:r>
        <w:rPr>
          <w:color w:val="000000"/>
        </w:rPr>
        <w:t>5.2.1.7 contact_feature   </w:t>
      </w:r>
      <w:r>
        <w:rPr>
          <w:noProof/>
          <w:color w:val="0000FF"/>
          <w:lang w:eastAsia="en-GB"/>
        </w:rPr>
        <w:drawing>
          <wp:inline distT="0" distB="0" distL="0" distR="0">
            <wp:extent cx="180975" cy="209550"/>
            <wp:effectExtent l="0" t="0" r="9525" b="0"/>
            <wp:docPr id="10" name="Picture 10"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contact_feature</w:t>
      </w:r>
      <w:r>
        <w:rPr>
          <w:color w:val="000000"/>
          <w:sz w:val="27"/>
          <w:szCs w:val="27"/>
        </w:rPr>
        <w:t> is a type of </w:t>
      </w:r>
      <w:hyperlink r:id="rId43" w:anchor="product_property_definition_schema.shape_aspect" w:history="1">
        <w:r>
          <w:rPr>
            <w:rStyle w:val="Hyperlink"/>
            <w:b/>
            <w:bCs/>
            <w:sz w:val="27"/>
            <w:szCs w:val="27"/>
          </w:rPr>
          <w:t>shape_aspect</w:t>
        </w:r>
      </w:hyperlink>
      <w:r>
        <w:rPr>
          <w:color w:val="000000"/>
          <w:sz w:val="27"/>
          <w:szCs w:val="27"/>
        </w:rPr>
        <w:t> that implements parts of the ARM concept of </w:t>
      </w:r>
      <w:hyperlink r:id="rId44" w:anchor="general_design_connectivity_arm.occurrence_contact_feature" w:history="1">
        <w:r>
          <w:rPr>
            <w:rStyle w:val="Hyperlink"/>
            <w:b/>
            <w:bCs/>
            <w:sz w:val="27"/>
            <w:szCs w:val="27"/>
          </w:rPr>
          <w:t>Occurrence_contact_feature</w:t>
        </w:r>
      </w:hyperlink>
      <w:r>
        <w:rPr>
          <w:color w:val="000000"/>
          <w:sz w:val="27"/>
          <w:szCs w:val="27"/>
        </w:rPr>
        <w:t> and </w:t>
      </w:r>
      <w:hyperlink r:id="rId45" w:anchor="general_design_connectivity_arm.part_contact_feature" w:history="1">
        <w:r>
          <w:rPr>
            <w:rStyle w:val="Hyperlink"/>
            <w:b/>
            <w:bCs/>
            <w:sz w:val="27"/>
            <w:szCs w:val="27"/>
          </w:rPr>
          <w:t>Part_contact_feature</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lastRenderedPageBreak/>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contact_feature</w:t>
      </w:r>
      <w:r>
        <w:rPr>
          <w:rFonts w:ascii="Courier New" w:hAnsi="Courier New" w:cs="Courier New"/>
          <w:color w:val="000000"/>
          <w:sz w:val="20"/>
          <w:szCs w:val="20"/>
        </w:rPr>
        <w:br/>
      </w:r>
      <w:r>
        <w:rPr>
          <w:rStyle w:val="HTMLCode"/>
          <w:color w:val="000000"/>
        </w:rPr>
        <w:t>  SUBTYPE OF (</w:t>
      </w:r>
      <w:hyperlink r:id="rId46"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5.2.1.8 contact_feature_definition   </w:t>
      </w:r>
      <w:r>
        <w:rPr>
          <w:noProof/>
          <w:color w:val="0000FF"/>
          <w:lang w:eastAsia="en-GB"/>
        </w:rPr>
        <w:drawing>
          <wp:inline distT="0" distB="0" distL="0" distR="0">
            <wp:extent cx="180975" cy="209550"/>
            <wp:effectExtent l="0" t="0" r="9525" b="0"/>
            <wp:docPr id="9" name="Picture 9"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contact_feature_definition</w:t>
      </w:r>
      <w:r>
        <w:rPr>
          <w:color w:val="000000"/>
          <w:sz w:val="27"/>
          <w:szCs w:val="27"/>
        </w:rPr>
        <w:t> is a type of </w:t>
      </w:r>
      <w:hyperlink r:id="rId47" w:anchor="shape_feature_mim.shape_feature_definition" w:history="1">
        <w:r>
          <w:rPr>
            <w:rStyle w:val="Hyperlink"/>
            <w:b/>
            <w:bCs/>
            <w:sz w:val="27"/>
            <w:szCs w:val="27"/>
          </w:rPr>
          <w:t>shape_feature_definition</w:t>
        </w:r>
      </w:hyperlink>
      <w:r>
        <w:rPr>
          <w:color w:val="000000"/>
          <w:sz w:val="27"/>
          <w:szCs w:val="27"/>
        </w:rPr>
        <w:t> that implements parts of the ARM concept of </w:t>
      </w:r>
      <w:hyperlink r:id="rId48" w:anchor="general_design_connectivity_arm.contact_feature_definition" w:history="1">
        <w:r>
          <w:rPr>
            <w:rStyle w:val="Hyperlink"/>
            <w:b/>
            <w:bCs/>
            <w:sz w:val="27"/>
            <w:szCs w:val="27"/>
          </w:rPr>
          <w:t>Contact_feature_definition</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contact_feature_definition</w:t>
      </w:r>
      <w:r>
        <w:rPr>
          <w:rFonts w:ascii="Courier New" w:hAnsi="Courier New" w:cs="Courier New"/>
          <w:color w:val="000000"/>
          <w:sz w:val="20"/>
          <w:szCs w:val="20"/>
        </w:rPr>
        <w:br/>
      </w:r>
      <w:r>
        <w:rPr>
          <w:rStyle w:val="HTMLCode"/>
          <w:color w:val="000000"/>
        </w:rPr>
        <w:t>  SUBTYPE OF (</w:t>
      </w:r>
      <w:hyperlink r:id="rId49" w:anchor="shape_feature_mim.shape_feature_definition" w:history="1">
        <w:r>
          <w:rPr>
            <w:rStyle w:val="Hyperlink"/>
            <w:rFonts w:ascii="Courier New" w:hAnsi="Courier New" w:cs="Courier New"/>
            <w:sz w:val="20"/>
            <w:szCs w:val="20"/>
          </w:rPr>
          <w:t>shape_feature_definition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5.2.1.9 contact_feature_definition_fit_relationship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contact_feature_definition_fit_relationship</w:t>
      </w:r>
      <w:r>
        <w:rPr>
          <w:color w:val="000000"/>
          <w:sz w:val="27"/>
          <w:szCs w:val="27"/>
        </w:rPr>
        <w:t> is a type of </w:t>
      </w:r>
      <w:hyperlink r:id="rId50" w:anchor="management_resources_schema.group_assignment" w:history="1">
        <w:r>
          <w:rPr>
            <w:rStyle w:val="Hyperlink"/>
            <w:b/>
            <w:bCs/>
            <w:sz w:val="27"/>
            <w:szCs w:val="27"/>
          </w:rPr>
          <w:t>group_assignment</w:t>
        </w:r>
      </w:hyperlink>
      <w:r>
        <w:rPr>
          <w:color w:val="000000"/>
          <w:sz w:val="27"/>
          <w:szCs w:val="27"/>
        </w:rPr>
        <w:t> that implements parts of the ARM concept of</w:t>
      </w:r>
      <w:ins w:id="9" w:author="Sapp (US), Brandon" w:date="2019-03-20T14:55:00Z">
        <w:r w:rsidR="00E46EBC">
          <w:rPr>
            <w:color w:val="000000"/>
            <w:sz w:val="27"/>
            <w:szCs w:val="27"/>
          </w:rPr>
          <w:t xml:space="preserve"> </w:t>
        </w:r>
      </w:ins>
      <w:hyperlink r:id="rId51" w:anchor="general_design_connectivity_arm.contact_feature_definition_fit_relationship" w:history="1">
        <w:r>
          <w:rPr>
            <w:rStyle w:val="Hyperlink"/>
            <w:b/>
            <w:bCs/>
            <w:sz w:val="27"/>
            <w:szCs w:val="27"/>
          </w:rPr>
          <w:t>Contact_feature_definition_fit_relationship</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contact_feature_definition_fit_relationship</w:t>
      </w:r>
      <w:r>
        <w:rPr>
          <w:rFonts w:ascii="Courier New" w:hAnsi="Courier New" w:cs="Courier New"/>
          <w:color w:val="000000"/>
          <w:sz w:val="20"/>
          <w:szCs w:val="20"/>
        </w:rPr>
        <w:br/>
      </w:r>
      <w:r>
        <w:rPr>
          <w:rStyle w:val="HTMLCode"/>
          <w:color w:val="000000"/>
        </w:rPr>
        <w:t>  SUBTYPE OF (</w:t>
      </w:r>
      <w:hyperlink r:id="rId52" w:anchor="general_design_connectivity_mim.shape_feature_definition_fit_relationship" w:history="1">
        <w:r>
          <w:rPr>
            <w:rStyle w:val="Hyperlink"/>
            <w:rFonts w:ascii="Courier New" w:hAnsi="Courier New" w:cs="Courier New"/>
            <w:sz w:val="20"/>
            <w:szCs w:val="20"/>
          </w:rPr>
          <w:t>shape_feature_definition_fit_relationship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53" w:anchor="product_property_definition_schema.characterized_object_relationship" w:history="1">
        <w:r>
          <w:rPr>
            <w:rStyle w:val="Hyperlink"/>
            <w:rFonts w:ascii="Courier New" w:hAnsi="Courier New" w:cs="Courier New"/>
            <w:sz w:val="20"/>
            <w:szCs w:val="20"/>
          </w:rPr>
          <w:t>characterized_object_relationship</w:t>
        </w:r>
      </w:hyperlink>
      <w:r>
        <w:rPr>
          <w:rStyle w:val="HTMLCode"/>
          <w:color w:val="000000"/>
        </w:rPr>
        <w:t>.relating_object : </w:t>
      </w:r>
      <w:hyperlink r:id="rId54" w:anchor="general_design_connectivity_mim.contact_feature_definition" w:history="1">
        <w:r>
          <w:rPr>
            <w:rStyle w:val="Hyperlink"/>
            <w:rFonts w:ascii="Courier New" w:hAnsi="Courier New" w:cs="Courier New"/>
            <w:sz w:val="20"/>
            <w:szCs w:val="20"/>
          </w:rPr>
          <w:t>contact_feature_definition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55" w:anchor="product_property_definition_schema.characterized_object_relationship" w:history="1">
        <w:r>
          <w:rPr>
            <w:rStyle w:val="Hyperlink"/>
            <w:rFonts w:ascii="Courier New" w:hAnsi="Courier New" w:cs="Courier New"/>
            <w:sz w:val="20"/>
            <w:szCs w:val="20"/>
          </w:rPr>
          <w:t>characterized_object_relationship</w:t>
        </w:r>
      </w:hyperlink>
      <w:r>
        <w:rPr>
          <w:rStyle w:val="HTMLCode"/>
          <w:color w:val="000000"/>
        </w:rPr>
        <w:t>.related_object : </w:t>
      </w:r>
      <w:hyperlink r:id="rId56" w:anchor="general_design_connectivity_mim.contact_feature_definition" w:history="1">
        <w:r>
          <w:rPr>
            <w:rStyle w:val="Hyperlink"/>
            <w:rFonts w:ascii="Courier New" w:hAnsi="Courier New" w:cs="Courier New"/>
            <w:sz w:val="20"/>
            <w:szCs w:val="20"/>
          </w:rPr>
          <w:t>contact_feature_definition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r>
        <w:rPr>
          <w:b/>
          <w:bCs/>
          <w:color w:val="000000"/>
          <w:sz w:val="27"/>
          <w:szCs w:val="27"/>
        </w:rPr>
        <w:t>relating_object: </w:t>
      </w:r>
      <w:r>
        <w:rPr>
          <w:color w:val="000000"/>
          <w:sz w:val="27"/>
          <w:szCs w:val="27"/>
        </w:rPr>
        <w:t>an inherited attribute that shall have a value of type </w:t>
      </w:r>
      <w:hyperlink r:id="rId57" w:anchor="general_design_connectivity_mim.contact_feature_definition" w:history="1">
        <w:r>
          <w:rPr>
            <w:rStyle w:val="Hyperlink"/>
            <w:b/>
            <w:bCs/>
            <w:sz w:val="27"/>
            <w:szCs w:val="27"/>
          </w:rPr>
          <w:t>contact_feature_definition</w:t>
        </w:r>
      </w:hyperlink>
      <w:r>
        <w:rPr>
          <w:color w:val="000000"/>
          <w:sz w:val="27"/>
          <w:szCs w:val="27"/>
        </w:rPr>
        <w:t>.</w:t>
      </w:r>
    </w:p>
    <w:p w:rsidR="006C666F" w:rsidRDefault="006C666F" w:rsidP="006C666F">
      <w:pPr>
        <w:pStyle w:val="expressdescription"/>
        <w:rPr>
          <w:color w:val="000000"/>
          <w:sz w:val="27"/>
          <w:szCs w:val="27"/>
        </w:rPr>
      </w:pPr>
      <w:r>
        <w:rPr>
          <w:b/>
          <w:bCs/>
          <w:color w:val="000000"/>
          <w:sz w:val="27"/>
          <w:szCs w:val="27"/>
        </w:rPr>
        <w:lastRenderedPageBreak/>
        <w:t>related_object: </w:t>
      </w:r>
      <w:r>
        <w:rPr>
          <w:color w:val="000000"/>
          <w:sz w:val="27"/>
          <w:szCs w:val="27"/>
        </w:rPr>
        <w:t>an inherited attribute that shall have a value of type </w:t>
      </w:r>
      <w:hyperlink r:id="rId58" w:anchor="general_design_connectivity_mim.contact_feature_definition" w:history="1">
        <w:r>
          <w:rPr>
            <w:rStyle w:val="Hyperlink"/>
            <w:b/>
            <w:bCs/>
            <w:sz w:val="27"/>
            <w:szCs w:val="27"/>
          </w:rPr>
          <w:t>contact_feature_definition</w:t>
        </w:r>
      </w:hyperlink>
      <w:r>
        <w:rPr>
          <w:color w:val="000000"/>
          <w:sz w:val="27"/>
          <w:szCs w:val="27"/>
        </w:rPr>
        <w:t>.</w:t>
      </w:r>
    </w:p>
    <w:p w:rsidR="006C666F" w:rsidRDefault="006C666F" w:rsidP="006C666F">
      <w:pPr>
        <w:pStyle w:val="Heading2"/>
        <w:rPr>
          <w:color w:val="000000"/>
        </w:rPr>
      </w:pPr>
      <w:r>
        <w:rPr>
          <w:color w:val="000000"/>
        </w:rPr>
        <w:t>5.2.1.10 contact_feature_fit_relationship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contact_feature_fit_relationship</w:t>
      </w:r>
      <w:r>
        <w:rPr>
          <w:color w:val="000000"/>
          <w:sz w:val="27"/>
          <w:szCs w:val="27"/>
        </w:rPr>
        <w:t> is a type of </w:t>
      </w:r>
      <w:hyperlink r:id="rId59" w:anchor="general_design_connectivity_mim.shape_feature_fit_relationship" w:history="1">
        <w:r>
          <w:rPr>
            <w:rStyle w:val="Hyperlink"/>
            <w:b/>
            <w:bCs/>
            <w:sz w:val="27"/>
            <w:szCs w:val="27"/>
          </w:rPr>
          <w:t>shape_feature_fit_relationship</w:t>
        </w:r>
      </w:hyperlink>
      <w:r>
        <w:rPr>
          <w:color w:val="000000"/>
          <w:sz w:val="27"/>
          <w:szCs w:val="27"/>
        </w:rPr>
        <w:t> that implements parts of the ARM concept of</w:t>
      </w:r>
      <w:ins w:id="10" w:author="Sapp (US), Brandon" w:date="2019-03-20T14:56:00Z">
        <w:r w:rsidR="00E46EBC">
          <w:rPr>
            <w:color w:val="000000"/>
            <w:sz w:val="27"/>
            <w:szCs w:val="27"/>
          </w:rPr>
          <w:t xml:space="preserve"> </w:t>
        </w:r>
      </w:ins>
      <w:hyperlink r:id="rId60" w:anchor="general_design_connectivity_arm.part_contact_feature_fit_relationship" w:history="1">
        <w:r>
          <w:rPr>
            <w:rStyle w:val="Hyperlink"/>
            <w:b/>
            <w:bCs/>
            <w:sz w:val="27"/>
            <w:szCs w:val="27"/>
          </w:rPr>
          <w:t>Part_contact_feature_fit_relationship</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contact_feature_fit_relationship</w:t>
      </w:r>
      <w:r>
        <w:rPr>
          <w:rFonts w:ascii="Courier New" w:hAnsi="Courier New" w:cs="Courier New"/>
          <w:color w:val="000000"/>
          <w:sz w:val="20"/>
          <w:szCs w:val="20"/>
        </w:rPr>
        <w:br/>
      </w:r>
      <w:r>
        <w:rPr>
          <w:rStyle w:val="HTMLCode"/>
          <w:color w:val="000000"/>
        </w:rPr>
        <w:t>  SUBTYPE OF (</w:t>
      </w:r>
      <w:hyperlink r:id="rId61" w:anchor="general_design_connectivity_mim.shape_feature_fit_relationship" w:history="1">
        <w:r>
          <w:rPr>
            <w:rStyle w:val="Hyperlink"/>
            <w:rFonts w:ascii="Courier New" w:hAnsi="Courier New" w:cs="Courier New"/>
            <w:sz w:val="20"/>
            <w:szCs w:val="20"/>
          </w:rPr>
          <w:t>shape_feature_fit_relationship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62"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 </w:t>
      </w:r>
      <w:hyperlink r:id="rId63" w:anchor="general_design_connectivity_mim.contact_feature" w:history="1">
        <w:r>
          <w:rPr>
            <w:rStyle w:val="Hyperlink"/>
            <w:rFonts w:ascii="Courier New" w:hAnsi="Courier New" w:cs="Courier New"/>
            <w:sz w:val="20"/>
            <w:szCs w:val="20"/>
          </w:rPr>
          <w:t>contact_feature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64"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 : </w:t>
      </w:r>
      <w:hyperlink r:id="rId65" w:anchor="general_design_connectivity_mim.contact_feature" w:history="1">
        <w:r>
          <w:rPr>
            <w:rStyle w:val="Hyperlink"/>
            <w:rFonts w:ascii="Courier New" w:hAnsi="Courier New" w:cs="Courier New"/>
            <w:sz w:val="20"/>
            <w:szCs w:val="20"/>
          </w:rPr>
          <w:t>contact_feature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r>
        <w:rPr>
          <w:b/>
          <w:bCs/>
          <w:color w:val="000000"/>
          <w:sz w:val="27"/>
          <w:szCs w:val="27"/>
        </w:rPr>
        <w:t>relating_shape_aspect: </w:t>
      </w:r>
      <w:r>
        <w:rPr>
          <w:color w:val="000000"/>
          <w:sz w:val="27"/>
          <w:szCs w:val="27"/>
        </w:rPr>
        <w:t>an inherited attribute that shall have a value of type </w:t>
      </w:r>
      <w:hyperlink r:id="rId66" w:anchor="general_design_connectivity_mim.contact_feature" w:history="1">
        <w:r>
          <w:rPr>
            <w:rStyle w:val="Hyperlink"/>
            <w:b/>
            <w:bCs/>
            <w:sz w:val="27"/>
            <w:szCs w:val="27"/>
          </w:rPr>
          <w:t>contact_feature</w:t>
        </w:r>
      </w:hyperlink>
      <w:r>
        <w:rPr>
          <w:color w:val="000000"/>
          <w:sz w:val="27"/>
          <w:szCs w:val="27"/>
        </w:rPr>
        <w:t>.</w:t>
      </w:r>
    </w:p>
    <w:p w:rsidR="006C666F" w:rsidRDefault="006C666F" w:rsidP="006C666F">
      <w:pPr>
        <w:pStyle w:val="expressdescription"/>
        <w:rPr>
          <w:color w:val="000000"/>
          <w:sz w:val="27"/>
          <w:szCs w:val="27"/>
        </w:rPr>
      </w:pPr>
      <w:bookmarkStart w:id="11" w:name="general_design_connectivity_mim.contact_"/>
      <w:r>
        <w:rPr>
          <w:b/>
          <w:bCs/>
          <w:color w:val="000000"/>
          <w:sz w:val="27"/>
          <w:szCs w:val="27"/>
        </w:rPr>
        <w:t>related_shape_aspect: </w:t>
      </w:r>
      <w:bookmarkEnd w:id="11"/>
      <w:r>
        <w:rPr>
          <w:color w:val="000000"/>
          <w:sz w:val="27"/>
          <w:szCs w:val="27"/>
        </w:rPr>
        <w:t>an inherited attribute that shall have a value of type </w:t>
      </w:r>
      <w:hyperlink r:id="rId67" w:anchor="general_design_connectivity_mim.contact_feature" w:history="1">
        <w:r>
          <w:rPr>
            <w:rStyle w:val="Hyperlink"/>
            <w:b/>
            <w:bCs/>
            <w:sz w:val="27"/>
            <w:szCs w:val="27"/>
          </w:rPr>
          <w:t>contact_feature</w:t>
        </w:r>
      </w:hyperlink>
      <w:r>
        <w:rPr>
          <w:color w:val="000000"/>
          <w:sz w:val="27"/>
          <w:szCs w:val="27"/>
        </w:rPr>
        <w:t>.</w:t>
      </w:r>
    </w:p>
    <w:p w:rsidR="006C666F" w:rsidRDefault="006C666F" w:rsidP="006C666F">
      <w:pPr>
        <w:pStyle w:val="Heading2"/>
        <w:rPr>
          <w:color w:val="000000"/>
        </w:rPr>
      </w:pPr>
      <w:r>
        <w:rPr>
          <w:color w:val="000000"/>
        </w:rPr>
        <w:t>5.2.1.11 shape_feature_definition_fit_relationship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shape_feature_definition_fit_relationship</w:t>
      </w:r>
      <w:r>
        <w:rPr>
          <w:color w:val="000000"/>
          <w:sz w:val="27"/>
          <w:szCs w:val="27"/>
        </w:rPr>
        <w:t> is a type of </w:t>
      </w:r>
      <w:hyperlink r:id="rId68" w:anchor="general_design_connectivity_mim.contact_feature" w:history="1">
        <w:r>
          <w:rPr>
            <w:rStyle w:val="Hyperlink"/>
            <w:b/>
            <w:bCs/>
            <w:sz w:val="27"/>
            <w:szCs w:val="27"/>
          </w:rPr>
          <w:t>contact_feature</w:t>
        </w:r>
      </w:hyperlink>
      <w:r>
        <w:rPr>
          <w:color w:val="000000"/>
          <w:sz w:val="27"/>
          <w:szCs w:val="27"/>
        </w:rPr>
        <w:t> that implements parts of the ARM concept of</w:t>
      </w:r>
      <w:ins w:id="12" w:author="Sapp (US), Brandon" w:date="2019-03-20T14:56:00Z">
        <w:r w:rsidR="00E46EBC">
          <w:rPr>
            <w:color w:val="000000"/>
            <w:sz w:val="27"/>
            <w:szCs w:val="27"/>
          </w:rPr>
          <w:t xml:space="preserve"> </w:t>
        </w:r>
      </w:ins>
      <w:hyperlink r:id="rId69" w:anchor="general_design_connectivity_arm.shape_feature_definition_fit_relationship" w:history="1">
        <w:r>
          <w:rPr>
            <w:rStyle w:val="Hyperlink"/>
            <w:b/>
            <w:bCs/>
            <w:sz w:val="27"/>
            <w:szCs w:val="27"/>
          </w:rPr>
          <w:t>Shape_feature_definition_fit_relationship</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shape_feature_definition_fit_relationship</w:t>
      </w:r>
      <w:r>
        <w:rPr>
          <w:rFonts w:ascii="Courier New" w:hAnsi="Courier New" w:cs="Courier New"/>
          <w:color w:val="000000"/>
          <w:sz w:val="20"/>
          <w:szCs w:val="20"/>
        </w:rPr>
        <w:br/>
      </w:r>
      <w:r>
        <w:rPr>
          <w:rStyle w:val="HTMLCode"/>
          <w:color w:val="000000"/>
        </w:rPr>
        <w:t>  SUBTYPE OF (</w:t>
      </w:r>
      <w:hyperlink r:id="rId70" w:anchor="shape_feature_mim.shape_feature_definition_relationship" w:history="1">
        <w:r>
          <w:rPr>
            <w:rStyle w:val="Hyperlink"/>
            <w:rFonts w:ascii="Courier New" w:hAnsi="Courier New" w:cs="Courier New"/>
            <w:sz w:val="20"/>
            <w:szCs w:val="20"/>
          </w:rPr>
          <w:t>shape_feature_definition_relationship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5.2.1.12 shape_feature_fit_relationship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lastRenderedPageBreak/>
        <w:t>A </w:t>
      </w:r>
      <w:r>
        <w:rPr>
          <w:b/>
          <w:bCs/>
          <w:color w:val="000000"/>
          <w:sz w:val="27"/>
          <w:szCs w:val="27"/>
        </w:rPr>
        <w:t>shape_feature_fit_relationship</w:t>
      </w:r>
      <w:r>
        <w:rPr>
          <w:color w:val="000000"/>
          <w:sz w:val="27"/>
          <w:szCs w:val="27"/>
        </w:rPr>
        <w:t> is a type of </w:t>
      </w:r>
      <w:hyperlink r:id="rId71" w:anchor="product_property_definition_schema.shape_aspect_relationship" w:history="1">
        <w:r>
          <w:rPr>
            <w:rStyle w:val="Hyperlink"/>
            <w:b/>
            <w:bCs/>
            <w:sz w:val="27"/>
            <w:szCs w:val="27"/>
          </w:rPr>
          <w:t>shape_aspect_relationship</w:t>
        </w:r>
      </w:hyperlink>
      <w:r>
        <w:rPr>
          <w:color w:val="000000"/>
          <w:sz w:val="27"/>
          <w:szCs w:val="27"/>
        </w:rPr>
        <w:t> and of </w:t>
      </w:r>
      <w:hyperlink r:id="rId72" w:anchor="product_property_definition_schema.characterized_object" w:history="1">
        <w:r>
          <w:rPr>
            <w:rStyle w:val="Hyperlink"/>
            <w:b/>
            <w:bCs/>
            <w:sz w:val="27"/>
            <w:szCs w:val="27"/>
          </w:rPr>
          <w:t>characterized_object</w:t>
        </w:r>
      </w:hyperlink>
      <w:r>
        <w:rPr>
          <w:color w:val="000000"/>
          <w:sz w:val="27"/>
          <w:szCs w:val="27"/>
        </w:rPr>
        <w:t> that implements parts of the ARM concept of</w:t>
      </w:r>
      <w:ins w:id="13" w:author="Sapp (US), Brandon" w:date="2019-03-20T14:56:00Z">
        <w:r w:rsidR="00E46EBC">
          <w:rPr>
            <w:color w:val="000000"/>
            <w:sz w:val="27"/>
            <w:szCs w:val="27"/>
          </w:rPr>
          <w:t xml:space="preserve"> </w:t>
        </w:r>
      </w:ins>
      <w:bookmarkStart w:id="14" w:name="_GoBack"/>
      <w:bookmarkEnd w:id="14"/>
      <w:r w:rsidR="00E11F95">
        <w:rPr>
          <w:rStyle w:val="Hyperlink"/>
          <w:b/>
          <w:bCs/>
          <w:sz w:val="27"/>
          <w:szCs w:val="27"/>
        </w:rPr>
        <w:fldChar w:fldCharType="begin"/>
      </w:r>
      <w:r w:rsidR="00E11F95">
        <w:rPr>
          <w:rStyle w:val="Hyperlink"/>
          <w:b/>
          <w:bCs/>
          <w:sz w:val="27"/>
          <w:szCs w:val="27"/>
        </w:rPr>
        <w:instrText xml:space="preserve"> HYPERLINK "file:///C:\\Users\\bus4005\\Downloads\\CR_FDIS_3_20190311_draft\\CR_FDIS_3\\part1000\\data\\modules\\general_design_connectivity\\sys\\4_info_reqs.h</w:instrText>
      </w:r>
      <w:r w:rsidR="00E11F95">
        <w:rPr>
          <w:rStyle w:val="Hyperlink"/>
          <w:b/>
          <w:bCs/>
          <w:sz w:val="27"/>
          <w:szCs w:val="27"/>
        </w:rPr>
        <w:instrText xml:space="preserve">tm" \l "general_design_connectivity_arm.part_feature_fit_relationship" </w:instrText>
      </w:r>
      <w:r w:rsidR="00E11F95">
        <w:rPr>
          <w:rStyle w:val="Hyperlink"/>
          <w:b/>
          <w:bCs/>
          <w:sz w:val="27"/>
          <w:szCs w:val="27"/>
        </w:rPr>
        <w:fldChar w:fldCharType="separate"/>
      </w:r>
      <w:r>
        <w:rPr>
          <w:rStyle w:val="Hyperlink"/>
          <w:b/>
          <w:bCs/>
          <w:sz w:val="27"/>
          <w:szCs w:val="27"/>
        </w:rPr>
        <w:t>Part_feature_fit_relationship</w:t>
      </w:r>
      <w:r w:rsidR="00E11F95">
        <w:rPr>
          <w:rStyle w:val="Hyperlink"/>
          <w:b/>
          <w:bCs/>
          <w:sz w:val="27"/>
          <w:szCs w:val="27"/>
        </w:rPr>
        <w:fldChar w:fldCharType="end"/>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shape_feature_fit_relationship</w:t>
      </w:r>
      <w:r>
        <w:rPr>
          <w:rFonts w:ascii="Courier New" w:hAnsi="Courier New" w:cs="Courier New"/>
          <w:color w:val="000000"/>
          <w:sz w:val="20"/>
          <w:szCs w:val="20"/>
        </w:rPr>
        <w:br/>
      </w:r>
      <w:r>
        <w:rPr>
          <w:rStyle w:val="HTMLCode"/>
          <w:color w:val="000000"/>
        </w:rPr>
        <w:t>  SUBTYPE OF (</w:t>
      </w:r>
      <w:hyperlink r:id="rId73"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 </w:t>
      </w:r>
      <w:hyperlink r:id="rId74" w:anchor="product_property_definition_schema.characterized_object" w:history="1">
        <w:r>
          <w:rPr>
            <w:rStyle w:val="Hyperlink"/>
            <w:rFonts w:ascii="Courier New" w:hAnsi="Courier New" w:cs="Courier New"/>
            <w:sz w:val="20"/>
            <w:szCs w:val="20"/>
          </w:rPr>
          <w:t>characterized_object</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75" w:anchor="product_property_definition_schema.characterized_object" w:history="1">
        <w:r>
          <w:rPr>
            <w:rStyle w:val="Hyperlink"/>
            <w:rFonts w:ascii="Courier New" w:hAnsi="Courier New" w:cs="Courier New"/>
            <w:sz w:val="20"/>
            <w:szCs w:val="20"/>
          </w:rPr>
          <w:t>characterized_object</w:t>
        </w:r>
      </w:hyperlink>
      <w:r>
        <w:rPr>
          <w:rStyle w:val="HTMLCode"/>
          <w:color w:val="000000"/>
        </w:rPr>
        <w:t>.name : </w:t>
      </w:r>
      <w:hyperlink r:id="rId76" w:anchor="support_resource_schema.label" w:history="1">
        <w:r>
          <w:rPr>
            <w:rStyle w:val="Hyperlink"/>
            <w:rFonts w:ascii="Courier New" w:hAnsi="Courier New" w:cs="Courier New"/>
            <w:sz w:val="20"/>
            <w:szCs w:val="20"/>
          </w:rPr>
          <w:t>label</w:t>
        </w:r>
      </w:hyperlink>
      <w:r>
        <w:rPr>
          <w:rStyle w:val="HTMLCode"/>
          <w:color w:val="000000"/>
        </w:rPr>
        <w:t> := SELF\shape_aspect_relationship.name;</w:t>
      </w:r>
      <w:r>
        <w:rPr>
          <w:rFonts w:ascii="Courier New" w:hAnsi="Courier New" w:cs="Courier New"/>
          <w:color w:val="000000"/>
          <w:sz w:val="20"/>
          <w:szCs w:val="20"/>
        </w:rPr>
        <w:br/>
      </w:r>
      <w:r>
        <w:rPr>
          <w:rStyle w:val="HTMLCode"/>
          <w:color w:val="000000"/>
        </w:rPr>
        <w:t>  SELF\</w:t>
      </w:r>
      <w:hyperlink r:id="rId77" w:anchor="product_property_definition_schema.characterized_object" w:history="1">
        <w:r>
          <w:rPr>
            <w:rStyle w:val="Hyperlink"/>
            <w:rFonts w:ascii="Courier New" w:hAnsi="Courier New" w:cs="Courier New"/>
            <w:sz w:val="20"/>
            <w:szCs w:val="20"/>
          </w:rPr>
          <w:t>characterized_object</w:t>
        </w:r>
      </w:hyperlink>
      <w:r>
        <w:rPr>
          <w:rStyle w:val="HTMLCode"/>
          <w:color w:val="000000"/>
        </w:rPr>
        <w:t>.description : </w:t>
      </w:r>
      <w:hyperlink r:id="rId78" w:anchor="support_resource_schema.text" w:history="1">
        <w:r>
          <w:rPr>
            <w:rStyle w:val="Hyperlink"/>
            <w:rFonts w:ascii="Courier New" w:hAnsi="Courier New" w:cs="Courier New"/>
            <w:sz w:val="20"/>
            <w:szCs w:val="20"/>
          </w:rPr>
          <w:t>text</w:t>
        </w:r>
      </w:hyperlink>
      <w:r>
        <w:rPr>
          <w:rStyle w:val="HTMLCode"/>
          <w:color w:val="000000"/>
        </w:rPr>
        <w:t> := SELF\shape_aspect_relationship.description;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r>
        <w:rPr>
          <w:b/>
          <w:bCs/>
          <w:color w:val="000000"/>
          <w:sz w:val="27"/>
          <w:szCs w:val="27"/>
        </w:rPr>
        <w:t>name: </w:t>
      </w:r>
      <w:r>
        <w:rPr>
          <w:color w:val="000000"/>
          <w:sz w:val="27"/>
          <w:szCs w:val="27"/>
        </w:rPr>
        <w:t>an inherited attribute of </w:t>
      </w:r>
      <w:hyperlink r:id="rId79" w:anchor="product_property_definition_schema.characterized_object" w:history="1">
        <w:r>
          <w:rPr>
            <w:rStyle w:val="Hyperlink"/>
            <w:b/>
            <w:bCs/>
            <w:sz w:val="27"/>
            <w:szCs w:val="27"/>
          </w:rPr>
          <w:t>characterized_object</w:t>
        </w:r>
      </w:hyperlink>
      <w:r>
        <w:rPr>
          <w:color w:val="000000"/>
          <w:sz w:val="27"/>
          <w:szCs w:val="27"/>
        </w:rPr>
        <w:t> that shall have the same value as the corresponding attribute inherited from </w:t>
      </w:r>
      <w:hyperlink r:id="rId80" w:anchor="product_property_definition_schema.shape_aspect_relationship" w:history="1">
        <w:r>
          <w:rPr>
            <w:rStyle w:val="Hyperlink"/>
            <w:b/>
            <w:bCs/>
            <w:sz w:val="27"/>
            <w:szCs w:val="27"/>
          </w:rPr>
          <w:t>shape_aspect_relationship</w:t>
        </w:r>
      </w:hyperlink>
      <w:r>
        <w:rPr>
          <w:color w:val="000000"/>
          <w:sz w:val="27"/>
          <w:szCs w:val="27"/>
        </w:rPr>
        <w:t>.</w:t>
      </w:r>
    </w:p>
    <w:p w:rsidR="006C666F" w:rsidRDefault="006C666F" w:rsidP="006C666F">
      <w:pPr>
        <w:pStyle w:val="expressdescription"/>
        <w:rPr>
          <w:color w:val="000000"/>
          <w:sz w:val="27"/>
          <w:szCs w:val="27"/>
        </w:rPr>
      </w:pPr>
      <w:bookmarkStart w:id="15" w:name="general_design_connectivity_mim.shape_fe"/>
      <w:r>
        <w:rPr>
          <w:b/>
          <w:bCs/>
          <w:color w:val="000000"/>
          <w:sz w:val="27"/>
          <w:szCs w:val="27"/>
        </w:rPr>
        <w:t>description: </w:t>
      </w:r>
      <w:bookmarkEnd w:id="15"/>
      <w:r>
        <w:rPr>
          <w:color w:val="000000"/>
          <w:sz w:val="27"/>
          <w:szCs w:val="27"/>
        </w:rPr>
        <w:t>an inherited attribute of </w:t>
      </w:r>
      <w:hyperlink r:id="rId81" w:anchor="product_property_definition_schema.characterized_object" w:history="1">
        <w:r>
          <w:rPr>
            <w:rStyle w:val="Hyperlink"/>
            <w:b/>
            <w:bCs/>
            <w:sz w:val="27"/>
            <w:szCs w:val="27"/>
          </w:rPr>
          <w:t>characterized_object</w:t>
        </w:r>
      </w:hyperlink>
      <w:r>
        <w:rPr>
          <w:color w:val="000000"/>
          <w:sz w:val="27"/>
          <w:szCs w:val="27"/>
        </w:rPr>
        <w:t> that shall have the same value as the corresponding attribute inherited from</w:t>
      </w:r>
      <w:ins w:id="16" w:author="Sapp (US), Brandon" w:date="2019-03-20T14:55:00Z">
        <w:r w:rsidR="00E46EBC">
          <w:rPr>
            <w:color w:val="000000"/>
            <w:sz w:val="27"/>
            <w:szCs w:val="27"/>
          </w:rPr>
          <w:t xml:space="preserve"> </w:t>
        </w:r>
      </w:ins>
      <w:hyperlink r:id="rId82" w:anchor="product_property_definition_schema.shape_aspect_relationship" w:history="1">
        <w:r>
          <w:rPr>
            <w:rStyle w:val="Hyperlink"/>
            <w:b/>
            <w:bCs/>
            <w:sz w:val="27"/>
            <w:szCs w:val="27"/>
          </w:rPr>
          <w:t>shape_aspect_relationship</w:t>
        </w:r>
      </w:hyperlink>
      <w:r>
        <w:rPr>
          <w:color w:val="000000"/>
          <w:sz w:val="27"/>
          <w:szCs w:val="27"/>
        </w:rPr>
        <w:t>.</w:t>
      </w:r>
    </w:p>
    <w:p w:rsidR="006C666F" w:rsidRDefault="006C666F" w:rsidP="006C666F">
      <w:pPr>
        <w:pStyle w:val="Heading2"/>
        <w:rPr>
          <w:color w:val="000000"/>
        </w:rPr>
      </w:pPr>
      <w:bookmarkStart w:id="17" w:name="general_design_connectivity_mim.terminal"/>
      <w:r>
        <w:rPr>
          <w:color w:val="000000"/>
        </w:rPr>
        <w:t>5.2.1.13 terminal_feature</w:t>
      </w:r>
      <w:bookmarkEnd w:id="17"/>
      <w:r>
        <w:rPr>
          <w:color w:val="000000"/>
        </w:rPr>
        <w:t>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r>
        <w:rPr>
          <w:b/>
          <w:bCs/>
          <w:color w:val="000000"/>
          <w:sz w:val="27"/>
          <w:szCs w:val="27"/>
        </w:rPr>
        <w:t>terminal_feature</w:t>
      </w:r>
      <w:r>
        <w:rPr>
          <w:color w:val="000000"/>
          <w:sz w:val="27"/>
          <w:szCs w:val="27"/>
        </w:rPr>
        <w:t> is a type of </w:t>
      </w:r>
      <w:hyperlink r:id="rId83" w:anchor="general_design_connectivity_mim.contact_feature" w:history="1">
        <w:r>
          <w:rPr>
            <w:rStyle w:val="Hyperlink"/>
            <w:b/>
            <w:bCs/>
            <w:sz w:val="27"/>
            <w:szCs w:val="27"/>
          </w:rPr>
          <w:t>contact_feature</w:t>
        </w:r>
      </w:hyperlink>
      <w:r>
        <w:rPr>
          <w:color w:val="000000"/>
          <w:sz w:val="27"/>
          <w:szCs w:val="27"/>
        </w:rPr>
        <w:t> that implements parts of the ARM concept of </w:t>
      </w:r>
      <w:hyperlink r:id="rId84" w:anchor="general_design_connectivity_arm.general_part_terminal" w:history="1">
        <w:r>
          <w:rPr>
            <w:rStyle w:val="Hyperlink"/>
            <w:b/>
            <w:bCs/>
            <w:sz w:val="27"/>
            <w:szCs w:val="27"/>
          </w:rPr>
          <w:t>General_part_terminal</w:t>
        </w:r>
      </w:hyperlink>
      <w:r>
        <w:rPr>
          <w:color w:val="000000"/>
          <w:sz w:val="27"/>
          <w:szCs w:val="27"/>
        </w:rPr>
        <w:t> and </w:t>
      </w:r>
      <w:hyperlink r:id="rId85" w:anchor="general_design_connectivity_arm.occurrence_terminal" w:history="1">
        <w:r>
          <w:rPr>
            <w:rStyle w:val="Hyperlink"/>
            <w:b/>
            <w:bCs/>
            <w:sz w:val="27"/>
            <w:szCs w:val="27"/>
          </w:rPr>
          <w:t>Occurrence_terminal</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terminal_feature</w:t>
      </w:r>
      <w:r>
        <w:rPr>
          <w:rFonts w:ascii="Courier New" w:hAnsi="Courier New" w:cs="Courier New"/>
          <w:color w:val="000000"/>
          <w:sz w:val="20"/>
          <w:szCs w:val="20"/>
        </w:rPr>
        <w:br/>
      </w:r>
      <w:r>
        <w:rPr>
          <w:rStyle w:val="HTMLCode"/>
          <w:color w:val="000000"/>
        </w:rPr>
        <w:t>  SUBTYPE OF (</w:t>
      </w:r>
      <w:hyperlink r:id="rId86" w:anchor="general_design_connectivity_mim.contact_feature" w:history="1">
        <w:r>
          <w:rPr>
            <w:rStyle w:val="Hyperlink"/>
            <w:rFonts w:ascii="Courier New" w:hAnsi="Courier New" w:cs="Courier New"/>
            <w:sz w:val="20"/>
            <w:szCs w:val="20"/>
          </w:rPr>
          <w:t>contact_feature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bookmarkStart w:id="18" w:name="general_design_connectivity_mim.transpor"/>
      <w:r>
        <w:rPr>
          <w:color w:val="000000"/>
        </w:rPr>
        <w:t>5.2.1.14 transport_feature</w:t>
      </w:r>
      <w:bookmarkEnd w:id="18"/>
      <w:r>
        <w:rPr>
          <w:color w:val="000000"/>
        </w:rPr>
        <w:t>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lastRenderedPageBreak/>
        <w:t>A </w:t>
      </w:r>
      <w:r>
        <w:rPr>
          <w:b/>
          <w:bCs/>
          <w:color w:val="000000"/>
          <w:sz w:val="27"/>
          <w:szCs w:val="27"/>
        </w:rPr>
        <w:t>transport_feature</w:t>
      </w:r>
      <w:r>
        <w:rPr>
          <w:color w:val="000000"/>
          <w:sz w:val="27"/>
          <w:szCs w:val="27"/>
        </w:rPr>
        <w:t> is a type of </w:t>
      </w:r>
      <w:hyperlink r:id="rId87" w:anchor="product_property_definition_schema.shape_aspect" w:history="1">
        <w:r>
          <w:rPr>
            <w:rStyle w:val="Hyperlink"/>
            <w:b/>
            <w:bCs/>
            <w:sz w:val="27"/>
            <w:szCs w:val="27"/>
          </w:rPr>
          <w:t>shape_aspect</w:t>
        </w:r>
      </w:hyperlink>
      <w:r>
        <w:rPr>
          <w:color w:val="000000"/>
          <w:sz w:val="27"/>
          <w:szCs w:val="27"/>
        </w:rPr>
        <w:t> that implements the ARM concept of </w:t>
      </w:r>
      <w:hyperlink r:id="rId88" w:anchor="general_design_connectivity_arm.occurrence_transport_feature" w:history="1">
        <w:r>
          <w:rPr>
            <w:rStyle w:val="Hyperlink"/>
            <w:b/>
            <w:bCs/>
            <w:sz w:val="27"/>
            <w:szCs w:val="27"/>
          </w:rPr>
          <w:t>Occurrence_transport_feature</w:t>
        </w:r>
      </w:hyperlink>
      <w:r>
        <w:rPr>
          <w:color w:val="000000"/>
          <w:sz w:val="27"/>
          <w:szCs w:val="27"/>
        </w:rPr>
        <w:t> and </w:t>
      </w:r>
      <w:hyperlink r:id="rId89" w:anchor="general_design_connectivity_arm.part_transport_feature" w:history="1">
        <w:r>
          <w:rPr>
            <w:rStyle w:val="Hyperlink"/>
            <w:b/>
            <w:bCs/>
            <w:sz w:val="27"/>
            <w:szCs w:val="27"/>
          </w:rPr>
          <w:t>Part_transport_feature</w:t>
        </w:r>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transport_feature</w:t>
      </w:r>
      <w:r>
        <w:rPr>
          <w:rFonts w:ascii="Courier New" w:hAnsi="Courier New" w:cs="Courier New"/>
          <w:color w:val="000000"/>
          <w:sz w:val="20"/>
          <w:szCs w:val="20"/>
        </w:rPr>
        <w:br/>
      </w:r>
      <w:r>
        <w:rPr>
          <w:rStyle w:val="HTMLCode"/>
          <w:color w:val="000000"/>
        </w:rPr>
        <w:t>  SUBTYPE OF (</w:t>
      </w:r>
      <w:hyperlink r:id="rId90"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bookmarkStart w:id="19" w:name="subtype_constraints"/>
      <w:r>
        <w:rPr>
          <w:color w:val="000000"/>
        </w:rPr>
        <w:t>5.2.2 MIM subtype constraint definitions</w:t>
      </w:r>
      <w:bookmarkEnd w:id="19"/>
    </w:p>
    <w:p w:rsidR="006C666F" w:rsidRDefault="006C666F" w:rsidP="006C666F">
      <w:pPr>
        <w:pStyle w:val="NormalWeb"/>
        <w:rPr>
          <w:color w:val="000000"/>
          <w:sz w:val="27"/>
          <w:szCs w:val="27"/>
        </w:rPr>
      </w:pPr>
      <w:r>
        <w:rPr>
          <w:color w:val="000000"/>
          <w:sz w:val="27"/>
          <w:szCs w:val="27"/>
        </w:rPr>
        <w:t>This subclause specifies the MIM subtype constraints for this module. Each subtype constraint places constraints on the possible super-type / subtype instantiations. The MIM subtype constraints and definitions are specified below.</w:t>
      </w:r>
    </w:p>
    <w:p w:rsidR="006C666F" w:rsidRDefault="006C666F" w:rsidP="006C666F">
      <w:pPr>
        <w:pStyle w:val="Heading2"/>
        <w:rPr>
          <w:color w:val="000000"/>
        </w:rPr>
      </w:pPr>
      <w:r>
        <w:rPr>
          <w:color w:val="000000"/>
        </w:rPr>
        <w:t>5.2.2.1 gdc_shape_aspect_subtypes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pPr>
        <w:pStyle w:val="NormalWeb"/>
        <w:rPr>
          <w:color w:val="000000"/>
          <w:sz w:val="27"/>
          <w:szCs w:val="27"/>
        </w:rPr>
      </w:pPr>
      <w:r>
        <w:rPr>
          <w:color w:val="000000"/>
          <w:sz w:val="27"/>
          <w:szCs w:val="27"/>
        </w:rPr>
        <w:t>The </w:t>
      </w:r>
      <w:r>
        <w:rPr>
          <w:b/>
          <w:bCs/>
          <w:color w:val="000000"/>
          <w:sz w:val="27"/>
          <w:szCs w:val="27"/>
        </w:rPr>
        <w:t>gdc_shape_aspect_subtypes</w:t>
      </w:r>
      <w:r>
        <w:rPr>
          <w:color w:val="000000"/>
          <w:sz w:val="27"/>
          <w:szCs w:val="27"/>
        </w:rPr>
        <w:t> constraint specifies a constraint that applies to instances of </w:t>
      </w:r>
      <w:hyperlink r:id="rId91" w:anchor="product_property_definition_schema.shape_aspect" w:history="1">
        <w:r>
          <w:rPr>
            <w:rStyle w:val="Hyperlink"/>
            <w:b/>
            <w:bCs/>
            <w:sz w:val="27"/>
            <w:szCs w:val="27"/>
          </w:rPr>
          <w:t>shape_aspect</w:t>
        </w:r>
      </w:hyperlink>
      <w:r>
        <w:rPr>
          <w:color w:val="000000"/>
          <w:sz w:val="27"/>
          <w:szCs w:val="27"/>
        </w:rPr>
        <w:t> and enforces the rule that its subtypes</w:t>
      </w:r>
      <w:hyperlink r:id="rId92" w:anchor="general_design_connectivity_mim.assembly_shape_constraint" w:history="1">
        <w:r>
          <w:rPr>
            <w:rStyle w:val="Hyperlink"/>
            <w:sz w:val="27"/>
            <w:szCs w:val="27"/>
          </w:rPr>
          <w:t>assembly_shape_constraint</w:t>
        </w:r>
      </w:hyperlink>
      <w:r>
        <w:rPr>
          <w:color w:val="000000"/>
          <w:sz w:val="27"/>
          <w:szCs w:val="27"/>
        </w:rPr>
        <w:t>, </w:t>
      </w:r>
      <w:hyperlink r:id="rId93" w:anchor="general_design_connectivity_mim.assembly_shape_joint" w:history="1">
        <w:r>
          <w:rPr>
            <w:rStyle w:val="Hyperlink"/>
            <w:sz w:val="27"/>
            <w:szCs w:val="27"/>
          </w:rPr>
          <w:t>assembly_shape_joint</w:t>
        </w:r>
      </w:hyperlink>
      <w:r>
        <w:rPr>
          <w:color w:val="000000"/>
          <w:sz w:val="27"/>
          <w:szCs w:val="27"/>
        </w:rPr>
        <w:t>, </w:t>
      </w:r>
      <w:hyperlink r:id="rId94" w:anchor="general_design_connectivity_mim.connectivity_definition" w:history="1">
        <w:r>
          <w:rPr>
            <w:rStyle w:val="Hyperlink"/>
            <w:sz w:val="27"/>
            <w:szCs w:val="27"/>
          </w:rPr>
          <w:t>connectivity_definition</w:t>
        </w:r>
      </w:hyperlink>
      <w:r>
        <w:rPr>
          <w:color w:val="000000"/>
          <w:sz w:val="27"/>
          <w:szCs w:val="27"/>
        </w:rPr>
        <w:t>, </w:t>
      </w:r>
      <w:hyperlink r:id="rId95" w:anchor="general_design_connectivity_mim.contact_feature" w:history="1">
        <w:r>
          <w:rPr>
            <w:rStyle w:val="Hyperlink"/>
            <w:sz w:val="27"/>
            <w:szCs w:val="27"/>
          </w:rPr>
          <w:t>contact_feature</w:t>
        </w:r>
      </w:hyperlink>
      <w:r>
        <w:rPr>
          <w:color w:val="000000"/>
          <w:sz w:val="27"/>
          <w:szCs w:val="27"/>
        </w:rPr>
        <w:t> and </w:t>
      </w:r>
      <w:hyperlink r:id="rId96" w:anchor="general_design_connectivity_mim.transport_feature" w:history="1">
        <w:r>
          <w:rPr>
            <w:rStyle w:val="Hyperlink"/>
            <w:sz w:val="27"/>
            <w:szCs w:val="27"/>
          </w:rPr>
          <w:t>transport_feature</w:t>
        </w:r>
      </w:hyperlink>
      <w:r>
        <w:rPr>
          <w:color w:val="000000"/>
          <w:sz w:val="27"/>
          <w:szCs w:val="27"/>
        </w:rPr>
        <w:t> are exclusive.</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SUBTYPE_CONSTRAINT gdc_shape_aspect_subtypes FOR </w:t>
      </w:r>
      <w:hyperlink r:id="rId97"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98" w:anchor="general_design_connectivity_mim.assembly_shape_constraint" w:history="1">
        <w:r>
          <w:rPr>
            <w:rStyle w:val="Hyperlink"/>
            <w:rFonts w:ascii="Courier New" w:hAnsi="Courier New" w:cs="Courier New"/>
            <w:sz w:val="20"/>
            <w:szCs w:val="20"/>
          </w:rPr>
          <w:t>assembly_shape_constraint</w:t>
        </w:r>
      </w:hyperlink>
      <w:r>
        <w:rPr>
          <w:rStyle w:val="HTMLCode"/>
          <w:color w:val="000000"/>
        </w:rPr>
        <w:t>,</w:t>
      </w:r>
      <w:r>
        <w:rPr>
          <w:rFonts w:ascii="Courier New" w:hAnsi="Courier New" w:cs="Courier New"/>
          <w:color w:val="000000"/>
          <w:sz w:val="20"/>
          <w:szCs w:val="20"/>
        </w:rPr>
        <w:br/>
      </w:r>
      <w:r>
        <w:rPr>
          <w:rStyle w:val="HTMLCode"/>
          <w:color w:val="000000"/>
        </w:rPr>
        <w:t>         </w:t>
      </w:r>
      <w:hyperlink r:id="rId99" w:anchor="general_design_connectivity_mim.assembly_shape_joint" w:history="1">
        <w:r>
          <w:rPr>
            <w:rStyle w:val="Hyperlink"/>
            <w:rFonts w:ascii="Courier New" w:hAnsi="Courier New" w:cs="Courier New"/>
            <w:sz w:val="20"/>
            <w:szCs w:val="20"/>
          </w:rPr>
          <w:t>assembly_shape_joint</w:t>
        </w:r>
      </w:hyperlink>
      <w:r>
        <w:rPr>
          <w:rStyle w:val="HTMLCode"/>
          <w:color w:val="000000"/>
        </w:rPr>
        <w:t>,</w:t>
      </w:r>
      <w:r>
        <w:rPr>
          <w:rFonts w:ascii="Courier New" w:hAnsi="Courier New" w:cs="Courier New"/>
          <w:color w:val="000000"/>
          <w:sz w:val="20"/>
          <w:szCs w:val="20"/>
        </w:rPr>
        <w:br/>
      </w:r>
      <w:r>
        <w:rPr>
          <w:rStyle w:val="HTMLCode"/>
          <w:color w:val="000000"/>
        </w:rPr>
        <w:t>         </w:t>
      </w:r>
      <w:hyperlink r:id="rId100" w:anchor="general_design_connectivity_mim.connectivity_definition" w:history="1">
        <w:r>
          <w:rPr>
            <w:rStyle w:val="Hyperlink"/>
            <w:rFonts w:ascii="Courier New" w:hAnsi="Courier New" w:cs="Courier New"/>
            <w:sz w:val="20"/>
            <w:szCs w:val="20"/>
          </w:rPr>
          <w:t>connectivity_definition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101" w:anchor="general_design_connectivity_mim.contact_feature" w:history="1">
        <w:r>
          <w:rPr>
            <w:rStyle w:val="Hyperlink"/>
            <w:rFonts w:ascii="Courier New" w:hAnsi="Courier New" w:cs="Courier New"/>
            <w:sz w:val="20"/>
            <w:szCs w:val="20"/>
          </w:rPr>
          <w:t>contact_feature</w:t>
        </w:r>
      </w:hyperlink>
      <w:r>
        <w:rPr>
          <w:rStyle w:val="HTMLCode"/>
          <w:color w:val="000000"/>
        </w:rPr>
        <w:t>,</w:t>
      </w:r>
      <w:r>
        <w:rPr>
          <w:rFonts w:ascii="Courier New" w:hAnsi="Courier New" w:cs="Courier New"/>
          <w:color w:val="000000"/>
          <w:sz w:val="20"/>
          <w:szCs w:val="20"/>
        </w:rPr>
        <w:br/>
      </w:r>
      <w:r>
        <w:rPr>
          <w:rStyle w:val="HTMLCode"/>
          <w:color w:val="000000"/>
        </w:rPr>
        <w:t>         </w:t>
      </w:r>
      <w:hyperlink r:id="rId102" w:anchor="general_design_connectivity_mim.transport_feature" w:history="1">
        <w:r>
          <w:rPr>
            <w:rStyle w:val="Hyperlink"/>
            <w:rFonts w:ascii="Courier New" w:hAnsi="Courier New" w:cs="Courier New"/>
            <w:sz w:val="20"/>
            <w:szCs w:val="20"/>
          </w:rPr>
          <w:t>transport_feature</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5.2.2.2 gdc_shape_aspect_relationship_subtypes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pPr>
        <w:pStyle w:val="NormalWeb"/>
        <w:rPr>
          <w:color w:val="000000"/>
          <w:sz w:val="27"/>
          <w:szCs w:val="27"/>
        </w:rPr>
      </w:pPr>
      <w:r>
        <w:rPr>
          <w:color w:val="000000"/>
          <w:sz w:val="27"/>
          <w:szCs w:val="27"/>
        </w:rPr>
        <w:lastRenderedPageBreak/>
        <w:t>The </w:t>
      </w:r>
      <w:r>
        <w:rPr>
          <w:b/>
          <w:bCs/>
          <w:color w:val="000000"/>
          <w:sz w:val="27"/>
          <w:szCs w:val="27"/>
        </w:rPr>
        <w:t>gdc_shape_aspect_relationship_subtypes</w:t>
      </w:r>
      <w:r>
        <w:rPr>
          <w:color w:val="000000"/>
          <w:sz w:val="27"/>
          <w:szCs w:val="27"/>
        </w:rPr>
        <w:t> constraint specifies a constraint that applies to instances of </w:t>
      </w:r>
      <w:hyperlink r:id="rId103" w:anchor="product_property_definition_schema.shape_aspect_relationship" w:history="1">
        <w:r>
          <w:rPr>
            <w:rStyle w:val="Hyperlink"/>
            <w:b/>
            <w:bCs/>
            <w:sz w:val="27"/>
            <w:szCs w:val="27"/>
          </w:rPr>
          <w:t>shape_aspect_relationship</w:t>
        </w:r>
      </w:hyperlink>
      <w:r>
        <w:rPr>
          <w:color w:val="000000"/>
          <w:sz w:val="27"/>
          <w:szCs w:val="27"/>
        </w:rPr>
        <w:t> and enforces the rule that its subtypes </w:t>
      </w:r>
      <w:hyperlink r:id="rId104" w:anchor="general_design_connectivity_mim.assembly_shape_joint_item_relationship" w:history="1">
        <w:r>
          <w:rPr>
            <w:rStyle w:val="Hyperlink"/>
            <w:sz w:val="27"/>
            <w:szCs w:val="27"/>
          </w:rPr>
          <w:t>assembly_shape_joint_item_relationship</w:t>
        </w:r>
      </w:hyperlink>
      <w:r>
        <w:rPr>
          <w:color w:val="000000"/>
          <w:sz w:val="27"/>
          <w:szCs w:val="27"/>
        </w:rPr>
        <w:t>, </w:t>
      </w:r>
      <w:hyperlink r:id="rId105" w:anchor="general_design_connectivity_mim.assembly_shape_constraint_item_relationship" w:history="1">
        <w:r>
          <w:rPr>
            <w:rStyle w:val="Hyperlink"/>
            <w:sz w:val="27"/>
            <w:szCs w:val="27"/>
          </w:rPr>
          <w:t>assembly_shape_constraint_item_relationship</w:t>
        </w:r>
      </w:hyperlink>
      <w:r>
        <w:rPr>
          <w:color w:val="000000"/>
          <w:sz w:val="27"/>
          <w:szCs w:val="27"/>
        </w:rPr>
        <w:t>, </w:t>
      </w:r>
      <w:hyperlink r:id="rId106" w:anchor="general_design_connectivity_mim.connectivity_definition_item_relationship" w:history="1">
        <w:r>
          <w:rPr>
            <w:rStyle w:val="Hyperlink"/>
            <w:sz w:val="27"/>
            <w:szCs w:val="27"/>
          </w:rPr>
          <w:t>connectivity_definition_item_relationship</w:t>
        </w:r>
      </w:hyperlink>
      <w:r>
        <w:rPr>
          <w:color w:val="000000"/>
          <w:sz w:val="27"/>
          <w:szCs w:val="27"/>
        </w:rPr>
        <w:t> and </w:t>
      </w:r>
      <w:hyperlink r:id="rId107" w:anchor="general_design_connectivity_mim.shape_feature_fit_relationship" w:history="1">
        <w:r>
          <w:rPr>
            <w:rStyle w:val="Hyperlink"/>
            <w:sz w:val="27"/>
            <w:szCs w:val="27"/>
          </w:rPr>
          <w:t>shape_feature_fit_relationship</w:t>
        </w:r>
      </w:hyperlink>
      <w:r>
        <w:rPr>
          <w:color w:val="000000"/>
          <w:sz w:val="27"/>
          <w:szCs w:val="27"/>
        </w:rPr>
        <w:t> are exclusive.</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bookmarkStart w:id="20" w:name="general_design_connectivity_mim.gdc_shap"/>
      <w:r>
        <w:rPr>
          <w:rStyle w:val="HTMLCode"/>
          <w:color w:val="000000"/>
        </w:rPr>
        <w:t>SUBTYPE_CONSTRAINT gdc_shape_aspect_relationship_subtypes</w:t>
      </w:r>
      <w:bookmarkEnd w:id="20"/>
      <w:r>
        <w:rPr>
          <w:rStyle w:val="HTMLCode"/>
          <w:color w:val="000000"/>
        </w:rPr>
        <w:t> FOR </w:t>
      </w:r>
      <w:hyperlink r:id="rId108"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109" w:anchor="general_design_connectivity_mim.assembly_shape_joint_item_relationship" w:history="1">
        <w:r>
          <w:rPr>
            <w:rStyle w:val="Hyperlink"/>
            <w:rFonts w:ascii="Courier New" w:hAnsi="Courier New" w:cs="Courier New"/>
            <w:sz w:val="20"/>
            <w:szCs w:val="20"/>
          </w:rPr>
          <w:t>assembly_shape_joint_item_relationship</w:t>
        </w:r>
      </w:hyperlink>
      <w:r>
        <w:rPr>
          <w:rStyle w:val="HTMLCode"/>
          <w:color w:val="000000"/>
        </w:rPr>
        <w:t>,</w:t>
      </w:r>
      <w:r>
        <w:rPr>
          <w:rFonts w:ascii="Courier New" w:hAnsi="Courier New" w:cs="Courier New"/>
          <w:color w:val="000000"/>
          <w:sz w:val="20"/>
          <w:szCs w:val="20"/>
        </w:rPr>
        <w:br/>
      </w:r>
      <w:r>
        <w:rPr>
          <w:rStyle w:val="HTMLCode"/>
          <w:color w:val="000000"/>
        </w:rPr>
        <w:t>         </w:t>
      </w:r>
      <w:hyperlink r:id="rId110" w:anchor="general_design_connectivity_mim.assembly_shape_constraint_item_relationship" w:history="1">
        <w:r>
          <w:rPr>
            <w:rStyle w:val="Hyperlink"/>
            <w:rFonts w:ascii="Courier New" w:hAnsi="Courier New" w:cs="Courier New"/>
            <w:sz w:val="20"/>
            <w:szCs w:val="20"/>
          </w:rPr>
          <w:t>assembly_shape_constraint_item_relationship</w:t>
        </w:r>
      </w:hyperlink>
      <w:r>
        <w:rPr>
          <w:rStyle w:val="HTMLCode"/>
          <w:color w:val="000000"/>
        </w:rPr>
        <w:t>,</w:t>
      </w:r>
      <w:r>
        <w:rPr>
          <w:rFonts w:ascii="Courier New" w:hAnsi="Courier New" w:cs="Courier New"/>
          <w:color w:val="000000"/>
          <w:sz w:val="20"/>
          <w:szCs w:val="20"/>
        </w:rPr>
        <w:br/>
      </w:r>
      <w:r>
        <w:rPr>
          <w:rStyle w:val="HTMLCode"/>
          <w:color w:val="000000"/>
        </w:rPr>
        <w:t>         </w:t>
      </w:r>
      <w:hyperlink r:id="rId111" w:anchor="general_design_connectivity_mim.connectivity_definition_item_relationship" w:history="1">
        <w:r>
          <w:rPr>
            <w:rStyle w:val="Hyperlink"/>
            <w:rFonts w:ascii="Courier New" w:hAnsi="Courier New" w:cs="Courier New"/>
            <w:sz w:val="20"/>
            <w:szCs w:val="20"/>
          </w:rPr>
          <w:t>connectivity_definition_item_relationship</w:t>
        </w:r>
      </w:hyperlink>
      <w:r>
        <w:rPr>
          <w:rStyle w:val="HTMLCode"/>
          <w:color w:val="000000"/>
        </w:rPr>
        <w:t>,</w:t>
      </w:r>
      <w:r>
        <w:rPr>
          <w:rFonts w:ascii="Courier New" w:hAnsi="Courier New" w:cs="Courier New"/>
          <w:color w:val="000000"/>
          <w:sz w:val="20"/>
          <w:szCs w:val="20"/>
        </w:rPr>
        <w:br/>
      </w:r>
      <w:r>
        <w:rPr>
          <w:rStyle w:val="HTMLCode"/>
          <w:color w:val="000000"/>
        </w:rPr>
        <w:t>         </w:t>
      </w:r>
      <w:hyperlink r:id="rId112" w:anchor="general_design_connectivity_mim.shape_feature_fit_relationship" w:history="1">
        <w:r>
          <w:rPr>
            <w:rStyle w:val="Hyperlink"/>
            <w:rFonts w:ascii="Courier New" w:hAnsi="Courier New" w:cs="Courier New"/>
            <w:sz w:val="20"/>
            <w:szCs w:val="20"/>
          </w:rPr>
          <w:t>shape_feature_fit_relationship</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6C666F" w:rsidRDefault="006C666F" w:rsidP="006C666F">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General_design_connectivity_mim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6C666F" w:rsidRDefault="006C666F" w:rsidP="006C666F">
      <w:pPr>
        <w:pStyle w:val="NormalWeb"/>
        <w:rPr>
          <w:color w:val="000000"/>
          <w:sz w:val="27"/>
          <w:szCs w:val="27"/>
        </w:rPr>
      </w:pPr>
      <w:r>
        <w:rPr>
          <w:color w:val="000000"/>
          <w:sz w:val="27"/>
          <w:szCs w:val="27"/>
        </w:rPr>
        <w:t>© ISO 2019 — All rights reserved</w:t>
      </w:r>
    </w:p>
    <w:p w:rsidR="004B0747" w:rsidRPr="006C666F" w:rsidRDefault="004B0747" w:rsidP="006C666F"/>
    <w:sectPr w:rsidR="004B0747" w:rsidRPr="006C666F" w:rsidSect="006C666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6104B"/>
    <w:multiLevelType w:val="multilevel"/>
    <w:tmpl w:val="9F1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10"/>
  </w:num>
  <w:num w:numId="5">
    <w:abstractNumId w:val="11"/>
  </w:num>
  <w:num w:numId="6">
    <w:abstractNumId w:val="1"/>
  </w:num>
  <w:num w:numId="7">
    <w:abstractNumId w:val="8"/>
  </w:num>
  <w:num w:numId="8">
    <w:abstractNumId w:val="5"/>
  </w:num>
  <w:num w:numId="9">
    <w:abstractNumId w:val="6"/>
  </w:num>
  <w:num w:numId="10">
    <w:abstractNumId w:val="0"/>
  </w:num>
  <w:num w:numId="11">
    <w:abstractNumId w:val="4"/>
  </w:num>
  <w:num w:numId="12">
    <w:abstractNumId w:val="9"/>
  </w:num>
  <w:num w:numId="1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1047C2"/>
    <w:rsid w:val="0025162F"/>
    <w:rsid w:val="004A0CED"/>
    <w:rsid w:val="004B0747"/>
    <w:rsid w:val="006C666F"/>
    <w:rsid w:val="007D5C51"/>
    <w:rsid w:val="008134E3"/>
    <w:rsid w:val="008461C1"/>
    <w:rsid w:val="00867951"/>
    <w:rsid w:val="008A6D26"/>
    <w:rsid w:val="00903347"/>
    <w:rsid w:val="009C618B"/>
    <w:rsid w:val="00AF260F"/>
    <w:rsid w:val="00B14CC8"/>
    <w:rsid w:val="00B853D3"/>
    <w:rsid w:val="00C163C3"/>
    <w:rsid w:val="00DE3BB2"/>
    <w:rsid w:val="00E11F95"/>
    <w:rsid w:val="00E46EBC"/>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3D2E"/>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Revision">
    <w:name w:val="Revision"/>
    <w:hidden/>
    <w:uiPriority w:val="99"/>
    <w:semiHidden/>
    <w:rsid w:val="00E11F95"/>
    <w:pPr>
      <w:spacing w:after="0" w:line="240" w:lineRule="auto"/>
    </w:pPr>
    <w:rPr>
      <w:lang w:val="en-GB"/>
    </w:rPr>
  </w:style>
  <w:style w:type="paragraph" w:styleId="BalloonText">
    <w:name w:val="Balloon Text"/>
    <w:basedOn w:val="Normal"/>
    <w:link w:val="BalloonTextChar"/>
    <w:uiPriority w:val="99"/>
    <w:semiHidden/>
    <w:unhideWhenUsed/>
    <w:rsid w:val="00E11F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95"/>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787272">
      <w:bodyDiv w:val="1"/>
      <w:marLeft w:val="0"/>
      <w:marRight w:val="0"/>
      <w:marTop w:val="0"/>
      <w:marBottom w:val="0"/>
      <w:divBdr>
        <w:top w:val="none" w:sz="0" w:space="0" w:color="auto"/>
        <w:left w:val="none" w:sz="0" w:space="0" w:color="auto"/>
        <w:bottom w:val="none" w:sz="0" w:space="0" w:color="auto"/>
        <w:right w:val="none" w:sz="0" w:space="0" w:color="auto"/>
      </w:divBdr>
      <w:divsChild>
        <w:div w:id="1758355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resources\product_property_definition_schema\product_property_definition_schema.htm" TargetMode="External"/><Relationship Id="rId21" Type="http://schemas.openxmlformats.org/officeDocument/2006/relationships/hyperlink" Target="file:///C:\Users\bus4005\Downloads\CR_FDIS_3_20190311_draft\CR_FDIS_3\part1000\data\resources\product_property_definition_schema\product_property_definition_schema.htm" TargetMode="External"/><Relationship Id="rId42" Type="http://schemas.openxmlformats.org/officeDocument/2006/relationships/hyperlink" Target="file:///C:\Users\bus4005\Downloads\CR_FDIS_3_20190311_draft\CR_FDIS_3\part1000\data\modules\general_design_connectivity\sys\5_mim.htm" TargetMode="External"/><Relationship Id="rId47" Type="http://schemas.openxmlformats.org/officeDocument/2006/relationships/hyperlink" Target="file:///C:\Users\bus4005\Downloads\CR_FDIS_3_20190311_draft\CR_FDIS_3\part1000\data\modules\shape_feature\sys\5_mim.htm" TargetMode="External"/><Relationship Id="rId63" Type="http://schemas.openxmlformats.org/officeDocument/2006/relationships/hyperlink" Target="file:///C:\Users\bus4005\Downloads\CR_FDIS_3_20190311_draft\CR_FDIS_3\part1000\data\modules\general_design_connectivity\sys\5_mim.htm" TargetMode="External"/><Relationship Id="rId68" Type="http://schemas.openxmlformats.org/officeDocument/2006/relationships/hyperlink" Target="file:///C:\Users\bus4005\Downloads\CR_FDIS_3_20190311_draft\CR_FDIS_3\part1000\data\modules\general_design_connectivity\sys\5_mim.htm" TargetMode="External"/><Relationship Id="rId84" Type="http://schemas.openxmlformats.org/officeDocument/2006/relationships/hyperlink" Target="file:///C:\Users\bus4005\Downloads\CR_FDIS_3_20190311_draft\CR_FDIS_3\part1000\data\modules\general_design_connectivity\sys\4_info_reqs.htm" TargetMode="External"/><Relationship Id="rId89" Type="http://schemas.openxmlformats.org/officeDocument/2006/relationships/hyperlink" Target="file:///C:\Users\bus4005\Downloads\CR_FDIS_3_20190311_draft\CR_FDIS_3\part1000\data\modules\general_design_connectivity\sys\4_info_reqs.htm" TargetMode="External"/><Relationship Id="rId112" Type="http://schemas.openxmlformats.org/officeDocument/2006/relationships/hyperlink" Target="file:///C:\Users\bus4005\Downloads\CR_FDIS_3_20190311_draft\CR_FDIS_3\part1000\data\modules\general_design_connectivity\sys\5_mim.htm" TargetMode="External"/><Relationship Id="rId16" Type="http://schemas.openxmlformats.org/officeDocument/2006/relationships/hyperlink" Target="file:///C:\Users\bus4005\Downloads\CR_FDIS_3_20190311_draft\CR_FDIS_3\part1000\data\modules\general_design_connectivity\sys\4_info_reqs.htm" TargetMode="External"/><Relationship Id="rId107" Type="http://schemas.openxmlformats.org/officeDocument/2006/relationships/hyperlink" Target="file:///C:\Users\bus4005\Downloads\CR_FDIS_3_20190311_draft\CR_FDIS_3\part1000\data\modules\general_design_connectivity\sys\5_mim.htm" TargetMode="External"/><Relationship Id="rId11" Type="http://schemas.openxmlformats.org/officeDocument/2006/relationships/hyperlink" Target="file:///C:\Users\bus4005\Downloads\CR_FDIS_3_20190311_draft\CR_FDIS_3\part1000\data\modules\general_design_connectivity\sys\d_mim_expg.htm" TargetMode="External"/><Relationship Id="rId24" Type="http://schemas.openxmlformats.org/officeDocument/2006/relationships/hyperlink" Target="file:///C:\Users\bus4005\Downloads\CR_FDIS_3_20190311_draft\CR_FDIS_3\part1000\data\resource_docs\fundamentals_of_product_description_and_support\sys\22_schema.htm" TargetMode="External"/><Relationship Id="rId32" Type="http://schemas.openxmlformats.org/officeDocument/2006/relationships/hyperlink" Target="file:///C:\Users\bus4005\Downloads\CR_FDIS_3_20190311_draft\CR_FDIS_3\part1000\data\modules\general_design_connectivity\sys\5_mim.htm" TargetMode="External"/><Relationship Id="rId37" Type="http://schemas.openxmlformats.org/officeDocument/2006/relationships/hyperlink" Target="file:///C:\Users\bus4005\Downloads\CR_FDIS_3_20190311_draft\CR_FDIS_3\part1000\data\modules\general_design_connectivity\sys\4_info_reqs.htm" TargetMode="External"/><Relationship Id="rId40" Type="http://schemas.openxmlformats.org/officeDocument/2006/relationships/hyperlink" Target="file:///C:\Users\bus4005\Downloads\CR_FDIS_3_20190311_draft\CR_FDIS_3\part1000\data\resources\product_property_definition_schema\product_property_definition_schema.htm" TargetMode="External"/><Relationship Id="rId45" Type="http://schemas.openxmlformats.org/officeDocument/2006/relationships/hyperlink" Target="file:///C:\Users\bus4005\Downloads\CR_FDIS_3_20190311_draft\CR_FDIS_3\part1000\data\modules\general_design_connectivity\sys\4_info_reqs.htm" TargetMode="External"/><Relationship Id="rId53" Type="http://schemas.openxmlformats.org/officeDocument/2006/relationships/hyperlink" Target="file:///C:\Users\bus4005\Downloads\CR_FDIS_3_20190311_draft\CR_FDIS_3\part1000\data\resources\product_property_definition_schema\product_property_definition_schema.htm" TargetMode="External"/><Relationship Id="rId58" Type="http://schemas.openxmlformats.org/officeDocument/2006/relationships/hyperlink" Target="file:///C:\Users\bus4005\Downloads\CR_FDIS_3_20190311_draft\CR_FDIS_3\part1000\data\modules\general_design_connectivity\sys\5_mim.htm" TargetMode="External"/><Relationship Id="rId66" Type="http://schemas.openxmlformats.org/officeDocument/2006/relationships/hyperlink" Target="file:///C:\Users\bus4005\Downloads\CR_FDIS_3_20190311_draft\CR_FDIS_3\part1000\data\modules\general_design_connectivity\sys\5_mim.htm" TargetMode="External"/><Relationship Id="rId74" Type="http://schemas.openxmlformats.org/officeDocument/2006/relationships/hyperlink" Target="file:///C:\Users\bus4005\Downloads\CR_FDIS_3_20190311_draft\CR_FDIS_3\part1000\data\resources\product_property_definition_schema\product_property_definition_schema.htm" TargetMode="External"/><Relationship Id="rId79" Type="http://schemas.openxmlformats.org/officeDocument/2006/relationships/hyperlink" Target="file:///C:\Users\bus4005\Downloads\CR_FDIS_3_20190311_draft\CR_FDIS_3\part1000\data\resource_docs\fundamentals_of_product_description_and_support\sys\22_schema.htm" TargetMode="External"/><Relationship Id="rId87" Type="http://schemas.openxmlformats.org/officeDocument/2006/relationships/hyperlink" Target="file:///C:\Users\bus4005\Downloads\CR_FDIS_3_20190311_draft\CR_FDIS_3\part1000\data\resource_docs\fundamentals_of_product_description_and_support\sys\22_schema.htm" TargetMode="External"/><Relationship Id="rId102" Type="http://schemas.openxmlformats.org/officeDocument/2006/relationships/hyperlink" Target="file:///C:\Users\bus4005\Downloads\CR_FDIS_3_20190311_draft\CR_FDIS_3\part1000\data\modules\general_design_connectivity\sys\5_mim.htm" TargetMode="External"/><Relationship Id="rId110" Type="http://schemas.openxmlformats.org/officeDocument/2006/relationships/hyperlink" Target="file:///C:\Users\bus4005\Downloads\CR_FDIS_3_20190311_draft\CR_FDIS_3\part1000\data\modules\general_design_connectivity\sys\5_mim.htm"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file:///C:\Users\bus4005\Downloads\CR_FDIS_3_20190311_draft\CR_FDIS_3\part1000\data\modules\general_design_connectivity\sys\5_mim.htm" TargetMode="External"/><Relationship Id="rId82" Type="http://schemas.openxmlformats.org/officeDocument/2006/relationships/hyperlink" Target="file:///C:\Users\bus4005\Downloads\CR_FDIS_3_20190311_draft\CR_FDIS_3\part1000\data\resource_docs\fundamentals_of_product_description_and_support\sys\22_schema.htm" TargetMode="External"/><Relationship Id="rId90" Type="http://schemas.openxmlformats.org/officeDocument/2006/relationships/hyperlink" Target="file:///C:\Users\bus4005\Downloads\CR_FDIS_3_20190311_draft\CR_FDIS_3\part1000\data\resources\product_property_definition_schema\product_property_definition_schema.htm" TargetMode="External"/><Relationship Id="rId95" Type="http://schemas.openxmlformats.org/officeDocument/2006/relationships/hyperlink" Target="file:///C:\Users\bus4005\Downloads\CR_FDIS_3_20190311_draft\CR_FDIS_3\part1000\data\modules\general_design_connectivity\sys\5_mim.htm" TargetMode="External"/><Relationship Id="rId19" Type="http://schemas.openxmlformats.org/officeDocument/2006/relationships/hyperlink" Target="file:///C:\Users\bus4005\Downloads\CR_FDIS_3_20190311_draft\CR_FDIS_3\part1000\data\modules\general_design_connectivity\sys\4_info_reqs.htm" TargetMode="External"/><Relationship Id="rId14" Type="http://schemas.openxmlformats.org/officeDocument/2006/relationships/image" Target="media/image1.gif"/><Relationship Id="rId22" Type="http://schemas.openxmlformats.org/officeDocument/2006/relationships/hyperlink" Target="file:///C:\Users\bus4005\Downloads\CR_FDIS_3_20190311_draft\CR_FDIS_3\part1000\data\modules\general_design_connectivity\sys\5_mim.htm" TargetMode="External"/><Relationship Id="rId27" Type="http://schemas.openxmlformats.org/officeDocument/2006/relationships/hyperlink" Target="file:///C:\Users\bus4005\Downloads\CR_FDIS_3_20190311_draft\CR_FDIS_3\part1000\data\resource_docs\fundamentals_of_product_description_and_support\sys\22_schema.htm" TargetMode="External"/><Relationship Id="rId30" Type="http://schemas.openxmlformats.org/officeDocument/2006/relationships/hyperlink" Target="file:///C:\Users\bus4005\Downloads\CR_FDIS_3_20190311_draft\CR_FDIS_3\part1000\data\resources\product_property_definition_schema\product_property_definition_schema.htm" TargetMode="External"/><Relationship Id="rId35" Type="http://schemas.openxmlformats.org/officeDocument/2006/relationships/hyperlink" Target="file:///C:\Users\bus4005\Downloads\CR_FDIS_3_20190311_draft\CR_FDIS_3\part1000\data\resources\product_property_definition_schema\product_property_definition_schema.htm" TargetMode="External"/><Relationship Id="rId43" Type="http://schemas.openxmlformats.org/officeDocument/2006/relationships/hyperlink" Target="file:///C:\Users\bus4005\Downloads\CR_FDIS_3_20190311_draft\CR_FDIS_3\part1000\data\resource_docs\fundamentals_of_product_description_and_support\sys\22_schema.htm" TargetMode="External"/><Relationship Id="rId48" Type="http://schemas.openxmlformats.org/officeDocument/2006/relationships/hyperlink" Target="file:///C:\Users\bus4005\Downloads\CR_FDIS_3_20190311_draft\CR_FDIS_3\part1000\data\modules\general_design_connectivity\sys\4_info_reqs.htm" TargetMode="External"/><Relationship Id="rId56" Type="http://schemas.openxmlformats.org/officeDocument/2006/relationships/hyperlink" Target="file:///C:\Users\bus4005\Downloads\CR_FDIS_3_20190311_draft\CR_FDIS_3\part1000\data\modules\general_design_connectivity\sys\5_mim.htm" TargetMode="External"/><Relationship Id="rId64" Type="http://schemas.openxmlformats.org/officeDocument/2006/relationships/hyperlink" Target="file:///C:\Users\bus4005\Downloads\CR_FDIS_3_20190311_draft\CR_FDIS_3\part1000\data\resources\product_property_definition_schema\product_property_definition_schema.htm" TargetMode="External"/><Relationship Id="rId69" Type="http://schemas.openxmlformats.org/officeDocument/2006/relationships/hyperlink" Target="file:///C:\Users\bus4005\Downloads\CR_FDIS_3_20190311_draft\CR_FDIS_3\part1000\data\modules\general_design_connectivity\sys\4_info_reqs.htm" TargetMode="External"/><Relationship Id="rId77" Type="http://schemas.openxmlformats.org/officeDocument/2006/relationships/hyperlink" Target="file:///C:\Users\bus4005\Downloads\CR_FDIS_3_20190311_draft\CR_FDIS_3\part1000\data\resources\product_property_definition_schema\product_property_definition_schema.htm" TargetMode="External"/><Relationship Id="rId100" Type="http://schemas.openxmlformats.org/officeDocument/2006/relationships/hyperlink" Target="file:///C:\Users\bus4005\Downloads\CR_FDIS_3_20190311_draft\CR_FDIS_3\part1000\data\modules\general_design_connectivity\sys\5_mim.htm" TargetMode="External"/><Relationship Id="rId105" Type="http://schemas.openxmlformats.org/officeDocument/2006/relationships/hyperlink" Target="file:///C:\Users\bus4005\Downloads\CR_FDIS_3_20190311_draft\CR_FDIS_3\part1000\data\modules\general_design_connectivity\sys\5_mim.htm" TargetMode="External"/><Relationship Id="rId113" Type="http://schemas.openxmlformats.org/officeDocument/2006/relationships/fontTable" Target="fontTable.xml"/><Relationship Id="rId8" Type="http://schemas.openxmlformats.org/officeDocument/2006/relationships/hyperlink" Target="file:///C:\Users\bus4005\Downloads\CR_FDIS_3_20190311_draft\CR_FDIS_3\part1000\data\modules\item_definition_structure\sys\5_mim.htm" TargetMode="External"/><Relationship Id="rId51" Type="http://schemas.openxmlformats.org/officeDocument/2006/relationships/hyperlink" Target="file:///C:\Users\bus4005\Downloads\CR_FDIS_3_20190311_draft\CR_FDIS_3\part1000\data\modules\general_design_connectivity\sys\4_info_reqs.htm" TargetMode="External"/><Relationship Id="rId72" Type="http://schemas.openxmlformats.org/officeDocument/2006/relationships/hyperlink" Target="file:///C:\Users\bus4005\Downloads\CR_FDIS_3_20190311_draft\CR_FDIS_3\part1000\data\resource_docs\fundamentals_of_product_description_and_support\sys\22_schema.htm" TargetMode="External"/><Relationship Id="rId80" Type="http://schemas.openxmlformats.org/officeDocument/2006/relationships/hyperlink" Target="file:///C:\Users\bus4005\Downloads\CR_FDIS_3_20190311_draft\CR_FDIS_3\part1000\data\resource_docs\fundamentals_of_product_description_and_support\sys\22_schema.htm" TargetMode="External"/><Relationship Id="rId85" Type="http://schemas.openxmlformats.org/officeDocument/2006/relationships/hyperlink" Target="file:///C:\Users\bus4005\Downloads\CR_FDIS_3_20190311_draft\CR_FDIS_3\part1000\data\modules\general_design_connectivity\sys\4_info_reqs.htm" TargetMode="External"/><Relationship Id="rId93" Type="http://schemas.openxmlformats.org/officeDocument/2006/relationships/hyperlink" Target="file:///C:\Users\bus4005\Downloads\CR_FDIS_3_20190311_draft\CR_FDIS_3\part1000\data\modules\general_design_connectivity\sys\5_mim.htm" TargetMode="External"/><Relationship Id="rId98" Type="http://schemas.openxmlformats.org/officeDocument/2006/relationships/hyperlink" Target="file:///C:\Users\bus4005\Downloads\CR_FDIS_3_20190311_draft\CR_FDIS_3\part1000\data\modules\general_design_connectivity\sys\5_mim.htm" TargetMode="External"/><Relationship Id="rId3" Type="http://schemas.openxmlformats.org/officeDocument/2006/relationships/styles" Target="styles.xml"/><Relationship Id="rId12" Type="http://schemas.openxmlformats.org/officeDocument/2006/relationships/hyperlink" Target="file:///C:\Users\bus4005\Downloads\CR_FDIS_3_20190311_draft\CR_FDIS_3\part1000\data\modules\general_design_connectivity\mimexpg1.htm" TargetMode="External"/><Relationship Id="rId17" Type="http://schemas.openxmlformats.org/officeDocument/2006/relationships/hyperlink" Target="file:///C:\Users\bus4005\Downloads\CR_FDIS_3_20190311_draft\CR_FDIS_3\part1000\data\resources\product_property_definition_schema\product_property_definition_schema.htm" TargetMode="External"/><Relationship Id="rId25" Type="http://schemas.openxmlformats.org/officeDocument/2006/relationships/hyperlink" Target="file:///C:\Users\bus4005\Downloads\CR_FDIS_3_20190311_draft\CR_FDIS_3\part1000\data\modules\general_design_connectivity\sys\4_info_reqs.htm" TargetMode="External"/><Relationship Id="rId33" Type="http://schemas.openxmlformats.org/officeDocument/2006/relationships/hyperlink" Target="file:///C:\Users\bus4005\Downloads\CR_FDIS_3_20190311_draft\CR_FDIS_3\part1000\data\resource_docs\fundamentals_of_product_description_and_support\sys\22_schema.htm" TargetMode="External"/><Relationship Id="rId38" Type="http://schemas.openxmlformats.org/officeDocument/2006/relationships/hyperlink" Target="file:///C:\Users\bus4005\Downloads\CR_FDIS_3_20190311_draft\CR_FDIS_3\part1000\data\modules\general_design_connectivity\sys\4_info_reqs.htm" TargetMode="External"/><Relationship Id="rId46" Type="http://schemas.openxmlformats.org/officeDocument/2006/relationships/hyperlink" Target="file:///C:\Users\bus4005\Downloads\CR_FDIS_3_20190311_draft\CR_FDIS_3\part1000\data\resources\product_property_definition_schema\product_property_definition_schema.htm" TargetMode="External"/><Relationship Id="rId59" Type="http://schemas.openxmlformats.org/officeDocument/2006/relationships/hyperlink" Target="file:///C:\Users\bus4005\Downloads\CR_FDIS_3_20190311_draft\CR_FDIS_3\part1000\data\modules\general_design_connectivity\sys\5_mim.htm" TargetMode="External"/><Relationship Id="rId67" Type="http://schemas.openxmlformats.org/officeDocument/2006/relationships/hyperlink" Target="file:///C:\Users\bus4005\Downloads\CR_FDIS_3_20190311_draft\CR_FDIS_3\part1000\data\modules\general_design_connectivity\sys\5_mim.htm" TargetMode="External"/><Relationship Id="rId103" Type="http://schemas.openxmlformats.org/officeDocument/2006/relationships/hyperlink" Target="file:///C:\Users\bus4005\Downloads\CR_FDIS_3_20190311_draft\CR_FDIS_3\part1000\data\resources\product_property_definition_schema\product_property_definition_schema.htm" TargetMode="External"/><Relationship Id="rId108" Type="http://schemas.openxmlformats.org/officeDocument/2006/relationships/hyperlink" Target="file:///C:\Users\bus4005\Downloads\CR_FDIS_3_20190311_draft\CR_FDIS_3\part1000\data\resources\product_property_definition_schema\product_property_definition_schema.htm" TargetMode="External"/><Relationship Id="rId20" Type="http://schemas.openxmlformats.org/officeDocument/2006/relationships/hyperlink" Target="file:///C:\Users\bus4005\Downloads\CR_FDIS_3_20190311_draft\CR_FDIS_3\part1000\data\resources\product_property_definition_schema\product_property_definition_schema.htm" TargetMode="External"/><Relationship Id="rId41" Type="http://schemas.openxmlformats.org/officeDocument/2006/relationships/hyperlink" Target="file:///C:\Users\bus4005\Downloads\CR_FDIS_3_20190311_draft\CR_FDIS_3\part1000\data\modules\general_design_connectivity\sys\5_mim.htm" TargetMode="External"/><Relationship Id="rId54" Type="http://schemas.openxmlformats.org/officeDocument/2006/relationships/hyperlink" Target="file:///C:\Users\bus4005\Downloads\CR_FDIS_3_20190311_draft\CR_FDIS_3\part1000\data\modules\general_design_connectivity\sys\5_mim.htm" TargetMode="External"/><Relationship Id="rId62" Type="http://schemas.openxmlformats.org/officeDocument/2006/relationships/hyperlink" Target="file:///C:\Users\bus4005\Downloads\CR_FDIS_3_20190311_draft\CR_FDIS_3\part1000\data\resources\product_property_definition_schema\product_property_definition_schema.htm" TargetMode="External"/><Relationship Id="rId70" Type="http://schemas.openxmlformats.org/officeDocument/2006/relationships/hyperlink" Target="file:///C:\Users\bus4005\Downloads\CR_FDIS_3_20190311_draft\CR_FDIS_3\part1000\data\modules\shape_feature\sys\5_mim.htm" TargetMode="External"/><Relationship Id="rId75" Type="http://schemas.openxmlformats.org/officeDocument/2006/relationships/hyperlink" Target="file:///C:\Users\bus4005\Downloads\CR_FDIS_3_20190311_draft\CR_FDIS_3\part1000\data\resources\product_property_definition_schema\product_property_definition_schema.htm" TargetMode="External"/><Relationship Id="rId83" Type="http://schemas.openxmlformats.org/officeDocument/2006/relationships/hyperlink" Target="file:///C:\Users\bus4005\Downloads\CR_FDIS_3_20190311_draft\CR_FDIS_3\part1000\data\modules\general_design_connectivity\sys\5_mim.htm" TargetMode="External"/><Relationship Id="rId88" Type="http://schemas.openxmlformats.org/officeDocument/2006/relationships/hyperlink" Target="file:///C:\Users\bus4005\Downloads\CR_FDIS_3_20190311_draft\CR_FDIS_3\part1000\data\modules\general_design_connectivity\sys\4_info_reqs.htm" TargetMode="External"/><Relationship Id="rId91" Type="http://schemas.openxmlformats.org/officeDocument/2006/relationships/hyperlink" Target="file:///C:\Users\bus4005\Downloads\CR_FDIS_3_20190311_draft\CR_FDIS_3\part1000\data\resources\product_property_definition_schema\product_property_definition_schema.htm" TargetMode="External"/><Relationship Id="rId96" Type="http://schemas.openxmlformats.org/officeDocument/2006/relationships/hyperlink" Target="file:///C:\Users\bus4005\Downloads\CR_FDIS_3_20190311_draft\CR_FDIS_3\part1000\data\modules\general_design_connectivity\sys\5_mim.htm" TargetMode="External"/><Relationship Id="rId111" Type="http://schemas.openxmlformats.org/officeDocument/2006/relationships/hyperlink" Target="file:///C:\Users\bus4005\Downloads\CR_FDIS_3_20190311_draft\CR_FDIS_3\part1000\data\modules\general_design_connectivity\sys\5_mim.htm" TargetMode="External"/><Relationship Id="rId1" Type="http://schemas.openxmlformats.org/officeDocument/2006/relationships/customXml" Target="../customXml/item1.xml"/><Relationship Id="rId6" Type="http://schemas.openxmlformats.org/officeDocument/2006/relationships/hyperlink" Target="file:///C:\Users\bus4005\Downloads\CR_FDIS_3_20190311_draft\CR_FDIS_3\part1000\data\modules\assembly_constraints\sys\5_mim.htm" TargetMode="External"/><Relationship Id="rId15" Type="http://schemas.openxmlformats.org/officeDocument/2006/relationships/hyperlink" Target="file:///C:\Users\bus4005\Downloads\CR_FDIS_3_20190311_draft\CR_FDIS_3\part1000\data\resource_docs\fundamentals_of_product_description_and_support\sys\22_schema.htm" TargetMode="External"/><Relationship Id="rId23" Type="http://schemas.openxmlformats.org/officeDocument/2006/relationships/hyperlink" Target="file:///C:\Users\bus4005\Downloads\CR_FDIS_3_20190311_draft\CR_FDIS_3\part1000\data\modules\general_design_connectivity\sys\5_mim.htm" TargetMode="External"/><Relationship Id="rId28" Type="http://schemas.openxmlformats.org/officeDocument/2006/relationships/hyperlink" Target="file:///C:\Users\bus4005\Downloads\CR_FDIS_3_20190311_draft\CR_FDIS_3\part1000\data\modules\general_design_connectivity\sys\4_info_reqs.htm" TargetMode="External"/><Relationship Id="rId36" Type="http://schemas.openxmlformats.org/officeDocument/2006/relationships/hyperlink" Target="file:///C:\Users\bus4005\Downloads\CR_FDIS_3_20190311_draft\CR_FDIS_3\part1000\data\resource_docs\fundamentals_of_product_description_and_support\sys\22_schema.htm" TargetMode="External"/><Relationship Id="rId49" Type="http://schemas.openxmlformats.org/officeDocument/2006/relationships/hyperlink" Target="file:///C:\Users\bus4005\Downloads\CR_FDIS_3_20190311_draft\CR_FDIS_3\part1000\data\modules\shape_feature\sys\5_mim.htm" TargetMode="External"/><Relationship Id="rId57" Type="http://schemas.openxmlformats.org/officeDocument/2006/relationships/hyperlink" Target="file:///C:\Users\bus4005\Downloads\CR_FDIS_3_20190311_draft\CR_FDIS_3\part1000\data\modules\general_design_connectivity\sys\5_mim.htm" TargetMode="External"/><Relationship Id="rId106" Type="http://schemas.openxmlformats.org/officeDocument/2006/relationships/hyperlink" Target="file:///C:\Users\bus4005\Downloads\CR_FDIS_3_20190311_draft\CR_FDIS_3\part1000\data\modules\general_design_connectivity\sys\5_mim.htm" TargetMode="External"/><Relationship Id="rId114" Type="http://schemas.microsoft.com/office/2011/relationships/people" Target="people.xml"/><Relationship Id="rId10" Type="http://schemas.openxmlformats.org/officeDocument/2006/relationships/hyperlink" Target="file:///C:\Users\bus4005\Downloads\CR_FDIS_3_20190311_draft\CR_FDIS_3\part1000\data\modules\shape_feature\sys\5_mim.htm" TargetMode="External"/><Relationship Id="rId31" Type="http://schemas.openxmlformats.org/officeDocument/2006/relationships/hyperlink" Target="file:///C:\Users\bus4005\Downloads\CR_FDIS_3_20190311_draft\CR_FDIS_3\part1000\data\modules\general_design_connectivity\sys\5_mim.htm" TargetMode="External"/><Relationship Id="rId44" Type="http://schemas.openxmlformats.org/officeDocument/2006/relationships/hyperlink" Target="file:///C:\Users\bus4005\Downloads\CR_FDIS_3_20190311_draft\CR_FDIS_3\part1000\data\modules\general_design_connectivity\sys\4_info_reqs.htm" TargetMode="External"/><Relationship Id="rId52" Type="http://schemas.openxmlformats.org/officeDocument/2006/relationships/hyperlink" Target="file:///C:\Users\bus4005\Downloads\CR_FDIS_3_20190311_draft\CR_FDIS_3\part1000\data\modules\general_design_connectivity\sys\5_mim.htm" TargetMode="External"/><Relationship Id="rId60" Type="http://schemas.openxmlformats.org/officeDocument/2006/relationships/hyperlink" Target="file:///C:\Users\bus4005\Downloads\CR_FDIS_3_20190311_draft\CR_FDIS_3\part1000\data\modules\general_design_connectivity\sys\4_info_reqs.htm" TargetMode="External"/><Relationship Id="rId65" Type="http://schemas.openxmlformats.org/officeDocument/2006/relationships/hyperlink" Target="file:///C:\Users\bus4005\Downloads\CR_FDIS_3_20190311_draft\CR_FDIS_3\part1000\data\modules\general_design_connectivity\sys\5_mim.htm" TargetMode="External"/><Relationship Id="rId73" Type="http://schemas.openxmlformats.org/officeDocument/2006/relationships/hyperlink" Target="file:///C:\Users\bus4005\Downloads\CR_FDIS_3_20190311_draft\CR_FDIS_3\part1000\data\resources\product_property_definition_schema\product_property_definition_schema.htm" TargetMode="External"/><Relationship Id="rId78" Type="http://schemas.openxmlformats.org/officeDocument/2006/relationships/hyperlink" Target="file:///C:\Users\bus4005\Downloads\CR_FDIS_3_20190311_draft\CR_FDIS_3\part1000\data\resources\support_resource_schema\support_resource_schema.htm" TargetMode="External"/><Relationship Id="rId81" Type="http://schemas.openxmlformats.org/officeDocument/2006/relationships/hyperlink" Target="file:///C:\Users\bus4005\Downloads\CR_FDIS_3_20190311_draft\CR_FDIS_3\part1000\data\resource_docs\fundamentals_of_product_description_and_support\sys\22_schema.htm" TargetMode="External"/><Relationship Id="rId86" Type="http://schemas.openxmlformats.org/officeDocument/2006/relationships/hyperlink" Target="file:///C:\Users\bus4005\Downloads\CR_FDIS_3_20190311_draft\CR_FDIS_3\part1000\data\modules\general_design_connectivity\sys\5_mim.htm" TargetMode="External"/><Relationship Id="rId94" Type="http://schemas.openxmlformats.org/officeDocument/2006/relationships/hyperlink" Target="file:///C:\Users\bus4005\Downloads\CR_FDIS_3_20190311_draft\CR_FDIS_3\part1000\data\modules\general_design_connectivity\sys\5_mim.htm" TargetMode="External"/><Relationship Id="rId99" Type="http://schemas.openxmlformats.org/officeDocument/2006/relationships/hyperlink" Target="file:///C:\Users\bus4005\Downloads\CR_FDIS_3_20190311_draft\CR_FDIS_3\part1000\data\modules\general_design_connectivity\sys\5_mim.htm" TargetMode="External"/><Relationship Id="rId101" Type="http://schemas.openxmlformats.org/officeDocument/2006/relationships/hyperlink" Target="file:///C:\Users\bus4005\Downloads\CR_FDIS_3_20190311_draft\CR_FDIS_3\part1000\data\modules\general_design_connectivity\sys\5_mim.htm" TargetMode="External"/><Relationship Id="rId4" Type="http://schemas.openxmlformats.org/officeDocument/2006/relationships/settings" Target="settings.xml"/><Relationship Id="rId9" Type="http://schemas.openxmlformats.org/officeDocument/2006/relationships/hyperlink" Target="file:///C:\Users\bus4005\Downloads\CR_FDIS_3_20190311_draft\CR_FDIS_3\part1000\data\modules\part_shape\sys\5_mim.htm" TargetMode="External"/><Relationship Id="rId13" Type="http://schemas.openxmlformats.org/officeDocument/2006/relationships/hyperlink" Target="file:///C:\Users\bus4005\Downloads\CR_FDIS_3_20190311_draft\CR_FDIS_3\part1000\data\modules\general_design_connectivity\mimexpg2.htm" TargetMode="External"/><Relationship Id="rId18" Type="http://schemas.openxmlformats.org/officeDocument/2006/relationships/hyperlink" Target="file:///C:\Users\bus4005\Downloads\CR_FDIS_3_20190311_draft\CR_FDIS_3\part1000\data\resource_docs\fundamentals_of_product_description_and_support\sys\22_schema.htm" TargetMode="External"/><Relationship Id="rId39" Type="http://schemas.openxmlformats.org/officeDocument/2006/relationships/hyperlink" Target="file:///C:\Users\bus4005\Downloads\CR_FDIS_3_20190311_draft\CR_FDIS_3\part1000\data\resources\product_property_definition_schema\product_property_definition_schema.htm" TargetMode="External"/><Relationship Id="rId109" Type="http://schemas.openxmlformats.org/officeDocument/2006/relationships/hyperlink" Target="file:///C:\Users\bus4005\Downloads\CR_FDIS_3_20190311_draft\CR_FDIS_3\part1000\data\modules\general_design_connectivity\sys\5_mim.htm" TargetMode="External"/><Relationship Id="rId34" Type="http://schemas.openxmlformats.org/officeDocument/2006/relationships/hyperlink" Target="file:///C:\Users\bus4005\Downloads\CR_FDIS_3_20190311_draft\CR_FDIS_3\part1000\data\modules\general_design_connectivity\sys\4_info_reqs.htm" TargetMode="External"/><Relationship Id="rId50" Type="http://schemas.openxmlformats.org/officeDocument/2006/relationships/hyperlink" Target="file:///C:\Users\bus4005\Downloads\CR_FDIS_3_20190311_draft\CR_FDIS_3\part1000\data\resource_docs\fundamentals_of_product_description_and_support\sys\18_schema.htm" TargetMode="External"/><Relationship Id="rId55" Type="http://schemas.openxmlformats.org/officeDocument/2006/relationships/hyperlink" Target="file:///C:\Users\bus4005\Downloads\CR_FDIS_3_20190311_draft\CR_FDIS_3\part1000\data\resources\product_property_definition_schema\product_property_definition_schema.htm" TargetMode="External"/><Relationship Id="rId76" Type="http://schemas.openxmlformats.org/officeDocument/2006/relationships/hyperlink" Target="file:///C:\Users\bus4005\Downloads\CR_FDIS_3_20190311_draft\CR_FDIS_3\part1000\data\resources\support_resource_schema\support_resource_schema.htm" TargetMode="External"/><Relationship Id="rId97" Type="http://schemas.openxmlformats.org/officeDocument/2006/relationships/hyperlink" Target="file:///C:\Users\bus4005\Downloads\CR_FDIS_3_20190311_draft\CR_FDIS_3\part1000\data\resources\product_property_definition_schema\product_property_definition_schema.htm" TargetMode="External"/><Relationship Id="rId104" Type="http://schemas.openxmlformats.org/officeDocument/2006/relationships/hyperlink" Target="file:///C:\Users\bus4005\Downloads\CR_FDIS_3_20190311_draft\CR_FDIS_3\part1000\data\modules\general_design_connectivity\sys\5_mim.htm" TargetMode="External"/><Relationship Id="rId7" Type="http://schemas.openxmlformats.org/officeDocument/2006/relationships/hyperlink" Target="file:///C:\Users\bus4005\Downloads\CR_FDIS_3_20190311_draft\CR_FDIS_3\part1000\data\modules\design_product_data_management\sys\5_mim.htm" TargetMode="External"/><Relationship Id="rId71" Type="http://schemas.openxmlformats.org/officeDocument/2006/relationships/hyperlink" Target="file:///C:\Users\bus4005\Downloads\CR_FDIS_3_20190311_draft\CR_FDIS_3\part1000\data\resource_docs\fundamentals_of_product_description_and_support\sys\22_schema.htm" TargetMode="External"/><Relationship Id="rId92" Type="http://schemas.openxmlformats.org/officeDocument/2006/relationships/hyperlink" Target="file:///C:\Users\bus4005\Downloads\CR_FDIS_3_20190311_draft\CR_FDIS_3\part1000\data\modules\general_design_connectivity\sys\5_mim.htm" TargetMode="External"/><Relationship Id="rId2" Type="http://schemas.openxmlformats.org/officeDocument/2006/relationships/numbering" Target="numbering.xml"/><Relationship Id="rId29" Type="http://schemas.openxmlformats.org/officeDocument/2006/relationships/hyperlink" Target="file:///C:\Users\bus4005\Downloads\CR_FDIS_3_20190311_draft\CR_FDIS_3\part1000\data\resources\product_property_definition_schema\product_property_definition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7FD39-837C-4201-AE0E-ED90C1641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5173</Words>
  <Characters>29491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4</cp:revision>
  <dcterms:created xsi:type="dcterms:W3CDTF">2019-03-20T21:56:00Z</dcterms:created>
  <dcterms:modified xsi:type="dcterms:W3CDTF">2019-03-20T21:57:00Z</dcterms:modified>
</cp:coreProperties>
</file>