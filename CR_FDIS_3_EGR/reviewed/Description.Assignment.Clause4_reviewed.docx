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3C4F" w:rsidRDefault="00713C4F" w:rsidP="00713C4F">
      <w:pPr>
        <w:pStyle w:val="Heading2"/>
        <w:rPr>
          <w:color w:val="000000"/>
        </w:rPr>
      </w:pPr>
      <w:bookmarkStart w:id="0" w:name="types"/>
      <w:r>
        <w:rPr>
          <w:color w:val="000000"/>
        </w:rPr>
        <w:t>4.1 ARM type definition</w:t>
      </w:r>
      <w:bookmarkEnd w:id="0"/>
    </w:p>
    <w:p w:rsidR="00713C4F" w:rsidRDefault="00713C4F" w:rsidP="00713C4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This subclause specifies the ARM type for this application module. The ARM type and definition is specified below.</w:t>
      </w:r>
    </w:p>
    <w:p w:rsidR="00713C4F" w:rsidRDefault="00713C4F" w:rsidP="00713C4F">
      <w:pPr>
        <w:pStyle w:val="Heading2"/>
        <w:rPr>
          <w:color w:val="000000"/>
        </w:rPr>
      </w:pPr>
      <w:bookmarkStart w:id="1" w:name="description_assignment_arm.description_i"/>
      <w:r>
        <w:rPr>
          <w:color w:val="000000"/>
        </w:rPr>
        <w:t>4.1.1 description_item</w:t>
      </w:r>
      <w:bookmarkEnd w:id="1"/>
      <w:r>
        <w:rPr>
          <w:color w:val="000000"/>
        </w:rPr>
        <w:t>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16" name="Picture 16" descr="EXPRESS-G">
              <a:hlinkClick xmlns:a="http://schemas.openxmlformats.org/drawingml/2006/main" r:id="rId5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XPRESS-G">
                      <a:hlinkClick r:id="rId5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3C4F" w:rsidRDefault="00713C4F" w:rsidP="00713C4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description_item</w:t>
      </w:r>
      <w:r>
        <w:rPr>
          <w:color w:val="000000"/>
          <w:sz w:val="27"/>
          <w:szCs w:val="27"/>
        </w:rPr>
        <w:t> type is an extensible list of alternate data types. Additional alternate data types are specified in select data types that extend the</w:t>
      </w:r>
      <w:ins w:id="2" w:author="Sapp (US), Brandon" w:date="2019-03-20T12:45:00Z">
        <w:r w:rsidR="003E257A">
          <w:rPr>
            <w:color w:val="000000"/>
            <w:sz w:val="27"/>
            <w:szCs w:val="27"/>
          </w:rPr>
          <w:t xml:space="preserve"> </w:t>
        </w:r>
      </w:ins>
      <w:bookmarkStart w:id="3" w:name="_GoBack"/>
      <w:bookmarkEnd w:id="3"/>
      <w:r>
        <w:rPr>
          <w:b/>
          <w:bCs/>
          <w:color w:val="000000"/>
          <w:sz w:val="27"/>
          <w:szCs w:val="27"/>
        </w:rPr>
        <w:t>description_item</w:t>
      </w:r>
      <w:r>
        <w:rPr>
          <w:color w:val="000000"/>
          <w:sz w:val="27"/>
          <w:szCs w:val="27"/>
        </w:rPr>
        <w:t> type.</w:t>
      </w:r>
    </w:p>
    <w:p w:rsidR="00713C4F" w:rsidRDefault="00713C4F" w:rsidP="00713C4F">
      <w:pPr>
        <w:pStyle w:val="note"/>
        <w:rPr>
          <w:color w:val="000000"/>
          <w:sz w:val="27"/>
          <w:szCs w:val="27"/>
        </w:rPr>
      </w:pPr>
      <w:r>
        <w:rPr>
          <w:color w:val="000000"/>
        </w:rPr>
        <w:t>NOTE   This empty extensible select requires extension in a further module to ensure that entities that refer to it have at least one valid instantiation.</w:t>
      </w:r>
    </w:p>
    <w:p w:rsidR="00713C4F" w:rsidRDefault="00713C4F" w:rsidP="00713C4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713C4F" w:rsidRDefault="00713C4F" w:rsidP="00713C4F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TYPE description_item = EXTENSIBLE GENERIC_ENTITY SELECT;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713C4F" w:rsidRDefault="00713C4F" w:rsidP="00713C4F">
      <w:pPr>
        <w:pStyle w:val="Heading2"/>
        <w:rPr>
          <w:color w:val="000000"/>
        </w:rPr>
      </w:pPr>
      <w:bookmarkStart w:id="4" w:name="entities"/>
      <w:r>
        <w:rPr>
          <w:color w:val="000000"/>
        </w:rPr>
        <w:t>4.2 ARM entity definitions</w:t>
      </w:r>
      <w:bookmarkEnd w:id="4"/>
    </w:p>
    <w:p w:rsidR="00713C4F" w:rsidRDefault="00713C4F" w:rsidP="00713C4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This subclause specifies the ARM entities for this module. Each ARM application entity is an atomic element that embodies a unique application concept and contains attributes specifying the data elements of the entity. The ARM entities and definitions are specified below.</w:t>
      </w:r>
    </w:p>
    <w:p w:rsidR="00713C4F" w:rsidRDefault="00713C4F" w:rsidP="00713C4F">
      <w:pPr>
        <w:pStyle w:val="Heading2"/>
        <w:rPr>
          <w:color w:val="000000"/>
        </w:rPr>
      </w:pPr>
      <w:r>
        <w:rPr>
          <w:color w:val="000000"/>
        </w:rPr>
        <w:t>4.2.1 Description_text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15" name="Picture 15" descr="EXPRESS-G">
              <a:hlinkClick xmlns:a="http://schemas.openxmlformats.org/drawingml/2006/main" r:id="rId5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XPRESS-G">
                      <a:hlinkClick r:id="rId5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14" name="Picture 14" descr="Mapping table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pping table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3C4F" w:rsidRDefault="00713C4F" w:rsidP="00713C4F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Description_text</w:t>
      </w:r>
      <w:r>
        <w:rPr>
          <w:color w:val="000000"/>
          <w:sz w:val="27"/>
          <w:szCs w:val="27"/>
        </w:rPr>
        <w:t> is a set of words that describe something.</w:t>
      </w:r>
    </w:p>
    <w:p w:rsidR="00713C4F" w:rsidRDefault="00713C4F" w:rsidP="00713C4F">
      <w:pPr>
        <w:pStyle w:val="example"/>
        <w:rPr>
          <w:color w:val="000000"/>
          <w:sz w:val="27"/>
          <w:szCs w:val="27"/>
        </w:rPr>
      </w:pPr>
      <w:bookmarkStart w:id="5" w:name="example_"/>
      <w:r>
        <w:rPr>
          <w:color w:val="000000"/>
        </w:rPr>
        <w:t>EXAMPLE </w:t>
      </w:r>
      <w:bookmarkEnd w:id="5"/>
      <w:r>
        <w:rPr>
          <w:color w:val="000000"/>
        </w:rPr>
        <w:t>   The same thing may have multiple descriptions associated with it. Relating both a short description and a long description to an operational activity or an organization, as required by the US DoD Architecture Framework, are examples of multiple descriptions applied to the same item.</w:t>
      </w:r>
    </w:p>
    <w:p w:rsidR="00713C4F" w:rsidRDefault="00713C4F" w:rsidP="00713C4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713C4F" w:rsidRDefault="00713C4F" w:rsidP="00713C4F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Description_text;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lastRenderedPageBreak/>
        <w:t>  description : STRING;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713C4F" w:rsidRDefault="00713C4F" w:rsidP="00713C4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713C4F" w:rsidRDefault="00713C4F" w:rsidP="00713C4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description: </w:t>
      </w:r>
      <w:r>
        <w:rPr>
          <w:color w:val="000000"/>
          <w:sz w:val="27"/>
          <w:szCs w:val="27"/>
        </w:rPr>
        <w:t>the text that constitutes the description</w:t>
      </w:r>
    </w:p>
    <w:p w:rsidR="00713C4F" w:rsidRDefault="00713C4F" w:rsidP="00713C4F">
      <w:pPr>
        <w:pStyle w:val="Heading2"/>
        <w:rPr>
          <w:color w:val="000000"/>
        </w:rPr>
      </w:pPr>
      <w:r>
        <w:rPr>
          <w:color w:val="000000"/>
        </w:rPr>
        <w:t>4.2.2 Description_text_assignment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13" name="Picture 13" descr="EXPRESS-G">
              <a:hlinkClick xmlns:a="http://schemas.openxmlformats.org/drawingml/2006/main" r:id="rId5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XPRESS-G">
                      <a:hlinkClick r:id="rId5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12" name="Picture 12" descr="Mapping table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apping table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3C4F" w:rsidRDefault="00713C4F" w:rsidP="00713C4F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Description_text_assignment</w:t>
      </w:r>
      <w:r>
        <w:rPr>
          <w:color w:val="000000"/>
          <w:sz w:val="27"/>
          <w:szCs w:val="27"/>
        </w:rPr>
        <w:t> is the assignment of a description to something.</w:t>
      </w:r>
    </w:p>
    <w:p w:rsidR="00713C4F" w:rsidRDefault="00713C4F" w:rsidP="00713C4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713C4F" w:rsidRDefault="00713C4F" w:rsidP="00713C4F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Description_text_assignment;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description : </w:t>
      </w:r>
      <w:hyperlink r:id="rId10" w:anchor="description_assignment_arm.description_text" w:history="1">
        <w:r>
          <w:rPr>
            <w:rStyle w:val="Hyperlink"/>
            <w:rFonts w:ascii="Courier New" w:hAnsi="Courier New" w:cs="Courier New"/>
            <w:sz w:val="20"/>
            <w:szCs w:val="20"/>
          </w:rPr>
          <w:t>Description_text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items : SET[1:?] OF </w:t>
      </w:r>
      <w:hyperlink r:id="rId11" w:anchor="description_assignment_arm.description_item" w:history="1">
        <w:r>
          <w:rPr>
            <w:rStyle w:val="Hyperlink"/>
            <w:rFonts w:ascii="Courier New" w:hAnsi="Courier New" w:cs="Courier New"/>
            <w:sz w:val="20"/>
            <w:szCs w:val="20"/>
          </w:rPr>
          <w:t>description_item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713C4F" w:rsidRDefault="00713C4F" w:rsidP="00713C4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713C4F" w:rsidRDefault="00713C4F" w:rsidP="00713C4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description: </w:t>
      </w:r>
      <w:r>
        <w:rPr>
          <w:color w:val="000000"/>
          <w:sz w:val="27"/>
          <w:szCs w:val="27"/>
        </w:rPr>
        <w:t>the text that constitutes the description</w:t>
      </w:r>
    </w:p>
    <w:p w:rsidR="00713C4F" w:rsidRDefault="00713C4F" w:rsidP="00713C4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items: </w:t>
      </w:r>
      <w:r>
        <w:rPr>
          <w:color w:val="000000"/>
          <w:sz w:val="27"/>
          <w:szCs w:val="27"/>
        </w:rPr>
        <w:t>the set of items being described</w:t>
      </w:r>
    </w:p>
    <w:p w:rsidR="00713C4F" w:rsidRDefault="00713C4F" w:rsidP="00713C4F">
      <w:pPr>
        <w:pStyle w:val="Heading2"/>
        <w:rPr>
          <w:color w:val="000000"/>
        </w:rPr>
      </w:pPr>
      <w:r>
        <w:rPr>
          <w:color w:val="000000"/>
        </w:rPr>
        <w:t>4.2.3 Description_text_assignment_relationship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11" name="Picture 11" descr="EXPRESS-G">
              <a:hlinkClick xmlns:a="http://schemas.openxmlformats.org/drawingml/2006/main" r:id="rId5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XPRESS-G">
                      <a:hlinkClick r:id="rId5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10" name="Picture 10" descr="Mapping table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pping table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3C4F" w:rsidRDefault="00713C4F" w:rsidP="00713C4F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Description_text_assignment_relationship</w:t>
      </w:r>
      <w:r>
        <w:rPr>
          <w:color w:val="000000"/>
          <w:sz w:val="27"/>
          <w:szCs w:val="27"/>
        </w:rPr>
        <w:t> is a relationship between two </w:t>
      </w:r>
      <w:hyperlink r:id="rId13" w:anchor="description_assignment_arm.description_text_assignment" w:history="1">
        <w:r>
          <w:rPr>
            <w:rStyle w:val="Hyperlink"/>
            <w:b/>
            <w:bCs/>
            <w:sz w:val="27"/>
            <w:szCs w:val="27"/>
          </w:rPr>
          <w:t>Description_text_assignment</w:t>
        </w:r>
      </w:hyperlink>
      <w:r>
        <w:rPr>
          <w:color w:val="000000"/>
          <w:sz w:val="27"/>
          <w:szCs w:val="27"/>
        </w:rPr>
        <w:t> objects.</w:t>
      </w:r>
    </w:p>
    <w:p w:rsidR="00713C4F" w:rsidRDefault="00713C4F" w:rsidP="00713C4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713C4F" w:rsidRDefault="00713C4F" w:rsidP="00713C4F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Description_text_assignment_relationship;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description : OPTIONAL STRING;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id : OPTIONAL STRING;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related : </w:t>
      </w:r>
      <w:hyperlink r:id="rId14" w:anchor="description_assignment_arm.description_text_assignment" w:history="1">
        <w:r>
          <w:rPr>
            <w:rStyle w:val="Hyperlink"/>
            <w:rFonts w:ascii="Courier New" w:hAnsi="Courier New" w:cs="Courier New"/>
            <w:sz w:val="20"/>
            <w:szCs w:val="20"/>
          </w:rPr>
          <w:t>Description_text_assignment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relating : </w:t>
      </w:r>
      <w:hyperlink r:id="rId15" w:anchor="description_assignment_arm.description_text_assignment" w:history="1">
        <w:r>
          <w:rPr>
            <w:rStyle w:val="Hyperlink"/>
            <w:rFonts w:ascii="Courier New" w:hAnsi="Courier New" w:cs="Courier New"/>
            <w:sz w:val="20"/>
            <w:szCs w:val="20"/>
          </w:rPr>
          <w:t>Description_text_assignment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lastRenderedPageBreak/>
        <w:t>  relation_type : STRING;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WHERE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WR1: relating :&lt;&gt;: related;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713C4F" w:rsidRDefault="00713C4F" w:rsidP="00713C4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713C4F" w:rsidRDefault="00713C4F" w:rsidP="00713C4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description: </w:t>
      </w:r>
      <w:r>
        <w:rPr>
          <w:color w:val="000000"/>
          <w:sz w:val="27"/>
          <w:szCs w:val="27"/>
        </w:rPr>
        <w:t>the text or the set of texts that provide further information about the </w:t>
      </w:r>
      <w:r>
        <w:rPr>
          <w:b/>
          <w:bCs/>
          <w:color w:val="000000"/>
          <w:sz w:val="27"/>
          <w:szCs w:val="27"/>
        </w:rPr>
        <w:t>Description_text_assignment_relationship</w:t>
      </w:r>
      <w:r>
        <w:rPr>
          <w:color w:val="000000"/>
          <w:sz w:val="27"/>
          <w:szCs w:val="27"/>
        </w:rPr>
        <w:t>. The value of this attribute need not be specified.</w:t>
      </w:r>
    </w:p>
    <w:p w:rsidR="00713C4F" w:rsidRDefault="00713C4F" w:rsidP="00713C4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id: </w:t>
      </w:r>
      <w:r>
        <w:rPr>
          <w:color w:val="000000"/>
          <w:sz w:val="27"/>
          <w:szCs w:val="27"/>
        </w:rPr>
        <w:t>the identifier or set of identifiers for the </w:t>
      </w:r>
      <w:r>
        <w:rPr>
          <w:b/>
          <w:bCs/>
          <w:color w:val="000000"/>
          <w:sz w:val="27"/>
          <w:szCs w:val="27"/>
        </w:rPr>
        <w:t>Description_text_assignment_relationship</w:t>
      </w:r>
      <w:r>
        <w:rPr>
          <w:color w:val="000000"/>
          <w:sz w:val="27"/>
          <w:szCs w:val="27"/>
        </w:rPr>
        <w:t>. The value of this attribute need not be specified.</w:t>
      </w:r>
    </w:p>
    <w:p w:rsidR="00713C4F" w:rsidRDefault="00713C4F" w:rsidP="00713C4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related: </w:t>
      </w:r>
      <w:r>
        <w:rPr>
          <w:color w:val="000000"/>
          <w:sz w:val="27"/>
          <w:szCs w:val="27"/>
        </w:rPr>
        <w:t>the other object of </w:t>
      </w:r>
      <w:hyperlink r:id="rId16" w:anchor="description_assignment_arm.description_text_assignment" w:history="1">
        <w:r>
          <w:rPr>
            <w:rStyle w:val="Hyperlink"/>
            <w:b/>
            <w:bCs/>
            <w:sz w:val="27"/>
            <w:szCs w:val="27"/>
          </w:rPr>
          <w:t>Description_text_assignment</w:t>
        </w:r>
      </w:hyperlink>
      <w:r>
        <w:rPr>
          <w:color w:val="000000"/>
          <w:sz w:val="27"/>
          <w:szCs w:val="27"/>
        </w:rPr>
        <w:t> that is part of the relationship.</w:t>
      </w:r>
    </w:p>
    <w:p w:rsidR="00713C4F" w:rsidRDefault="00713C4F" w:rsidP="00713C4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relating: </w:t>
      </w:r>
      <w:r>
        <w:rPr>
          <w:color w:val="000000"/>
          <w:sz w:val="27"/>
          <w:szCs w:val="27"/>
        </w:rPr>
        <w:t>one object of </w:t>
      </w:r>
      <w:hyperlink r:id="rId17" w:anchor="description_assignment_arm.description_text_assignment" w:history="1">
        <w:r>
          <w:rPr>
            <w:rStyle w:val="Hyperlink"/>
            <w:b/>
            <w:bCs/>
            <w:sz w:val="27"/>
            <w:szCs w:val="27"/>
          </w:rPr>
          <w:t>Description_text_assignment</w:t>
        </w:r>
      </w:hyperlink>
      <w:r>
        <w:rPr>
          <w:color w:val="000000"/>
          <w:sz w:val="27"/>
          <w:szCs w:val="27"/>
        </w:rPr>
        <w:t> that is part of the relationship.</w:t>
      </w:r>
    </w:p>
    <w:p w:rsidR="00713C4F" w:rsidRDefault="00713C4F" w:rsidP="00713C4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relation_type: </w:t>
      </w:r>
      <w:r>
        <w:rPr>
          <w:color w:val="000000"/>
          <w:sz w:val="27"/>
          <w:szCs w:val="27"/>
        </w:rPr>
        <w:t>the meaning of the relationship.</w:t>
      </w:r>
    </w:p>
    <w:p w:rsidR="00713C4F" w:rsidRDefault="00713C4F" w:rsidP="00713C4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Formal propositions:</w:t>
      </w:r>
    </w:p>
    <w:p w:rsidR="00713C4F" w:rsidRDefault="00713C4F" w:rsidP="00713C4F">
      <w:pPr>
        <w:pStyle w:val="expressdescription"/>
        <w:rPr>
          <w:color w:val="000000"/>
          <w:sz w:val="27"/>
          <w:szCs w:val="27"/>
        </w:rPr>
      </w:pPr>
      <w:bookmarkStart w:id="6" w:name="description_assignment_arm.description_t"/>
      <w:r>
        <w:rPr>
          <w:b/>
          <w:bCs/>
          <w:color w:val="000000"/>
          <w:sz w:val="27"/>
          <w:szCs w:val="27"/>
        </w:rPr>
        <w:t>WR1: </w:t>
      </w:r>
      <w:bookmarkEnd w:id="6"/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related</w:t>
      </w:r>
      <w:r>
        <w:rPr>
          <w:color w:val="000000"/>
          <w:sz w:val="27"/>
          <w:szCs w:val="27"/>
        </w:rPr>
        <w:t> and the </w:t>
      </w:r>
      <w:r>
        <w:rPr>
          <w:b/>
          <w:bCs/>
          <w:color w:val="000000"/>
          <w:sz w:val="27"/>
          <w:szCs w:val="27"/>
        </w:rPr>
        <w:t>relating</w:t>
      </w:r>
      <w:r>
        <w:rPr>
          <w:color w:val="000000"/>
          <w:sz w:val="27"/>
          <w:szCs w:val="27"/>
        </w:rPr>
        <w:t> must be different.</w:t>
      </w:r>
    </w:p>
    <w:p w:rsidR="00713C4F" w:rsidRDefault="00713C4F" w:rsidP="00713C4F">
      <w:pPr>
        <w:rPr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END_SCHEMA;  -- Description_assignment_arm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(* 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</w:r>
    </w:p>
    <w:p w:rsidR="00713C4F" w:rsidRDefault="00713C4F" w:rsidP="00713C4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© ISO 2019 — All rights reserved</w:t>
      </w:r>
    </w:p>
    <w:p w:rsidR="004B0747" w:rsidRPr="00713C4F" w:rsidRDefault="004B0747" w:rsidP="00713C4F"/>
    <w:sectPr w:rsidR="004B0747" w:rsidRPr="00713C4F" w:rsidSect="00713C4F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F40B3"/>
    <w:multiLevelType w:val="multilevel"/>
    <w:tmpl w:val="8AD8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21721"/>
    <w:multiLevelType w:val="multilevel"/>
    <w:tmpl w:val="F6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F4B2C"/>
    <w:multiLevelType w:val="multilevel"/>
    <w:tmpl w:val="35BE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D66BC6"/>
    <w:multiLevelType w:val="multilevel"/>
    <w:tmpl w:val="95D8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6A1A98"/>
    <w:multiLevelType w:val="multilevel"/>
    <w:tmpl w:val="C1B8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15176D"/>
    <w:multiLevelType w:val="multilevel"/>
    <w:tmpl w:val="DA2A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6A33D4"/>
    <w:multiLevelType w:val="multilevel"/>
    <w:tmpl w:val="2628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1B1C28"/>
    <w:multiLevelType w:val="multilevel"/>
    <w:tmpl w:val="AD1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4E2DF3"/>
    <w:multiLevelType w:val="multilevel"/>
    <w:tmpl w:val="DD1C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7"/>
  </w:num>
  <w:num w:numId="5">
    <w:abstractNumId w:val="8"/>
  </w:num>
  <w:num w:numId="6">
    <w:abstractNumId w:val="0"/>
  </w:num>
  <w:num w:numId="7">
    <w:abstractNumId w:val="6"/>
  </w:num>
  <w:num w:numId="8">
    <w:abstractNumId w:val="3"/>
  </w:num>
  <w:num w:numId="9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Sapp (US), Brandon">
    <w15:presenceInfo w15:providerId="AD" w15:userId="S-1-5-21-2025429265-1303643608-1417001333-73549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cxtDQzMTIzMjU1NbRU0lEKTi0uzszPAykwrgUAJg5AziwAAAA="/>
  </w:docVars>
  <w:rsids>
    <w:rsidRoot w:val="0025162F"/>
    <w:rsid w:val="001047C2"/>
    <w:rsid w:val="0025162F"/>
    <w:rsid w:val="003E257A"/>
    <w:rsid w:val="004A0CED"/>
    <w:rsid w:val="004B0747"/>
    <w:rsid w:val="00713C4F"/>
    <w:rsid w:val="007D5C51"/>
    <w:rsid w:val="008134E3"/>
    <w:rsid w:val="00867951"/>
    <w:rsid w:val="00903347"/>
    <w:rsid w:val="009C618B"/>
    <w:rsid w:val="00B14CC8"/>
    <w:rsid w:val="00C163C3"/>
    <w:rsid w:val="00F64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56F62"/>
  <w15:chartTrackingRefBased/>
  <w15:docId w15:val="{00EB9D40-7D0C-4C1F-ACB7-26D135C48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paragraph" w:styleId="Heading2">
    <w:name w:val="heading 2"/>
    <w:basedOn w:val="Normal"/>
    <w:link w:val="Heading2Char"/>
    <w:uiPriority w:val="9"/>
    <w:qFormat/>
    <w:rsid w:val="002516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5162F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sonormal0">
    <w:name w:val="msonormal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oc">
    <w:name w:val="toc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5162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5162F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te">
    <w:name w:val="note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5162F"/>
    <w:rPr>
      <w:rFonts w:ascii="Courier New" w:eastAsia="Times New Roman" w:hAnsi="Courier New" w:cs="Courier New"/>
      <w:sz w:val="20"/>
      <w:szCs w:val="20"/>
    </w:rPr>
  </w:style>
  <w:style w:type="paragraph" w:customStyle="1" w:styleId="expressdescription">
    <w:name w:val="expressdescription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xample">
    <w:name w:val="example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3E257A"/>
    <w:pPr>
      <w:spacing w:after="0" w:line="240" w:lineRule="auto"/>
    </w:pPr>
    <w:rPr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25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257A"/>
    <w:rPr>
      <w:rFonts w:ascii="Segoe UI" w:hAnsi="Segoe UI" w:cs="Segoe UI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392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2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54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91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771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6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39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78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95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336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68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049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42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133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98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77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2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3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910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hyperlink" Target="file:///C:\Users\bus4005\Downloads\CR_FDIS_3_20190311_draft\CR_FDIS_3\part1000\data\modules\description_assignment\sys\4_info_reqs.htm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C:\Users\bus4005\Downloads\CR_FDIS_3_20190311_draft\CR_FDIS_3\part1000\data\modules\description_assignment\sys\5_mapping.htm#aeentitydescription_text" TargetMode="External"/><Relationship Id="rId12" Type="http://schemas.openxmlformats.org/officeDocument/2006/relationships/hyperlink" Target="file:///C:\Users\bus4005\Downloads\CR_FDIS_3_20190311_draft\CR_FDIS_3\part1000\data\modules\description_assignment\sys\5_mapping.htm#aeentitydescription_text_assignment_relationship" TargetMode="External"/><Relationship Id="rId17" Type="http://schemas.openxmlformats.org/officeDocument/2006/relationships/hyperlink" Target="file:///C:\Users\bus4005\Downloads\CR_FDIS_3_20190311_draft\CR_FDIS_3\part1000\data\modules\description_assignment\sys\4_info_reqs.htm" TargetMode="External"/><Relationship Id="rId2" Type="http://schemas.openxmlformats.org/officeDocument/2006/relationships/styles" Target="styles.xml"/><Relationship Id="rId16" Type="http://schemas.openxmlformats.org/officeDocument/2006/relationships/hyperlink" Target="file:///C:\Users\bus4005\Downloads\CR_FDIS_3_20190311_draft\CR_FDIS_3\part1000\data\modules\description_assignment\sys\4_info_reqs.htm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gif"/><Relationship Id="rId11" Type="http://schemas.openxmlformats.org/officeDocument/2006/relationships/hyperlink" Target="file:///C:\Users\bus4005\Downloads\CR_FDIS_3_20190311_draft\CR_FDIS_3\part1000\data\modules\description_assignment\sys\4_info_reqs.htm" TargetMode="External"/><Relationship Id="rId5" Type="http://schemas.openxmlformats.org/officeDocument/2006/relationships/hyperlink" Target="file:///C:\Users\bus4005\Downloads\CR_FDIS_3_20190311_draft\CR_FDIS_3\part1000\data\modules\description_assignment\armexpg2.htm" TargetMode="External"/><Relationship Id="rId15" Type="http://schemas.openxmlformats.org/officeDocument/2006/relationships/hyperlink" Target="file:///C:\Users\bus4005\Downloads\CR_FDIS_3_20190311_draft\CR_FDIS_3\part1000\data\modules\description_assignment\sys\4_info_reqs.htm" TargetMode="External"/><Relationship Id="rId10" Type="http://schemas.openxmlformats.org/officeDocument/2006/relationships/hyperlink" Target="file:///C:\Users\bus4005\Downloads\CR_FDIS_3_20190311_draft\CR_FDIS_3\part1000\data\modules\description_assignment\sys\4_info_reqs.htm" TargetMode="External"/><Relationship Id="rId19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hyperlink" Target="file:///C:\Users\bus4005\Downloads\CR_FDIS_3_20190311_draft\CR_FDIS_3\part1000\data\modules\description_assignment\sys\5_mapping.htm#aeentitydescription_text_assignment" TargetMode="External"/><Relationship Id="rId14" Type="http://schemas.openxmlformats.org/officeDocument/2006/relationships/hyperlink" Target="file:///C:\Users\bus4005\Downloads\CR_FDIS_3_20190311_draft\CR_FDIS_3\part1000\data\modules\description_assignment\sys\4_info_reqs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679</Words>
  <Characters>3875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Boeing Company</Company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Sapp (US), Brandon</dc:creator>
  <cp:keywords/>
  <dc:description/>
  <cp:lastModifiedBy>Sapp (US), Brandon</cp:lastModifiedBy>
  <cp:revision>2</cp:revision>
  <dcterms:created xsi:type="dcterms:W3CDTF">2019-03-20T19:45:00Z</dcterms:created>
  <dcterms:modified xsi:type="dcterms:W3CDTF">2019-03-20T19:45:00Z</dcterms:modified>
</cp:coreProperties>
</file>