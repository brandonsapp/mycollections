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2E7" w:rsidRDefault="007202E7" w:rsidP="007202E7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activity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Activity_arm</w:t>
        </w:r>
      </w:hyperlink>
      <w:r>
        <w:rPr>
          <w:rStyle w:val="HTMLCode"/>
          <w:color w:val="000000"/>
        </w:rPr>
        <w:t>;    --  ISO/TS 10303-1047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planned_characteristic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Planned_characteristic_arm</w:t>
        </w:r>
      </w:hyperlink>
      <w:r>
        <w:rPr>
          <w:rStyle w:val="HTMLCode"/>
          <w:color w:val="000000"/>
        </w:rPr>
        <w:t>;    --  ISO/TS 10303-1733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process_pla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Process_plan_arm</w:t>
        </w:r>
      </w:hyperlink>
      <w:r>
        <w:rPr>
          <w:rStyle w:val="HTMLCode"/>
          <w:color w:val="000000"/>
        </w:rPr>
        <w:t>;    --  ISO/TS 10303-1803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8" w:anchor="product_as_individual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Product_as_individual_arm</w:t>
        </w:r>
      </w:hyperlink>
      <w:r>
        <w:rPr>
          <w:rStyle w:val="HTMLCode"/>
          <w:color w:val="000000"/>
        </w:rPr>
        <w:t>;    --  ISO/TS 10303-1164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9" w:anchor="property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Property_assignment_arm</w:t>
        </w:r>
      </w:hyperlink>
      <w:r>
        <w:rPr>
          <w:rStyle w:val="HTMLCode"/>
          <w:color w:val="000000"/>
        </w:rPr>
        <w:t>;    --  ISO/TS 10303-1030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Activity_arm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10303-1047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Planned_characteristic_arm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10303-1733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Process_plan_arm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10303-1803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Product_as_individual_arm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10303-1164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Property_assignment_arm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10303-1030</w:t>
            </w:r>
          </w:p>
        </w:tc>
      </w:tr>
    </w:tbl>
    <w:p w:rsidR="007202E7" w:rsidRDefault="007202E7" w:rsidP="007202E7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10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11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2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7202E7" w:rsidRDefault="007202E7" w:rsidP="007202E7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</w:t>
      </w:r>
      <w:bookmarkEnd w:id="1"/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7202E7" w:rsidRDefault="007202E7" w:rsidP="007202E7">
      <w:pPr>
        <w:pStyle w:val="Heading2"/>
        <w:rPr>
          <w:color w:val="000000"/>
        </w:rPr>
      </w:pPr>
      <w:bookmarkStart w:id="2" w:name="product_as_individual_assembly_and_test_"/>
      <w:r>
        <w:rPr>
          <w:color w:val="000000"/>
        </w:rPr>
        <w:t>4.2.1 paiaata_activity_item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r>
        <w:rPr>
          <w:b/>
          <w:bCs/>
          <w:color w:val="000000"/>
          <w:sz w:val="27"/>
          <w:szCs w:val="27"/>
        </w:rPr>
        <w:t>paiaata_activity_item</w:t>
      </w:r>
      <w:r>
        <w:rPr>
          <w:color w:val="000000"/>
          <w:sz w:val="27"/>
          <w:szCs w:val="27"/>
        </w:rPr>
        <w:t> type is an extension of the </w:t>
      </w:r>
      <w:hyperlink r:id="rId14" w:anchor="activity_arm.activity_item" w:history="1">
        <w:r>
          <w:rPr>
            <w:rStyle w:val="Hyperlink"/>
            <w:b/>
            <w:bCs/>
            <w:sz w:val="27"/>
            <w:szCs w:val="27"/>
          </w:rPr>
          <w:t>activity_item</w:t>
        </w:r>
      </w:hyperlink>
      <w:r>
        <w:rPr>
          <w:color w:val="000000"/>
          <w:sz w:val="27"/>
          <w:szCs w:val="27"/>
        </w:rPr>
        <w:t> type. It adds the data type </w:t>
      </w:r>
      <w:hyperlink r:id="rId15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to the list of alternate data types.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paiaata_activity_item = SELECT BASED_ON </w:t>
      </w:r>
      <w:hyperlink r:id="rId16" w:anchor="activity_arm.activity_item" w:history="1">
        <w:r>
          <w:rPr>
            <w:rStyle w:val="Hyperlink"/>
            <w:rFonts w:ascii="Courier New" w:hAnsi="Courier New" w:cs="Courier New"/>
            <w:sz w:val="20"/>
            <w:szCs w:val="20"/>
          </w:rPr>
          <w:t>activity_item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7" w:anchor="product_as_individual_assembly_and_test_arm.applied_independent_test_resul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Applied_independent_test_result_property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Heading2"/>
        <w:rPr>
          <w:color w:val="000000"/>
        </w:rPr>
      </w:pPr>
      <w:bookmarkStart w:id="3" w:name="entities"/>
      <w:r>
        <w:rPr>
          <w:color w:val="000000"/>
        </w:rPr>
        <w:t>4.3 ARM entity definitions</w:t>
      </w:r>
      <w:bookmarkEnd w:id="3"/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4.3.1 Applied_independent_test_result_property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ping tabl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Applied_independent_test_result_property</w:t>
      </w:r>
      <w:r>
        <w:rPr>
          <w:color w:val="000000"/>
          <w:sz w:val="27"/>
          <w:szCs w:val="27"/>
        </w:rPr>
        <w:t> is a type of </w:t>
      </w:r>
      <w:hyperlink r:id="rId20" w:anchor="property_assignment_arm.applied_independent_property" w:history="1">
        <w:r>
          <w:rPr>
            <w:rStyle w:val="Hyperlink"/>
            <w:b/>
            <w:bCs/>
            <w:sz w:val="27"/>
            <w:szCs w:val="27"/>
          </w:rPr>
          <w:t>Applied_independent_property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Applied_independent_test_result_property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1" w:anchor="property_assignment_arm.applied_independen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Applied_independent_property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2" w:anchor="property_assignment_arm.assigned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Assigned_property</w:t>
        </w:r>
      </w:hyperlink>
      <w:r>
        <w:rPr>
          <w:rStyle w:val="HTMLCode"/>
          <w:color w:val="000000"/>
        </w:rPr>
        <w:t>.described_element : </w:t>
      </w:r>
      <w:hyperlink r:id="rId23" w:anchor="product_as_individual_assembly_and_test_arm.product_as_individual_test_result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Product_as_individual_test_result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described_element: </w:t>
      </w:r>
      <w:r>
        <w:rPr>
          <w:color w:val="000000"/>
          <w:sz w:val="27"/>
          <w:szCs w:val="27"/>
        </w:rPr>
        <w:t xml:space="preserve">an inherited attribute </w:t>
      </w:r>
      <w:del w:id="4" w:author="Sapp (US), Brandon" w:date="2019-03-21T08:35:00Z">
        <w:r w:rsidDel="007F0E97">
          <w:rPr>
            <w:color w:val="000000"/>
            <w:sz w:val="27"/>
            <w:szCs w:val="27"/>
          </w:rPr>
          <w:delText>shal</w:delText>
        </w:r>
      </w:del>
      <w:ins w:id="5" w:author="Sapp (US), Brandon" w:date="2019-03-21T08:35:00Z">
        <w:r w:rsidR="007F0E97">
          <w:rPr>
            <w:color w:val="000000"/>
            <w:sz w:val="27"/>
            <w:szCs w:val="27"/>
          </w:rPr>
          <w:t>shall</w:t>
        </w:r>
      </w:ins>
      <w:r>
        <w:rPr>
          <w:color w:val="000000"/>
          <w:sz w:val="27"/>
          <w:szCs w:val="27"/>
        </w:rPr>
        <w:t xml:space="preserve"> be of type </w:t>
      </w:r>
      <w:hyperlink r:id="rId24" w:anchor="product_as_individual_assembly_and_test_arm.product_as_individual_test_result" w:history="1">
        <w:r>
          <w:rPr>
            <w:rStyle w:val="Hyperlink"/>
            <w:b/>
            <w:bCs/>
            <w:sz w:val="27"/>
            <w:szCs w:val="27"/>
          </w:rPr>
          <w:t>Product_as_individual_test_result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Applied_independent_test_result_property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4.3.2 Applied_process_operation_occurrence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ping table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lastRenderedPageBreak/>
        <w:t>An </w:t>
      </w:r>
      <w:r>
        <w:rPr>
          <w:b/>
          <w:bCs/>
          <w:color w:val="000000"/>
          <w:sz w:val="27"/>
          <w:szCs w:val="27"/>
        </w:rPr>
        <w:t>Applied_process_operation_occurrence</w:t>
      </w:r>
      <w:r>
        <w:rPr>
          <w:color w:val="000000"/>
          <w:sz w:val="27"/>
          <w:szCs w:val="27"/>
        </w:rPr>
        <w:t> is a usage of </w:t>
      </w:r>
      <w:hyperlink r:id="rId2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with a product data.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Applied_process_operation_occurrence;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items : SET[1:?] OF </w:t>
      </w:r>
      <w:hyperlink r:id="rId27" w:anchor="product_as_individual_assembly_and_test_arm.applied_independent_test_resul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Applied_independent_test_result_property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source : </w:t>
      </w:r>
      <w:hyperlink r:id="rId28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items: </w:t>
      </w:r>
      <w:r>
        <w:rPr>
          <w:color w:val="000000"/>
          <w:sz w:val="27"/>
          <w:szCs w:val="27"/>
        </w:rPr>
        <w:t>specifies a set of </w:t>
      </w:r>
      <w:hyperlink r:id="rId29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objects for the </w:t>
      </w:r>
      <w:r>
        <w:rPr>
          <w:b/>
          <w:bCs/>
          <w:color w:val="000000"/>
          <w:sz w:val="27"/>
          <w:szCs w:val="27"/>
        </w:rPr>
        <w:t>Applied_process_operation_occurrence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source: </w:t>
      </w:r>
      <w:r>
        <w:rPr>
          <w:color w:val="000000"/>
          <w:sz w:val="27"/>
          <w:szCs w:val="27"/>
        </w:rPr>
        <w:t>specifies the role of the </w:t>
      </w:r>
      <w:hyperlink r:id="rId30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Applied_process_operation_occurrence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4.3.3 Applied_test_activity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pping table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 is a type of </w:t>
      </w:r>
      <w:hyperlink r:id="rId32" w:anchor="activity_arm.applied_activity_assignment" w:history="1">
        <w:r>
          <w:rPr>
            <w:rStyle w:val="Hyperlink"/>
            <w:b/>
            <w:bCs/>
            <w:sz w:val="27"/>
            <w:szCs w:val="27"/>
          </w:rPr>
          <w:t>Applied_activity_assignment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Applied_test_activity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3" w:anchor="activity_arm.applied_activity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Applied_activity_assignment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4" w:anchor="activity_arm.applied_activity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Applied_activity_assignment</w:t>
        </w:r>
      </w:hyperlink>
      <w:r>
        <w:rPr>
          <w:rStyle w:val="HTMLCode"/>
          <w:color w:val="000000"/>
        </w:rPr>
        <w:t>.items : SET[1:?] OF </w:t>
      </w:r>
      <w:hyperlink r:id="rId35" w:anchor="product_as_individual_assembly_and_test_arm.applied_independent_test_resul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Applied_independent_test_result_property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6" w:anchor="activity_arm.applied_activity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Applied_activity_assignment</w:t>
        </w:r>
      </w:hyperlink>
      <w:r>
        <w:rPr>
          <w:rStyle w:val="HTMLCode"/>
          <w:color w:val="000000"/>
        </w:rPr>
        <w:t>.role : STRING := 'test activity';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items: </w:t>
      </w:r>
      <w:r>
        <w:rPr>
          <w:color w:val="000000"/>
          <w:sz w:val="27"/>
          <w:szCs w:val="27"/>
        </w:rPr>
        <w:t>an inherited attribute shall be of type </w:t>
      </w:r>
      <w:hyperlink r:id="rId37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. There shall exist at least one</w:t>
      </w:r>
      <w:ins w:id="6" w:author="Sapp (US), Brandon" w:date="2019-03-21T08:35:00Z">
        <w:r w:rsidR="007F0E97">
          <w:rPr>
            <w:color w:val="000000"/>
            <w:sz w:val="27"/>
            <w:szCs w:val="27"/>
          </w:rPr>
          <w:t xml:space="preserve"> </w:t>
        </w:r>
      </w:ins>
      <w:hyperlink r:id="rId38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role: </w:t>
      </w:r>
      <w:r>
        <w:rPr>
          <w:color w:val="000000"/>
          <w:sz w:val="27"/>
          <w:szCs w:val="27"/>
        </w:rPr>
        <w:t>an inherited attribute shall be the string with value 'test activity' for the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lastRenderedPageBreak/>
        <w:t>4.3.4 Evaluated_characteristic_of_product_as_individual_test_result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pping table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Evaluated_characteristic_of_product_as_individual_test_result</w:t>
      </w:r>
      <w:r>
        <w:rPr>
          <w:color w:val="000000"/>
          <w:sz w:val="27"/>
          <w:szCs w:val="27"/>
        </w:rPr>
        <w:t> is a type of </w:t>
      </w:r>
      <w:hyperlink r:id="rId40" w:anchor="planned_characteristic_arm.evaluated_characteristic" w:history="1">
        <w:r>
          <w:rPr>
            <w:rStyle w:val="Hyperlink"/>
            <w:b/>
            <w:bCs/>
            <w:sz w:val="27"/>
            <w:szCs w:val="27"/>
          </w:rPr>
          <w:t>Evaluated_characteristic</w:t>
        </w:r>
      </w:hyperlink>
      <w:r>
        <w:rPr>
          <w:color w:val="000000"/>
          <w:sz w:val="27"/>
          <w:szCs w:val="27"/>
        </w:rPr>
        <w:t>. An</w:t>
      </w:r>
      <w:r>
        <w:rPr>
          <w:b/>
          <w:bCs/>
          <w:color w:val="000000"/>
          <w:sz w:val="27"/>
          <w:szCs w:val="27"/>
        </w:rPr>
        <w:t>Evaluated_characteristic_of_product_as_individual_test_result</w:t>
      </w:r>
      <w:r>
        <w:rPr>
          <w:color w:val="000000"/>
          <w:sz w:val="27"/>
          <w:szCs w:val="27"/>
        </w:rPr>
        <w:t> shall reference the </w:t>
      </w:r>
      <w:hyperlink r:id="rId41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that is the definition of the product characterization data inherited from </w:t>
      </w:r>
      <w:hyperlink r:id="rId42" w:anchor="planned_characteristic_arm.evaluated_characteristic" w:history="1">
        <w:r>
          <w:rPr>
            <w:rStyle w:val="Hyperlink"/>
            <w:b/>
            <w:bCs/>
            <w:sz w:val="27"/>
            <w:szCs w:val="27"/>
          </w:rPr>
          <w:t>Evaluated_characteristic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Evaluated_characteristic_of_product_as_individual_test_result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3" w:anchor="planned_characteristic_arm.evaluated_characteristic" w:history="1">
        <w:r>
          <w:rPr>
            <w:rStyle w:val="Hyperlink"/>
            <w:rFonts w:ascii="Courier New" w:hAnsi="Courier New" w:cs="Courier New"/>
            <w:sz w:val="20"/>
            <w:szCs w:val="20"/>
          </w:rPr>
          <w:t>Evaluated_characteristic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'PRODUCT_AS_INDIVIDUAL_ASSEMBLY_AND_TEST_ARM.APPLIED_INDEPENDENT_TEST_RESULT_PROPERTY' IN TYPEOF(SELF\Evaluated_characteristic.product_characterization_data.definition);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 inherited attribute </w:t>
      </w:r>
      <w:hyperlink r:id="rId44" w:anchor="planned_characteristic_arm.evaluated_characteristic.product_characterization_data" w:history="1">
        <w:r>
          <w:rPr>
            <w:rStyle w:val="Hyperlink"/>
            <w:b/>
            <w:bCs/>
            <w:sz w:val="27"/>
            <w:szCs w:val="27"/>
          </w:rPr>
          <w:t>product_characterization_data</w:t>
        </w:r>
      </w:hyperlink>
      <w:r>
        <w:rPr>
          <w:color w:val="000000"/>
          <w:sz w:val="27"/>
          <w:szCs w:val="27"/>
        </w:rPr>
        <w:t> shall refer to a </w:t>
      </w:r>
      <w:hyperlink r:id="rId45" w:anchor="property_assignment_arm.property_representation" w:history="1">
        <w:r>
          <w:rPr>
            <w:rStyle w:val="Hyperlink"/>
            <w:b/>
            <w:bCs/>
            <w:sz w:val="27"/>
            <w:szCs w:val="27"/>
          </w:rPr>
          <w:t>Property_representation</w:t>
        </w:r>
      </w:hyperlink>
      <w:r>
        <w:rPr>
          <w:color w:val="000000"/>
          <w:sz w:val="27"/>
          <w:szCs w:val="27"/>
        </w:rPr>
        <w:t> that is assigned to an</w:t>
      </w:r>
      <w:ins w:id="7" w:author="Sapp (US), Brandon" w:date="2019-03-21T08:36:00Z">
        <w:r w:rsidR="007F0E97">
          <w:rPr>
            <w:color w:val="000000"/>
            <w:sz w:val="27"/>
            <w:szCs w:val="27"/>
          </w:rPr>
          <w:t xml:space="preserve"> </w:t>
        </w:r>
      </w:ins>
      <w:bookmarkStart w:id="8" w:name="_GoBack"/>
      <w:bookmarkEnd w:id="8"/>
      <w:r w:rsidR="007F0E97">
        <w:rPr>
          <w:rStyle w:val="Hyperlink"/>
          <w:b/>
          <w:bCs/>
          <w:sz w:val="27"/>
          <w:szCs w:val="27"/>
        </w:rPr>
        <w:fldChar w:fldCharType="begin"/>
      </w:r>
      <w:r w:rsidR="007F0E97">
        <w:rPr>
          <w:rStyle w:val="Hyperlink"/>
          <w:b/>
          <w:bCs/>
          <w:sz w:val="27"/>
          <w:szCs w:val="27"/>
        </w:rPr>
        <w:instrText xml:space="preserve"> HYPERLINK "file:///C:\\Users\\bus4005\\Downloads\\CR_FDIS_3_20190311_draft\\CR_FDIS_3\\part1000\\data\\modules\\product_as_individual_assembly_and_test\\sys\\4_info_reqs.htm" \l "product_</w:instrText>
      </w:r>
      <w:r w:rsidR="007F0E97">
        <w:rPr>
          <w:rStyle w:val="Hyperlink"/>
          <w:b/>
          <w:bCs/>
          <w:sz w:val="27"/>
          <w:szCs w:val="27"/>
        </w:rPr>
        <w:instrText xml:space="preserve">as_individual_assembly_and_test_arm.applied_independent_test_result_property" </w:instrText>
      </w:r>
      <w:r w:rsidR="007F0E97">
        <w:rPr>
          <w:rStyle w:val="Hyperlink"/>
          <w:b/>
          <w:bCs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Applied_independent_test_result_property</w:t>
      </w:r>
      <w:r w:rsidR="007F0E97">
        <w:rPr>
          <w:rStyle w:val="Hyperlink"/>
          <w:b/>
          <w:bCs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4.3.5 Product_as_individual_assembly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pping table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 is a type of </w:t>
      </w:r>
      <w:hyperlink r:id="rId47" w:anchor="assembly_structure_arm.assembly_component_relationship" w:history="1">
        <w:r>
          <w:rPr>
            <w:rStyle w:val="Hyperlink"/>
            <w:b/>
            <w:bCs/>
            <w:sz w:val="27"/>
            <w:szCs w:val="27"/>
          </w:rPr>
          <w:t>Assembly_component_relationship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Product_as_individual_assembly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8" w:anchor="assembly_structure_arm.assembly_compon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Assembly_component_relationship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49" w:anchor="assembly_structure_arm.product_occurrence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Product_occurrence_definition_relationship</w:t>
        </w:r>
      </w:hyperlink>
      <w:r>
        <w:rPr>
          <w:rStyle w:val="HTMLCode"/>
          <w:color w:val="000000"/>
        </w:rPr>
        <w:t>.relating_view : </w:t>
      </w:r>
      <w:hyperlink r:id="rId50" w:anchor="product_as_individual_arm.product_as_individual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51" w:anchor="assembly_structure_arm.product_occurrence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Product_occurrence_definition_relationship</w:t>
        </w:r>
      </w:hyperlink>
      <w:r>
        <w:rPr>
          <w:rStyle w:val="HTMLCode"/>
          <w:color w:val="000000"/>
        </w:rPr>
        <w:t>.related_view : </w:t>
      </w:r>
      <w:hyperlink r:id="rId52" w:anchor="product_as_individual_arm.product_as_individual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is_realization_of : OPTIONAL </w:t>
      </w:r>
      <w:hyperlink r:id="rId53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NOT(EXISTS(SELF\Assembly_component_relationship.quantity));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relating_view: </w:t>
      </w:r>
      <w:r>
        <w:rPr>
          <w:color w:val="000000"/>
          <w:sz w:val="27"/>
          <w:szCs w:val="27"/>
        </w:rPr>
        <w:t>an inherited attribute shall be of type </w:t>
      </w:r>
      <w:hyperlink r:id="rId54" w:anchor="product_as_individual_arm.product_as_individual_view" w:history="1">
        <w:r>
          <w:rPr>
            <w:rStyle w:val="Hyperlink"/>
            <w:b/>
            <w:bCs/>
            <w:sz w:val="27"/>
            <w:szCs w:val="27"/>
          </w:rPr>
          <w:t>Product_as_individual_view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related_view: </w:t>
      </w:r>
      <w:r>
        <w:rPr>
          <w:color w:val="000000"/>
          <w:sz w:val="27"/>
          <w:szCs w:val="27"/>
        </w:rPr>
        <w:t>an inherited attribute shall be of type </w:t>
      </w:r>
      <w:hyperlink r:id="rId55" w:anchor="product_as_individual_arm.product_as_individual_view" w:history="1">
        <w:r>
          <w:rPr>
            <w:rStyle w:val="Hyperlink"/>
            <w:b/>
            <w:bCs/>
            <w:sz w:val="27"/>
            <w:szCs w:val="27"/>
          </w:rPr>
          <w:t>Product_as_individual_view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is_realization_of: </w:t>
      </w:r>
      <w:r>
        <w:rPr>
          <w:color w:val="000000"/>
          <w:sz w:val="27"/>
          <w:szCs w:val="27"/>
        </w:rPr>
        <w:t>specifies the role of the </w:t>
      </w:r>
      <w:hyperlink r:id="rId56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. The value of this attribute need not be specified.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57" w:anchor="assembly_structure_arm.assembly_component_relationship.quantity" w:history="1">
        <w:r>
          <w:rPr>
            <w:rStyle w:val="Hyperlink"/>
            <w:b/>
            <w:bCs/>
            <w:sz w:val="27"/>
            <w:szCs w:val="27"/>
          </w:rPr>
          <w:t>quantity</w:t>
        </w:r>
      </w:hyperlink>
      <w:r>
        <w:rPr>
          <w:color w:val="000000"/>
          <w:sz w:val="27"/>
          <w:szCs w:val="27"/>
        </w:rPr>
        <w:t> shall not be populated.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4.3.6 Product_as_individual_test_result</w:t>
      </w:r>
      <w:bookmarkEnd w:id="2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pping table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Product_as_individual_test_result</w:t>
      </w:r>
      <w:r>
        <w:rPr>
          <w:color w:val="000000"/>
          <w:sz w:val="27"/>
          <w:szCs w:val="27"/>
        </w:rPr>
        <w:t> is a type of </w:t>
      </w:r>
      <w:hyperlink r:id="rId59" w:anchor="planned_characteristic_arm.evaluation_view_definition" w:history="1">
        <w:r>
          <w:rPr>
            <w:rStyle w:val="Hyperlink"/>
            <w:b/>
            <w:bCs/>
            <w:sz w:val="27"/>
            <w:szCs w:val="27"/>
          </w:rPr>
          <w:t>Evaluation_view_definition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Product_as_individual_test_result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60" w:anchor="product_as_individual_arm.product_as_individual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Product_as_individual_view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Product_as_individual_assembly_and_test_arm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202E7" w:rsidRDefault="004B0747" w:rsidP="007202E7"/>
    <w:sectPr w:rsidR="004B0747" w:rsidRPr="007202E7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2E08"/>
    <w:multiLevelType w:val="multilevel"/>
    <w:tmpl w:val="3AC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822E5"/>
    <w:multiLevelType w:val="multilevel"/>
    <w:tmpl w:val="DE3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D59A4"/>
    <w:multiLevelType w:val="multilevel"/>
    <w:tmpl w:val="5C5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14"/>
  </w:num>
  <w:num w:numId="5">
    <w:abstractNumId w:val="15"/>
  </w:num>
  <w:num w:numId="6">
    <w:abstractNumId w:val="1"/>
  </w:num>
  <w:num w:numId="7">
    <w:abstractNumId w:val="12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  <w:num w:numId="12">
    <w:abstractNumId w:val="13"/>
  </w:num>
  <w:num w:numId="13">
    <w:abstractNumId w:val="10"/>
  </w:num>
  <w:num w:numId="14">
    <w:abstractNumId w:val="3"/>
  </w:num>
  <w:num w:numId="15">
    <w:abstractNumId w:val="8"/>
  </w:num>
  <w:num w:numId="16">
    <w:abstractNumId w:val="9"/>
  </w:num>
  <w:num w:numId="17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QUA4ZgBgSwAAAA="/>
  </w:docVars>
  <w:rsids>
    <w:rsidRoot w:val="0025162F"/>
    <w:rsid w:val="000D6036"/>
    <w:rsid w:val="001047C2"/>
    <w:rsid w:val="0016543A"/>
    <w:rsid w:val="00196BF5"/>
    <w:rsid w:val="0025162F"/>
    <w:rsid w:val="002F23E9"/>
    <w:rsid w:val="00475D66"/>
    <w:rsid w:val="004A0CED"/>
    <w:rsid w:val="004B0747"/>
    <w:rsid w:val="005A5B46"/>
    <w:rsid w:val="00683EA8"/>
    <w:rsid w:val="007202E7"/>
    <w:rsid w:val="007D5C51"/>
    <w:rsid w:val="007F0E97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BA159E"/>
    <w:rsid w:val="00C163C3"/>
    <w:rsid w:val="00DC67B9"/>
    <w:rsid w:val="00DE3BB2"/>
    <w:rsid w:val="00F60844"/>
    <w:rsid w:val="00F64006"/>
    <w:rsid w:val="00F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FB1C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E9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F0E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4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gif"/><Relationship Id="rId18" Type="http://schemas.openxmlformats.org/officeDocument/2006/relationships/hyperlink" Target="file:///C:\Users\bus4005\Downloads\CR_FDIS_3_20190311_draft\CR_FDIS_3\part1000\data\modules\product_as_individual_assembly_and_test\sys\5_mapping.htm#aeentityapplied_independent_test_result_property" TargetMode="External"/><Relationship Id="rId26" Type="http://schemas.openxmlformats.org/officeDocument/2006/relationships/hyperlink" Target="file:///C:\Users\bus4005\Downloads\CR_FDIS_3_20190311_draft\CR_FDIS_3\part1000\data\modules\process_plan\sys\4_info_reqs.htm" TargetMode="External"/><Relationship Id="rId39" Type="http://schemas.openxmlformats.org/officeDocument/2006/relationships/hyperlink" Target="file:///C:\Users\bus4005\Downloads\CR_FDIS_3_20190311_draft\CR_FDIS_3\part1000\data\modules\product_as_individual_assembly_and_test\sys\5_mapping.htm#aeentityevaluated_characteristic_of_product_as_individual_test_result" TargetMode="External"/><Relationship Id="rId21" Type="http://schemas.openxmlformats.org/officeDocument/2006/relationships/hyperlink" Target="file:///C:\Users\bus4005\Downloads\CR_FDIS_3_20190311_draft\CR_FDIS_3\part1000\data\modules\property_assignment\sys\4_info_reqs.htm" TargetMode="External"/><Relationship Id="rId34" Type="http://schemas.openxmlformats.org/officeDocument/2006/relationships/hyperlink" Target="file:///C:\Users\bus4005\Downloads\CR_FDIS_3_20190311_draft\CR_FDIS_3\part1000\data\modules\activity\sys\4_info_reqs.htm" TargetMode="External"/><Relationship Id="rId42" Type="http://schemas.openxmlformats.org/officeDocument/2006/relationships/hyperlink" Target="file:///C:\Users\bus4005\Downloads\CR_FDIS_3_20190311_draft\CR_FDIS_3\part1000\data\modules\planned_characteristic\sys\4_info_reqs.htm" TargetMode="External"/><Relationship Id="rId47" Type="http://schemas.openxmlformats.org/officeDocument/2006/relationships/hyperlink" Target="file:///C:\Users\bus4005\Downloads\CR_FDIS_3_20190311_draft\CR_FDIS_3\part1000\data\modules\assembly_structure\sys\4_info_reqs.htm" TargetMode="External"/><Relationship Id="rId50" Type="http://schemas.openxmlformats.org/officeDocument/2006/relationships/hyperlink" Target="file:///C:\Users\bus4005\Downloads\CR_FDIS_3_20190311_draft\CR_FDIS_3\part1000\data\modules\product_as_individual\sys\4_info_reqs.htm" TargetMode="External"/><Relationship Id="rId55" Type="http://schemas.openxmlformats.org/officeDocument/2006/relationships/hyperlink" Target="file:///C:\Users\bus4005\Downloads\CR_FDIS_3_20190311_draft\CR_FDIS_3\part1000\data\modules\product_as_individual\sys\4_info_reqs.htm" TargetMode="External"/><Relationship Id="rId63" Type="http://schemas.openxmlformats.org/officeDocument/2006/relationships/theme" Target="theme/theme1.xml"/><Relationship Id="rId7" Type="http://schemas.openxmlformats.org/officeDocument/2006/relationships/hyperlink" Target="file:///C:\Users\bus4005\Downloads\CR_FDIS_3_20190311_draft\CR_FDIS_3\part1000\data\modules\process_plan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activity\sys\4_info_reqs.htm" TargetMode="External"/><Relationship Id="rId20" Type="http://schemas.openxmlformats.org/officeDocument/2006/relationships/hyperlink" Target="file:///C:\Users\bus4005\Downloads\CR_FDIS_3_20190311_draft\CR_FDIS_3\part1000\data\modules\property_assignment\sys\4_info_reqs.htm" TargetMode="External"/><Relationship Id="rId29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1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54" Type="http://schemas.openxmlformats.org/officeDocument/2006/relationships/hyperlink" Target="file:///C:\Users\bus4005\Downloads\CR_FDIS_3_20190311_draft\CR_FDIS_3\part1000\data\modules\product_as_individual\sys\4_info_reqs.htm" TargetMode="External"/><Relationship Id="rId62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planned_characteristic\sys\4_info_reqs.htm" TargetMode="External"/><Relationship Id="rId11" Type="http://schemas.openxmlformats.org/officeDocument/2006/relationships/hyperlink" Target="file:///C:\Users\bus4005\Downloads\CR_FDIS_3_20190311_draft\CR_FDIS_3\part1000\data\modules\product_as_individual_assembly_and_test\armexpg1.htm" TargetMode="External"/><Relationship Id="rId24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32" Type="http://schemas.openxmlformats.org/officeDocument/2006/relationships/hyperlink" Target="file:///C:\Users\bus4005\Downloads\CR_FDIS_3_20190311_draft\CR_FDIS_3\part1000\data\modules\activity\sys\4_info_reqs.htm" TargetMode="External"/><Relationship Id="rId37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0" Type="http://schemas.openxmlformats.org/officeDocument/2006/relationships/hyperlink" Target="file:///C:\Users\bus4005\Downloads\CR_FDIS_3_20190311_draft\CR_FDIS_3\part1000\data\modules\planned_characteristic\sys\4_info_reqs.htm" TargetMode="External"/><Relationship Id="rId45" Type="http://schemas.openxmlformats.org/officeDocument/2006/relationships/hyperlink" Target="file:///C:\Users\bus4005\Downloads\CR_FDIS_3_20190311_draft\CR_FDIS_3\part1000\data\modules\property_assignment\sys\4_info_reqs.htm" TargetMode="External"/><Relationship Id="rId53" Type="http://schemas.openxmlformats.org/officeDocument/2006/relationships/hyperlink" Target="file:///C:\Users\bus4005\Downloads\CR_FDIS_3_20190311_draft\CR_FDIS_3\part1000\data\modules\product_occurrence\sys\4_info_reqs.htm" TargetMode="External"/><Relationship Id="rId58" Type="http://schemas.openxmlformats.org/officeDocument/2006/relationships/hyperlink" Target="file:///C:\Users\bus4005\Downloads\CR_FDIS_3_20190311_draft\CR_FDIS_3\part1000\data\modules\product_as_individual_assembly_and_test\sys\5_mapping.htm#aeentityproduct_as_individual_test_result" TargetMode="External"/><Relationship Id="rId5" Type="http://schemas.openxmlformats.org/officeDocument/2006/relationships/hyperlink" Target="file:///C:\Users\bus4005\Downloads\CR_FDIS_3_20190311_draft\CR_FDIS_3\part1000\data\modules\activity\sys\4_info_reqs.htm" TargetMode="External"/><Relationship Id="rId15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23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28" Type="http://schemas.openxmlformats.org/officeDocument/2006/relationships/hyperlink" Target="file:///C:\Users\bus4005\Downloads\CR_FDIS_3_20190311_draft\CR_FDIS_3\part1000\data\modules\process_plan\sys\4_info_reqs.htm" TargetMode="External"/><Relationship Id="rId36" Type="http://schemas.openxmlformats.org/officeDocument/2006/relationships/hyperlink" Target="file:///C:\Users\bus4005\Downloads\CR_FDIS_3_20190311_draft\CR_FDIS_3\part1000\data\modules\activity\sys\4_info_reqs.htm" TargetMode="External"/><Relationship Id="rId49" Type="http://schemas.openxmlformats.org/officeDocument/2006/relationships/hyperlink" Target="file:///C:\Users\bus4005\Downloads\CR_FDIS_3_20190311_draft\CR_FDIS_3\part1000\data\modules\assembly_structure\sys\4_info_reqs.htm" TargetMode="External"/><Relationship Id="rId57" Type="http://schemas.openxmlformats.org/officeDocument/2006/relationships/hyperlink" Target="file:///C:\Users\bus4005\Downloads\CR_FDIS_3_20190311_draft\CR_FDIS_3\part1000\data\modules\assembly_structure\sys\4_info_reqs.htm" TargetMode="External"/><Relationship Id="rId61" Type="http://schemas.openxmlformats.org/officeDocument/2006/relationships/fontTable" Target="fontTable.xml"/><Relationship Id="rId10" Type="http://schemas.openxmlformats.org/officeDocument/2006/relationships/hyperlink" Target="file:///C:\Users\bus4005\Downloads\CR_FDIS_3_20190311_draft\CR_FDIS_3\part1000\data\modules\product_as_individual_assembly_and_test\sys\c_arm_expg.htm" TargetMode="External"/><Relationship Id="rId19" Type="http://schemas.openxmlformats.org/officeDocument/2006/relationships/image" Target="media/image2.gif"/><Relationship Id="rId31" Type="http://schemas.openxmlformats.org/officeDocument/2006/relationships/hyperlink" Target="file:///C:\Users\bus4005\Downloads\CR_FDIS_3_20190311_draft\CR_FDIS_3\part1000\data\modules\product_as_individual_assembly_and_test\sys\5_mapping.htm#aeentityapplied_test_activity" TargetMode="External"/><Relationship Id="rId44" Type="http://schemas.openxmlformats.org/officeDocument/2006/relationships/hyperlink" Target="file:///C:\Users\bus4005\Downloads\CR_FDIS_3_20190311_draft\CR_FDIS_3\part1000\data\modules\planned_characteristic\sys\4_info_reqs.htm" TargetMode="External"/><Relationship Id="rId52" Type="http://schemas.openxmlformats.org/officeDocument/2006/relationships/hyperlink" Target="file:///C:\Users\bus4005\Downloads\CR_FDIS_3_20190311_draft\CR_FDIS_3\part1000\data\modules\product_as_individual\sys\4_info_reqs.htm" TargetMode="External"/><Relationship Id="rId60" Type="http://schemas.openxmlformats.org/officeDocument/2006/relationships/hyperlink" Target="file:///C:\Users\bus4005\Downloads\CR_FDIS_3_20190311_draft\CR_FDIS_3\part1000\data\modules\product_as_individual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property_assignment\sys\4_info_reqs.htm" TargetMode="External"/><Relationship Id="rId14" Type="http://schemas.openxmlformats.org/officeDocument/2006/relationships/hyperlink" Target="file:///C:\Users\bus4005\Downloads\CR_FDIS_3_20190311_draft\CR_FDIS_3\part1000\data\modules\activity\sys\4_info_reqs.htm" TargetMode="External"/><Relationship Id="rId22" Type="http://schemas.openxmlformats.org/officeDocument/2006/relationships/hyperlink" Target="file:///C:\Users\bus4005\Downloads\CR_FDIS_3_20190311_draft\CR_FDIS_3\part1000\data\modules\property_assignment\sys\4_info_reqs.htm" TargetMode="External"/><Relationship Id="rId27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30" Type="http://schemas.openxmlformats.org/officeDocument/2006/relationships/hyperlink" Target="file:///C:\Users\bus4005\Downloads\CR_FDIS_3_20190311_draft\CR_FDIS_3\part1000\data\modules\process_plan\sys\4_info_reqs.htm" TargetMode="External"/><Relationship Id="rId35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3" Type="http://schemas.openxmlformats.org/officeDocument/2006/relationships/hyperlink" Target="file:///C:\Users\bus4005\Downloads\CR_FDIS_3_20190311_draft\CR_FDIS_3\part1000\data\modules\planned_characteristic\sys\4_info_reqs.htm" TargetMode="External"/><Relationship Id="rId48" Type="http://schemas.openxmlformats.org/officeDocument/2006/relationships/hyperlink" Target="file:///C:\Users\bus4005\Downloads\CR_FDIS_3_20190311_draft\CR_FDIS_3\part1000\data\modules\assembly_structure\sys\4_info_reqs.htm" TargetMode="External"/><Relationship Id="rId56" Type="http://schemas.openxmlformats.org/officeDocument/2006/relationships/hyperlink" Target="file:///C:\Users\bus4005\Downloads\CR_FDIS_3_20190311_draft\CR_FDIS_3\part1000\data\modules\product_occurrence\sys\4_info_reqs.htm" TargetMode="External"/><Relationship Id="rId8" Type="http://schemas.openxmlformats.org/officeDocument/2006/relationships/hyperlink" Target="file:///C:\Users\bus4005\Downloads\CR_FDIS_3_20190311_draft\CR_FDIS_3\part1000\data\modules\product_as_individual\sys\4_info_reqs.htm" TargetMode="External"/><Relationship Id="rId51" Type="http://schemas.openxmlformats.org/officeDocument/2006/relationships/hyperlink" Target="file:///C:\Users\bus4005\Downloads\CR_FDIS_3_20190311_draft\CR_FDIS_3\part1000\data\modules\assembly_structure\sys\4_info_reqs.htm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bus4005\Downloads\CR_FDIS_3_20190311_draft\CR_FDIS_3\part1000\data\modules\product_as_individual_assembly_and_test\armexpg2.htm" TargetMode="External"/><Relationship Id="rId17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25" Type="http://schemas.openxmlformats.org/officeDocument/2006/relationships/hyperlink" Target="file:///C:\Users\bus4005\Downloads\CR_FDIS_3_20190311_draft\CR_FDIS_3\part1000\data\modules\product_as_individual_assembly_and_test\sys\5_mapping.htm#aeentityapplied_process_operation_occurrence" TargetMode="External"/><Relationship Id="rId33" Type="http://schemas.openxmlformats.org/officeDocument/2006/relationships/hyperlink" Target="file:///C:\Users\bus4005\Downloads\CR_FDIS_3_20190311_draft\CR_FDIS_3\part1000\data\modules\activity\sys\4_info_reqs.htm" TargetMode="External"/><Relationship Id="rId38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6" Type="http://schemas.openxmlformats.org/officeDocument/2006/relationships/hyperlink" Target="file:///C:\Users\bus4005\Downloads\CR_FDIS_3_20190311_draft\CR_FDIS_3\part1000\data\modules\product_as_individual_assembly_and_test\sys\5_mapping.htm#aeentityproduct_as_individual_assembly" TargetMode="External"/><Relationship Id="rId59" Type="http://schemas.openxmlformats.org/officeDocument/2006/relationships/hyperlink" Target="file:///C:\Users\bus4005\Downloads\CR_FDIS_3_20190311_draft\CR_FDIS_3\part1000\data\modules\planned_characteristic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2019-03-21T15:36:00Z</dcterms:created>
  <dcterms:modified xsi:type="dcterms:W3CDTF">2019-03-21T15:36:00Z</dcterms:modified>
</cp:coreProperties>
</file>