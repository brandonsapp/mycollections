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4495" w:rsidRDefault="00E24495" w:rsidP="00E24495">
      <w:pPr>
        <w:pStyle w:val="Heading2"/>
        <w:rPr>
          <w:color w:val="000000"/>
        </w:rPr>
      </w:pPr>
      <w:bookmarkStart w:id="0" w:name="schema$schema_no+3"/>
      <w:bookmarkStart w:id="1" w:name="_GoBack"/>
      <w:bookmarkEnd w:id="1"/>
      <w:r>
        <w:rPr>
          <w:color w:val="000000"/>
        </w:rPr>
        <w:t>4 Systems engineering representation schema</w:t>
      </w:r>
      <w:bookmarkEnd w:id="0"/>
    </w:p>
    <w:p w:rsidR="00E24495" w:rsidRDefault="00E24495" w:rsidP="00E24495">
      <w:pPr>
        <w:pStyle w:val="Heading2"/>
        <w:rPr>
          <w:color w:val="000000"/>
        </w:rPr>
      </w:pPr>
      <w:bookmarkStart w:id="2" w:name="gen"/>
      <w:r>
        <w:rPr>
          <w:color w:val="000000"/>
        </w:rPr>
        <w:t>4.1 General</w:t>
      </w:r>
      <w:bookmarkEnd w:id="2"/>
    </w:p>
    <w:p w:rsidR="00E24495" w:rsidRDefault="00E24495" w:rsidP="00E24495">
      <w:r>
        <w:rPr>
          <w:color w:val="000000"/>
          <w:sz w:val="27"/>
          <w:szCs w:val="27"/>
        </w:rPr>
        <w:t>The </w:t>
      </w:r>
      <w:r>
        <w:rPr>
          <w:b/>
          <w:bCs/>
          <w:color w:val="000000"/>
          <w:sz w:val="27"/>
          <w:szCs w:val="27"/>
        </w:rPr>
        <w:t>systems_engineering_representation_schema</w:t>
      </w:r>
      <w:r>
        <w:rPr>
          <w:color w:val="000000"/>
          <w:sz w:val="27"/>
          <w:szCs w:val="27"/>
        </w:rPr>
        <w:t xml:space="preserve"> represents concepts required in the Systems Engineering discipline for representations of </w:t>
      </w:r>
      <w:del w:id="3" w:author="Sapp (US), Brandon" w:date="2019-03-21T09:13:00Z">
        <w:r w:rsidDel="00CE7E29">
          <w:rPr>
            <w:color w:val="000000"/>
            <w:sz w:val="27"/>
            <w:szCs w:val="27"/>
          </w:rPr>
          <w:delText xml:space="preserve">artifacts </w:delText>
        </w:r>
      </w:del>
      <w:ins w:id="4" w:author="Sapp (US), Brandon" w:date="2019-03-21T09:13:00Z">
        <w:r w:rsidR="00CE7E29">
          <w:rPr>
            <w:color w:val="000000"/>
            <w:sz w:val="27"/>
            <w:szCs w:val="27"/>
          </w:rPr>
          <w:t>art</w:t>
        </w:r>
        <w:r w:rsidR="00CE7E29">
          <w:rPr>
            <w:color w:val="000000"/>
            <w:sz w:val="27"/>
            <w:szCs w:val="27"/>
          </w:rPr>
          <w:t>e</w:t>
        </w:r>
        <w:r w:rsidR="00CE7E29">
          <w:rPr>
            <w:color w:val="000000"/>
            <w:sz w:val="27"/>
            <w:szCs w:val="27"/>
          </w:rPr>
          <w:t xml:space="preserve">facts </w:t>
        </w:r>
      </w:ins>
      <w:r>
        <w:rPr>
          <w:color w:val="000000"/>
          <w:sz w:val="27"/>
          <w:szCs w:val="27"/>
        </w:rPr>
        <w:t>consumed and produced by that discipline. This clause defines the information requirements to which implementations shall conform using the EXPRESS language as defined in ISO 10303-11. The following EXPRESS declaration begins the </w:t>
      </w:r>
      <w:r>
        <w:rPr>
          <w:b/>
          <w:bCs/>
          <w:color w:val="000000"/>
          <w:sz w:val="27"/>
          <w:szCs w:val="27"/>
        </w:rPr>
        <w:t>systems_engineering_representation_schema</w:t>
      </w:r>
      <w:r>
        <w:rPr>
          <w:color w:val="000000"/>
          <w:sz w:val="27"/>
          <w:szCs w:val="27"/>
        </w:rPr>
        <w:t> and identifies the necessary external references.</w:t>
      </w:r>
    </w:p>
    <w:p w:rsidR="00E24495" w:rsidRDefault="00E24495" w:rsidP="00E24495">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E24495" w:rsidRDefault="00E24495" w:rsidP="00E24495">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5" w:name="systems_engineering_representation_schem"/>
      <w:r>
        <w:rPr>
          <w:rStyle w:val="HTMLCode"/>
          <w:rFonts w:eastAsiaTheme="minorHAnsi"/>
          <w:color w:val="000000"/>
        </w:rPr>
        <w:t>SCHEMA systems_engineering_representation_schema;</w:t>
      </w:r>
      <w:bookmarkStart w:id="6" w:name="interfaces"/>
      <w:bookmarkEnd w:id="6"/>
    </w:p>
    <w:p w:rsidR="00E24495" w:rsidRDefault="00E24495" w:rsidP="00E24495">
      <w:pPr>
        <w:pStyle w:val="NormalWeb"/>
        <w:spacing w:after="270" w:afterAutospacing="0"/>
        <w:rPr>
          <w:color w:val="000000"/>
          <w:sz w:val="27"/>
          <w:szCs w:val="27"/>
        </w:rPr>
      </w:pPr>
      <w:r>
        <w:rPr>
          <w:rStyle w:val="HTMLCode"/>
          <w:color w:val="000000"/>
        </w:rPr>
        <w:t>REFERENCE FROM </w:t>
      </w:r>
      <w:hyperlink r:id="rId5" w:anchor="action_schema" w:history="1">
        <w:r>
          <w:rPr>
            <w:rStyle w:val="Hyperlink"/>
            <w:rFonts w:ascii="Courier New" w:hAnsi="Courier New" w:cs="Courier New"/>
            <w:sz w:val="20"/>
            <w:szCs w:val="20"/>
          </w:rPr>
          <w:t>action_schema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6" w:anchor="action_schema.action_method" w:history="1">
        <w:r>
          <w:rPr>
            <w:rStyle w:val="Hyperlink"/>
            <w:rFonts w:ascii="Courier New" w:hAnsi="Courier New" w:cs="Courier New"/>
            <w:sz w:val="20"/>
            <w:szCs w:val="20"/>
          </w:rPr>
          <w:t>action_method</w:t>
        </w:r>
      </w:hyperlink>
      <w:r>
        <w:rPr>
          <w:rStyle w:val="HTMLCode"/>
          <w:color w:val="000000"/>
        </w:rPr>
        <w:t>); </w:t>
      </w:r>
    </w:p>
    <w:p w:rsidR="00E24495" w:rsidRDefault="00E24495" w:rsidP="00E24495">
      <w:pPr>
        <w:pStyle w:val="NormalWeb"/>
        <w:spacing w:after="270" w:afterAutospacing="0"/>
        <w:rPr>
          <w:color w:val="000000"/>
          <w:sz w:val="27"/>
          <w:szCs w:val="27"/>
        </w:rPr>
      </w:pPr>
      <w:r>
        <w:rPr>
          <w:rStyle w:val="HTMLCode"/>
          <w:color w:val="000000"/>
        </w:rPr>
        <w:t>REFERENCE FROM </w:t>
      </w:r>
      <w:hyperlink r:id="rId7" w:anchor="iso13584_expressions_schema" w:history="1">
        <w:r>
          <w:rPr>
            <w:rStyle w:val="Hyperlink"/>
            <w:rFonts w:ascii="Courier New" w:hAnsi="Courier New" w:cs="Courier New"/>
            <w:sz w:val="20"/>
            <w:szCs w:val="20"/>
          </w:rPr>
          <w:t>iso13584_expressions_schema</w:t>
        </w:r>
      </w:hyperlink>
      <w:r>
        <w:rPr>
          <w:rStyle w:val="HTMLCode"/>
          <w:color w:val="000000"/>
        </w:rPr>
        <w:t>    --  ISO 13584-20</w:t>
      </w:r>
      <w:r>
        <w:rPr>
          <w:rFonts w:ascii="Courier New" w:hAnsi="Courier New" w:cs="Courier New"/>
          <w:color w:val="000000"/>
          <w:sz w:val="20"/>
          <w:szCs w:val="20"/>
        </w:rPr>
        <w:br/>
      </w:r>
      <w:r>
        <w:rPr>
          <w:rStyle w:val="HTMLCode"/>
          <w:color w:val="000000"/>
        </w:rPr>
        <w:t>  (</w:t>
      </w:r>
      <w:hyperlink r:id="rId8" w:anchor="iso13584_expressions_schema.expression" w:history="1">
        <w:r>
          <w:rPr>
            <w:rStyle w:val="Hyperlink"/>
            <w:rFonts w:ascii="Courier New" w:hAnsi="Courier New" w:cs="Courier New"/>
            <w:sz w:val="20"/>
            <w:szCs w:val="20"/>
          </w:rPr>
          <w:t>expression</w:t>
        </w:r>
      </w:hyperlink>
      <w:r>
        <w:rPr>
          <w:rStyle w:val="HTMLCode"/>
          <w:color w:val="000000"/>
        </w:rPr>
        <w:t>); </w:t>
      </w:r>
    </w:p>
    <w:p w:rsidR="00E24495" w:rsidRDefault="00E24495" w:rsidP="00E24495">
      <w:pPr>
        <w:pStyle w:val="NormalWeb"/>
        <w:spacing w:after="270" w:afterAutospacing="0"/>
        <w:rPr>
          <w:color w:val="000000"/>
          <w:sz w:val="27"/>
          <w:szCs w:val="27"/>
        </w:rPr>
      </w:pPr>
      <w:r>
        <w:rPr>
          <w:rStyle w:val="HTMLCode"/>
          <w:color w:val="000000"/>
        </w:rPr>
        <w:t>REFERENCE FROM </w:t>
      </w:r>
      <w:hyperlink r:id="rId9" w:anchor="management_resources_schema" w:history="1">
        <w:r>
          <w:rPr>
            <w:rStyle w:val="Hyperlink"/>
            <w:rFonts w:ascii="Courier New" w:hAnsi="Courier New" w:cs="Courier New"/>
            <w:sz w:val="20"/>
            <w:szCs w:val="20"/>
          </w:rPr>
          <w:t>management_resources_schema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10" w:anchor="management_resources_schema.action_method_assignment" w:history="1">
        <w:r>
          <w:rPr>
            <w:rStyle w:val="Hyperlink"/>
            <w:rFonts w:ascii="Courier New" w:hAnsi="Courier New" w:cs="Courier New"/>
            <w:sz w:val="20"/>
            <w:szCs w:val="20"/>
          </w:rPr>
          <w:t>action_method_assignment</w:t>
        </w:r>
      </w:hyperlink>
      <w:r>
        <w:rPr>
          <w:rStyle w:val="HTMLCode"/>
          <w:color w:val="000000"/>
        </w:rPr>
        <w:t>); </w:t>
      </w:r>
    </w:p>
    <w:p w:rsidR="00E24495" w:rsidRDefault="00E24495" w:rsidP="00E24495">
      <w:pPr>
        <w:pStyle w:val="NormalWeb"/>
        <w:spacing w:after="270" w:afterAutospacing="0"/>
        <w:rPr>
          <w:color w:val="000000"/>
          <w:sz w:val="27"/>
          <w:szCs w:val="27"/>
        </w:rPr>
      </w:pPr>
      <w:r>
        <w:rPr>
          <w:rStyle w:val="HTMLCode"/>
          <w:color w:val="000000"/>
        </w:rPr>
        <w:t>REFERENCE FROM </w:t>
      </w:r>
      <w:hyperlink r:id="rId11" w:anchor="product_analysis_schema" w:history="1">
        <w:r>
          <w:rPr>
            <w:rStyle w:val="Hyperlink"/>
            <w:rFonts w:ascii="Courier New" w:hAnsi="Courier New" w:cs="Courier New"/>
            <w:sz w:val="20"/>
            <w:szCs w:val="20"/>
          </w:rPr>
          <w:t>product_analysis_schema</w:t>
        </w:r>
      </w:hyperlink>
      <w:r>
        <w:rPr>
          <w:rStyle w:val="HTMLCode"/>
          <w:color w:val="000000"/>
        </w:rPr>
        <w:t>;    --  ISO 10303-53</w:t>
      </w:r>
    </w:p>
    <w:p w:rsidR="00E24495" w:rsidRDefault="00E24495" w:rsidP="00E24495">
      <w:pPr>
        <w:pStyle w:val="NormalWeb"/>
        <w:spacing w:after="270" w:afterAutospacing="0"/>
        <w:rPr>
          <w:color w:val="000000"/>
          <w:sz w:val="27"/>
          <w:szCs w:val="27"/>
        </w:rPr>
      </w:pPr>
      <w:r>
        <w:rPr>
          <w:rStyle w:val="HTMLCode"/>
          <w:color w:val="000000"/>
        </w:rPr>
        <w:t>REFERENCE FROM </w:t>
      </w:r>
      <w:hyperlink r:id="rId12" w:anchor="representation_schema" w:history="1">
        <w:r>
          <w:rPr>
            <w:rStyle w:val="Hyperlink"/>
            <w:rFonts w:ascii="Courier New" w:hAnsi="Courier New" w:cs="Courier New"/>
            <w:sz w:val="20"/>
            <w:szCs w:val="20"/>
          </w:rPr>
          <w:t>representation_schema</w:t>
        </w:r>
      </w:hyperlink>
      <w:r>
        <w:rPr>
          <w:rStyle w:val="HTMLCode"/>
          <w:color w:val="000000"/>
        </w:rPr>
        <w:t>    --  ISO 10303-43</w:t>
      </w:r>
      <w:r>
        <w:rPr>
          <w:rFonts w:ascii="Courier New" w:hAnsi="Courier New" w:cs="Courier New"/>
          <w:color w:val="000000"/>
          <w:sz w:val="20"/>
          <w:szCs w:val="20"/>
        </w:rPr>
        <w:br/>
      </w:r>
      <w:r>
        <w:rPr>
          <w:rStyle w:val="HTMLCode"/>
          <w:color w:val="000000"/>
        </w:rPr>
        <w:t>  (</w:t>
      </w:r>
      <w:hyperlink r:id="rId13" w:anchor="representation_schema.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14" w:anchor="representation_schema.representation_context" w:history="1">
        <w:r>
          <w:rPr>
            <w:rStyle w:val="Hyperlink"/>
            <w:rFonts w:ascii="Courier New" w:hAnsi="Courier New" w:cs="Courier New"/>
            <w:sz w:val="20"/>
            <w:szCs w:val="20"/>
          </w:rPr>
          <w:t>representation_context</w:t>
        </w:r>
      </w:hyperlink>
      <w:r>
        <w:rPr>
          <w:rStyle w:val="HTMLCode"/>
          <w:color w:val="000000"/>
        </w:rPr>
        <w:t>,</w:t>
      </w:r>
      <w:r>
        <w:rPr>
          <w:rFonts w:ascii="Courier New" w:hAnsi="Courier New" w:cs="Courier New"/>
          <w:color w:val="000000"/>
          <w:sz w:val="20"/>
          <w:szCs w:val="20"/>
        </w:rPr>
        <w:br/>
      </w:r>
      <w:r>
        <w:rPr>
          <w:rStyle w:val="HTMLCode"/>
          <w:color w:val="000000"/>
        </w:rPr>
        <w:t>   </w:t>
      </w:r>
      <w:hyperlink r:id="rId15" w:anchor="representation_schema.representation_item" w:history="1">
        <w:r>
          <w:rPr>
            <w:rStyle w:val="Hyperlink"/>
            <w:rFonts w:ascii="Courier New" w:hAnsi="Courier New" w:cs="Courier New"/>
            <w:sz w:val="20"/>
            <w:szCs w:val="20"/>
          </w:rPr>
          <w:t>representation_item</w:t>
        </w:r>
      </w:hyperlink>
      <w:r>
        <w:rPr>
          <w:rStyle w:val="HTMLCode"/>
          <w:color w:val="000000"/>
        </w:rPr>
        <w:t>); </w:t>
      </w:r>
    </w:p>
    <w:p w:rsidR="00E24495" w:rsidRDefault="00E24495" w:rsidP="00E24495">
      <w:pPr>
        <w:pStyle w:val="NormalWeb"/>
        <w:spacing w:after="270" w:afterAutospacing="0"/>
        <w:rPr>
          <w:color w:val="000000"/>
          <w:sz w:val="27"/>
          <w:szCs w:val="27"/>
        </w:rPr>
      </w:pPr>
      <w:r>
        <w:rPr>
          <w:rStyle w:val="HTMLCode"/>
          <w:color w:val="000000"/>
        </w:rPr>
        <w:t>REFERENCE FROM </w:t>
      </w:r>
      <w:hyperlink r:id="rId16" w:anchor="state_type_schema" w:history="1">
        <w:r>
          <w:rPr>
            <w:rStyle w:val="Hyperlink"/>
            <w:rFonts w:ascii="Courier New" w:hAnsi="Courier New" w:cs="Courier New"/>
            <w:sz w:val="20"/>
            <w:szCs w:val="20"/>
          </w:rPr>
          <w:t>state_type_schema</w:t>
        </w:r>
      </w:hyperlink>
      <w:r>
        <w:rPr>
          <w:rStyle w:val="HTMLCode"/>
          <w:color w:val="000000"/>
        </w:rPr>
        <w:t>;    --  ISO 10303-56</w:t>
      </w:r>
    </w:p>
    <w:p w:rsidR="00E24495" w:rsidRDefault="00E24495" w:rsidP="00E24495">
      <w:pPr>
        <w:pStyle w:val="NormalWeb"/>
        <w:spacing w:after="270" w:afterAutospacing="0"/>
        <w:rPr>
          <w:color w:val="000000"/>
          <w:sz w:val="27"/>
          <w:szCs w:val="27"/>
        </w:rPr>
      </w:pPr>
      <w:r>
        <w:rPr>
          <w:rStyle w:val="HTMLCode"/>
          <w:color w:val="000000"/>
        </w:rPr>
        <w:t>REFERENCE FROM </w:t>
      </w:r>
      <w:hyperlink r:id="rId17" w:anchor="support_resource_schema" w:history="1">
        <w:r>
          <w:rPr>
            <w:rStyle w:val="Hyperlink"/>
            <w:rFonts w:ascii="Courier New" w:hAnsi="Courier New" w:cs="Courier New"/>
            <w:sz w:val="20"/>
            <w:szCs w:val="20"/>
          </w:rPr>
          <w:t>support_resource_schema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18" w:anchor="support_resource_schema.bag_to_set" w:history="1">
        <w:r>
          <w:rPr>
            <w:rStyle w:val="Hyperlink"/>
            <w:rFonts w:ascii="Courier New" w:hAnsi="Courier New" w:cs="Courier New"/>
            <w:sz w:val="20"/>
            <w:szCs w:val="20"/>
          </w:rPr>
          <w:t>bag_to_set</w:t>
        </w:r>
      </w:hyperlink>
      <w:r>
        <w:rPr>
          <w:rStyle w:val="HTMLCode"/>
          <w:color w:val="000000"/>
        </w:rPr>
        <w:t>,</w:t>
      </w:r>
      <w:r>
        <w:rPr>
          <w:rFonts w:ascii="Courier New" w:hAnsi="Courier New" w:cs="Courier New"/>
          <w:color w:val="000000"/>
          <w:sz w:val="20"/>
          <w:szCs w:val="20"/>
        </w:rPr>
        <w:br/>
      </w:r>
      <w:r>
        <w:rPr>
          <w:rStyle w:val="HTMLCode"/>
          <w:color w:val="000000"/>
        </w:rPr>
        <w:t>   </w:t>
      </w:r>
      <w:hyperlink r:id="rId19" w:anchor="support_resource_schema.identifier" w:history="1">
        <w:r>
          <w:rPr>
            <w:rStyle w:val="Hyperlink"/>
            <w:rFonts w:ascii="Courier New" w:hAnsi="Courier New" w:cs="Courier New"/>
            <w:sz w:val="20"/>
            <w:szCs w:val="20"/>
          </w:rPr>
          <w:t>identifier</w:t>
        </w:r>
      </w:hyperlink>
      <w:r>
        <w:rPr>
          <w:rStyle w:val="HTMLCode"/>
          <w:color w:val="000000"/>
        </w:rPr>
        <w:t>,</w:t>
      </w:r>
      <w:r>
        <w:rPr>
          <w:rFonts w:ascii="Courier New" w:hAnsi="Courier New" w:cs="Courier New"/>
          <w:color w:val="000000"/>
          <w:sz w:val="20"/>
          <w:szCs w:val="20"/>
        </w:rPr>
        <w:br/>
      </w:r>
      <w:r>
        <w:rPr>
          <w:rStyle w:val="HTMLCode"/>
          <w:color w:val="000000"/>
        </w:rPr>
        <w:t>   </w:t>
      </w:r>
      <w:hyperlink r:id="rId20"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w:t>
      </w:r>
      <w:hyperlink r:id="rId21" w:anchor="support_resource_schema.text" w:history="1">
        <w:r>
          <w:rPr>
            <w:rStyle w:val="Hyperlink"/>
            <w:rFonts w:ascii="Courier New" w:hAnsi="Courier New" w:cs="Courier New"/>
            <w:sz w:val="20"/>
            <w:szCs w:val="20"/>
          </w:rPr>
          <w:t>text</w:t>
        </w:r>
      </w:hyperlink>
      <w:r>
        <w:rPr>
          <w:rStyle w:val="HTMLCode"/>
          <w:color w:val="000000"/>
        </w:rPr>
        <w:t>); </w:t>
      </w:r>
      <w:r>
        <w:rPr>
          <w:rFonts w:ascii="Courier New" w:hAnsi="Courier New" w:cs="Courier New"/>
          <w:color w:val="000000"/>
          <w:sz w:val="20"/>
          <w:szCs w:val="20"/>
        </w:rPr>
        <w:br/>
      </w:r>
      <w:r>
        <w:rPr>
          <w:rStyle w:val="HTMLCode"/>
          <w:color w:val="000000"/>
        </w:rPr>
        <w:t>(*</w:t>
      </w:r>
    </w:p>
    <w:p w:rsidR="00E24495" w:rsidRDefault="00E24495" w:rsidP="00E24495">
      <w:pPr>
        <w:pStyle w:val="note"/>
        <w:rPr>
          <w:color w:val="000000"/>
          <w:sz w:val="27"/>
          <w:szCs w:val="27"/>
        </w:rPr>
      </w:pPr>
      <w:r>
        <w:rPr>
          <w:color w:val="000000"/>
        </w:rPr>
        <w:t>NOTE 1   The schemas referenced above are specified in the following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E24495" w:rsidTr="00E24495">
        <w:trPr>
          <w:tblCellSpacing w:w="15" w:type="dxa"/>
        </w:trPr>
        <w:tc>
          <w:tcPr>
            <w:tcW w:w="3990" w:type="dxa"/>
            <w:vAlign w:val="center"/>
            <w:hideMark/>
          </w:tcPr>
          <w:p w:rsidR="00E24495" w:rsidRDefault="00E24495">
            <w:pPr>
              <w:rPr>
                <w:sz w:val="24"/>
                <w:szCs w:val="24"/>
              </w:rPr>
            </w:pPr>
            <w:r>
              <w:rPr>
                <w:b/>
                <w:bCs/>
                <w:sz w:val="20"/>
                <w:szCs w:val="20"/>
              </w:rPr>
              <w:t>action_schema</w:t>
            </w:r>
          </w:p>
        </w:tc>
        <w:tc>
          <w:tcPr>
            <w:tcW w:w="1905" w:type="dxa"/>
            <w:vAlign w:val="center"/>
            <w:hideMark/>
          </w:tcPr>
          <w:p w:rsidR="00E24495" w:rsidRDefault="00E24495">
            <w:r>
              <w:rPr>
                <w:sz w:val="20"/>
                <w:szCs w:val="20"/>
              </w:rPr>
              <w:t>ISO 10303-41</w:t>
            </w:r>
          </w:p>
        </w:tc>
      </w:tr>
      <w:tr w:rsidR="00E24495" w:rsidTr="00E24495">
        <w:trPr>
          <w:tblCellSpacing w:w="15" w:type="dxa"/>
        </w:trPr>
        <w:tc>
          <w:tcPr>
            <w:tcW w:w="3990" w:type="dxa"/>
            <w:vAlign w:val="center"/>
            <w:hideMark/>
          </w:tcPr>
          <w:p w:rsidR="00E24495" w:rsidRDefault="00E24495">
            <w:r>
              <w:rPr>
                <w:b/>
                <w:bCs/>
                <w:sz w:val="20"/>
                <w:szCs w:val="20"/>
              </w:rPr>
              <w:t>iso13584_expressions_schema</w:t>
            </w:r>
          </w:p>
        </w:tc>
        <w:tc>
          <w:tcPr>
            <w:tcW w:w="1905" w:type="dxa"/>
            <w:vAlign w:val="center"/>
            <w:hideMark/>
          </w:tcPr>
          <w:p w:rsidR="00E24495" w:rsidRDefault="00E24495">
            <w:r>
              <w:rPr>
                <w:sz w:val="20"/>
                <w:szCs w:val="20"/>
              </w:rPr>
              <w:t>ISO 13584-20</w:t>
            </w:r>
          </w:p>
        </w:tc>
      </w:tr>
      <w:tr w:rsidR="00E24495" w:rsidTr="00E24495">
        <w:trPr>
          <w:tblCellSpacing w:w="15" w:type="dxa"/>
        </w:trPr>
        <w:tc>
          <w:tcPr>
            <w:tcW w:w="3990" w:type="dxa"/>
            <w:vAlign w:val="center"/>
            <w:hideMark/>
          </w:tcPr>
          <w:p w:rsidR="00E24495" w:rsidRDefault="00E24495">
            <w:r>
              <w:rPr>
                <w:b/>
                <w:bCs/>
                <w:sz w:val="20"/>
                <w:szCs w:val="20"/>
              </w:rPr>
              <w:t>management_resources_schema</w:t>
            </w:r>
          </w:p>
        </w:tc>
        <w:tc>
          <w:tcPr>
            <w:tcW w:w="1905" w:type="dxa"/>
            <w:vAlign w:val="center"/>
            <w:hideMark/>
          </w:tcPr>
          <w:p w:rsidR="00E24495" w:rsidRDefault="00E24495">
            <w:r>
              <w:rPr>
                <w:sz w:val="20"/>
                <w:szCs w:val="20"/>
              </w:rPr>
              <w:t>ISO 10303-41</w:t>
            </w:r>
          </w:p>
        </w:tc>
      </w:tr>
      <w:tr w:rsidR="00E24495" w:rsidTr="00E24495">
        <w:trPr>
          <w:tblCellSpacing w:w="15" w:type="dxa"/>
        </w:trPr>
        <w:tc>
          <w:tcPr>
            <w:tcW w:w="3990" w:type="dxa"/>
            <w:vAlign w:val="center"/>
            <w:hideMark/>
          </w:tcPr>
          <w:p w:rsidR="00E24495" w:rsidRDefault="00E24495">
            <w:r>
              <w:rPr>
                <w:b/>
                <w:bCs/>
                <w:sz w:val="20"/>
                <w:szCs w:val="20"/>
              </w:rPr>
              <w:lastRenderedPageBreak/>
              <w:t>product_analysis_schema</w:t>
            </w:r>
          </w:p>
        </w:tc>
        <w:tc>
          <w:tcPr>
            <w:tcW w:w="1905" w:type="dxa"/>
            <w:vAlign w:val="center"/>
            <w:hideMark/>
          </w:tcPr>
          <w:p w:rsidR="00E24495" w:rsidRDefault="00E24495">
            <w:r>
              <w:rPr>
                <w:sz w:val="20"/>
                <w:szCs w:val="20"/>
              </w:rPr>
              <w:t>ISO 10303-53</w:t>
            </w:r>
          </w:p>
        </w:tc>
      </w:tr>
      <w:tr w:rsidR="00E24495" w:rsidTr="00E24495">
        <w:trPr>
          <w:tblCellSpacing w:w="15" w:type="dxa"/>
        </w:trPr>
        <w:tc>
          <w:tcPr>
            <w:tcW w:w="3990" w:type="dxa"/>
            <w:vAlign w:val="center"/>
            <w:hideMark/>
          </w:tcPr>
          <w:p w:rsidR="00E24495" w:rsidRDefault="00E24495">
            <w:r>
              <w:rPr>
                <w:b/>
                <w:bCs/>
                <w:sz w:val="20"/>
                <w:szCs w:val="20"/>
              </w:rPr>
              <w:t>representation_schema</w:t>
            </w:r>
          </w:p>
        </w:tc>
        <w:tc>
          <w:tcPr>
            <w:tcW w:w="1905" w:type="dxa"/>
            <w:vAlign w:val="center"/>
            <w:hideMark/>
          </w:tcPr>
          <w:p w:rsidR="00E24495" w:rsidRDefault="00E24495">
            <w:r>
              <w:rPr>
                <w:sz w:val="20"/>
                <w:szCs w:val="20"/>
              </w:rPr>
              <w:t>ISO 10303-43</w:t>
            </w:r>
          </w:p>
        </w:tc>
      </w:tr>
      <w:tr w:rsidR="00E24495" w:rsidTr="00E24495">
        <w:trPr>
          <w:tblCellSpacing w:w="15" w:type="dxa"/>
        </w:trPr>
        <w:tc>
          <w:tcPr>
            <w:tcW w:w="3990" w:type="dxa"/>
            <w:vAlign w:val="center"/>
            <w:hideMark/>
          </w:tcPr>
          <w:p w:rsidR="00E24495" w:rsidRDefault="00E24495">
            <w:r>
              <w:rPr>
                <w:b/>
                <w:bCs/>
                <w:sz w:val="20"/>
                <w:szCs w:val="20"/>
              </w:rPr>
              <w:t>state_type_schema</w:t>
            </w:r>
          </w:p>
        </w:tc>
        <w:tc>
          <w:tcPr>
            <w:tcW w:w="1905" w:type="dxa"/>
            <w:vAlign w:val="center"/>
            <w:hideMark/>
          </w:tcPr>
          <w:p w:rsidR="00E24495" w:rsidRDefault="00E24495">
            <w:r>
              <w:rPr>
                <w:sz w:val="20"/>
                <w:szCs w:val="20"/>
              </w:rPr>
              <w:t>ISO 10303-56</w:t>
            </w:r>
          </w:p>
        </w:tc>
      </w:tr>
      <w:tr w:rsidR="00E24495" w:rsidTr="00E24495">
        <w:trPr>
          <w:tblCellSpacing w:w="15" w:type="dxa"/>
        </w:trPr>
        <w:tc>
          <w:tcPr>
            <w:tcW w:w="3990" w:type="dxa"/>
            <w:vAlign w:val="center"/>
            <w:hideMark/>
          </w:tcPr>
          <w:p w:rsidR="00E24495" w:rsidRDefault="00E24495">
            <w:r>
              <w:rPr>
                <w:b/>
                <w:bCs/>
                <w:sz w:val="20"/>
                <w:szCs w:val="20"/>
              </w:rPr>
              <w:t>support_resource_schema</w:t>
            </w:r>
          </w:p>
        </w:tc>
        <w:tc>
          <w:tcPr>
            <w:tcW w:w="1905" w:type="dxa"/>
            <w:vAlign w:val="center"/>
            <w:hideMark/>
          </w:tcPr>
          <w:p w:rsidR="00E24495" w:rsidRDefault="00E24495">
            <w:r>
              <w:rPr>
                <w:sz w:val="20"/>
                <w:szCs w:val="20"/>
              </w:rPr>
              <w:t>ISO 10303-41</w:t>
            </w:r>
          </w:p>
        </w:tc>
      </w:tr>
    </w:tbl>
    <w:p w:rsidR="00E24495" w:rsidRDefault="00E24495" w:rsidP="00E24495">
      <w:pPr>
        <w:pStyle w:val="note"/>
        <w:rPr>
          <w:color w:val="000000"/>
          <w:sz w:val="27"/>
          <w:szCs w:val="27"/>
        </w:rPr>
      </w:pPr>
      <w:r>
        <w:rPr>
          <w:color w:val="000000"/>
        </w:rPr>
        <w:t>NOTE 2   See Annex </w:t>
      </w:r>
      <w:hyperlink r:id="rId22" w:history="1">
        <w:r>
          <w:rPr>
            <w:rStyle w:val="Hyperlink"/>
          </w:rPr>
          <w:t>D</w:t>
        </w:r>
      </w:hyperlink>
      <w:r>
        <w:rPr>
          <w:color w:val="000000"/>
        </w:rPr>
        <w:t> for a graphical representation of this schema.</w:t>
      </w:r>
    </w:p>
    <w:p w:rsidR="00E24495" w:rsidRDefault="00E24495" w:rsidP="00E24495">
      <w:pPr>
        <w:pStyle w:val="Heading2"/>
        <w:rPr>
          <w:color w:val="000000"/>
        </w:rPr>
      </w:pPr>
      <w:bookmarkStart w:id="7" w:name="funcon"/>
      <w:r>
        <w:rPr>
          <w:color w:val="000000"/>
        </w:rPr>
        <w:t>4.2 Fundamental concepts and assumptions</w:t>
      </w:r>
      <w:bookmarkEnd w:id="7"/>
    </w:p>
    <w:p w:rsidR="00E24495" w:rsidRDefault="00E24495" w:rsidP="00E24495">
      <w:pPr>
        <w:pStyle w:val="NormalWeb"/>
        <w:rPr>
          <w:color w:val="000000"/>
          <w:sz w:val="27"/>
          <w:szCs w:val="27"/>
        </w:rPr>
      </w:pPr>
      <w:r>
        <w:rPr>
          <w:color w:val="000000"/>
          <w:sz w:val="27"/>
          <w:szCs w:val="27"/>
        </w:rPr>
        <w:t>The Systems Engineering discipline requires complex representations. This part of ISO 10303 extends the simple representation mechanisms in other parts of ISO 10303 to enable items that are not direct subtypes of representation to be used as, or as part of, representations.</w:t>
      </w:r>
    </w:p>
    <w:p w:rsidR="00E24495" w:rsidRDefault="00E24495" w:rsidP="00E24495">
      <w:pPr>
        <w:pStyle w:val="Heading2"/>
        <w:rPr>
          <w:color w:val="000000"/>
        </w:rPr>
      </w:pPr>
      <w:bookmarkStart w:id="8" w:name="types"/>
      <w:r>
        <w:rPr>
          <w:color w:val="000000"/>
        </w:rPr>
        <w:t>4.3 systems_engineering_representation_schema type definitions</w:t>
      </w:r>
      <w:bookmarkEnd w:id="8"/>
    </w:p>
    <w:p w:rsidR="00E24495" w:rsidRDefault="00E24495" w:rsidP="00E24495">
      <w:pPr>
        <w:pStyle w:val="Heading2"/>
        <w:rPr>
          <w:color w:val="000000"/>
        </w:rPr>
      </w:pPr>
      <w:r>
        <w:rPr>
          <w:color w:val="000000"/>
        </w:rPr>
        <w:t>4.3.1 analysis_model_idealisation_item   </w:t>
      </w:r>
      <w:r>
        <w:rPr>
          <w:noProof/>
          <w:color w:val="0000FF"/>
          <w:lang w:eastAsia="en-GB"/>
        </w:rPr>
        <w:drawing>
          <wp:inline distT="0" distB="0" distL="0" distR="0">
            <wp:extent cx="180975" cy="209550"/>
            <wp:effectExtent l="0" t="0" r="9525" b="0"/>
            <wp:docPr id="24" name="Picture 24"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The </w:t>
      </w:r>
      <w:r>
        <w:rPr>
          <w:b/>
          <w:bCs/>
          <w:color w:val="000000"/>
          <w:sz w:val="27"/>
          <w:szCs w:val="27"/>
        </w:rPr>
        <w:t>analysis_model_idealisation_item</w:t>
      </w:r>
      <w:r>
        <w:rPr>
          <w:color w:val="000000"/>
          <w:sz w:val="27"/>
          <w:szCs w:val="27"/>
        </w:rPr>
        <w:t> type is an extensible list of alternate data types. It provides a mechanism to refer to instances of the data types included in the </w:t>
      </w:r>
      <w:r>
        <w:rPr>
          <w:b/>
          <w:bCs/>
          <w:color w:val="000000"/>
          <w:sz w:val="27"/>
          <w:szCs w:val="27"/>
        </w:rPr>
        <w:t>analysis_model_idealisation_item</w:t>
      </w:r>
      <w:r>
        <w:rPr>
          <w:color w:val="000000"/>
          <w:sz w:val="27"/>
          <w:szCs w:val="27"/>
        </w:rPr>
        <w:t> type or in its extensions.</w:t>
      </w:r>
    </w:p>
    <w:p w:rsidR="00E24495" w:rsidRDefault="00E24495" w:rsidP="00E24495">
      <w:pPr>
        <w:pStyle w:val="note"/>
        <w:rPr>
          <w:color w:val="000000"/>
          <w:sz w:val="27"/>
          <w:szCs w:val="27"/>
        </w:rPr>
      </w:pPr>
      <w:r>
        <w:rPr>
          <w:color w:val="000000"/>
        </w:rPr>
        <w:t>NOTE  The list of entity data types will be extended in application resources that use the constructs of this resource.</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analysis_model_idealisation_item = EXTENSIBLE GENERIC_ENTITY SELECT</w:t>
      </w:r>
      <w:r>
        <w:rPr>
          <w:rFonts w:ascii="Courier New" w:hAnsi="Courier New" w:cs="Courier New"/>
          <w:color w:val="000000"/>
          <w:sz w:val="20"/>
          <w:szCs w:val="20"/>
        </w:rPr>
        <w:br/>
      </w:r>
      <w:r>
        <w:rPr>
          <w:rStyle w:val="HTMLCode"/>
          <w:color w:val="000000"/>
        </w:rPr>
        <w:t>   (</w:t>
      </w:r>
      <w:hyperlink r:id="rId25" w:anchor="product_analysis_schema.physical_product_domain" w:history="1">
        <w:r>
          <w:rPr>
            <w:rStyle w:val="Hyperlink"/>
            <w:rFonts w:ascii="Courier New" w:hAnsi="Courier New" w:cs="Courier New"/>
            <w:sz w:val="20"/>
            <w:szCs w:val="20"/>
          </w:rPr>
          <w:t>physical_product_domain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E24495" w:rsidRDefault="00E24495" w:rsidP="00E24495">
      <w:pPr>
        <w:pStyle w:val="Heading2"/>
        <w:rPr>
          <w:color w:val="000000"/>
        </w:rPr>
      </w:pPr>
      <w:r>
        <w:rPr>
          <w:color w:val="000000"/>
        </w:rPr>
        <w:t>4.3.2 expression_element   </w:t>
      </w:r>
      <w:r>
        <w:rPr>
          <w:noProof/>
          <w:color w:val="0000FF"/>
          <w:lang w:eastAsia="en-GB"/>
        </w:rPr>
        <w:drawing>
          <wp:inline distT="0" distB="0" distL="0" distR="0">
            <wp:extent cx="180975" cy="209550"/>
            <wp:effectExtent l="0" t="0" r="9525" b="0"/>
            <wp:docPr id="23" name="Picture 23"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26"/>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The </w:t>
      </w:r>
      <w:r>
        <w:rPr>
          <w:b/>
          <w:bCs/>
          <w:color w:val="000000"/>
          <w:sz w:val="27"/>
          <w:szCs w:val="27"/>
        </w:rPr>
        <w:t>expression_element</w:t>
      </w:r>
      <w:r>
        <w:rPr>
          <w:color w:val="000000"/>
          <w:sz w:val="27"/>
          <w:szCs w:val="27"/>
        </w:rPr>
        <w:t> type is a list of alternate data types. It provides a mechanism to refer to an instance of one of these data types.</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expression_element = SELECT</w:t>
      </w:r>
      <w:r>
        <w:rPr>
          <w:rFonts w:ascii="Courier New" w:hAnsi="Courier New" w:cs="Courier New"/>
          <w:color w:val="000000"/>
          <w:sz w:val="20"/>
          <w:szCs w:val="20"/>
        </w:rPr>
        <w:br/>
      </w:r>
      <w:r>
        <w:rPr>
          <w:rStyle w:val="HTMLCode"/>
          <w:color w:val="000000"/>
        </w:rPr>
        <w:t>   (</w:t>
      </w:r>
      <w:hyperlink r:id="rId27" w:anchor="iso13584_expressions_schema.expression" w:history="1">
        <w:r>
          <w:rPr>
            <w:rStyle w:val="Hyperlink"/>
            <w:rFonts w:ascii="Courier New" w:hAnsi="Courier New" w:cs="Courier New"/>
            <w:sz w:val="20"/>
            <w:szCs w:val="20"/>
          </w:rPr>
          <w:t>expression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E24495" w:rsidRDefault="00E24495" w:rsidP="00E24495">
      <w:pPr>
        <w:pStyle w:val="Heading2"/>
        <w:rPr>
          <w:color w:val="000000"/>
        </w:rPr>
      </w:pPr>
      <w:r>
        <w:rPr>
          <w:color w:val="000000"/>
        </w:rPr>
        <w:t>4.3.3 representation_proxy_select   </w:t>
      </w:r>
      <w:r>
        <w:rPr>
          <w:noProof/>
          <w:color w:val="0000FF"/>
          <w:lang w:eastAsia="en-GB"/>
        </w:rPr>
        <w:drawing>
          <wp:inline distT="0" distB="0" distL="0" distR="0">
            <wp:extent cx="180975" cy="209550"/>
            <wp:effectExtent l="0" t="0" r="9525" b="0"/>
            <wp:docPr id="22" name="Picture 22" descr="EXPRESS-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28"/>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lastRenderedPageBreak/>
        <w:t>The </w:t>
      </w:r>
      <w:r>
        <w:rPr>
          <w:b/>
          <w:bCs/>
          <w:color w:val="000000"/>
          <w:sz w:val="27"/>
          <w:szCs w:val="27"/>
        </w:rPr>
        <w:t>representation_proxy_select</w:t>
      </w:r>
      <w:r>
        <w:rPr>
          <w:color w:val="000000"/>
          <w:sz w:val="27"/>
          <w:szCs w:val="27"/>
        </w:rPr>
        <w:t> type is an extensible list of alternate data types. It provides a mechanism to refer to instances of the data types included in the </w:t>
      </w:r>
      <w:r>
        <w:rPr>
          <w:b/>
          <w:bCs/>
          <w:color w:val="000000"/>
          <w:sz w:val="27"/>
          <w:szCs w:val="27"/>
        </w:rPr>
        <w:t>representation_proxy_select</w:t>
      </w:r>
      <w:r>
        <w:rPr>
          <w:color w:val="000000"/>
          <w:sz w:val="27"/>
          <w:szCs w:val="27"/>
        </w:rPr>
        <w:t> type or in its extensions.</w:t>
      </w:r>
    </w:p>
    <w:p w:rsidR="00E24495" w:rsidRDefault="00E24495" w:rsidP="00E24495">
      <w:pPr>
        <w:pStyle w:val="note"/>
        <w:rPr>
          <w:color w:val="000000"/>
          <w:sz w:val="27"/>
          <w:szCs w:val="27"/>
        </w:rPr>
      </w:pPr>
      <w:r>
        <w:rPr>
          <w:color w:val="000000"/>
        </w:rPr>
        <w:t>NOTE  The list of entity data types will be extended in application resources that use the constructs of this resource.</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representation_proxy_select = EXTENSIBLE GENERIC_ENTITY SELECT;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E24495" w:rsidRDefault="00E24495" w:rsidP="00E24495">
      <w:pPr>
        <w:pStyle w:val="Heading2"/>
        <w:rPr>
          <w:color w:val="000000"/>
        </w:rPr>
      </w:pPr>
      <w:r>
        <w:rPr>
          <w:color w:val="000000"/>
        </w:rPr>
        <w:t>4.3.4 se_representation_proxy_select   </w:t>
      </w:r>
      <w:r>
        <w:rPr>
          <w:noProof/>
          <w:color w:val="0000FF"/>
          <w:lang w:eastAsia="en-GB"/>
        </w:rPr>
        <w:drawing>
          <wp:inline distT="0" distB="0" distL="0" distR="0">
            <wp:extent cx="180975" cy="209550"/>
            <wp:effectExtent l="0" t="0" r="9525" b="0"/>
            <wp:docPr id="21" name="Picture 21" descr="EXPRESS-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28"/>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The </w:t>
      </w:r>
      <w:r>
        <w:rPr>
          <w:b/>
          <w:bCs/>
          <w:color w:val="000000"/>
          <w:sz w:val="27"/>
          <w:szCs w:val="27"/>
        </w:rPr>
        <w:t>se_representation_proxy_select</w:t>
      </w:r>
      <w:r>
        <w:rPr>
          <w:color w:val="000000"/>
          <w:sz w:val="27"/>
          <w:szCs w:val="27"/>
        </w:rPr>
        <w:t> type is an extension of the </w:t>
      </w:r>
      <w:hyperlink r:id="rId29" w:anchor="systems_engineering_representation_schema.representation_proxy_select" w:history="1">
        <w:r>
          <w:rPr>
            <w:rStyle w:val="Hyperlink"/>
            <w:b/>
            <w:bCs/>
            <w:sz w:val="27"/>
            <w:szCs w:val="27"/>
          </w:rPr>
          <w:t>representation_proxy_select</w:t>
        </w:r>
      </w:hyperlink>
      <w:r>
        <w:rPr>
          <w:color w:val="000000"/>
          <w:sz w:val="27"/>
          <w:szCs w:val="27"/>
        </w:rPr>
        <w:t> type. It adds the data types </w:t>
      </w:r>
      <w:hyperlink r:id="rId30" w:anchor="action_schema.action_method" w:history="1">
        <w:r>
          <w:rPr>
            <w:rStyle w:val="Hyperlink"/>
            <w:sz w:val="27"/>
            <w:szCs w:val="27"/>
          </w:rPr>
          <w:t>action_method</w:t>
        </w:r>
      </w:hyperlink>
      <w:r>
        <w:rPr>
          <w:color w:val="000000"/>
          <w:sz w:val="27"/>
          <w:szCs w:val="27"/>
        </w:rPr>
        <w:t>, </w:t>
      </w:r>
      <w:hyperlink r:id="rId31" w:anchor="state_type_schema.state_type" w:history="1">
        <w:r>
          <w:rPr>
            <w:rStyle w:val="Hyperlink"/>
            <w:sz w:val="27"/>
            <w:szCs w:val="27"/>
          </w:rPr>
          <w:t>state_type</w:t>
        </w:r>
      </w:hyperlink>
      <w:r>
        <w:rPr>
          <w:color w:val="000000"/>
          <w:sz w:val="27"/>
          <w:szCs w:val="27"/>
        </w:rPr>
        <w:t> and</w:t>
      </w:r>
      <w:ins w:id="9" w:author="Sapp (US), Brandon" w:date="2019-03-21T09:15:00Z">
        <w:r w:rsidR="00CE7E29">
          <w:rPr>
            <w:color w:val="000000"/>
            <w:sz w:val="27"/>
            <w:szCs w:val="27"/>
          </w:rPr>
          <w:t xml:space="preserve"> </w:t>
        </w:r>
      </w:ins>
      <w:hyperlink r:id="rId32" w:anchor="state_type_schema.state_type_relationship" w:history="1">
        <w:r>
          <w:rPr>
            <w:rStyle w:val="Hyperlink"/>
            <w:sz w:val="27"/>
            <w:szCs w:val="27"/>
          </w:rPr>
          <w:t>state_type_relationship</w:t>
        </w:r>
      </w:hyperlink>
      <w:r>
        <w:rPr>
          <w:color w:val="000000"/>
          <w:sz w:val="27"/>
          <w:szCs w:val="27"/>
        </w:rPr>
        <w:t> to the list of alternate data types.</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se_representation_proxy_select = SELECT BASED_ON </w:t>
      </w:r>
      <w:hyperlink r:id="rId33" w:anchor="systems_engineering_representation_schema.representation_proxy_select" w:history="1">
        <w:r>
          <w:rPr>
            <w:rStyle w:val="Hyperlink"/>
            <w:rFonts w:ascii="Courier New" w:hAnsi="Courier New" w:cs="Courier New"/>
            <w:sz w:val="20"/>
            <w:szCs w:val="20"/>
          </w:rPr>
          <w:t>representation_proxy_select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34" w:anchor="action_schema.action_method" w:history="1">
        <w:r>
          <w:rPr>
            <w:rStyle w:val="Hyperlink"/>
            <w:rFonts w:ascii="Courier New" w:hAnsi="Courier New" w:cs="Courier New"/>
            <w:sz w:val="20"/>
            <w:szCs w:val="20"/>
          </w:rPr>
          <w:t>action_method</w:t>
        </w:r>
      </w:hyperlink>
      <w:r>
        <w:rPr>
          <w:rStyle w:val="HTMLCode"/>
          <w:color w:val="000000"/>
        </w:rPr>
        <w:t>, </w:t>
      </w:r>
      <w:r>
        <w:rPr>
          <w:rFonts w:ascii="Courier New" w:hAnsi="Courier New" w:cs="Courier New"/>
          <w:color w:val="000000"/>
          <w:sz w:val="20"/>
          <w:szCs w:val="20"/>
        </w:rPr>
        <w:br/>
      </w:r>
      <w:r>
        <w:rPr>
          <w:rStyle w:val="HTMLCode"/>
          <w:color w:val="000000"/>
        </w:rPr>
        <w:t>    </w:t>
      </w:r>
      <w:hyperlink r:id="rId35" w:anchor="state_type_schema.state_type" w:history="1">
        <w:r>
          <w:rPr>
            <w:rStyle w:val="Hyperlink"/>
            <w:rFonts w:ascii="Courier New" w:hAnsi="Courier New" w:cs="Courier New"/>
            <w:sz w:val="20"/>
            <w:szCs w:val="20"/>
          </w:rPr>
          <w:t>state_type</w:t>
        </w:r>
      </w:hyperlink>
      <w:r>
        <w:rPr>
          <w:rStyle w:val="HTMLCode"/>
          <w:color w:val="000000"/>
        </w:rPr>
        <w:t>, </w:t>
      </w:r>
      <w:r>
        <w:rPr>
          <w:rFonts w:ascii="Courier New" w:hAnsi="Courier New" w:cs="Courier New"/>
          <w:color w:val="000000"/>
          <w:sz w:val="20"/>
          <w:szCs w:val="20"/>
        </w:rPr>
        <w:br/>
      </w:r>
      <w:r>
        <w:rPr>
          <w:rStyle w:val="HTMLCode"/>
          <w:color w:val="000000"/>
        </w:rPr>
        <w:t>    </w:t>
      </w:r>
      <w:hyperlink r:id="rId36" w:anchor="state_type_schema.state_type_relationship" w:history="1">
        <w:r>
          <w:rPr>
            <w:rStyle w:val="Hyperlink"/>
            <w:rFonts w:ascii="Courier New" w:hAnsi="Courier New" w:cs="Courier New"/>
            <w:sz w:val="20"/>
            <w:szCs w:val="20"/>
          </w:rPr>
          <w:t>state_type_relationship</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E24495" w:rsidRDefault="00E24495" w:rsidP="00E24495">
      <w:pPr>
        <w:pStyle w:val="Heading2"/>
        <w:rPr>
          <w:color w:val="000000"/>
        </w:rPr>
      </w:pPr>
      <w:r>
        <w:rPr>
          <w:color w:val="000000"/>
        </w:rPr>
        <w:t>4.3.5 state_based_behaviour_element   </w:t>
      </w:r>
      <w:r>
        <w:rPr>
          <w:noProof/>
          <w:color w:val="0000FF"/>
          <w:lang w:eastAsia="en-GB"/>
        </w:rPr>
        <w:drawing>
          <wp:inline distT="0" distB="0" distL="0" distR="0">
            <wp:extent cx="180975" cy="209550"/>
            <wp:effectExtent l="0" t="0" r="9525" b="0"/>
            <wp:docPr id="20" name="Picture 20" descr="EXPRESS-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37"/>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The </w:t>
      </w:r>
      <w:r>
        <w:rPr>
          <w:b/>
          <w:bCs/>
          <w:color w:val="000000"/>
          <w:sz w:val="27"/>
          <w:szCs w:val="27"/>
        </w:rPr>
        <w:t>state_based_behaviour_element</w:t>
      </w:r>
      <w:r>
        <w:rPr>
          <w:color w:val="000000"/>
          <w:sz w:val="27"/>
          <w:szCs w:val="27"/>
        </w:rPr>
        <w:t> type is a list of alternate data types. It provides a mechanism to refer to an instance of one of these data types.</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state_based_behaviour_element = SELECT</w:t>
      </w:r>
      <w:r>
        <w:rPr>
          <w:rFonts w:ascii="Courier New" w:hAnsi="Courier New" w:cs="Courier New"/>
          <w:color w:val="000000"/>
          <w:sz w:val="20"/>
          <w:szCs w:val="20"/>
        </w:rPr>
        <w:br/>
      </w:r>
      <w:r>
        <w:rPr>
          <w:rStyle w:val="HTMLCode"/>
          <w:color w:val="000000"/>
        </w:rPr>
        <w:t>   (</w:t>
      </w:r>
      <w:hyperlink r:id="rId38" w:anchor="state_type_schema.state_type" w:history="1">
        <w:r>
          <w:rPr>
            <w:rStyle w:val="Hyperlink"/>
            <w:rFonts w:ascii="Courier New" w:hAnsi="Courier New" w:cs="Courier New"/>
            <w:sz w:val="20"/>
            <w:szCs w:val="20"/>
          </w:rPr>
          <w:t>state_type</w:t>
        </w:r>
      </w:hyperlink>
      <w:r>
        <w:rPr>
          <w:rStyle w:val="HTMLCode"/>
          <w:color w:val="000000"/>
        </w:rPr>
        <w:t>, </w:t>
      </w:r>
      <w:r>
        <w:rPr>
          <w:rFonts w:ascii="Courier New" w:hAnsi="Courier New" w:cs="Courier New"/>
          <w:color w:val="000000"/>
          <w:sz w:val="20"/>
          <w:szCs w:val="20"/>
        </w:rPr>
        <w:br/>
      </w:r>
      <w:r>
        <w:rPr>
          <w:rStyle w:val="HTMLCode"/>
          <w:color w:val="000000"/>
        </w:rPr>
        <w:t>    </w:t>
      </w:r>
      <w:hyperlink r:id="rId39" w:anchor="state_type_schema.state_type_relationship" w:history="1">
        <w:r>
          <w:rPr>
            <w:rStyle w:val="Hyperlink"/>
            <w:rFonts w:ascii="Courier New" w:hAnsi="Courier New" w:cs="Courier New"/>
            <w:sz w:val="20"/>
            <w:szCs w:val="20"/>
          </w:rPr>
          <w:t>state_type_relationship</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E24495" w:rsidRDefault="00E24495" w:rsidP="00E24495">
      <w:pPr>
        <w:pStyle w:val="Heading2"/>
        <w:rPr>
          <w:color w:val="000000"/>
        </w:rPr>
      </w:pPr>
      <w:bookmarkStart w:id="10" w:name="entities"/>
      <w:r>
        <w:rPr>
          <w:color w:val="000000"/>
        </w:rPr>
        <w:t>4.4 systems_engineering_representation_schema entity definitions</w:t>
      </w:r>
      <w:bookmarkEnd w:id="10"/>
    </w:p>
    <w:p w:rsidR="00E24495" w:rsidRDefault="00E24495" w:rsidP="00E24495">
      <w:pPr>
        <w:pStyle w:val="Heading2"/>
        <w:rPr>
          <w:color w:val="000000"/>
        </w:rPr>
      </w:pPr>
      <w:r>
        <w:rPr>
          <w:color w:val="000000"/>
        </w:rPr>
        <w:t>4.4.1 action_method_assignment_relationship   </w:t>
      </w:r>
      <w:r>
        <w:rPr>
          <w:noProof/>
          <w:color w:val="0000FF"/>
          <w:lang w:eastAsia="en-GB"/>
        </w:rPr>
        <w:drawing>
          <wp:inline distT="0" distB="0" distL="0" distR="0">
            <wp:extent cx="180975" cy="209550"/>
            <wp:effectExtent l="0" t="0" r="9525" b="0"/>
            <wp:docPr id="19" name="Picture 19" descr="EXPRESS-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40"/>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lastRenderedPageBreak/>
        <w:t>A </w:t>
      </w:r>
      <w:r>
        <w:rPr>
          <w:b/>
          <w:bCs/>
          <w:color w:val="000000"/>
          <w:sz w:val="27"/>
          <w:szCs w:val="27"/>
        </w:rPr>
        <w:t>action_method_assignment_relationship</w:t>
      </w:r>
      <w:r>
        <w:rPr>
          <w:color w:val="000000"/>
          <w:sz w:val="27"/>
          <w:szCs w:val="27"/>
        </w:rPr>
        <w:t> is a relationship between two </w:t>
      </w:r>
      <w:hyperlink r:id="rId41" w:anchor="management_resources_schema.action_method_assignment" w:history="1">
        <w:r>
          <w:rPr>
            <w:rStyle w:val="Hyperlink"/>
            <w:b/>
            <w:bCs/>
            <w:sz w:val="27"/>
            <w:szCs w:val="27"/>
          </w:rPr>
          <w:t>action_method_assignment</w:t>
        </w:r>
      </w:hyperlink>
      <w:r>
        <w:rPr>
          <w:color w:val="000000"/>
          <w:sz w:val="27"/>
          <w:szCs w:val="27"/>
        </w:rPr>
        <w:t>s.</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action_method_assignment_relationship;</w:t>
      </w:r>
      <w:r>
        <w:rPr>
          <w:rFonts w:ascii="Courier New" w:hAnsi="Courier New" w:cs="Courier New"/>
          <w:color w:val="000000"/>
          <w:sz w:val="20"/>
          <w:szCs w:val="20"/>
        </w:rPr>
        <w:br/>
      </w:r>
      <w:r>
        <w:rPr>
          <w:rStyle w:val="HTMLCode"/>
          <w:color w:val="000000"/>
        </w:rPr>
        <w:t>  relating_assignment : </w:t>
      </w:r>
      <w:hyperlink r:id="rId42" w:anchor="management_resources_schema.action_method_assignment" w:history="1">
        <w:r>
          <w:rPr>
            <w:rStyle w:val="Hyperlink"/>
            <w:rFonts w:ascii="Courier New" w:hAnsi="Courier New" w:cs="Courier New"/>
            <w:sz w:val="20"/>
            <w:szCs w:val="20"/>
          </w:rPr>
          <w:t>action_method_assignment</w:t>
        </w:r>
      </w:hyperlink>
      <w:r>
        <w:rPr>
          <w:rStyle w:val="HTMLCode"/>
          <w:color w:val="000000"/>
        </w:rPr>
        <w:t>;</w:t>
      </w:r>
      <w:r>
        <w:rPr>
          <w:rFonts w:ascii="Courier New" w:hAnsi="Courier New" w:cs="Courier New"/>
          <w:color w:val="000000"/>
          <w:sz w:val="20"/>
          <w:szCs w:val="20"/>
        </w:rPr>
        <w:br/>
      </w:r>
      <w:r>
        <w:rPr>
          <w:rStyle w:val="HTMLCode"/>
          <w:color w:val="000000"/>
        </w:rPr>
        <w:t>  related_assignment : </w:t>
      </w:r>
      <w:hyperlink r:id="rId43" w:anchor="management_resources_schema.action_method_assignment" w:history="1">
        <w:r>
          <w:rPr>
            <w:rStyle w:val="Hyperlink"/>
            <w:rFonts w:ascii="Courier New" w:hAnsi="Courier New" w:cs="Courier New"/>
            <w:sz w:val="20"/>
            <w:szCs w:val="20"/>
          </w:rPr>
          <w:t>action_method_assignment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relating_assignment: </w:t>
      </w:r>
      <w:r>
        <w:rPr>
          <w:color w:val="000000"/>
          <w:sz w:val="27"/>
          <w:szCs w:val="27"/>
        </w:rPr>
        <w:t>the relating assignment</w:t>
      </w:r>
    </w:p>
    <w:p w:rsidR="00E24495" w:rsidRDefault="00E24495" w:rsidP="00E24495">
      <w:pPr>
        <w:pStyle w:val="expressdescription"/>
        <w:rPr>
          <w:color w:val="000000"/>
          <w:sz w:val="27"/>
          <w:szCs w:val="27"/>
        </w:rPr>
      </w:pPr>
      <w:r>
        <w:rPr>
          <w:b/>
          <w:bCs/>
          <w:color w:val="000000"/>
          <w:sz w:val="27"/>
          <w:szCs w:val="27"/>
        </w:rPr>
        <w:t>related_assignment: </w:t>
      </w:r>
      <w:r>
        <w:rPr>
          <w:color w:val="000000"/>
          <w:sz w:val="27"/>
          <w:szCs w:val="27"/>
        </w:rPr>
        <w:t>the related assignment</w:t>
      </w:r>
    </w:p>
    <w:p w:rsidR="00E24495" w:rsidRDefault="00E24495" w:rsidP="00E24495">
      <w:pPr>
        <w:pStyle w:val="Heading2"/>
        <w:rPr>
          <w:color w:val="000000"/>
        </w:rPr>
      </w:pPr>
      <w:r>
        <w:rPr>
          <w:color w:val="000000"/>
        </w:rPr>
        <w:t>4.4.2 analysis_model   </w:t>
      </w:r>
      <w:r>
        <w:rPr>
          <w:noProof/>
          <w:color w:val="0000FF"/>
          <w:lang w:eastAsia="en-GB"/>
        </w:rPr>
        <w:drawing>
          <wp:inline distT="0" distB="0" distL="0" distR="0">
            <wp:extent cx="180975" cy="209550"/>
            <wp:effectExtent l="0" t="0" r="9525" b="0"/>
            <wp:docPr id="18" name="Picture 18"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An </w:t>
      </w:r>
      <w:r>
        <w:rPr>
          <w:b/>
          <w:bCs/>
          <w:color w:val="000000"/>
          <w:sz w:val="27"/>
          <w:szCs w:val="27"/>
        </w:rPr>
        <w:t>analysis_model</w:t>
      </w:r>
      <w:r>
        <w:rPr>
          <w:color w:val="000000"/>
          <w:sz w:val="27"/>
          <w:szCs w:val="27"/>
        </w:rPr>
        <w:t> is a type of </w:t>
      </w:r>
      <w:hyperlink r:id="rId44" w:anchor="representation_schema.representation" w:history="1">
        <w:r>
          <w:rPr>
            <w:rStyle w:val="Hyperlink"/>
            <w:b/>
            <w:bCs/>
            <w:sz w:val="27"/>
            <w:szCs w:val="27"/>
          </w:rPr>
          <w:t>representation</w:t>
        </w:r>
      </w:hyperlink>
      <w:r>
        <w:rPr>
          <w:color w:val="000000"/>
          <w:sz w:val="27"/>
          <w:szCs w:val="27"/>
        </w:rPr>
        <w:t> used to represent an analysis.</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analysis_model</w:t>
      </w:r>
      <w:r>
        <w:rPr>
          <w:rFonts w:ascii="Courier New" w:hAnsi="Courier New" w:cs="Courier New"/>
          <w:color w:val="000000"/>
          <w:sz w:val="20"/>
          <w:szCs w:val="20"/>
        </w:rPr>
        <w:br/>
      </w:r>
      <w:r>
        <w:rPr>
          <w:rStyle w:val="HTMLCode"/>
          <w:color w:val="000000"/>
        </w:rPr>
        <w:t>  SUBTYPE OF (</w:t>
      </w:r>
      <w:hyperlink r:id="rId45" w:anchor="representation_schema.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46" w:anchor="representation_schema.representation" w:history="1">
        <w:r>
          <w:rPr>
            <w:rStyle w:val="Hyperlink"/>
            <w:rFonts w:ascii="Courier New" w:hAnsi="Courier New" w:cs="Courier New"/>
            <w:sz w:val="20"/>
            <w:szCs w:val="20"/>
          </w:rPr>
          <w:t>representation</w:t>
        </w:r>
      </w:hyperlink>
      <w:r>
        <w:rPr>
          <w:rStyle w:val="HTMLCode"/>
          <w:color w:val="000000"/>
        </w:rPr>
        <w:t>.context_of_items : </w:t>
      </w:r>
      <w:hyperlink r:id="rId47" w:anchor="systems_engineering_representation_schema.analysis_representation_context" w:history="1">
        <w:r>
          <w:rPr>
            <w:rStyle w:val="Hyperlink"/>
            <w:rFonts w:ascii="Courier New" w:hAnsi="Courier New" w:cs="Courier New"/>
            <w:sz w:val="20"/>
            <w:szCs w:val="20"/>
          </w:rPr>
          <w:t>analysis_representation_context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context_of_items: </w:t>
      </w:r>
      <w:r>
        <w:rPr>
          <w:color w:val="000000"/>
          <w:sz w:val="27"/>
          <w:szCs w:val="27"/>
        </w:rPr>
        <w:t>the representation context for the analysis model.</w:t>
      </w:r>
    </w:p>
    <w:p w:rsidR="00E24495" w:rsidRDefault="00E24495" w:rsidP="00E24495">
      <w:pPr>
        <w:pStyle w:val="Heading2"/>
        <w:rPr>
          <w:color w:val="000000"/>
        </w:rPr>
      </w:pPr>
      <w:r>
        <w:rPr>
          <w:color w:val="000000"/>
        </w:rPr>
        <w:t>4.4.3 analysis_model_relationship   </w:t>
      </w:r>
      <w:r>
        <w:rPr>
          <w:noProof/>
          <w:color w:val="0000FF"/>
          <w:lang w:eastAsia="en-GB"/>
        </w:rPr>
        <w:drawing>
          <wp:inline distT="0" distB="0" distL="0" distR="0">
            <wp:extent cx="180975" cy="209550"/>
            <wp:effectExtent l="0" t="0" r="9525" b="0"/>
            <wp:docPr id="17" name="Picture 17"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An </w:t>
      </w:r>
      <w:r>
        <w:rPr>
          <w:b/>
          <w:bCs/>
          <w:color w:val="000000"/>
          <w:sz w:val="27"/>
          <w:szCs w:val="27"/>
        </w:rPr>
        <w:t>analysis_model_relationship</w:t>
      </w:r>
      <w:r>
        <w:rPr>
          <w:color w:val="000000"/>
          <w:sz w:val="27"/>
          <w:szCs w:val="27"/>
        </w:rPr>
        <w:t> is a relationship that specifies that an </w:t>
      </w:r>
      <w:hyperlink r:id="rId48" w:anchor="systems_engineering_representation_schema.analysis_model" w:history="1">
        <w:r>
          <w:rPr>
            <w:rStyle w:val="Hyperlink"/>
            <w:b/>
            <w:bCs/>
            <w:sz w:val="27"/>
            <w:szCs w:val="27"/>
          </w:rPr>
          <w:t>analysis_model</w:t>
        </w:r>
      </w:hyperlink>
      <w:r>
        <w:rPr>
          <w:color w:val="000000"/>
          <w:sz w:val="27"/>
          <w:szCs w:val="27"/>
        </w:rPr>
        <w:t> is idealized by a particular </w:t>
      </w:r>
      <w:hyperlink r:id="rId49" w:anchor="systems_engineering_representation_schema.analysis_model_idealisation_item" w:history="1">
        <w:r>
          <w:rPr>
            <w:rStyle w:val="Hyperlink"/>
            <w:b/>
            <w:bCs/>
            <w:sz w:val="27"/>
            <w:szCs w:val="27"/>
          </w:rPr>
          <w:t>analysis_model_idealisation_item</w:t>
        </w:r>
      </w:hyperlink>
      <w:r>
        <w:rPr>
          <w:color w:val="000000"/>
          <w:sz w:val="27"/>
          <w:szCs w:val="27"/>
        </w:rPr>
        <w:t>.</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analysis_model_relationship;</w:t>
      </w:r>
      <w:r>
        <w:rPr>
          <w:rFonts w:ascii="Courier New" w:hAnsi="Courier New" w:cs="Courier New"/>
          <w:color w:val="000000"/>
          <w:sz w:val="20"/>
          <w:szCs w:val="20"/>
        </w:rPr>
        <w:br/>
      </w:r>
      <w:r>
        <w:rPr>
          <w:rStyle w:val="HTMLCode"/>
          <w:color w:val="000000"/>
        </w:rPr>
        <w:t>  id : </w:t>
      </w:r>
      <w:hyperlink r:id="rId50" w:anchor="support_resource_schema.identifier" w:history="1">
        <w:r>
          <w:rPr>
            <w:rStyle w:val="Hyperlink"/>
            <w:rFonts w:ascii="Courier New" w:hAnsi="Courier New" w:cs="Courier New"/>
            <w:sz w:val="20"/>
            <w:szCs w:val="20"/>
          </w:rPr>
          <w:t>identifier</w:t>
        </w:r>
      </w:hyperlink>
      <w:r>
        <w:rPr>
          <w:rStyle w:val="HTMLCode"/>
          <w:color w:val="000000"/>
        </w:rPr>
        <w:t>;</w:t>
      </w:r>
      <w:r>
        <w:rPr>
          <w:rFonts w:ascii="Courier New" w:hAnsi="Courier New" w:cs="Courier New"/>
          <w:color w:val="000000"/>
          <w:sz w:val="20"/>
          <w:szCs w:val="20"/>
        </w:rPr>
        <w:br/>
      </w:r>
      <w:r>
        <w:rPr>
          <w:rStyle w:val="HTMLCode"/>
          <w:color w:val="000000"/>
        </w:rPr>
        <w:t>  name : </w:t>
      </w:r>
      <w:hyperlink r:id="rId51"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w:t>
      </w:r>
      <w:hyperlink r:id="rId52"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idealised : </w:t>
      </w:r>
      <w:hyperlink r:id="rId53" w:anchor="systems_engineering_representation_schema.analysis_model" w:history="1">
        <w:r>
          <w:rPr>
            <w:rStyle w:val="Hyperlink"/>
            <w:rFonts w:ascii="Courier New" w:hAnsi="Courier New" w:cs="Courier New"/>
            <w:sz w:val="20"/>
            <w:szCs w:val="20"/>
          </w:rPr>
          <w:t>analysis_model</w:t>
        </w:r>
      </w:hyperlink>
      <w:r>
        <w:rPr>
          <w:rStyle w:val="HTMLCode"/>
          <w:color w:val="000000"/>
        </w:rPr>
        <w:t>;</w:t>
      </w:r>
      <w:r>
        <w:rPr>
          <w:rFonts w:ascii="Courier New" w:hAnsi="Courier New" w:cs="Courier New"/>
          <w:color w:val="000000"/>
          <w:sz w:val="20"/>
          <w:szCs w:val="20"/>
        </w:rPr>
        <w:br/>
      </w:r>
      <w:r>
        <w:rPr>
          <w:rStyle w:val="HTMLCode"/>
          <w:color w:val="000000"/>
        </w:rPr>
        <w:t>  idealisation : </w:t>
      </w:r>
      <w:hyperlink r:id="rId54" w:anchor="systems_engineering_representation_schema.analysis_model_idealisation_item" w:history="1">
        <w:r>
          <w:rPr>
            <w:rStyle w:val="Hyperlink"/>
            <w:rFonts w:ascii="Courier New" w:hAnsi="Courier New" w:cs="Courier New"/>
            <w:sz w:val="20"/>
            <w:szCs w:val="20"/>
          </w:rPr>
          <w:t>analysis_model_idealisation_item</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lastRenderedPageBreak/>
        <w:t>Attribute definitions:</w:t>
      </w:r>
    </w:p>
    <w:p w:rsidR="00E24495" w:rsidRDefault="00E24495" w:rsidP="00E24495">
      <w:pPr>
        <w:pStyle w:val="expressdescription"/>
        <w:rPr>
          <w:color w:val="000000"/>
          <w:sz w:val="27"/>
          <w:szCs w:val="27"/>
        </w:rPr>
      </w:pPr>
      <w:r>
        <w:rPr>
          <w:b/>
          <w:bCs/>
          <w:color w:val="000000"/>
          <w:sz w:val="27"/>
          <w:szCs w:val="27"/>
        </w:rPr>
        <w:t>id: </w:t>
      </w:r>
      <w:r>
        <w:rPr>
          <w:color w:val="000000"/>
          <w:sz w:val="27"/>
          <w:szCs w:val="27"/>
        </w:rPr>
        <w:t>the identifier for the relationship</w:t>
      </w:r>
    </w:p>
    <w:p w:rsidR="00E24495" w:rsidRDefault="00E24495" w:rsidP="00E24495">
      <w:pPr>
        <w:pStyle w:val="expressdescription"/>
        <w:rPr>
          <w:color w:val="000000"/>
          <w:sz w:val="27"/>
          <w:szCs w:val="27"/>
        </w:rPr>
      </w:pPr>
      <w:r>
        <w:rPr>
          <w:b/>
          <w:bCs/>
          <w:color w:val="000000"/>
          <w:sz w:val="27"/>
          <w:szCs w:val="27"/>
        </w:rPr>
        <w:t>name: </w:t>
      </w:r>
      <w:r>
        <w:rPr>
          <w:color w:val="000000"/>
          <w:sz w:val="27"/>
          <w:szCs w:val="27"/>
        </w:rPr>
        <w:t>the words by which the relationship is known</w:t>
      </w:r>
    </w:p>
    <w:p w:rsidR="00E24495" w:rsidRDefault="00E24495" w:rsidP="00E24495">
      <w:pPr>
        <w:pStyle w:val="expressdescription"/>
        <w:rPr>
          <w:color w:val="000000"/>
          <w:sz w:val="27"/>
          <w:szCs w:val="27"/>
        </w:rPr>
      </w:pPr>
      <w:r>
        <w:rPr>
          <w:b/>
          <w:bCs/>
          <w:color w:val="000000"/>
          <w:sz w:val="27"/>
          <w:szCs w:val="27"/>
        </w:rPr>
        <w:t>description: </w:t>
      </w:r>
      <w:r>
        <w:rPr>
          <w:color w:val="000000"/>
          <w:sz w:val="27"/>
          <w:szCs w:val="27"/>
        </w:rPr>
        <w:t>the text that provides further information about the relationship</w:t>
      </w:r>
    </w:p>
    <w:p w:rsidR="00E24495" w:rsidRDefault="00E24495" w:rsidP="00E24495">
      <w:pPr>
        <w:pStyle w:val="expressdescription"/>
        <w:rPr>
          <w:color w:val="000000"/>
          <w:sz w:val="27"/>
          <w:szCs w:val="27"/>
        </w:rPr>
      </w:pPr>
      <w:r>
        <w:rPr>
          <w:b/>
          <w:bCs/>
          <w:color w:val="000000"/>
          <w:sz w:val="27"/>
          <w:szCs w:val="27"/>
        </w:rPr>
        <w:t>idealised: </w:t>
      </w:r>
      <w:r>
        <w:rPr>
          <w:color w:val="000000"/>
          <w:sz w:val="27"/>
          <w:szCs w:val="27"/>
        </w:rPr>
        <w:t>the model that is idealised</w:t>
      </w:r>
    </w:p>
    <w:p w:rsidR="00E24495" w:rsidRDefault="00E24495" w:rsidP="00E24495">
      <w:pPr>
        <w:pStyle w:val="expressdescription"/>
        <w:rPr>
          <w:color w:val="000000"/>
          <w:sz w:val="27"/>
          <w:szCs w:val="27"/>
        </w:rPr>
      </w:pPr>
      <w:r>
        <w:rPr>
          <w:b/>
          <w:bCs/>
          <w:color w:val="000000"/>
          <w:sz w:val="27"/>
          <w:szCs w:val="27"/>
        </w:rPr>
        <w:t>idealisation: </w:t>
      </w:r>
      <w:r>
        <w:rPr>
          <w:color w:val="000000"/>
          <w:sz w:val="27"/>
          <w:szCs w:val="27"/>
        </w:rPr>
        <w:t>the item that idealises the model</w:t>
      </w:r>
    </w:p>
    <w:p w:rsidR="00E24495" w:rsidRDefault="00E24495" w:rsidP="00E24495">
      <w:pPr>
        <w:pStyle w:val="Heading2"/>
        <w:rPr>
          <w:color w:val="000000"/>
        </w:rPr>
      </w:pPr>
      <w:r>
        <w:rPr>
          <w:color w:val="000000"/>
        </w:rPr>
        <w:t>4.4.4 analysis_representation_context   </w:t>
      </w:r>
      <w:r>
        <w:rPr>
          <w:noProof/>
          <w:color w:val="0000FF"/>
          <w:lang w:eastAsia="en-GB"/>
        </w:rPr>
        <w:drawing>
          <wp:inline distT="0" distB="0" distL="0" distR="0">
            <wp:extent cx="180975" cy="209550"/>
            <wp:effectExtent l="0" t="0" r="9525" b="0"/>
            <wp:docPr id="16" name="Picture 16"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An </w:t>
      </w:r>
      <w:r>
        <w:rPr>
          <w:b/>
          <w:bCs/>
          <w:color w:val="000000"/>
          <w:sz w:val="27"/>
          <w:szCs w:val="27"/>
        </w:rPr>
        <w:t>analysis_representation_context</w:t>
      </w:r>
      <w:r>
        <w:rPr>
          <w:color w:val="000000"/>
          <w:sz w:val="27"/>
          <w:szCs w:val="27"/>
        </w:rPr>
        <w:t> is a type of </w:t>
      </w:r>
      <w:hyperlink r:id="rId55" w:anchor="representation_schema.representation_context" w:history="1">
        <w:r>
          <w:rPr>
            <w:rStyle w:val="Hyperlink"/>
            <w:b/>
            <w:bCs/>
            <w:sz w:val="27"/>
            <w:szCs w:val="27"/>
          </w:rPr>
          <w:t>representation_context</w:t>
        </w:r>
      </w:hyperlink>
      <w:r>
        <w:rPr>
          <w:color w:val="000000"/>
          <w:sz w:val="27"/>
          <w:szCs w:val="27"/>
        </w:rPr>
        <w:t> used in the definition of analysis models.</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analysis_representation_context</w:t>
      </w:r>
      <w:r>
        <w:rPr>
          <w:rFonts w:ascii="Courier New" w:hAnsi="Courier New" w:cs="Courier New"/>
          <w:color w:val="000000"/>
          <w:sz w:val="20"/>
          <w:szCs w:val="20"/>
        </w:rPr>
        <w:br/>
      </w:r>
      <w:r>
        <w:rPr>
          <w:rStyle w:val="HTMLCode"/>
          <w:color w:val="000000"/>
        </w:rPr>
        <w:t>  SUBTYPE OF (</w:t>
      </w:r>
      <w:hyperlink r:id="rId56" w:anchor="representation_schema.representation_context" w:history="1">
        <w:r>
          <w:rPr>
            <w:rStyle w:val="Hyperlink"/>
            <w:rFonts w:ascii="Courier New" w:hAnsi="Courier New" w:cs="Courier New"/>
            <w:sz w:val="20"/>
            <w:szCs w:val="20"/>
          </w:rPr>
          <w:t>representation_context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Heading2"/>
        <w:rPr>
          <w:color w:val="000000"/>
        </w:rPr>
      </w:pPr>
      <w:r>
        <w:rPr>
          <w:color w:val="000000"/>
        </w:rPr>
        <w:t>4.4.5 description_text   </w:t>
      </w:r>
      <w:r>
        <w:rPr>
          <w:noProof/>
          <w:color w:val="0000FF"/>
          <w:lang w:eastAsia="en-GB"/>
        </w:rPr>
        <w:drawing>
          <wp:inline distT="0" distB="0" distL="0" distR="0">
            <wp:extent cx="180975" cy="209550"/>
            <wp:effectExtent l="0" t="0" r="9525" b="0"/>
            <wp:docPr id="15" name="Picture 15" descr="EXPRESS-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57"/>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 </w:t>
      </w:r>
      <w:r>
        <w:rPr>
          <w:b/>
          <w:bCs/>
          <w:color w:val="000000"/>
          <w:sz w:val="27"/>
          <w:szCs w:val="27"/>
        </w:rPr>
        <w:t>description_text</w:t>
      </w:r>
      <w:r>
        <w:rPr>
          <w:color w:val="000000"/>
          <w:sz w:val="27"/>
          <w:szCs w:val="27"/>
        </w:rPr>
        <w:t> is a set of words that describe something.</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description_text;</w:t>
      </w:r>
      <w:r>
        <w:rPr>
          <w:rFonts w:ascii="Courier New" w:hAnsi="Courier New" w:cs="Courier New"/>
          <w:color w:val="000000"/>
          <w:sz w:val="20"/>
          <w:szCs w:val="20"/>
        </w:rPr>
        <w:br/>
      </w:r>
      <w:r>
        <w:rPr>
          <w:rStyle w:val="HTMLCode"/>
          <w:color w:val="000000"/>
        </w:rPr>
        <w:t>  description : </w:t>
      </w:r>
      <w:hyperlink r:id="rId58"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description: </w:t>
      </w:r>
      <w:r>
        <w:rPr>
          <w:color w:val="000000"/>
          <w:sz w:val="27"/>
          <w:szCs w:val="27"/>
        </w:rPr>
        <w:t>the text that constitutes the description</w:t>
      </w:r>
    </w:p>
    <w:p w:rsidR="00E24495" w:rsidRDefault="00E24495" w:rsidP="00E24495">
      <w:pPr>
        <w:pStyle w:val="Heading2"/>
        <w:rPr>
          <w:color w:val="000000"/>
        </w:rPr>
      </w:pPr>
      <w:r>
        <w:rPr>
          <w:color w:val="000000"/>
        </w:rPr>
        <w:t>4.4.6 description_text_assignment   </w:t>
      </w:r>
      <w:r>
        <w:rPr>
          <w:noProof/>
          <w:color w:val="0000FF"/>
          <w:lang w:eastAsia="en-GB"/>
        </w:rPr>
        <w:drawing>
          <wp:inline distT="0" distB="0" distL="0" distR="0">
            <wp:extent cx="180975" cy="209550"/>
            <wp:effectExtent l="0" t="0" r="9525" b="0"/>
            <wp:docPr id="14" name="Picture 14" descr="EXPRESS-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PRESS-G">
                      <a:hlinkClick r:id="rId57"/>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 </w:t>
      </w:r>
      <w:r>
        <w:rPr>
          <w:b/>
          <w:bCs/>
          <w:color w:val="000000"/>
          <w:sz w:val="27"/>
          <w:szCs w:val="27"/>
        </w:rPr>
        <w:t>description_text_assignment</w:t>
      </w:r>
      <w:r>
        <w:rPr>
          <w:color w:val="000000"/>
          <w:sz w:val="27"/>
          <w:szCs w:val="27"/>
        </w:rPr>
        <w:t> is the assignment of a description to something.</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description_text_assignment ABSTRACT;</w:t>
      </w:r>
      <w:r>
        <w:rPr>
          <w:rFonts w:ascii="Courier New" w:hAnsi="Courier New" w:cs="Courier New"/>
          <w:color w:val="000000"/>
          <w:sz w:val="20"/>
          <w:szCs w:val="20"/>
        </w:rPr>
        <w:br/>
      </w:r>
      <w:r>
        <w:rPr>
          <w:rStyle w:val="HTMLCode"/>
          <w:color w:val="000000"/>
        </w:rPr>
        <w:t>  description : </w:t>
      </w:r>
      <w:hyperlink r:id="rId59" w:anchor="systems_engineering_representation_schema.description_text" w:history="1">
        <w:r>
          <w:rPr>
            <w:rStyle w:val="Hyperlink"/>
            <w:rFonts w:ascii="Courier New" w:hAnsi="Courier New" w:cs="Courier New"/>
            <w:sz w:val="20"/>
            <w:szCs w:val="20"/>
          </w:rPr>
          <w:t>description_text</w:t>
        </w:r>
      </w:hyperlink>
      <w:r>
        <w:rPr>
          <w:rStyle w:val="HTMLCode"/>
          <w:color w:val="000000"/>
        </w:rPr>
        <w:t>;</w:t>
      </w:r>
      <w:r>
        <w:rPr>
          <w:rFonts w:ascii="Courier New" w:hAnsi="Courier New" w:cs="Courier New"/>
          <w:color w:val="000000"/>
          <w:sz w:val="20"/>
          <w:szCs w:val="20"/>
        </w:rPr>
        <w:br/>
      </w:r>
      <w:r>
        <w:rPr>
          <w:rStyle w:val="HTMLCode"/>
          <w:color w:val="000000"/>
        </w:rPr>
        <w:lastRenderedPageBreak/>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description: </w:t>
      </w:r>
      <w:r>
        <w:rPr>
          <w:color w:val="000000"/>
          <w:sz w:val="27"/>
          <w:szCs w:val="27"/>
        </w:rPr>
        <w:t>the </w:t>
      </w:r>
      <w:hyperlink r:id="rId60" w:anchor="systems_engineering_representation_schema.description_text" w:history="1">
        <w:r>
          <w:rPr>
            <w:rStyle w:val="Hyperlink"/>
            <w:b/>
            <w:bCs/>
            <w:sz w:val="27"/>
            <w:szCs w:val="27"/>
          </w:rPr>
          <w:t>description_text</w:t>
        </w:r>
      </w:hyperlink>
      <w:r>
        <w:rPr>
          <w:color w:val="000000"/>
          <w:sz w:val="27"/>
          <w:szCs w:val="27"/>
        </w:rPr>
        <w:t> that is the description</w:t>
      </w:r>
    </w:p>
    <w:p w:rsidR="00E24495" w:rsidRDefault="00E24495" w:rsidP="00E24495">
      <w:pPr>
        <w:pStyle w:val="Heading2"/>
        <w:rPr>
          <w:color w:val="000000"/>
        </w:rPr>
      </w:pPr>
      <w:r>
        <w:rPr>
          <w:color w:val="000000"/>
        </w:rPr>
        <w:t>4.4.7 description_text_assignment_relationship   </w:t>
      </w:r>
      <w:r>
        <w:rPr>
          <w:noProof/>
          <w:color w:val="0000FF"/>
          <w:lang w:eastAsia="en-GB"/>
        </w:rPr>
        <w:drawing>
          <wp:inline distT="0" distB="0" distL="0" distR="0">
            <wp:extent cx="180975" cy="209550"/>
            <wp:effectExtent l="0" t="0" r="9525" b="0"/>
            <wp:docPr id="13" name="Picture 13" descr="EXPRESS-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G">
                      <a:hlinkClick r:id="rId57"/>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 </w:t>
      </w:r>
      <w:r>
        <w:rPr>
          <w:b/>
          <w:bCs/>
          <w:color w:val="000000"/>
          <w:sz w:val="27"/>
          <w:szCs w:val="27"/>
        </w:rPr>
        <w:t>description_text_assignment_relationship</w:t>
      </w:r>
      <w:r>
        <w:rPr>
          <w:color w:val="000000"/>
          <w:sz w:val="27"/>
          <w:szCs w:val="27"/>
        </w:rPr>
        <w:t> is a relationship between two </w:t>
      </w:r>
      <w:hyperlink r:id="rId61" w:anchor="systems_engineering_representation_schema.description_text_assignment" w:history="1">
        <w:r>
          <w:rPr>
            <w:rStyle w:val="Hyperlink"/>
            <w:b/>
            <w:bCs/>
            <w:sz w:val="27"/>
            <w:szCs w:val="27"/>
          </w:rPr>
          <w:t>description_text_assignment</w:t>
        </w:r>
      </w:hyperlink>
      <w:r>
        <w:rPr>
          <w:color w:val="000000"/>
          <w:sz w:val="27"/>
          <w:szCs w:val="27"/>
        </w:rPr>
        <w:t> objects.</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description_text_assignment_relationship;</w:t>
      </w:r>
      <w:r>
        <w:rPr>
          <w:rFonts w:ascii="Courier New" w:hAnsi="Courier New" w:cs="Courier New"/>
          <w:color w:val="000000"/>
          <w:sz w:val="20"/>
          <w:szCs w:val="20"/>
        </w:rPr>
        <w:br/>
      </w:r>
      <w:r>
        <w:rPr>
          <w:rStyle w:val="HTMLCode"/>
          <w:color w:val="000000"/>
        </w:rPr>
        <w:t>  id : OPTIONAL </w:t>
      </w:r>
      <w:hyperlink r:id="rId62" w:anchor="support_resource_schema.identifier" w:history="1">
        <w:r>
          <w:rPr>
            <w:rStyle w:val="Hyperlink"/>
            <w:rFonts w:ascii="Courier New" w:hAnsi="Courier New" w:cs="Courier New"/>
            <w:sz w:val="20"/>
            <w:szCs w:val="20"/>
          </w:rPr>
          <w:t>identifier</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63"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relating : </w:t>
      </w:r>
      <w:hyperlink r:id="rId64" w:anchor="systems_engineering_representation_schema.description_text_assignment" w:history="1">
        <w:r>
          <w:rPr>
            <w:rStyle w:val="Hyperlink"/>
            <w:rFonts w:ascii="Courier New" w:hAnsi="Courier New" w:cs="Courier New"/>
            <w:sz w:val="20"/>
            <w:szCs w:val="20"/>
          </w:rPr>
          <w:t>description_text_assignment</w:t>
        </w:r>
      </w:hyperlink>
      <w:r>
        <w:rPr>
          <w:rStyle w:val="HTMLCode"/>
          <w:color w:val="000000"/>
        </w:rPr>
        <w:t>;</w:t>
      </w:r>
      <w:r>
        <w:rPr>
          <w:rFonts w:ascii="Courier New" w:hAnsi="Courier New" w:cs="Courier New"/>
          <w:color w:val="000000"/>
          <w:sz w:val="20"/>
          <w:szCs w:val="20"/>
        </w:rPr>
        <w:br/>
      </w:r>
      <w:r>
        <w:rPr>
          <w:rStyle w:val="HTMLCode"/>
          <w:color w:val="000000"/>
        </w:rPr>
        <w:t>  related : </w:t>
      </w:r>
      <w:hyperlink r:id="rId65" w:anchor="systems_engineering_representation_schema.description_text_assignment" w:history="1">
        <w:r>
          <w:rPr>
            <w:rStyle w:val="Hyperlink"/>
            <w:rFonts w:ascii="Courier New" w:hAnsi="Courier New" w:cs="Courier New"/>
            <w:sz w:val="20"/>
            <w:szCs w:val="20"/>
          </w:rPr>
          <w:t>description_text_assignment</w:t>
        </w:r>
      </w:hyperlink>
      <w:r>
        <w:rPr>
          <w:rStyle w:val="HTMLCode"/>
          <w:color w:val="000000"/>
        </w:rPr>
        <w:t>;</w:t>
      </w:r>
      <w:r>
        <w:rPr>
          <w:rFonts w:ascii="Courier New" w:hAnsi="Courier New" w:cs="Courier New"/>
          <w:color w:val="000000"/>
          <w:sz w:val="20"/>
          <w:szCs w:val="20"/>
        </w:rPr>
        <w:br/>
      </w:r>
      <w:r>
        <w:rPr>
          <w:rStyle w:val="HTMLCode"/>
          <w:color w:val="000000"/>
        </w:rPr>
        <w:t>  relation_type : STRING;</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acyclic_description_text_assignment_relationship(SELF, [related], 'SYSTEMS_ENGINEERING_REPRESENTATION_SCHEMA.DESCRIPTION_TEXT_ASSIGNMENT_RELATIONSHIP');</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id: </w:t>
      </w:r>
      <w:r>
        <w:rPr>
          <w:color w:val="000000"/>
          <w:sz w:val="27"/>
          <w:szCs w:val="27"/>
        </w:rPr>
        <w:t>the identifier or set of identifiers for the </w:t>
      </w:r>
      <w:r>
        <w:rPr>
          <w:b/>
          <w:bCs/>
          <w:color w:val="000000"/>
          <w:sz w:val="27"/>
          <w:szCs w:val="27"/>
        </w:rPr>
        <w:t>description_text_assignment_relationship</w:t>
      </w:r>
      <w:r>
        <w:rPr>
          <w:color w:val="000000"/>
          <w:sz w:val="27"/>
          <w:szCs w:val="27"/>
        </w:rPr>
        <w:t>.</w:t>
      </w:r>
    </w:p>
    <w:p w:rsidR="00E24495" w:rsidRDefault="00E24495" w:rsidP="00E24495">
      <w:pPr>
        <w:pStyle w:val="expressdescription"/>
        <w:rPr>
          <w:color w:val="000000"/>
          <w:sz w:val="27"/>
          <w:szCs w:val="27"/>
        </w:rPr>
      </w:pPr>
      <w:r>
        <w:rPr>
          <w:b/>
          <w:bCs/>
          <w:color w:val="000000"/>
          <w:sz w:val="27"/>
          <w:szCs w:val="27"/>
        </w:rPr>
        <w:t>description: </w:t>
      </w:r>
      <w:r>
        <w:rPr>
          <w:color w:val="000000"/>
          <w:sz w:val="27"/>
          <w:szCs w:val="27"/>
        </w:rPr>
        <w:t>the text or the set of texts that provide further information about the </w:t>
      </w:r>
      <w:r>
        <w:rPr>
          <w:b/>
          <w:bCs/>
          <w:color w:val="000000"/>
          <w:sz w:val="27"/>
          <w:szCs w:val="27"/>
        </w:rPr>
        <w:t>description_text_assignment_relationship</w:t>
      </w:r>
      <w:r>
        <w:rPr>
          <w:color w:val="000000"/>
          <w:sz w:val="27"/>
          <w:szCs w:val="27"/>
        </w:rPr>
        <w:t>. The value of this attribute need not be specified.</w:t>
      </w:r>
    </w:p>
    <w:p w:rsidR="00E24495" w:rsidRDefault="00E24495" w:rsidP="00E24495">
      <w:pPr>
        <w:pStyle w:val="expressdescription"/>
        <w:rPr>
          <w:color w:val="000000"/>
          <w:sz w:val="27"/>
          <w:szCs w:val="27"/>
        </w:rPr>
      </w:pPr>
      <w:r>
        <w:rPr>
          <w:b/>
          <w:bCs/>
          <w:color w:val="000000"/>
          <w:sz w:val="27"/>
          <w:szCs w:val="27"/>
        </w:rPr>
        <w:t>relating: </w:t>
      </w:r>
      <w:r>
        <w:rPr>
          <w:color w:val="000000"/>
          <w:sz w:val="27"/>
          <w:szCs w:val="27"/>
        </w:rPr>
        <w:t>one object of </w:t>
      </w:r>
      <w:hyperlink r:id="rId66" w:anchor="systems_engineering_representation_schema.description_text_assignment" w:history="1">
        <w:r>
          <w:rPr>
            <w:rStyle w:val="Hyperlink"/>
            <w:b/>
            <w:bCs/>
            <w:sz w:val="27"/>
            <w:szCs w:val="27"/>
          </w:rPr>
          <w:t>description_text_assignment</w:t>
        </w:r>
      </w:hyperlink>
      <w:r>
        <w:rPr>
          <w:color w:val="000000"/>
          <w:sz w:val="27"/>
          <w:szCs w:val="27"/>
        </w:rPr>
        <w:t> that is part of the relationship.</w:t>
      </w:r>
    </w:p>
    <w:p w:rsidR="00E24495" w:rsidRDefault="00E24495" w:rsidP="00E24495">
      <w:pPr>
        <w:pStyle w:val="expressdescription"/>
        <w:rPr>
          <w:color w:val="000000"/>
          <w:sz w:val="27"/>
          <w:szCs w:val="27"/>
        </w:rPr>
      </w:pPr>
      <w:r>
        <w:rPr>
          <w:b/>
          <w:bCs/>
          <w:color w:val="000000"/>
          <w:sz w:val="27"/>
          <w:szCs w:val="27"/>
        </w:rPr>
        <w:t>related: </w:t>
      </w:r>
      <w:r>
        <w:rPr>
          <w:color w:val="000000"/>
          <w:sz w:val="27"/>
          <w:szCs w:val="27"/>
        </w:rPr>
        <w:t>the other object of </w:t>
      </w:r>
      <w:hyperlink r:id="rId67" w:anchor="systems_engineering_representation_schema.description_text_assignment" w:history="1">
        <w:r>
          <w:rPr>
            <w:rStyle w:val="Hyperlink"/>
            <w:b/>
            <w:bCs/>
            <w:sz w:val="27"/>
            <w:szCs w:val="27"/>
          </w:rPr>
          <w:t>description_text_assignment</w:t>
        </w:r>
      </w:hyperlink>
      <w:r>
        <w:rPr>
          <w:color w:val="000000"/>
          <w:sz w:val="27"/>
          <w:szCs w:val="27"/>
        </w:rPr>
        <w:t> that is part of the relationship.</w:t>
      </w:r>
    </w:p>
    <w:p w:rsidR="00E24495" w:rsidRDefault="00E24495" w:rsidP="00E24495">
      <w:pPr>
        <w:pStyle w:val="expressdescription"/>
        <w:rPr>
          <w:color w:val="000000"/>
          <w:sz w:val="27"/>
          <w:szCs w:val="27"/>
        </w:rPr>
      </w:pPr>
      <w:r>
        <w:rPr>
          <w:b/>
          <w:bCs/>
          <w:color w:val="000000"/>
          <w:sz w:val="27"/>
          <w:szCs w:val="27"/>
        </w:rPr>
        <w:t>relation_type: </w:t>
      </w:r>
      <w:r>
        <w:rPr>
          <w:color w:val="000000"/>
          <w:sz w:val="27"/>
          <w:szCs w:val="27"/>
        </w:rPr>
        <w:t>the meaning of the relationship.</w:t>
      </w:r>
    </w:p>
    <w:p w:rsidR="00E24495" w:rsidRDefault="00E24495" w:rsidP="00E24495">
      <w:pPr>
        <w:pStyle w:val="NormalWeb"/>
        <w:rPr>
          <w:color w:val="000000"/>
          <w:sz w:val="27"/>
          <w:szCs w:val="27"/>
        </w:rPr>
      </w:pPr>
      <w:r>
        <w:rPr>
          <w:color w:val="000000"/>
          <w:sz w:val="27"/>
          <w:szCs w:val="27"/>
          <w:u w:val="single"/>
        </w:rPr>
        <w:t>Formal propositions:</w:t>
      </w:r>
    </w:p>
    <w:p w:rsidR="00E24495" w:rsidRDefault="00E24495" w:rsidP="00E24495">
      <w:pPr>
        <w:pStyle w:val="expressdescription"/>
        <w:rPr>
          <w:color w:val="000000"/>
          <w:sz w:val="27"/>
          <w:szCs w:val="27"/>
        </w:rPr>
      </w:pPr>
      <w:r>
        <w:rPr>
          <w:b/>
          <w:bCs/>
          <w:color w:val="000000"/>
          <w:sz w:val="27"/>
          <w:szCs w:val="27"/>
        </w:rPr>
        <w:t>WR1: </w:t>
      </w:r>
      <w:r>
        <w:rPr>
          <w:color w:val="000000"/>
          <w:sz w:val="27"/>
          <w:szCs w:val="27"/>
        </w:rPr>
        <w:t>An </w:t>
      </w:r>
      <w:r>
        <w:rPr>
          <w:b/>
          <w:bCs/>
          <w:color w:val="000000"/>
          <w:sz w:val="27"/>
          <w:szCs w:val="27"/>
        </w:rPr>
        <w:t>description_text_assignment_relationship</w:t>
      </w:r>
      <w:r>
        <w:rPr>
          <w:color w:val="000000"/>
          <w:sz w:val="27"/>
          <w:szCs w:val="27"/>
        </w:rPr>
        <w:t> shall not participate in its own definition.</w:t>
      </w:r>
    </w:p>
    <w:p w:rsidR="00E24495" w:rsidRDefault="00E24495" w:rsidP="00E24495">
      <w:pPr>
        <w:pStyle w:val="Heading2"/>
        <w:rPr>
          <w:color w:val="000000"/>
        </w:rPr>
      </w:pPr>
      <w:r>
        <w:rPr>
          <w:color w:val="000000"/>
        </w:rPr>
        <w:t>4.4.8 expression_assignment   </w:t>
      </w:r>
      <w:r>
        <w:rPr>
          <w:noProof/>
          <w:color w:val="0000FF"/>
          <w:lang w:eastAsia="en-GB"/>
        </w:rPr>
        <w:drawing>
          <wp:inline distT="0" distB="0" distL="0" distR="0">
            <wp:extent cx="180975" cy="209550"/>
            <wp:effectExtent l="0" t="0" r="9525" b="0"/>
            <wp:docPr id="12" name="Picture 12"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RESS-G">
                      <a:hlinkClick r:id="rId26"/>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An </w:t>
      </w:r>
      <w:r>
        <w:rPr>
          <w:b/>
          <w:bCs/>
          <w:color w:val="000000"/>
          <w:sz w:val="27"/>
          <w:szCs w:val="27"/>
        </w:rPr>
        <w:t>expression_assignment</w:t>
      </w:r>
      <w:r>
        <w:rPr>
          <w:color w:val="000000"/>
          <w:sz w:val="27"/>
          <w:szCs w:val="27"/>
        </w:rPr>
        <w:t> is an assignment of an expression to product data.</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expression_assignment ABSTRACT;</w:t>
      </w:r>
      <w:r>
        <w:rPr>
          <w:rFonts w:ascii="Courier New" w:hAnsi="Courier New" w:cs="Courier New"/>
          <w:color w:val="000000"/>
          <w:sz w:val="20"/>
          <w:szCs w:val="20"/>
        </w:rPr>
        <w:br/>
      </w:r>
      <w:r>
        <w:rPr>
          <w:rStyle w:val="HTMLCode"/>
          <w:color w:val="000000"/>
        </w:rPr>
        <w:t>  assigned_expression : </w:t>
      </w:r>
      <w:hyperlink r:id="rId68" w:anchor="iso13584_expressions_schema.expression" w:history="1">
        <w:r>
          <w:rPr>
            <w:rStyle w:val="Hyperlink"/>
            <w:rFonts w:ascii="Courier New" w:hAnsi="Courier New" w:cs="Courier New"/>
            <w:sz w:val="20"/>
            <w:szCs w:val="20"/>
          </w:rPr>
          <w:t>expression</w:t>
        </w:r>
      </w:hyperlink>
      <w:r>
        <w:rPr>
          <w:rStyle w:val="HTMLCode"/>
          <w:color w:val="000000"/>
        </w:rPr>
        <w:t>;</w:t>
      </w:r>
      <w:r>
        <w:rPr>
          <w:rFonts w:ascii="Courier New" w:hAnsi="Courier New" w:cs="Courier New"/>
          <w:color w:val="000000"/>
          <w:sz w:val="20"/>
          <w:szCs w:val="20"/>
        </w:rPr>
        <w:br/>
      </w:r>
      <w:r>
        <w:rPr>
          <w:rStyle w:val="HTMLCode"/>
          <w:color w:val="000000"/>
        </w:rPr>
        <w:t>  role : </w:t>
      </w:r>
      <w:hyperlink r:id="rId69" w:anchor="systems_engineering_representation_schema.expression_role" w:history="1">
        <w:r>
          <w:rPr>
            <w:rStyle w:val="Hyperlink"/>
            <w:rFonts w:ascii="Courier New" w:hAnsi="Courier New" w:cs="Courier New"/>
            <w:sz w:val="20"/>
            <w:szCs w:val="20"/>
          </w:rPr>
          <w:t>expression_role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assigned_expression: </w:t>
      </w:r>
      <w:r>
        <w:rPr>
          <w:color w:val="000000"/>
          <w:sz w:val="27"/>
          <w:szCs w:val="27"/>
        </w:rPr>
        <w:t>the expression that is assigned</w:t>
      </w:r>
    </w:p>
    <w:p w:rsidR="00E24495" w:rsidRDefault="00E24495" w:rsidP="00E24495">
      <w:pPr>
        <w:pStyle w:val="expressdescription"/>
        <w:rPr>
          <w:color w:val="000000"/>
          <w:sz w:val="27"/>
          <w:szCs w:val="27"/>
        </w:rPr>
      </w:pPr>
      <w:r>
        <w:rPr>
          <w:b/>
          <w:bCs/>
          <w:color w:val="000000"/>
          <w:sz w:val="27"/>
          <w:szCs w:val="27"/>
        </w:rPr>
        <w:t>role: </w:t>
      </w:r>
      <w:r>
        <w:rPr>
          <w:color w:val="000000"/>
          <w:sz w:val="27"/>
          <w:szCs w:val="27"/>
        </w:rPr>
        <w:t>the role played by the assigned expression</w:t>
      </w:r>
    </w:p>
    <w:p w:rsidR="00E24495" w:rsidRDefault="00E24495" w:rsidP="00E24495">
      <w:pPr>
        <w:pStyle w:val="Heading2"/>
        <w:rPr>
          <w:color w:val="000000"/>
        </w:rPr>
      </w:pPr>
      <w:r>
        <w:rPr>
          <w:color w:val="000000"/>
        </w:rPr>
        <w:t>4.4.9 expression_item_representation_item   </w:t>
      </w:r>
      <w:r>
        <w:rPr>
          <w:noProof/>
          <w:color w:val="0000FF"/>
          <w:lang w:eastAsia="en-GB"/>
        </w:rPr>
        <w:drawing>
          <wp:inline distT="0" distB="0" distL="0" distR="0">
            <wp:extent cx="180975" cy="209550"/>
            <wp:effectExtent l="0" t="0" r="9525" b="0"/>
            <wp:docPr id="11" name="Picture 11"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PRESS-G">
                      <a:hlinkClick r:id="rId26"/>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w:t>
      </w:r>
      <w:ins w:id="11" w:author="Sapp (US), Brandon" w:date="2019-03-21T09:14:00Z">
        <w:r w:rsidR="00CE7E29">
          <w:rPr>
            <w:color w:val="000000"/>
            <w:sz w:val="27"/>
            <w:szCs w:val="27"/>
          </w:rPr>
          <w:t>n</w:t>
        </w:r>
      </w:ins>
      <w:r>
        <w:rPr>
          <w:color w:val="000000"/>
          <w:sz w:val="27"/>
          <w:szCs w:val="27"/>
        </w:rPr>
        <w:t> </w:t>
      </w:r>
      <w:r>
        <w:rPr>
          <w:b/>
          <w:bCs/>
          <w:color w:val="000000"/>
          <w:sz w:val="27"/>
          <w:szCs w:val="27"/>
        </w:rPr>
        <w:t>expression_item_representation_item</w:t>
      </w:r>
      <w:r>
        <w:rPr>
          <w:color w:val="000000"/>
          <w:sz w:val="27"/>
          <w:szCs w:val="27"/>
        </w:rPr>
        <w:t> is a type of </w:t>
      </w:r>
      <w:hyperlink r:id="rId70" w:anchor="representation_schema.representation_item" w:history="1">
        <w:r>
          <w:rPr>
            <w:rStyle w:val="Hyperlink"/>
            <w:b/>
            <w:bCs/>
            <w:sz w:val="27"/>
            <w:szCs w:val="27"/>
          </w:rPr>
          <w:t>representation_item</w:t>
        </w:r>
      </w:hyperlink>
      <w:r>
        <w:rPr>
          <w:color w:val="000000"/>
          <w:sz w:val="27"/>
          <w:szCs w:val="27"/>
        </w:rPr>
        <w:t> used in the definition of an expression representation.</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expression_item_representation_item</w:t>
      </w:r>
      <w:r>
        <w:rPr>
          <w:rFonts w:ascii="Courier New" w:hAnsi="Courier New" w:cs="Courier New"/>
          <w:color w:val="000000"/>
          <w:sz w:val="20"/>
          <w:szCs w:val="20"/>
        </w:rPr>
        <w:br/>
      </w:r>
      <w:r>
        <w:rPr>
          <w:rStyle w:val="HTMLCode"/>
          <w:color w:val="000000"/>
        </w:rPr>
        <w:t>  SUBTYPE OF (</w:t>
      </w:r>
      <w:hyperlink r:id="rId71" w:anchor="representation_schema.representation_item" w:history="1">
        <w:r>
          <w:rPr>
            <w:rStyle w:val="Hyperlink"/>
            <w:rFonts w:ascii="Courier New" w:hAnsi="Courier New" w:cs="Courier New"/>
            <w:sz w:val="20"/>
            <w:szCs w:val="20"/>
          </w:rPr>
          <w:t>representation_item</w:t>
        </w:r>
      </w:hyperlink>
      <w:r>
        <w:rPr>
          <w:rStyle w:val="HTMLCode"/>
          <w:color w:val="000000"/>
        </w:rPr>
        <w:t>);</w:t>
      </w:r>
      <w:r>
        <w:rPr>
          <w:rFonts w:ascii="Courier New" w:hAnsi="Courier New" w:cs="Courier New"/>
          <w:color w:val="000000"/>
          <w:sz w:val="20"/>
          <w:szCs w:val="20"/>
        </w:rPr>
        <w:br/>
      </w:r>
      <w:r>
        <w:rPr>
          <w:rStyle w:val="HTMLCode"/>
          <w:color w:val="000000"/>
        </w:rPr>
        <w:t>  item : </w:t>
      </w:r>
      <w:hyperlink r:id="rId72" w:anchor="systems_engineering_representation_schema.expression_element" w:history="1">
        <w:r>
          <w:rPr>
            <w:rStyle w:val="Hyperlink"/>
            <w:rFonts w:ascii="Courier New" w:hAnsi="Courier New" w:cs="Courier New"/>
            <w:sz w:val="20"/>
            <w:szCs w:val="20"/>
          </w:rPr>
          <w:t>expression_element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item: </w:t>
      </w:r>
      <w:r>
        <w:rPr>
          <w:color w:val="000000"/>
          <w:sz w:val="27"/>
          <w:szCs w:val="27"/>
        </w:rPr>
        <w:t>the item used to represent the expression representation.</w:t>
      </w:r>
    </w:p>
    <w:p w:rsidR="00E24495" w:rsidRDefault="00E24495" w:rsidP="00E24495">
      <w:pPr>
        <w:pStyle w:val="Heading2"/>
        <w:rPr>
          <w:color w:val="000000"/>
        </w:rPr>
      </w:pPr>
      <w:r>
        <w:rPr>
          <w:color w:val="000000"/>
        </w:rPr>
        <w:t>4.4.10 expression_representation   </w:t>
      </w:r>
      <w:r>
        <w:rPr>
          <w:noProof/>
          <w:color w:val="0000FF"/>
          <w:lang w:eastAsia="en-GB"/>
        </w:rPr>
        <w:drawing>
          <wp:inline distT="0" distB="0" distL="0" distR="0">
            <wp:extent cx="180975" cy="209550"/>
            <wp:effectExtent l="0" t="0" r="9525" b="0"/>
            <wp:docPr id="10" name="Picture 10"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RESS-G">
                      <a:hlinkClick r:id="rId26"/>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An </w:t>
      </w:r>
      <w:r>
        <w:rPr>
          <w:b/>
          <w:bCs/>
          <w:color w:val="000000"/>
          <w:sz w:val="27"/>
          <w:szCs w:val="27"/>
        </w:rPr>
        <w:t>expression_representation</w:t>
      </w:r>
      <w:r>
        <w:rPr>
          <w:color w:val="000000"/>
          <w:sz w:val="27"/>
          <w:szCs w:val="27"/>
        </w:rPr>
        <w:t> is a type of </w:t>
      </w:r>
      <w:hyperlink r:id="rId73" w:anchor="representation_schema.representation" w:history="1">
        <w:r>
          <w:rPr>
            <w:rStyle w:val="Hyperlink"/>
            <w:b/>
            <w:bCs/>
            <w:sz w:val="27"/>
            <w:szCs w:val="27"/>
          </w:rPr>
          <w:t>representation</w:t>
        </w:r>
      </w:hyperlink>
      <w:r>
        <w:rPr>
          <w:color w:val="000000"/>
          <w:sz w:val="27"/>
          <w:szCs w:val="27"/>
        </w:rPr>
        <w:t> that is an expression.</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expression_representation</w:t>
      </w:r>
      <w:r>
        <w:rPr>
          <w:rFonts w:ascii="Courier New" w:hAnsi="Courier New" w:cs="Courier New"/>
          <w:color w:val="000000"/>
          <w:sz w:val="20"/>
          <w:szCs w:val="20"/>
        </w:rPr>
        <w:br/>
      </w:r>
      <w:r>
        <w:rPr>
          <w:rStyle w:val="HTMLCode"/>
          <w:color w:val="000000"/>
        </w:rPr>
        <w:t>  SUBTYPE OF (</w:t>
      </w:r>
      <w:hyperlink r:id="rId74" w:anchor="representation_schema.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75" w:anchor="representation_schema.representation" w:history="1">
        <w:r>
          <w:rPr>
            <w:rStyle w:val="Hyperlink"/>
            <w:rFonts w:ascii="Courier New" w:hAnsi="Courier New" w:cs="Courier New"/>
            <w:sz w:val="20"/>
            <w:szCs w:val="20"/>
          </w:rPr>
          <w:t>representation</w:t>
        </w:r>
      </w:hyperlink>
      <w:r>
        <w:rPr>
          <w:rStyle w:val="HTMLCode"/>
          <w:color w:val="000000"/>
        </w:rPr>
        <w:t>.context_of_items : </w:t>
      </w:r>
      <w:hyperlink r:id="rId76" w:anchor="systems_engineering_representation_schema.expression_representation_context" w:history="1">
        <w:r>
          <w:rPr>
            <w:rStyle w:val="Hyperlink"/>
            <w:rFonts w:ascii="Courier New" w:hAnsi="Courier New" w:cs="Courier New"/>
            <w:sz w:val="20"/>
            <w:szCs w:val="20"/>
          </w:rPr>
          <w:t>expression_representation_context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77" w:anchor="representation_schema.representation" w:history="1">
        <w:r>
          <w:rPr>
            <w:rStyle w:val="Hyperlink"/>
            <w:rFonts w:ascii="Courier New" w:hAnsi="Courier New" w:cs="Courier New"/>
            <w:sz w:val="20"/>
            <w:szCs w:val="20"/>
          </w:rPr>
          <w:t>representation</w:t>
        </w:r>
      </w:hyperlink>
      <w:r>
        <w:rPr>
          <w:rStyle w:val="HTMLCode"/>
          <w:color w:val="000000"/>
        </w:rPr>
        <w:t>.items : SET[1:?] OF </w:t>
      </w:r>
      <w:hyperlink r:id="rId78" w:anchor="systems_engineering_representation_schema.expression_item_representation_item" w:history="1">
        <w:r>
          <w:rPr>
            <w:rStyle w:val="Hyperlink"/>
            <w:rFonts w:ascii="Courier New" w:hAnsi="Courier New" w:cs="Courier New"/>
            <w:sz w:val="20"/>
            <w:szCs w:val="20"/>
          </w:rPr>
          <w:t>expression_item_representation_item</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context_of_items: </w:t>
      </w:r>
      <w:r>
        <w:rPr>
          <w:color w:val="000000"/>
          <w:sz w:val="27"/>
          <w:szCs w:val="27"/>
        </w:rPr>
        <w:t>the representation context for the expression representation</w:t>
      </w:r>
    </w:p>
    <w:p w:rsidR="00E24495" w:rsidRDefault="00E24495" w:rsidP="00E24495">
      <w:pPr>
        <w:pStyle w:val="expressdescription"/>
        <w:rPr>
          <w:color w:val="000000"/>
          <w:sz w:val="27"/>
          <w:szCs w:val="27"/>
        </w:rPr>
      </w:pPr>
      <w:r>
        <w:rPr>
          <w:b/>
          <w:bCs/>
          <w:color w:val="000000"/>
          <w:sz w:val="27"/>
          <w:szCs w:val="27"/>
        </w:rPr>
        <w:t>items: </w:t>
      </w:r>
      <w:r>
        <w:rPr>
          <w:color w:val="000000"/>
          <w:sz w:val="27"/>
          <w:szCs w:val="27"/>
        </w:rPr>
        <w:t>the items that constitute the representation</w:t>
      </w:r>
    </w:p>
    <w:p w:rsidR="00E24495" w:rsidRDefault="00E24495" w:rsidP="00E24495">
      <w:pPr>
        <w:pStyle w:val="Heading2"/>
        <w:rPr>
          <w:color w:val="000000"/>
        </w:rPr>
      </w:pPr>
      <w:r>
        <w:rPr>
          <w:color w:val="000000"/>
        </w:rPr>
        <w:lastRenderedPageBreak/>
        <w:t>4.4.11 expression_representation_context   </w:t>
      </w:r>
      <w:r>
        <w:rPr>
          <w:noProof/>
          <w:color w:val="0000FF"/>
          <w:lang w:eastAsia="en-GB"/>
        </w:rPr>
        <w:drawing>
          <wp:inline distT="0" distB="0" distL="0" distR="0">
            <wp:extent cx="180975" cy="209550"/>
            <wp:effectExtent l="0" t="0" r="9525" b="0"/>
            <wp:docPr id="9" name="Picture 9"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RESS-G">
                      <a:hlinkClick r:id="rId26"/>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An </w:t>
      </w:r>
      <w:r>
        <w:rPr>
          <w:b/>
          <w:bCs/>
          <w:color w:val="000000"/>
          <w:sz w:val="27"/>
          <w:szCs w:val="27"/>
        </w:rPr>
        <w:t>expression_representation_context</w:t>
      </w:r>
      <w:r>
        <w:rPr>
          <w:color w:val="000000"/>
          <w:sz w:val="27"/>
          <w:szCs w:val="27"/>
        </w:rPr>
        <w:t> is a type of </w:t>
      </w:r>
      <w:hyperlink r:id="rId79" w:anchor="representation_schema.representation_context" w:history="1">
        <w:r>
          <w:rPr>
            <w:rStyle w:val="Hyperlink"/>
            <w:b/>
            <w:bCs/>
            <w:sz w:val="27"/>
            <w:szCs w:val="27"/>
          </w:rPr>
          <w:t>representation_context</w:t>
        </w:r>
      </w:hyperlink>
      <w:r>
        <w:rPr>
          <w:color w:val="000000"/>
          <w:sz w:val="27"/>
          <w:szCs w:val="27"/>
        </w:rPr>
        <w:t> that is the context for an expression representation.</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expression_representation_context</w:t>
      </w:r>
      <w:r>
        <w:rPr>
          <w:rFonts w:ascii="Courier New" w:hAnsi="Courier New" w:cs="Courier New"/>
          <w:color w:val="000000"/>
          <w:sz w:val="20"/>
          <w:szCs w:val="20"/>
        </w:rPr>
        <w:br/>
      </w:r>
      <w:r>
        <w:rPr>
          <w:rStyle w:val="HTMLCode"/>
          <w:color w:val="000000"/>
        </w:rPr>
        <w:t>  SUBTYPE OF (</w:t>
      </w:r>
      <w:hyperlink r:id="rId80" w:anchor="representation_schema.representation_context" w:history="1">
        <w:r>
          <w:rPr>
            <w:rStyle w:val="Hyperlink"/>
            <w:rFonts w:ascii="Courier New" w:hAnsi="Courier New" w:cs="Courier New"/>
            <w:sz w:val="20"/>
            <w:szCs w:val="20"/>
          </w:rPr>
          <w:t>representation_context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Heading2"/>
        <w:rPr>
          <w:color w:val="000000"/>
        </w:rPr>
      </w:pPr>
      <w:r>
        <w:rPr>
          <w:color w:val="000000"/>
        </w:rPr>
        <w:t>4.4.12 expression_role   </w:t>
      </w:r>
      <w:r>
        <w:rPr>
          <w:noProof/>
          <w:color w:val="0000FF"/>
          <w:lang w:eastAsia="en-GB"/>
        </w:rPr>
        <w:drawing>
          <wp:inline distT="0" distB="0" distL="0" distR="0">
            <wp:extent cx="180975" cy="209550"/>
            <wp:effectExtent l="0" t="0" r="9525" b="0"/>
            <wp:docPr id="8" name="Picture 8"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PRESS-G">
                      <a:hlinkClick r:id="rId26"/>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w:t>
      </w:r>
      <w:ins w:id="12" w:author="Sapp (US), Brandon" w:date="2019-03-21T09:14:00Z">
        <w:r w:rsidR="00CE7E29">
          <w:rPr>
            <w:color w:val="000000"/>
            <w:sz w:val="27"/>
            <w:szCs w:val="27"/>
          </w:rPr>
          <w:t>n</w:t>
        </w:r>
      </w:ins>
      <w:r>
        <w:rPr>
          <w:color w:val="000000"/>
          <w:sz w:val="27"/>
          <w:szCs w:val="27"/>
        </w:rPr>
        <w:t> </w:t>
      </w:r>
      <w:r>
        <w:rPr>
          <w:b/>
          <w:bCs/>
          <w:color w:val="000000"/>
          <w:sz w:val="27"/>
          <w:szCs w:val="27"/>
        </w:rPr>
        <w:t>expression_role</w:t>
      </w:r>
      <w:r>
        <w:rPr>
          <w:color w:val="000000"/>
          <w:sz w:val="27"/>
          <w:szCs w:val="27"/>
        </w:rPr>
        <w:t> is the role an expression plays.</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expression_role;</w:t>
      </w:r>
      <w:r>
        <w:rPr>
          <w:rFonts w:ascii="Courier New" w:hAnsi="Courier New" w:cs="Courier New"/>
          <w:color w:val="000000"/>
          <w:sz w:val="20"/>
          <w:szCs w:val="20"/>
        </w:rPr>
        <w:br/>
      </w:r>
      <w:r>
        <w:rPr>
          <w:rStyle w:val="HTMLCode"/>
          <w:color w:val="000000"/>
        </w:rPr>
        <w:t>  name : </w:t>
      </w:r>
      <w:hyperlink r:id="rId81"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82"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name: </w:t>
      </w:r>
      <w:r>
        <w:rPr>
          <w:color w:val="000000"/>
          <w:sz w:val="27"/>
          <w:szCs w:val="27"/>
        </w:rPr>
        <w:t>the words by which the role is known.</w:t>
      </w:r>
    </w:p>
    <w:p w:rsidR="00E24495" w:rsidRDefault="00E24495" w:rsidP="00E24495">
      <w:pPr>
        <w:pStyle w:val="expressdescription"/>
        <w:rPr>
          <w:color w:val="000000"/>
          <w:sz w:val="27"/>
          <w:szCs w:val="27"/>
        </w:rPr>
      </w:pPr>
      <w:r>
        <w:rPr>
          <w:b/>
          <w:bCs/>
          <w:color w:val="000000"/>
          <w:sz w:val="27"/>
          <w:szCs w:val="27"/>
        </w:rPr>
        <w:t>description: </w:t>
      </w:r>
      <w:r>
        <w:rPr>
          <w:color w:val="000000"/>
          <w:sz w:val="27"/>
          <w:szCs w:val="27"/>
        </w:rPr>
        <w:t>a description of the role.</w:t>
      </w:r>
    </w:p>
    <w:p w:rsidR="00E24495" w:rsidRDefault="00E24495" w:rsidP="00E24495">
      <w:pPr>
        <w:pStyle w:val="Heading2"/>
        <w:rPr>
          <w:color w:val="000000"/>
        </w:rPr>
      </w:pPr>
      <w:r>
        <w:rPr>
          <w:color w:val="000000"/>
        </w:rPr>
        <w:t>4.4.13 functional_model   </w:t>
      </w:r>
      <w:r>
        <w:rPr>
          <w:noProof/>
          <w:color w:val="0000FF"/>
          <w:lang w:eastAsia="en-GB"/>
        </w:rPr>
        <w:drawing>
          <wp:inline distT="0" distB="0" distL="0" distR="0">
            <wp:extent cx="180975" cy="209550"/>
            <wp:effectExtent l="0" t="0" r="9525" b="0"/>
            <wp:docPr id="7" name="Picture 7" descr="EXPRESS-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PRESS-G">
                      <a:hlinkClick r:id="rId8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 </w:t>
      </w:r>
      <w:r>
        <w:rPr>
          <w:b/>
          <w:bCs/>
          <w:color w:val="000000"/>
          <w:sz w:val="27"/>
          <w:szCs w:val="27"/>
        </w:rPr>
        <w:t>functional_model</w:t>
      </w:r>
      <w:r>
        <w:rPr>
          <w:color w:val="000000"/>
          <w:sz w:val="27"/>
          <w:szCs w:val="27"/>
        </w:rPr>
        <w:t> is a type of </w:t>
      </w:r>
      <w:hyperlink r:id="rId84" w:anchor="representation_schema.representation" w:history="1">
        <w:r>
          <w:rPr>
            <w:rStyle w:val="Hyperlink"/>
            <w:b/>
            <w:bCs/>
            <w:sz w:val="27"/>
            <w:szCs w:val="27"/>
          </w:rPr>
          <w:t>representation</w:t>
        </w:r>
      </w:hyperlink>
      <w:r>
        <w:rPr>
          <w:color w:val="000000"/>
          <w:sz w:val="27"/>
          <w:szCs w:val="27"/>
        </w:rPr>
        <w:t> used to represent behaviour in the form of a functional model.</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functional_model</w:t>
      </w:r>
      <w:r>
        <w:rPr>
          <w:rFonts w:ascii="Courier New" w:hAnsi="Courier New" w:cs="Courier New"/>
          <w:color w:val="000000"/>
          <w:sz w:val="20"/>
          <w:szCs w:val="20"/>
        </w:rPr>
        <w:br/>
      </w:r>
      <w:r>
        <w:rPr>
          <w:rStyle w:val="HTMLCode"/>
          <w:color w:val="000000"/>
        </w:rPr>
        <w:t>  SUBTYPE OF (</w:t>
      </w:r>
      <w:hyperlink r:id="rId85" w:anchor="representation_schema.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86" w:anchor="representation_schema.representation" w:history="1">
        <w:r>
          <w:rPr>
            <w:rStyle w:val="Hyperlink"/>
            <w:rFonts w:ascii="Courier New" w:hAnsi="Courier New" w:cs="Courier New"/>
            <w:sz w:val="20"/>
            <w:szCs w:val="20"/>
          </w:rPr>
          <w:t>representation</w:t>
        </w:r>
      </w:hyperlink>
      <w:r>
        <w:rPr>
          <w:rStyle w:val="HTMLCode"/>
          <w:color w:val="000000"/>
        </w:rPr>
        <w:t>.context_of_items : </w:t>
      </w:r>
      <w:hyperlink r:id="rId87" w:anchor="systems_engineering_representation_schema.functional_representation_context" w:history="1">
        <w:r>
          <w:rPr>
            <w:rStyle w:val="Hyperlink"/>
            <w:rFonts w:ascii="Courier New" w:hAnsi="Courier New" w:cs="Courier New"/>
            <w:sz w:val="20"/>
            <w:szCs w:val="20"/>
          </w:rPr>
          <w:t>functional_representation_context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88" w:anchor="representation_schema.representation" w:history="1">
        <w:r>
          <w:rPr>
            <w:rStyle w:val="Hyperlink"/>
            <w:rFonts w:ascii="Courier New" w:hAnsi="Courier New" w:cs="Courier New"/>
            <w:sz w:val="20"/>
            <w:szCs w:val="20"/>
          </w:rPr>
          <w:t>representation</w:t>
        </w:r>
      </w:hyperlink>
      <w:r>
        <w:rPr>
          <w:rStyle w:val="HTMLCode"/>
          <w:color w:val="000000"/>
        </w:rPr>
        <w:t>.items : SET[1:?] OF </w:t>
      </w:r>
      <w:hyperlink r:id="rId89" w:anchor="systems_engineering_representation_schema.functional_representation_item" w:history="1">
        <w:r>
          <w:rPr>
            <w:rStyle w:val="Hyperlink"/>
            <w:rFonts w:ascii="Courier New" w:hAnsi="Courier New" w:cs="Courier New"/>
            <w:sz w:val="20"/>
            <w:szCs w:val="20"/>
          </w:rPr>
          <w:t>functional_representation_item</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context_of_items: </w:t>
      </w:r>
      <w:r>
        <w:rPr>
          <w:color w:val="000000"/>
          <w:sz w:val="27"/>
          <w:szCs w:val="27"/>
        </w:rPr>
        <w:t>the representation context for the functional model.</w:t>
      </w:r>
    </w:p>
    <w:p w:rsidR="00E24495" w:rsidRDefault="00E24495" w:rsidP="00E24495">
      <w:pPr>
        <w:pStyle w:val="expressdescription"/>
        <w:rPr>
          <w:color w:val="000000"/>
          <w:sz w:val="27"/>
          <w:szCs w:val="27"/>
        </w:rPr>
      </w:pPr>
      <w:r>
        <w:rPr>
          <w:b/>
          <w:bCs/>
          <w:color w:val="000000"/>
          <w:sz w:val="27"/>
          <w:szCs w:val="27"/>
        </w:rPr>
        <w:lastRenderedPageBreak/>
        <w:t>items: </w:t>
      </w:r>
      <w:r>
        <w:rPr>
          <w:color w:val="000000"/>
          <w:sz w:val="27"/>
          <w:szCs w:val="27"/>
        </w:rPr>
        <w:t>the items used to represent the functional model.</w:t>
      </w:r>
    </w:p>
    <w:p w:rsidR="00E24495" w:rsidRDefault="00E24495" w:rsidP="00E24495">
      <w:pPr>
        <w:pStyle w:val="Heading2"/>
        <w:rPr>
          <w:color w:val="000000"/>
        </w:rPr>
      </w:pPr>
      <w:r>
        <w:rPr>
          <w:color w:val="000000"/>
        </w:rPr>
        <w:t>4.4.14 functional_representation_context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PRESS-G">
                      <a:hlinkClick r:id="rId8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 </w:t>
      </w:r>
      <w:r>
        <w:rPr>
          <w:b/>
          <w:bCs/>
          <w:color w:val="000000"/>
          <w:sz w:val="27"/>
          <w:szCs w:val="27"/>
        </w:rPr>
        <w:t>functional_representation_context</w:t>
      </w:r>
      <w:r>
        <w:rPr>
          <w:color w:val="000000"/>
          <w:sz w:val="27"/>
          <w:szCs w:val="27"/>
        </w:rPr>
        <w:t> is a type of </w:t>
      </w:r>
      <w:hyperlink r:id="rId90" w:anchor="representation_schema.representation_context" w:history="1">
        <w:r>
          <w:rPr>
            <w:rStyle w:val="Hyperlink"/>
            <w:b/>
            <w:bCs/>
            <w:sz w:val="27"/>
            <w:szCs w:val="27"/>
          </w:rPr>
          <w:t>representation_context</w:t>
        </w:r>
      </w:hyperlink>
      <w:r>
        <w:rPr>
          <w:color w:val="000000"/>
          <w:sz w:val="27"/>
          <w:szCs w:val="27"/>
        </w:rPr>
        <w:t> used in the definition of functional models</w:t>
      </w:r>
      <w:del w:id="13" w:author="Sapp (US), Brandon" w:date="2019-03-21T09:14:00Z">
        <w:r w:rsidDel="00CE7E29">
          <w:rPr>
            <w:color w:val="000000"/>
            <w:sz w:val="27"/>
            <w:szCs w:val="27"/>
          </w:rPr>
          <w:delText xml:space="preserve">, </w:delText>
        </w:r>
      </w:del>
      <w:ins w:id="14" w:author="Sapp (US), Brandon" w:date="2019-03-21T09:14:00Z">
        <w:r w:rsidR="00CE7E29">
          <w:rPr>
            <w:color w:val="000000"/>
            <w:sz w:val="27"/>
            <w:szCs w:val="27"/>
          </w:rPr>
          <w:t>;</w:t>
        </w:r>
        <w:r w:rsidR="00CE7E29">
          <w:rPr>
            <w:color w:val="000000"/>
            <w:sz w:val="27"/>
            <w:szCs w:val="27"/>
          </w:rPr>
          <w:t xml:space="preserve"> </w:t>
        </w:r>
      </w:ins>
      <w:r>
        <w:rPr>
          <w:color w:val="000000"/>
          <w:sz w:val="27"/>
          <w:szCs w:val="27"/>
        </w:rPr>
        <w:t xml:space="preserve">this will include information regarding </w:t>
      </w:r>
      <w:ins w:id="15" w:author="Sapp (US), Brandon" w:date="2019-03-21T09:14:00Z">
        <w:r w:rsidR="00CE7E29">
          <w:rPr>
            <w:color w:val="000000"/>
            <w:sz w:val="27"/>
            <w:szCs w:val="27"/>
          </w:rPr>
          <w:t xml:space="preserve">the </w:t>
        </w:r>
      </w:ins>
      <w:r>
        <w:rPr>
          <w:color w:val="000000"/>
          <w:sz w:val="27"/>
          <w:szCs w:val="27"/>
        </w:rPr>
        <w:t>functional modelling paradigm.</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functional_representation_context</w:t>
      </w:r>
      <w:r>
        <w:rPr>
          <w:rFonts w:ascii="Courier New" w:hAnsi="Courier New" w:cs="Courier New"/>
          <w:color w:val="000000"/>
          <w:sz w:val="20"/>
          <w:szCs w:val="20"/>
        </w:rPr>
        <w:br/>
      </w:r>
      <w:r>
        <w:rPr>
          <w:rStyle w:val="HTMLCode"/>
          <w:color w:val="000000"/>
        </w:rPr>
        <w:t>  SUBTYPE OF (</w:t>
      </w:r>
      <w:hyperlink r:id="rId91" w:anchor="representation_schema.representation_context" w:history="1">
        <w:r>
          <w:rPr>
            <w:rStyle w:val="Hyperlink"/>
            <w:rFonts w:ascii="Courier New" w:hAnsi="Courier New" w:cs="Courier New"/>
            <w:sz w:val="20"/>
            <w:szCs w:val="20"/>
          </w:rPr>
          <w:t>representation_context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Heading2"/>
        <w:rPr>
          <w:color w:val="000000"/>
        </w:rPr>
      </w:pPr>
      <w:r>
        <w:rPr>
          <w:color w:val="000000"/>
        </w:rPr>
        <w:t>4.4.15 functional_representation_item   </w:t>
      </w:r>
      <w:r>
        <w:rPr>
          <w:noProof/>
          <w:color w:val="0000FF"/>
          <w:lang w:eastAsia="en-GB"/>
        </w:rPr>
        <w:drawing>
          <wp:inline distT="0" distB="0" distL="0" distR="0">
            <wp:extent cx="180975" cy="209550"/>
            <wp:effectExtent l="0" t="0" r="9525" b="0"/>
            <wp:docPr id="5" name="Picture 5" descr="EXPRESS-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XPRESS-G">
                      <a:hlinkClick r:id="rId8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 </w:t>
      </w:r>
      <w:r>
        <w:rPr>
          <w:b/>
          <w:bCs/>
          <w:color w:val="000000"/>
          <w:sz w:val="27"/>
          <w:szCs w:val="27"/>
        </w:rPr>
        <w:t>functional_representation_item</w:t>
      </w:r>
      <w:r>
        <w:rPr>
          <w:color w:val="000000"/>
          <w:sz w:val="27"/>
          <w:szCs w:val="27"/>
        </w:rPr>
        <w:t> is a type of </w:t>
      </w:r>
      <w:hyperlink r:id="rId92" w:anchor="systems_engineering_representation_schema.representation_proxy_item" w:history="1">
        <w:r>
          <w:rPr>
            <w:rStyle w:val="Hyperlink"/>
            <w:b/>
            <w:bCs/>
            <w:sz w:val="27"/>
            <w:szCs w:val="27"/>
          </w:rPr>
          <w:t>representation_proxy_item</w:t>
        </w:r>
      </w:hyperlink>
      <w:r>
        <w:rPr>
          <w:color w:val="000000"/>
          <w:sz w:val="27"/>
          <w:szCs w:val="27"/>
        </w:rPr>
        <w:t> used in the definition of a functional model.</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functional_representation_item</w:t>
      </w:r>
      <w:r>
        <w:rPr>
          <w:rFonts w:ascii="Courier New" w:hAnsi="Courier New" w:cs="Courier New"/>
          <w:color w:val="000000"/>
          <w:sz w:val="20"/>
          <w:szCs w:val="20"/>
        </w:rPr>
        <w:br/>
      </w:r>
      <w:r>
        <w:rPr>
          <w:rStyle w:val="HTMLCode"/>
          <w:color w:val="000000"/>
        </w:rPr>
        <w:t>  SUBTYPE OF (</w:t>
      </w:r>
      <w:hyperlink r:id="rId93" w:anchor="systems_engineering_representation_schema.representation_proxy_item" w:history="1">
        <w:r>
          <w:rPr>
            <w:rStyle w:val="Hyperlink"/>
            <w:rFonts w:ascii="Courier New" w:hAnsi="Courier New" w:cs="Courier New"/>
            <w:sz w:val="20"/>
            <w:szCs w:val="20"/>
          </w:rPr>
          <w:t>representation_proxy_item</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4" w:anchor="systems_engineering_representation_schema.representation_proxy_item" w:history="1">
        <w:r>
          <w:rPr>
            <w:rStyle w:val="Hyperlink"/>
            <w:rFonts w:ascii="Courier New" w:hAnsi="Courier New" w:cs="Courier New"/>
            <w:sz w:val="20"/>
            <w:szCs w:val="20"/>
          </w:rPr>
          <w:t>representation_proxy_item</w:t>
        </w:r>
      </w:hyperlink>
      <w:r>
        <w:rPr>
          <w:rStyle w:val="HTMLCode"/>
          <w:color w:val="000000"/>
        </w:rPr>
        <w:t>.item : </w:t>
      </w:r>
      <w:hyperlink r:id="rId95" w:anchor="action_schema.action_method" w:history="1">
        <w:r>
          <w:rPr>
            <w:rStyle w:val="Hyperlink"/>
            <w:rFonts w:ascii="Courier New" w:hAnsi="Courier New" w:cs="Courier New"/>
            <w:sz w:val="20"/>
            <w:szCs w:val="20"/>
          </w:rPr>
          <w:t>action_method</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item: </w:t>
      </w:r>
      <w:r>
        <w:rPr>
          <w:color w:val="000000"/>
          <w:sz w:val="27"/>
          <w:szCs w:val="27"/>
        </w:rPr>
        <w:t>the actual </w:t>
      </w:r>
      <w:hyperlink r:id="rId96" w:anchor="action_schema.action_method" w:history="1">
        <w:r>
          <w:rPr>
            <w:rStyle w:val="Hyperlink"/>
            <w:b/>
            <w:bCs/>
            <w:sz w:val="27"/>
            <w:szCs w:val="27"/>
          </w:rPr>
          <w:t>action_method</w:t>
        </w:r>
      </w:hyperlink>
      <w:r>
        <w:rPr>
          <w:color w:val="000000"/>
          <w:sz w:val="27"/>
          <w:szCs w:val="27"/>
        </w:rPr>
        <w:t> used to represent an aspect of a functional model.</w:t>
      </w:r>
    </w:p>
    <w:p w:rsidR="00E24495" w:rsidRDefault="00E24495" w:rsidP="00E24495">
      <w:pPr>
        <w:pStyle w:val="Heading2"/>
        <w:rPr>
          <w:color w:val="000000"/>
        </w:rPr>
      </w:pPr>
      <w:r>
        <w:rPr>
          <w:color w:val="000000"/>
        </w:rPr>
        <w:t>4.4.16 representation_proxy_item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PRESS-G">
                      <a:hlinkClick r:id="rId28"/>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 </w:t>
      </w:r>
      <w:r>
        <w:rPr>
          <w:b/>
          <w:bCs/>
          <w:color w:val="000000"/>
          <w:sz w:val="27"/>
          <w:szCs w:val="27"/>
        </w:rPr>
        <w:t>representation_proxy_item</w:t>
      </w:r>
      <w:r>
        <w:rPr>
          <w:color w:val="000000"/>
          <w:sz w:val="27"/>
          <w:szCs w:val="27"/>
        </w:rPr>
        <w:t> is a type of </w:t>
      </w:r>
      <w:hyperlink r:id="rId97" w:anchor="representation_schema.representation_item" w:history="1">
        <w:r>
          <w:rPr>
            <w:rStyle w:val="Hyperlink"/>
            <w:b/>
            <w:bCs/>
            <w:sz w:val="27"/>
            <w:szCs w:val="27"/>
          </w:rPr>
          <w:t>representation_item</w:t>
        </w:r>
      </w:hyperlink>
      <w:r>
        <w:rPr>
          <w:color w:val="000000"/>
          <w:sz w:val="27"/>
          <w:szCs w:val="27"/>
        </w:rPr>
        <w:t> used in the definition of representation when the actual items required are not subtypes of representation item.</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representation_proxy_item</w:t>
      </w:r>
      <w:r>
        <w:rPr>
          <w:rFonts w:ascii="Courier New" w:hAnsi="Courier New" w:cs="Courier New"/>
          <w:color w:val="000000"/>
          <w:sz w:val="20"/>
          <w:szCs w:val="20"/>
        </w:rPr>
        <w:br/>
      </w:r>
      <w:r>
        <w:rPr>
          <w:rStyle w:val="HTMLCode"/>
          <w:color w:val="000000"/>
        </w:rPr>
        <w:t>  SUBTYPE OF (</w:t>
      </w:r>
      <w:hyperlink r:id="rId98" w:anchor="representation_schema.representation_item" w:history="1">
        <w:r>
          <w:rPr>
            <w:rStyle w:val="Hyperlink"/>
            <w:rFonts w:ascii="Courier New" w:hAnsi="Courier New" w:cs="Courier New"/>
            <w:sz w:val="20"/>
            <w:szCs w:val="20"/>
          </w:rPr>
          <w:t>representation_item</w:t>
        </w:r>
      </w:hyperlink>
      <w:r>
        <w:rPr>
          <w:rStyle w:val="HTMLCode"/>
          <w:color w:val="000000"/>
        </w:rPr>
        <w:t>);</w:t>
      </w:r>
      <w:r>
        <w:rPr>
          <w:rFonts w:ascii="Courier New" w:hAnsi="Courier New" w:cs="Courier New"/>
          <w:color w:val="000000"/>
          <w:sz w:val="20"/>
          <w:szCs w:val="20"/>
        </w:rPr>
        <w:br/>
      </w:r>
      <w:r>
        <w:rPr>
          <w:rStyle w:val="HTMLCode"/>
          <w:color w:val="000000"/>
        </w:rPr>
        <w:t>  item : </w:t>
      </w:r>
      <w:hyperlink r:id="rId99" w:anchor="systems_engineering_representation_schema.representation_proxy_select" w:history="1">
        <w:r>
          <w:rPr>
            <w:rStyle w:val="Hyperlink"/>
            <w:rFonts w:ascii="Courier New" w:hAnsi="Courier New" w:cs="Courier New"/>
            <w:sz w:val="20"/>
            <w:szCs w:val="20"/>
          </w:rPr>
          <w:t>representation_proxy_select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item: </w:t>
      </w:r>
      <w:r>
        <w:rPr>
          <w:color w:val="000000"/>
          <w:sz w:val="27"/>
          <w:szCs w:val="27"/>
        </w:rPr>
        <w:t>the item used as a representation item.</w:t>
      </w:r>
    </w:p>
    <w:p w:rsidR="00E24495" w:rsidRDefault="00E24495" w:rsidP="00E24495">
      <w:pPr>
        <w:pStyle w:val="Heading2"/>
        <w:rPr>
          <w:color w:val="000000"/>
        </w:rPr>
      </w:pPr>
      <w:r>
        <w:rPr>
          <w:color w:val="000000"/>
        </w:rPr>
        <w:lastRenderedPageBreak/>
        <w:t>4.4.17 state_based_behaviour_model   </w:t>
      </w:r>
      <w:r>
        <w:rPr>
          <w:noProof/>
          <w:color w:val="0000FF"/>
          <w:lang w:eastAsia="en-GB"/>
        </w:rPr>
        <w:drawing>
          <wp:inline distT="0" distB="0" distL="0" distR="0">
            <wp:extent cx="180975" cy="209550"/>
            <wp:effectExtent l="0" t="0" r="9525" b="0"/>
            <wp:docPr id="3" name="Picture 3" descr="EXPRESS-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XPRESS-G">
                      <a:hlinkClick r:id="rId37"/>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 </w:t>
      </w:r>
      <w:r>
        <w:rPr>
          <w:b/>
          <w:bCs/>
          <w:color w:val="000000"/>
          <w:sz w:val="27"/>
          <w:szCs w:val="27"/>
        </w:rPr>
        <w:t>state_based_behaviour_model</w:t>
      </w:r>
      <w:r>
        <w:rPr>
          <w:color w:val="000000"/>
          <w:sz w:val="27"/>
          <w:szCs w:val="27"/>
        </w:rPr>
        <w:t> is a type of </w:t>
      </w:r>
      <w:hyperlink r:id="rId100" w:anchor="representation_schema.representation" w:history="1">
        <w:r>
          <w:rPr>
            <w:rStyle w:val="Hyperlink"/>
            <w:b/>
            <w:bCs/>
            <w:sz w:val="27"/>
            <w:szCs w:val="27"/>
          </w:rPr>
          <w:t>representation</w:t>
        </w:r>
      </w:hyperlink>
      <w:r>
        <w:rPr>
          <w:color w:val="000000"/>
          <w:sz w:val="27"/>
          <w:szCs w:val="27"/>
        </w:rPr>
        <w:t> used in the definition of state-based behaviour model.</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state_based_behaviour_model</w:t>
      </w:r>
      <w:r>
        <w:rPr>
          <w:rFonts w:ascii="Courier New" w:hAnsi="Courier New" w:cs="Courier New"/>
          <w:color w:val="000000"/>
          <w:sz w:val="20"/>
          <w:szCs w:val="20"/>
        </w:rPr>
        <w:br/>
      </w:r>
      <w:r>
        <w:rPr>
          <w:rStyle w:val="HTMLCode"/>
          <w:color w:val="000000"/>
        </w:rPr>
        <w:t>  SUBTYPE OF (</w:t>
      </w:r>
      <w:hyperlink r:id="rId101" w:anchor="representation_schema.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02" w:anchor="representation_schema.representation" w:history="1">
        <w:r>
          <w:rPr>
            <w:rStyle w:val="Hyperlink"/>
            <w:rFonts w:ascii="Courier New" w:hAnsi="Courier New" w:cs="Courier New"/>
            <w:sz w:val="20"/>
            <w:szCs w:val="20"/>
          </w:rPr>
          <w:t>representation</w:t>
        </w:r>
      </w:hyperlink>
      <w:r>
        <w:rPr>
          <w:rStyle w:val="HTMLCode"/>
          <w:color w:val="000000"/>
        </w:rPr>
        <w:t>.context_of_items : </w:t>
      </w:r>
      <w:hyperlink r:id="rId103" w:anchor="systems_engineering_representation_schema.state_based_behaviour_representation_context" w:history="1">
        <w:r>
          <w:rPr>
            <w:rStyle w:val="Hyperlink"/>
            <w:rFonts w:ascii="Courier New" w:hAnsi="Courier New" w:cs="Courier New"/>
            <w:sz w:val="20"/>
            <w:szCs w:val="20"/>
          </w:rPr>
          <w:t>state_based_behaviour_representation_context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04" w:anchor="representation_schema.representation" w:history="1">
        <w:r>
          <w:rPr>
            <w:rStyle w:val="Hyperlink"/>
            <w:rFonts w:ascii="Courier New" w:hAnsi="Courier New" w:cs="Courier New"/>
            <w:sz w:val="20"/>
            <w:szCs w:val="20"/>
          </w:rPr>
          <w:t>representation</w:t>
        </w:r>
      </w:hyperlink>
      <w:r>
        <w:rPr>
          <w:rStyle w:val="HTMLCode"/>
          <w:color w:val="000000"/>
        </w:rPr>
        <w:t>.items : SET[1:?] OF </w:t>
      </w:r>
      <w:hyperlink r:id="rId105" w:anchor="systems_engineering_representation_schema.state_based_behaviour_representation_item" w:history="1">
        <w:r>
          <w:rPr>
            <w:rStyle w:val="Hyperlink"/>
            <w:rFonts w:ascii="Courier New" w:hAnsi="Courier New" w:cs="Courier New"/>
            <w:sz w:val="20"/>
            <w:szCs w:val="20"/>
          </w:rPr>
          <w:t>state_based_behaviour_representation_item</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t>context_of_items: </w:t>
      </w:r>
      <w:r>
        <w:rPr>
          <w:color w:val="000000"/>
          <w:sz w:val="27"/>
          <w:szCs w:val="27"/>
        </w:rPr>
        <w:t>the representation context for the state-based behaviour</w:t>
      </w:r>
    </w:p>
    <w:p w:rsidR="00E24495" w:rsidRDefault="00E24495" w:rsidP="00E24495">
      <w:pPr>
        <w:pStyle w:val="expressdescription"/>
        <w:rPr>
          <w:color w:val="000000"/>
          <w:sz w:val="27"/>
          <w:szCs w:val="27"/>
        </w:rPr>
      </w:pPr>
      <w:r>
        <w:rPr>
          <w:b/>
          <w:bCs/>
          <w:color w:val="000000"/>
          <w:sz w:val="27"/>
          <w:szCs w:val="27"/>
        </w:rPr>
        <w:t>items: </w:t>
      </w:r>
      <w:r>
        <w:rPr>
          <w:color w:val="000000"/>
          <w:sz w:val="27"/>
          <w:szCs w:val="27"/>
        </w:rPr>
        <w:t>the representation item for the state-based behaviour</w:t>
      </w:r>
    </w:p>
    <w:p w:rsidR="00E24495" w:rsidRDefault="00E24495" w:rsidP="00E24495">
      <w:pPr>
        <w:pStyle w:val="Heading2"/>
        <w:rPr>
          <w:color w:val="000000"/>
        </w:rPr>
      </w:pPr>
      <w:r>
        <w:rPr>
          <w:color w:val="000000"/>
        </w:rPr>
        <w:t>4.4.18 state_based_behaviour_representation_context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PRESS-G">
                      <a:hlinkClick r:id="rId37"/>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 </w:t>
      </w:r>
      <w:r>
        <w:rPr>
          <w:b/>
          <w:bCs/>
          <w:color w:val="000000"/>
          <w:sz w:val="27"/>
          <w:szCs w:val="27"/>
        </w:rPr>
        <w:t>state_based_behaviour_representation_context</w:t>
      </w:r>
      <w:r>
        <w:rPr>
          <w:color w:val="000000"/>
          <w:sz w:val="27"/>
          <w:szCs w:val="27"/>
        </w:rPr>
        <w:t> is a type of </w:t>
      </w:r>
      <w:hyperlink r:id="rId106" w:anchor="representation_schema.representation_context" w:history="1">
        <w:r>
          <w:rPr>
            <w:rStyle w:val="Hyperlink"/>
            <w:b/>
            <w:bCs/>
            <w:sz w:val="27"/>
            <w:szCs w:val="27"/>
          </w:rPr>
          <w:t>representation_context</w:t>
        </w:r>
      </w:hyperlink>
      <w:r>
        <w:rPr>
          <w:color w:val="000000"/>
          <w:sz w:val="27"/>
          <w:szCs w:val="27"/>
        </w:rPr>
        <w:t> used in the definition of state-based behaviour model.</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state_based_behaviour_representation_context</w:t>
      </w:r>
      <w:r>
        <w:rPr>
          <w:rFonts w:ascii="Courier New" w:hAnsi="Courier New" w:cs="Courier New"/>
          <w:color w:val="000000"/>
          <w:sz w:val="20"/>
          <w:szCs w:val="20"/>
        </w:rPr>
        <w:br/>
      </w:r>
      <w:r>
        <w:rPr>
          <w:rStyle w:val="HTMLCode"/>
          <w:color w:val="000000"/>
        </w:rPr>
        <w:t>  SUBTYPE OF (</w:t>
      </w:r>
      <w:hyperlink r:id="rId107" w:anchor="representation_schema.representation_context" w:history="1">
        <w:r>
          <w:rPr>
            <w:rStyle w:val="Hyperlink"/>
            <w:rFonts w:ascii="Courier New" w:hAnsi="Courier New" w:cs="Courier New"/>
            <w:sz w:val="20"/>
            <w:szCs w:val="20"/>
          </w:rPr>
          <w:t>representation_context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Heading2"/>
        <w:rPr>
          <w:color w:val="000000"/>
        </w:rPr>
      </w:pPr>
      <w:r>
        <w:rPr>
          <w:color w:val="000000"/>
        </w:rPr>
        <w:t>4.4.19 state_based_behaviour_representation_item   </w:t>
      </w:r>
      <w:r>
        <w:rPr>
          <w:noProof/>
          <w:color w:val="0000FF"/>
          <w:lang w:eastAsia="en-GB"/>
        </w:rPr>
        <w:drawing>
          <wp:inline distT="0" distB="0" distL="0" distR="0">
            <wp:extent cx="180975" cy="209550"/>
            <wp:effectExtent l="0" t="0" r="9525" b="0"/>
            <wp:docPr id="1" name="Picture 1" descr="EXPRESS-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XPRESS-G">
                      <a:hlinkClick r:id="rId37"/>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24495" w:rsidRDefault="00E24495" w:rsidP="00E24495">
      <w:r>
        <w:rPr>
          <w:color w:val="000000"/>
          <w:sz w:val="27"/>
          <w:szCs w:val="27"/>
        </w:rPr>
        <w:t>A </w:t>
      </w:r>
      <w:r>
        <w:rPr>
          <w:b/>
          <w:bCs/>
          <w:color w:val="000000"/>
          <w:sz w:val="27"/>
          <w:szCs w:val="27"/>
        </w:rPr>
        <w:t>state_based_behaviour_representation_item</w:t>
      </w:r>
      <w:r>
        <w:rPr>
          <w:color w:val="000000"/>
          <w:sz w:val="27"/>
          <w:szCs w:val="27"/>
        </w:rPr>
        <w:t> is a type of </w:t>
      </w:r>
      <w:hyperlink r:id="rId108" w:anchor="systems_engineering_representation_schema.representation_proxy_item" w:history="1">
        <w:r>
          <w:rPr>
            <w:rStyle w:val="Hyperlink"/>
            <w:b/>
            <w:bCs/>
            <w:sz w:val="27"/>
            <w:szCs w:val="27"/>
          </w:rPr>
          <w:t>representation_proxy_item</w:t>
        </w:r>
      </w:hyperlink>
      <w:r>
        <w:rPr>
          <w:color w:val="000000"/>
          <w:sz w:val="27"/>
          <w:szCs w:val="27"/>
        </w:rPr>
        <w:t> used in the definition of state-based behaviour model.</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state_based_behaviour_representation_item</w:t>
      </w:r>
      <w:r>
        <w:rPr>
          <w:rFonts w:ascii="Courier New" w:hAnsi="Courier New" w:cs="Courier New"/>
          <w:color w:val="000000"/>
          <w:sz w:val="20"/>
          <w:szCs w:val="20"/>
        </w:rPr>
        <w:br/>
      </w:r>
      <w:r>
        <w:rPr>
          <w:rStyle w:val="HTMLCode"/>
          <w:color w:val="000000"/>
        </w:rPr>
        <w:t>  SUBTYPE OF (</w:t>
      </w:r>
      <w:hyperlink r:id="rId109" w:anchor="systems_engineering_representation_schema.representation_proxy_item" w:history="1">
        <w:r>
          <w:rPr>
            <w:rStyle w:val="Hyperlink"/>
            <w:rFonts w:ascii="Courier New" w:hAnsi="Courier New" w:cs="Courier New"/>
            <w:sz w:val="20"/>
            <w:szCs w:val="20"/>
          </w:rPr>
          <w:t>representation_proxy_item</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10" w:anchor="systems_engineering_representation_schema.representation_proxy_item" w:history="1">
        <w:r>
          <w:rPr>
            <w:rStyle w:val="Hyperlink"/>
            <w:rFonts w:ascii="Courier New" w:hAnsi="Courier New" w:cs="Courier New"/>
            <w:sz w:val="20"/>
            <w:szCs w:val="20"/>
          </w:rPr>
          <w:t>representation_proxy_item</w:t>
        </w:r>
      </w:hyperlink>
      <w:r>
        <w:rPr>
          <w:rStyle w:val="HTMLCode"/>
          <w:color w:val="000000"/>
        </w:rPr>
        <w:t>.item : </w:t>
      </w:r>
      <w:hyperlink r:id="rId111" w:anchor="systems_engineering_representation_schema.state_based_behaviour_element" w:history="1">
        <w:r>
          <w:rPr>
            <w:rStyle w:val="Hyperlink"/>
            <w:rFonts w:ascii="Courier New" w:hAnsi="Courier New" w:cs="Courier New"/>
            <w:sz w:val="20"/>
            <w:szCs w:val="20"/>
          </w:rPr>
          <w:t>state_based_behaviour_element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24495" w:rsidRDefault="00E24495" w:rsidP="00E24495">
      <w:pPr>
        <w:pStyle w:val="NormalWeb"/>
        <w:rPr>
          <w:color w:val="000000"/>
          <w:sz w:val="27"/>
          <w:szCs w:val="27"/>
        </w:rPr>
      </w:pPr>
      <w:r>
        <w:rPr>
          <w:color w:val="000000"/>
          <w:sz w:val="27"/>
          <w:szCs w:val="27"/>
          <w:u w:val="single"/>
        </w:rPr>
        <w:t>Attribute definitions:</w:t>
      </w:r>
    </w:p>
    <w:p w:rsidR="00E24495" w:rsidRDefault="00E24495" w:rsidP="00E24495">
      <w:pPr>
        <w:pStyle w:val="expressdescription"/>
        <w:rPr>
          <w:color w:val="000000"/>
          <w:sz w:val="27"/>
          <w:szCs w:val="27"/>
        </w:rPr>
      </w:pPr>
      <w:r>
        <w:rPr>
          <w:b/>
          <w:bCs/>
          <w:color w:val="000000"/>
          <w:sz w:val="27"/>
          <w:szCs w:val="27"/>
        </w:rPr>
        <w:lastRenderedPageBreak/>
        <w:t>item: </w:t>
      </w:r>
      <w:r>
        <w:rPr>
          <w:color w:val="000000"/>
          <w:sz w:val="27"/>
          <w:szCs w:val="27"/>
        </w:rPr>
        <w:t>the representation of the state-based behaviour</w:t>
      </w:r>
    </w:p>
    <w:p w:rsidR="00E24495" w:rsidRDefault="00E24495" w:rsidP="00E24495">
      <w:pPr>
        <w:pStyle w:val="Heading2"/>
        <w:rPr>
          <w:color w:val="000000"/>
        </w:rPr>
      </w:pPr>
      <w:bookmarkStart w:id="16" w:name="functions"/>
      <w:r>
        <w:rPr>
          <w:color w:val="000000"/>
        </w:rPr>
        <w:t>4.5 systems_engineering_representation_schema function definitions</w:t>
      </w:r>
      <w:bookmarkEnd w:id="16"/>
    </w:p>
    <w:p w:rsidR="00E24495" w:rsidRDefault="00E24495" w:rsidP="00E24495">
      <w:pPr>
        <w:pStyle w:val="Heading2"/>
        <w:rPr>
          <w:color w:val="000000"/>
        </w:rPr>
      </w:pPr>
      <w:r>
        <w:rPr>
          <w:color w:val="000000"/>
        </w:rPr>
        <w:t>4.5.1 acyclic_description_text_assignment_relationship</w:t>
      </w:r>
    </w:p>
    <w:p w:rsidR="00E24495" w:rsidRDefault="00E24495" w:rsidP="00E24495">
      <w:r>
        <w:rPr>
          <w:color w:val="000000"/>
          <w:sz w:val="27"/>
          <w:szCs w:val="27"/>
        </w:rPr>
        <w:t>The </w:t>
      </w:r>
      <w:r>
        <w:rPr>
          <w:b/>
          <w:bCs/>
          <w:color w:val="000000"/>
          <w:sz w:val="27"/>
          <w:szCs w:val="27"/>
        </w:rPr>
        <w:t>acyclic_description_text_assignment_relationship</w:t>
      </w:r>
      <w:r>
        <w:rPr>
          <w:color w:val="000000"/>
          <w:sz w:val="27"/>
          <w:szCs w:val="27"/>
        </w:rPr>
        <w:t> function determines whether the graph of instances of the entity data type </w:t>
      </w:r>
      <w:hyperlink r:id="rId112" w:anchor="systems_engineering_representation_schema.description_text_assignment" w:history="1">
        <w:r>
          <w:rPr>
            <w:rStyle w:val="Hyperlink"/>
            <w:b/>
            <w:bCs/>
            <w:sz w:val="27"/>
            <w:szCs w:val="27"/>
          </w:rPr>
          <w:t>description_text_assignment</w:t>
        </w:r>
      </w:hyperlink>
      <w:ins w:id="17" w:author="Sapp (US), Brandon" w:date="2019-03-21T09:16:00Z">
        <w:r w:rsidR="00CE7E29">
          <w:t xml:space="preserve"> </w:t>
        </w:r>
      </w:ins>
      <w:r>
        <w:rPr>
          <w:color w:val="000000"/>
          <w:sz w:val="27"/>
          <w:szCs w:val="27"/>
        </w:rPr>
        <w:t>that contains relation as one of its links contains a cycle. This function may be used to evaluate either a </w:t>
      </w:r>
      <w:hyperlink r:id="rId113" w:anchor="systems_engineering_representation_schema.description_text_assignment_relationship" w:history="1">
        <w:r>
          <w:rPr>
            <w:rStyle w:val="Hyperlink"/>
            <w:b/>
            <w:bCs/>
            <w:sz w:val="27"/>
            <w:szCs w:val="27"/>
          </w:rPr>
          <w:t>description_text_assignment_relationship</w:t>
        </w:r>
      </w:hyperlink>
      <w:r>
        <w:rPr>
          <w:color w:val="000000"/>
          <w:sz w:val="27"/>
          <w:szCs w:val="27"/>
        </w:rPr>
        <w:t> or any of its subtypes.</w:t>
      </w:r>
    </w:p>
    <w:p w:rsidR="00E24495" w:rsidRDefault="00E24495" w:rsidP="00E24495">
      <w:pPr>
        <w:pStyle w:val="NormalWeb"/>
        <w:rPr>
          <w:color w:val="000000"/>
          <w:sz w:val="27"/>
          <w:szCs w:val="27"/>
        </w:rPr>
      </w:pPr>
      <w:r>
        <w:rPr>
          <w:color w:val="000000"/>
          <w:sz w:val="27"/>
          <w:szCs w:val="27"/>
        </w:rPr>
        <w:t>The function returns TRUE if no cycle has been detected. Otherwise</w:t>
      </w:r>
      <w:ins w:id="18" w:author="Sapp (US), Brandon" w:date="2019-03-21T09:14:00Z">
        <w:r w:rsidR="00CE7E29">
          <w:rPr>
            <w:color w:val="000000"/>
            <w:sz w:val="27"/>
            <w:szCs w:val="27"/>
          </w:rPr>
          <w:t>,</w:t>
        </w:r>
      </w:ins>
      <w:r>
        <w:rPr>
          <w:color w:val="000000"/>
          <w:sz w:val="27"/>
          <w:szCs w:val="27"/>
        </w:rPr>
        <w:t xml:space="preserve"> it returns FALSE.</w:t>
      </w:r>
    </w:p>
    <w:p w:rsidR="00E24495" w:rsidRDefault="00E24495" w:rsidP="00E24495">
      <w:pPr>
        <w:pStyle w:val="note"/>
        <w:rPr>
          <w:color w:val="000000"/>
          <w:sz w:val="27"/>
          <w:szCs w:val="27"/>
        </w:rPr>
      </w:pPr>
      <w:bookmarkStart w:id="19" w:name="note_1"/>
      <w:r>
        <w:rPr>
          <w:color w:val="000000"/>
        </w:rPr>
        <w:t>NOTE 1</w:t>
      </w:r>
      <w:bookmarkEnd w:id="19"/>
      <w:r>
        <w:rPr>
          <w:color w:val="000000"/>
        </w:rPr>
        <w:t>   The algorithm of the function is explained in annex E.2.</w:t>
      </w:r>
    </w:p>
    <w:p w:rsidR="00E24495" w:rsidRDefault="00E24495" w:rsidP="00E24495">
      <w:pPr>
        <w:pStyle w:val="NormalWeb"/>
        <w:rPr>
          <w:color w:val="000000"/>
          <w:sz w:val="27"/>
          <w:szCs w:val="27"/>
        </w:rPr>
      </w:pPr>
      <w:r>
        <w:rPr>
          <w:color w:val="000000"/>
          <w:sz w:val="27"/>
          <w:szCs w:val="27"/>
          <w:u w:val="single"/>
        </w:rPr>
        <w:t>EXPRESS specification:</w:t>
      </w:r>
    </w:p>
    <w:p w:rsidR="00E24495" w:rsidRDefault="00E24495" w:rsidP="00E24495">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FUNCTION acyclic_description_text_assignment_relationship (relation : </w:t>
      </w:r>
      <w:hyperlink r:id="rId114" w:anchor="systems_engineering_representation_schema.description_text_assignment_relationship" w:history="1">
        <w:r>
          <w:rPr>
            <w:rStyle w:val="Hyperlink"/>
            <w:rFonts w:ascii="Courier New" w:hAnsi="Courier New" w:cs="Courier New"/>
            <w:sz w:val="20"/>
            <w:szCs w:val="20"/>
          </w:rPr>
          <w:t>description_text_assignment_relationship</w:t>
        </w:r>
      </w:hyperlink>
      <w:r>
        <w:rPr>
          <w:rStyle w:val="HTMLCode"/>
          <w:rFonts w:eastAsiaTheme="minorHAnsi"/>
          <w:color w:val="000000"/>
        </w:rPr>
        <w:t>; relatives : SET[1:?] OF </w:t>
      </w:r>
      <w:hyperlink r:id="rId115" w:anchor="systems_engineering_representation_schema.description_text_assignment" w:history="1">
        <w:r>
          <w:rPr>
            <w:rStyle w:val="Hyperlink"/>
            <w:rFonts w:ascii="Courier New" w:hAnsi="Courier New" w:cs="Courier New"/>
            <w:sz w:val="20"/>
            <w:szCs w:val="20"/>
          </w:rPr>
          <w:t>description_text_assignment</w:t>
        </w:r>
      </w:hyperlink>
      <w:r>
        <w:rPr>
          <w:rStyle w:val="HTMLCode"/>
          <w:rFonts w:eastAsiaTheme="minorHAnsi"/>
          <w:color w:val="000000"/>
        </w:rPr>
        <w:t>; specific_relation : STRING) : BOOLEAN;</w:t>
      </w:r>
    </w:p>
    <w:p w:rsidR="00E24495" w:rsidRDefault="00E24495" w:rsidP="00E24495">
      <w:pPr>
        <w:pStyle w:val="HTMLPreformatted"/>
        <w:rPr>
          <w:color w:val="000000"/>
        </w:rPr>
      </w:pPr>
      <w:r>
        <w:rPr>
          <w:color w:val="000000"/>
        </w:rPr>
        <w:t xml:space="preserve">  LOCAL</w:t>
      </w:r>
    </w:p>
    <w:p w:rsidR="00E24495" w:rsidRDefault="00E24495" w:rsidP="00E24495">
      <w:pPr>
        <w:pStyle w:val="HTMLPreformatted"/>
        <w:rPr>
          <w:color w:val="000000"/>
        </w:rPr>
      </w:pPr>
      <w:r>
        <w:rPr>
          <w:color w:val="000000"/>
        </w:rPr>
        <w:t xml:space="preserve">  x : SET OF description_text_assignment_relationship;</w:t>
      </w:r>
    </w:p>
    <w:p w:rsidR="00E24495" w:rsidRDefault="00E24495" w:rsidP="00E24495">
      <w:pPr>
        <w:pStyle w:val="HTMLPreformatted"/>
        <w:rPr>
          <w:color w:val="000000"/>
        </w:rPr>
      </w:pPr>
      <w:r>
        <w:rPr>
          <w:color w:val="000000"/>
        </w:rPr>
        <w:t xml:space="preserve">    END_LOCAL;</w:t>
      </w:r>
    </w:p>
    <w:p w:rsidR="00E24495" w:rsidRDefault="00E24495" w:rsidP="00E24495">
      <w:pPr>
        <w:pStyle w:val="HTMLPreformatted"/>
        <w:rPr>
          <w:color w:val="000000"/>
        </w:rPr>
      </w:pPr>
      <w:r>
        <w:rPr>
          <w:color w:val="000000"/>
        </w:rPr>
        <w:t xml:space="preserve">      IF relation.relating IN relatives</w:t>
      </w:r>
    </w:p>
    <w:p w:rsidR="00E24495" w:rsidRDefault="00E24495" w:rsidP="00E24495">
      <w:pPr>
        <w:pStyle w:val="HTMLPreformatted"/>
        <w:rPr>
          <w:color w:val="000000"/>
        </w:rPr>
      </w:pPr>
      <w:r>
        <w:rPr>
          <w:color w:val="000000"/>
        </w:rPr>
        <w:t xml:space="preserve">  THEN</w:t>
      </w:r>
    </w:p>
    <w:p w:rsidR="00E24495" w:rsidRDefault="00E24495" w:rsidP="00E24495">
      <w:pPr>
        <w:pStyle w:val="HTMLPreformatted"/>
        <w:rPr>
          <w:color w:val="000000"/>
        </w:rPr>
      </w:pPr>
      <w:r>
        <w:rPr>
          <w:color w:val="000000"/>
        </w:rPr>
        <w:t xml:space="preserve">    RETURN(FALSE);</w:t>
      </w:r>
    </w:p>
    <w:p w:rsidR="00E24495" w:rsidRDefault="00E24495" w:rsidP="00E24495">
      <w:pPr>
        <w:pStyle w:val="HTMLPreformatted"/>
        <w:rPr>
          <w:color w:val="000000"/>
        </w:rPr>
      </w:pPr>
      <w:r>
        <w:rPr>
          <w:color w:val="000000"/>
        </w:rPr>
        <w:t xml:space="preserve">  END_IF;</w:t>
      </w:r>
    </w:p>
    <w:p w:rsidR="00E24495" w:rsidRDefault="00E24495" w:rsidP="00E24495">
      <w:pPr>
        <w:pStyle w:val="HTMLPreformatted"/>
        <w:rPr>
          <w:color w:val="000000"/>
        </w:rPr>
      </w:pPr>
      <w:r>
        <w:rPr>
          <w:color w:val="000000"/>
        </w:rPr>
        <w:t xml:space="preserve">      x := QUERY(dtar</w:t>
      </w:r>
    </w:p>
    <w:p w:rsidR="00E24495" w:rsidRDefault="00E24495" w:rsidP="00E24495">
      <w:pPr>
        <w:pStyle w:val="HTMLPreformatted"/>
        <w:rPr>
          <w:color w:val="000000"/>
        </w:rPr>
      </w:pPr>
      <w:r>
        <w:rPr>
          <w:color w:val="000000"/>
        </w:rPr>
        <w:t xml:space="preserve">                 &lt;* bag_to_set(USEDIN(relation.relating, 'SYSTEMS_ENGINEERING_REPRESENTATION_SCHEMA.DESCRIPTION_TEXT_ASSIGNMENT_RELATIONSHIP.RELATED'))</w:t>
      </w:r>
    </w:p>
    <w:p w:rsidR="00E24495" w:rsidRDefault="00E24495" w:rsidP="00E24495">
      <w:pPr>
        <w:pStyle w:val="HTMLPreformatted"/>
        <w:rPr>
          <w:color w:val="000000"/>
        </w:rPr>
      </w:pPr>
      <w:r>
        <w:rPr>
          <w:color w:val="000000"/>
        </w:rPr>
        <w:t xml:space="preserve">                 | specific_relation IN TYPEOF(dtar));</w:t>
      </w:r>
    </w:p>
    <w:p w:rsidR="00E24495" w:rsidRDefault="00E24495" w:rsidP="00E24495">
      <w:pPr>
        <w:pStyle w:val="HTMLPreformatted"/>
        <w:rPr>
          <w:color w:val="000000"/>
        </w:rPr>
      </w:pPr>
      <w:r>
        <w:rPr>
          <w:color w:val="000000"/>
        </w:rPr>
        <w:t xml:space="preserve">      REPEAT i := 1 TO HIINDEX(x);</w:t>
      </w:r>
    </w:p>
    <w:p w:rsidR="00E24495" w:rsidRDefault="00E24495" w:rsidP="00E24495">
      <w:pPr>
        <w:pStyle w:val="HTMLPreformatted"/>
        <w:rPr>
          <w:color w:val="000000"/>
        </w:rPr>
      </w:pPr>
      <w:r>
        <w:rPr>
          <w:color w:val="000000"/>
        </w:rPr>
        <w:t xml:space="preserve">    IF NOT acyclic_description_text_assignment_relationship(x[i], relatives + relation.relating, specific_relation)</w:t>
      </w:r>
    </w:p>
    <w:p w:rsidR="00E24495" w:rsidRDefault="00E24495" w:rsidP="00E24495">
      <w:pPr>
        <w:pStyle w:val="HTMLPreformatted"/>
        <w:rPr>
          <w:color w:val="000000"/>
        </w:rPr>
      </w:pPr>
      <w:r>
        <w:rPr>
          <w:color w:val="000000"/>
        </w:rPr>
        <w:t xml:space="preserve">    THEN</w:t>
      </w:r>
    </w:p>
    <w:p w:rsidR="00E24495" w:rsidRDefault="00E24495" w:rsidP="00E24495">
      <w:pPr>
        <w:pStyle w:val="HTMLPreformatted"/>
        <w:rPr>
          <w:color w:val="000000"/>
        </w:rPr>
      </w:pPr>
      <w:r>
        <w:rPr>
          <w:color w:val="000000"/>
        </w:rPr>
        <w:t xml:space="preserve">      RETURN(FALSE);</w:t>
      </w:r>
    </w:p>
    <w:p w:rsidR="00E24495" w:rsidRDefault="00E24495" w:rsidP="00E24495">
      <w:pPr>
        <w:pStyle w:val="HTMLPreformatted"/>
        <w:rPr>
          <w:color w:val="000000"/>
        </w:rPr>
      </w:pPr>
      <w:r>
        <w:rPr>
          <w:color w:val="000000"/>
        </w:rPr>
        <w:t xml:space="preserve">    END_IF;</w:t>
      </w:r>
    </w:p>
    <w:p w:rsidR="00E24495" w:rsidRDefault="00E24495" w:rsidP="00E24495">
      <w:pPr>
        <w:pStyle w:val="HTMLPreformatted"/>
        <w:rPr>
          <w:color w:val="000000"/>
        </w:rPr>
      </w:pPr>
      <w:r>
        <w:rPr>
          <w:color w:val="000000"/>
        </w:rPr>
        <w:t xml:space="preserve">  END_REPEAT;</w:t>
      </w:r>
    </w:p>
    <w:p w:rsidR="00E24495" w:rsidRDefault="00E24495" w:rsidP="00E24495">
      <w:pPr>
        <w:pStyle w:val="HTMLPreformatted"/>
        <w:rPr>
          <w:color w:val="000000"/>
        </w:rPr>
      </w:pPr>
      <w:r>
        <w:rPr>
          <w:color w:val="000000"/>
        </w:rPr>
        <w:t xml:space="preserve">      RETURN(TRUE);</w:t>
      </w:r>
    </w:p>
    <w:p w:rsidR="00E24495" w:rsidRDefault="00E24495" w:rsidP="00E24495">
      <w:r>
        <w:rPr>
          <w:rStyle w:val="HTMLCode"/>
          <w:rFonts w:eastAsiaTheme="minorHAnsi"/>
          <w:color w:val="000000"/>
        </w:rPr>
        <w:t>END_FUNCTION; </w:t>
      </w:r>
      <w:r>
        <w:rPr>
          <w:rFonts w:ascii="Courier New" w:hAnsi="Courier New" w:cs="Courier New"/>
          <w:color w:val="000000"/>
          <w:sz w:val="20"/>
          <w:szCs w:val="20"/>
        </w:rPr>
        <w:br/>
      </w:r>
      <w:r>
        <w:rPr>
          <w:rStyle w:val="HTMLCode"/>
          <w:rFonts w:eastAsiaTheme="minorHAnsi"/>
          <w:color w:val="000000"/>
        </w:rPr>
        <w:t>(*</w:t>
      </w:r>
    </w:p>
    <w:p w:rsidR="00E24495" w:rsidRDefault="00E24495" w:rsidP="00E24495">
      <w:pPr>
        <w:pStyle w:val="NormalWeb"/>
        <w:rPr>
          <w:color w:val="000000"/>
          <w:sz w:val="27"/>
          <w:szCs w:val="27"/>
        </w:rPr>
      </w:pPr>
      <w:r>
        <w:rPr>
          <w:color w:val="000000"/>
          <w:sz w:val="27"/>
          <w:szCs w:val="27"/>
          <w:u w:val="single"/>
        </w:rPr>
        <w:t>Argument definitions:</w:t>
      </w:r>
    </w:p>
    <w:p w:rsidR="00E24495" w:rsidRDefault="00E24495" w:rsidP="00E24495">
      <w:pPr>
        <w:pStyle w:val="expressdescription"/>
        <w:rPr>
          <w:color w:val="000000"/>
          <w:sz w:val="27"/>
          <w:szCs w:val="27"/>
        </w:rPr>
      </w:pPr>
      <w:r>
        <w:rPr>
          <w:b/>
          <w:bCs/>
          <w:color w:val="000000"/>
          <w:sz w:val="27"/>
          <w:szCs w:val="27"/>
        </w:rPr>
        <w:t>relation: </w:t>
      </w:r>
      <w:r>
        <w:rPr>
          <w:color w:val="000000"/>
          <w:sz w:val="27"/>
          <w:szCs w:val="27"/>
        </w:rPr>
        <w:t>(input) the candidate </w:t>
      </w:r>
      <w:hyperlink r:id="rId116" w:anchor="systems_engineering_representation_schema.description_text_assignment_relationship" w:history="1">
        <w:r>
          <w:rPr>
            <w:rStyle w:val="Hyperlink"/>
            <w:b/>
            <w:bCs/>
            <w:sz w:val="27"/>
            <w:szCs w:val="27"/>
          </w:rPr>
          <w:t>description_text_assignment_relationship</w:t>
        </w:r>
      </w:hyperlink>
      <w:r>
        <w:rPr>
          <w:color w:val="000000"/>
          <w:sz w:val="27"/>
          <w:szCs w:val="27"/>
        </w:rPr>
        <w:t> to be checked.</w:t>
      </w:r>
    </w:p>
    <w:p w:rsidR="00E24495" w:rsidRDefault="00E24495" w:rsidP="00E24495">
      <w:pPr>
        <w:pStyle w:val="expressdescription"/>
        <w:rPr>
          <w:color w:val="000000"/>
          <w:sz w:val="27"/>
          <w:szCs w:val="27"/>
        </w:rPr>
      </w:pPr>
      <w:r>
        <w:rPr>
          <w:b/>
          <w:bCs/>
          <w:color w:val="000000"/>
          <w:sz w:val="27"/>
          <w:szCs w:val="27"/>
        </w:rPr>
        <w:t>relatives: </w:t>
      </w:r>
      <w:r>
        <w:rPr>
          <w:color w:val="000000"/>
          <w:sz w:val="27"/>
          <w:szCs w:val="27"/>
        </w:rPr>
        <w:t>(input) the set of instances of the entity data type </w:t>
      </w:r>
      <w:hyperlink r:id="rId117" w:anchor="systems_engineering_representation_schema.description_text_assignment" w:history="1">
        <w:r>
          <w:rPr>
            <w:rStyle w:val="Hyperlink"/>
            <w:b/>
            <w:bCs/>
            <w:sz w:val="27"/>
            <w:szCs w:val="27"/>
          </w:rPr>
          <w:t>description_text_assignment</w:t>
        </w:r>
      </w:hyperlink>
      <w:r>
        <w:rPr>
          <w:color w:val="000000"/>
          <w:sz w:val="27"/>
          <w:szCs w:val="27"/>
        </w:rPr>
        <w:t> for which the function is searching in the </w:t>
      </w:r>
      <w:hyperlink r:id="rId118" w:anchor="systems_engineering_representation_schema.description_text_assignment_relationship.relating" w:history="1">
        <w:r>
          <w:rPr>
            <w:rStyle w:val="Hyperlink"/>
            <w:b/>
            <w:bCs/>
            <w:sz w:val="27"/>
            <w:szCs w:val="27"/>
          </w:rPr>
          <w:t>relating</w:t>
        </w:r>
      </w:hyperlink>
      <w:r>
        <w:rPr>
          <w:color w:val="000000"/>
          <w:sz w:val="27"/>
          <w:szCs w:val="27"/>
        </w:rPr>
        <w:t> parameter of the relation argument.</w:t>
      </w:r>
    </w:p>
    <w:p w:rsidR="00E24495" w:rsidRDefault="00E24495" w:rsidP="00E24495">
      <w:pPr>
        <w:pStyle w:val="expressdescription"/>
        <w:rPr>
          <w:color w:val="000000"/>
          <w:sz w:val="27"/>
          <w:szCs w:val="27"/>
        </w:rPr>
      </w:pPr>
      <w:r>
        <w:rPr>
          <w:b/>
          <w:bCs/>
          <w:color w:val="000000"/>
          <w:sz w:val="27"/>
          <w:szCs w:val="27"/>
        </w:rPr>
        <w:lastRenderedPageBreak/>
        <w:t>specific_relation: </w:t>
      </w:r>
      <w:bookmarkEnd w:id="5"/>
      <w:r>
        <w:rPr>
          <w:color w:val="000000"/>
          <w:sz w:val="27"/>
          <w:szCs w:val="27"/>
        </w:rPr>
        <w:t>(input) the fully qualified name of a subtype of the </w:t>
      </w:r>
      <w:hyperlink r:id="rId119" w:anchor="systems_engineering_representation_schema.description_text_assignment_relationship" w:history="1">
        <w:r>
          <w:rPr>
            <w:rStyle w:val="Hyperlink"/>
            <w:b/>
            <w:bCs/>
            <w:sz w:val="27"/>
            <w:szCs w:val="27"/>
          </w:rPr>
          <w:t>description_text_assignment_relationship</w:t>
        </w:r>
      </w:hyperlink>
      <w:r>
        <w:rPr>
          <w:color w:val="000000"/>
          <w:sz w:val="27"/>
          <w:szCs w:val="27"/>
        </w:rPr>
        <w:t> entity.</w:t>
      </w:r>
    </w:p>
    <w:p w:rsidR="00E24495" w:rsidRDefault="00E24495" w:rsidP="00E24495">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systems_engineering_representation_schema</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E24495" w:rsidRDefault="00E24495" w:rsidP="00E24495">
      <w:pPr>
        <w:pStyle w:val="NormalWeb"/>
        <w:rPr>
          <w:color w:val="000000"/>
          <w:sz w:val="27"/>
          <w:szCs w:val="27"/>
        </w:rPr>
      </w:pPr>
      <w:r>
        <w:rPr>
          <w:color w:val="000000"/>
          <w:sz w:val="27"/>
          <w:szCs w:val="27"/>
        </w:rPr>
        <w:t>© ISO 2019 — All rights reserved</w:t>
      </w:r>
    </w:p>
    <w:p w:rsidR="004B0747" w:rsidRPr="00E24495" w:rsidRDefault="004B0747" w:rsidP="00E24495"/>
    <w:sectPr w:rsidR="004B0747" w:rsidRPr="00E24495" w:rsidSect="002516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12"/>
  </w:num>
  <w:num w:numId="5">
    <w:abstractNumId w:val="13"/>
  </w:num>
  <w:num w:numId="6">
    <w:abstractNumId w:val="1"/>
  </w:num>
  <w:num w:numId="7">
    <w:abstractNumId w:val="10"/>
  </w:num>
  <w:num w:numId="8">
    <w:abstractNumId w:val="6"/>
  </w:num>
  <w:num w:numId="9">
    <w:abstractNumId w:val="7"/>
  </w:num>
  <w:num w:numId="10">
    <w:abstractNumId w:val="0"/>
  </w:num>
  <w:num w:numId="11">
    <w:abstractNumId w:val="5"/>
  </w:num>
  <w:num w:numId="12">
    <w:abstractNumId w:val="11"/>
  </w:num>
  <w:num w:numId="13">
    <w:abstractNumId w:val="8"/>
  </w:num>
  <w:num w:numId="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1047C2"/>
    <w:rsid w:val="0016543A"/>
    <w:rsid w:val="00196BF5"/>
    <w:rsid w:val="0025162F"/>
    <w:rsid w:val="004A0CED"/>
    <w:rsid w:val="004B0747"/>
    <w:rsid w:val="007D5C51"/>
    <w:rsid w:val="008134E3"/>
    <w:rsid w:val="008461C1"/>
    <w:rsid w:val="00867951"/>
    <w:rsid w:val="008A6D26"/>
    <w:rsid w:val="008C47A7"/>
    <w:rsid w:val="00903347"/>
    <w:rsid w:val="009A7CCC"/>
    <w:rsid w:val="009C618B"/>
    <w:rsid w:val="00A36C79"/>
    <w:rsid w:val="00AF260F"/>
    <w:rsid w:val="00B14CC8"/>
    <w:rsid w:val="00B853D3"/>
    <w:rsid w:val="00C163C3"/>
    <w:rsid w:val="00CE7E29"/>
    <w:rsid w:val="00DE3BB2"/>
    <w:rsid w:val="00E24495"/>
    <w:rsid w:val="00F60844"/>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503FD"/>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E7E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7E2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966343">
      <w:bodyDiv w:val="1"/>
      <w:marLeft w:val="0"/>
      <w:marRight w:val="0"/>
      <w:marTop w:val="0"/>
      <w:marBottom w:val="0"/>
      <w:divBdr>
        <w:top w:val="none" w:sz="0" w:space="0" w:color="auto"/>
        <w:left w:val="none" w:sz="0" w:space="0" w:color="auto"/>
        <w:bottom w:val="none" w:sz="0" w:space="0" w:color="auto"/>
        <w:right w:val="none" w:sz="0" w:space="0" w:color="auto"/>
      </w:divBdr>
      <w:divsChild>
        <w:div w:id="1487355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iso10303_61\data\resources\systems_engineering_representation_schema\systems_engineering_representation_schemaexpg7.htm" TargetMode="External"/><Relationship Id="rId117" Type="http://schemas.openxmlformats.org/officeDocument/2006/relationships/hyperlink" Target="file:///C:\Users\bus4005\Downloads\CR_FDIS_3_20190311_draft\CR_FDIS_3\iso10303_61\data\resource_docs\systems_engineering_representation\sys\4_schema.htm" TargetMode="External"/><Relationship Id="rId21" Type="http://schemas.openxmlformats.org/officeDocument/2006/relationships/hyperlink" Target="file:///C:\Users\bus4005\Downloads\CR_FDIS_3_20190311_draft\CR_FDIS_3\iso10303_61\data\resources\support_resource_schema\support_resource_schema.htm" TargetMode="External"/><Relationship Id="rId42" Type="http://schemas.openxmlformats.org/officeDocument/2006/relationships/hyperlink" Target="file:///C:\Users\bus4005\Downloads\CR_FDIS_3_20190311_draft\CR_FDIS_3\iso10303_61\data\resources\management_resources_schema\management_resources_schema.htm" TargetMode="External"/><Relationship Id="rId47" Type="http://schemas.openxmlformats.org/officeDocument/2006/relationships/hyperlink" Target="file:///C:\Users\bus4005\Downloads\CR_FDIS_3_20190311_draft\CR_FDIS_3\iso10303_61\data\resource_docs\systems_engineering_representation\sys\4_schema.htm" TargetMode="External"/><Relationship Id="rId63" Type="http://schemas.openxmlformats.org/officeDocument/2006/relationships/hyperlink" Target="file:///C:\Users\bus4005\Downloads\CR_FDIS_3_20190311_draft\CR_FDIS_3\iso10303_61\data\resources\support_resource_schema\support_resource_schema.htm" TargetMode="External"/><Relationship Id="rId68" Type="http://schemas.openxmlformats.org/officeDocument/2006/relationships/hyperlink" Target="file:///C:\Users\bus4005\Downloads\CR_FDIS_3_20190311_draft\CR_FDIS_3\iso10303_61\data\resources\iso13584_expressions_schema\iso13584_expressions_schema.htm" TargetMode="External"/><Relationship Id="rId84" Type="http://schemas.openxmlformats.org/officeDocument/2006/relationships/hyperlink" Target="file:///C:\Users\bus4005\Downloads\CR_FDIS_3_20190311_draft\CR_FDIS_3\iso10303_61\data\resource_docs\representation_structures\sys\4_schema.htm" TargetMode="External"/><Relationship Id="rId89" Type="http://schemas.openxmlformats.org/officeDocument/2006/relationships/hyperlink" Target="file:///C:\Users\bus4005\Downloads\CR_FDIS_3_20190311_draft\CR_FDIS_3\iso10303_61\data\resource_docs\systems_engineering_representation\sys\4_schema.htm" TargetMode="External"/><Relationship Id="rId112" Type="http://schemas.openxmlformats.org/officeDocument/2006/relationships/hyperlink" Target="file:///C:\Users\bus4005\Downloads\CR_FDIS_3_20190311_draft\CR_FDIS_3\iso10303_61\data\resource_docs\systems_engineering_representation\sys\4_schema.htm" TargetMode="External"/><Relationship Id="rId16" Type="http://schemas.openxmlformats.org/officeDocument/2006/relationships/hyperlink" Target="file:///C:\Users\bus4005\Downloads\CR_FDIS_3_20190311_draft\CR_FDIS_3\iso10303_61\data\resources\state_type_schema\state_type_schema.htm" TargetMode="External"/><Relationship Id="rId107" Type="http://schemas.openxmlformats.org/officeDocument/2006/relationships/hyperlink" Target="file:///C:\Users\bus4005\Downloads\CR_FDIS_3_20190311_draft\CR_FDIS_3\iso10303_61\data\resources\representation_schema\representation_schema.htm" TargetMode="External"/><Relationship Id="rId11" Type="http://schemas.openxmlformats.org/officeDocument/2006/relationships/hyperlink" Target="file:///C:\Users\bus4005\Downloads\CR_FDIS_3_20190311_draft\CR_FDIS_3\iso10303_61\data\resources\product_analysis_schema\product_analysis_schema.htm" TargetMode="External"/><Relationship Id="rId32" Type="http://schemas.openxmlformats.org/officeDocument/2006/relationships/hyperlink" Target="file:///C:\Users\bus4005\Downloads\CR_FDIS_3_20190311_draft\CR_FDIS_3\iso10303_61\data\resources\state_type_schema\state_type_schema.htm" TargetMode="External"/><Relationship Id="rId37" Type="http://schemas.openxmlformats.org/officeDocument/2006/relationships/hyperlink" Target="file:///C:\Users\bus4005\Downloads\CR_FDIS_3_20190311_draft\CR_FDIS_3\iso10303_61\data\resources\systems_engineering_representation_schema\systems_engineering_representation_schemaexpg3.htm" TargetMode="External"/><Relationship Id="rId53" Type="http://schemas.openxmlformats.org/officeDocument/2006/relationships/hyperlink" Target="file:///C:\Users\bus4005\Downloads\CR_FDIS_3_20190311_draft\CR_FDIS_3\iso10303_61\data\resource_docs\systems_engineering_representation\sys\4_schema.htm" TargetMode="External"/><Relationship Id="rId58" Type="http://schemas.openxmlformats.org/officeDocument/2006/relationships/hyperlink" Target="file:///C:\Users\bus4005\Downloads\CR_FDIS_3_20190311_draft\CR_FDIS_3\iso10303_61\data\resources\support_resource_schema\support_resource_schema.htm" TargetMode="External"/><Relationship Id="rId74" Type="http://schemas.openxmlformats.org/officeDocument/2006/relationships/hyperlink" Target="file:///C:\Users\bus4005\Downloads\CR_FDIS_3_20190311_draft\CR_FDIS_3\iso10303_61\data\resources\representation_schema\representation_schema.htm" TargetMode="External"/><Relationship Id="rId79" Type="http://schemas.openxmlformats.org/officeDocument/2006/relationships/hyperlink" Target="file:///C:\Users\bus4005\Downloads\CR_FDIS_3_20190311_draft\CR_FDIS_3\iso10303_61\data\resource_docs\representation_structures\sys\4_schema.htm" TargetMode="External"/><Relationship Id="rId102" Type="http://schemas.openxmlformats.org/officeDocument/2006/relationships/hyperlink" Target="file:///C:\Users\bus4005\Downloads\CR_FDIS_3_20190311_draft\CR_FDIS_3\iso10303_61\data\resources\representation_schema\representation_schema.htm" TargetMode="External"/><Relationship Id="rId5" Type="http://schemas.openxmlformats.org/officeDocument/2006/relationships/hyperlink" Target="file:///C:\Users\bus4005\Downloads\CR_FDIS_3_20190311_draft\CR_FDIS_3\iso10303_61\data\resources\action_schema\action_schema.htm" TargetMode="External"/><Relationship Id="rId61" Type="http://schemas.openxmlformats.org/officeDocument/2006/relationships/hyperlink" Target="file:///C:\Users\bus4005\Downloads\CR_FDIS_3_20190311_draft\CR_FDIS_3\iso10303_61\data\resource_docs\systems_engineering_representation\sys\4_schema.htm" TargetMode="External"/><Relationship Id="rId82" Type="http://schemas.openxmlformats.org/officeDocument/2006/relationships/hyperlink" Target="file:///C:\Users\bus4005\Downloads\CR_FDIS_3_20190311_draft\CR_FDIS_3\iso10303_61\data\resources\support_resource_schema\support_resource_schema.htm" TargetMode="External"/><Relationship Id="rId90" Type="http://schemas.openxmlformats.org/officeDocument/2006/relationships/hyperlink" Target="file:///C:\Users\bus4005\Downloads\CR_FDIS_3_20190311_draft\CR_FDIS_3\iso10303_61\data\resource_docs\representation_structures\sys\4_schema.htm" TargetMode="External"/><Relationship Id="rId95" Type="http://schemas.openxmlformats.org/officeDocument/2006/relationships/hyperlink" Target="file:///C:\Users\bus4005\Downloads\CR_FDIS_3_20190311_draft\CR_FDIS_3\iso10303_61\data\resources\action_schema\action_schema.htm" TargetMode="External"/><Relationship Id="rId19" Type="http://schemas.openxmlformats.org/officeDocument/2006/relationships/hyperlink" Target="file:///C:\Users\bus4005\Downloads\CR_FDIS_3_20190311_draft\CR_FDIS_3\iso10303_61\data\resources\support_resource_schema\support_resource_schema.htm" TargetMode="External"/><Relationship Id="rId14" Type="http://schemas.openxmlformats.org/officeDocument/2006/relationships/hyperlink" Target="file:///C:\Users\bus4005\Downloads\CR_FDIS_3_20190311_draft\CR_FDIS_3\iso10303_61\data\resources\representation_schema\representation_schema.htm" TargetMode="External"/><Relationship Id="rId22" Type="http://schemas.openxmlformats.org/officeDocument/2006/relationships/hyperlink" Target="file:///C:\Users\bus4005\Downloads\CR_FDIS_3_20190311_draft\CR_FDIS_3\iso10303_61\data\resource_docs\systems_engineering_representation\sys\d_expg.htm" TargetMode="External"/><Relationship Id="rId27" Type="http://schemas.openxmlformats.org/officeDocument/2006/relationships/hyperlink" Target="file:///C:\Users\bus4005\Downloads\CR_FDIS_3_20190311_draft\CR_FDIS_3\iso10303_61\data\resources\iso13584_expressions_schema\iso13584_expressions_schema.htm" TargetMode="External"/><Relationship Id="rId30" Type="http://schemas.openxmlformats.org/officeDocument/2006/relationships/hyperlink" Target="file:///C:\Users\bus4005\Downloads\CR_FDIS_3_20190311_draft\CR_FDIS_3\iso10303_61\data\resources\action_schema\action_schema.htm" TargetMode="External"/><Relationship Id="rId35" Type="http://schemas.openxmlformats.org/officeDocument/2006/relationships/hyperlink" Target="file:///C:\Users\bus4005\Downloads\CR_FDIS_3_20190311_draft\CR_FDIS_3\iso10303_61\data\resources\state_type_schema\state_type_schema.htm" TargetMode="External"/><Relationship Id="rId43" Type="http://schemas.openxmlformats.org/officeDocument/2006/relationships/hyperlink" Target="file:///C:\Users\bus4005\Downloads\CR_FDIS_3_20190311_draft\CR_FDIS_3\iso10303_61\data\resources\management_resources_schema\management_resources_schema.htm" TargetMode="External"/><Relationship Id="rId48" Type="http://schemas.openxmlformats.org/officeDocument/2006/relationships/hyperlink" Target="file:///C:\Users\bus4005\Downloads\CR_FDIS_3_20190311_draft\CR_FDIS_3\iso10303_61\data\resource_docs\systems_engineering_representation\sys\4_schema.htm" TargetMode="External"/><Relationship Id="rId56" Type="http://schemas.openxmlformats.org/officeDocument/2006/relationships/hyperlink" Target="file:///C:\Users\bus4005\Downloads\CR_FDIS_3_20190311_draft\CR_FDIS_3\iso10303_61\data\resources\representation_schema\representation_schema.htm" TargetMode="External"/><Relationship Id="rId64" Type="http://schemas.openxmlformats.org/officeDocument/2006/relationships/hyperlink" Target="file:///C:\Users\bus4005\Downloads\CR_FDIS_3_20190311_draft\CR_FDIS_3\iso10303_61\data\resource_docs\systems_engineering_representation\sys\4_schema.htm" TargetMode="External"/><Relationship Id="rId69" Type="http://schemas.openxmlformats.org/officeDocument/2006/relationships/hyperlink" Target="file:///C:\Users\bus4005\Downloads\CR_FDIS_3_20190311_draft\CR_FDIS_3\iso10303_61\data\resource_docs\systems_engineering_representation\sys\4_schema.htm" TargetMode="External"/><Relationship Id="rId77" Type="http://schemas.openxmlformats.org/officeDocument/2006/relationships/hyperlink" Target="file:///C:\Users\bus4005\Downloads\CR_FDIS_3_20190311_draft\CR_FDIS_3\iso10303_61\data\resources\representation_schema\representation_schema.htm" TargetMode="External"/><Relationship Id="rId100" Type="http://schemas.openxmlformats.org/officeDocument/2006/relationships/hyperlink" Target="file:///C:\Users\bus4005\Downloads\CR_FDIS_3_20190311_draft\CR_FDIS_3\iso10303_61\data\resource_docs\representation_structures\sys\4_schema.htm" TargetMode="External"/><Relationship Id="rId105" Type="http://schemas.openxmlformats.org/officeDocument/2006/relationships/hyperlink" Target="file:///C:\Users\bus4005\Downloads\CR_FDIS_3_20190311_draft\CR_FDIS_3\iso10303_61\data\resource_docs\systems_engineering_representation\sys\4_schema.htm" TargetMode="External"/><Relationship Id="rId113" Type="http://schemas.openxmlformats.org/officeDocument/2006/relationships/hyperlink" Target="file:///C:\Users\bus4005\Downloads\CR_FDIS_3_20190311_draft\CR_FDIS_3\iso10303_61\data\resource_docs\systems_engineering_representation\sys\4_schema.htm" TargetMode="External"/><Relationship Id="rId118" Type="http://schemas.openxmlformats.org/officeDocument/2006/relationships/hyperlink" Target="file:///C:\Users\bus4005\Downloads\CR_FDIS_3_20190311_draft\CR_FDIS_3\iso10303_61\data\resource_docs\systems_engineering_representation\sys\4_schema.htm" TargetMode="External"/><Relationship Id="rId8" Type="http://schemas.openxmlformats.org/officeDocument/2006/relationships/hyperlink" Target="file:///C:\Users\bus4005\Downloads\CR_FDIS_3_20190311_draft\CR_FDIS_3\iso10303_61\data\resources\iso13584_expressions_schema\iso13584_expressions_schema.htm" TargetMode="External"/><Relationship Id="rId51" Type="http://schemas.openxmlformats.org/officeDocument/2006/relationships/hyperlink" Target="file:///C:\Users\bus4005\Downloads\CR_FDIS_3_20190311_draft\CR_FDIS_3\iso10303_61\data\resources\support_resource_schema\support_resource_schema.htm" TargetMode="External"/><Relationship Id="rId72" Type="http://schemas.openxmlformats.org/officeDocument/2006/relationships/hyperlink" Target="file:///C:\Users\bus4005\Downloads\CR_FDIS_3_20190311_draft\CR_FDIS_3\iso10303_61\data\resource_docs\systems_engineering_representation\sys\4_schema.htm" TargetMode="External"/><Relationship Id="rId80" Type="http://schemas.openxmlformats.org/officeDocument/2006/relationships/hyperlink" Target="file:///C:\Users\bus4005\Downloads\CR_FDIS_3_20190311_draft\CR_FDIS_3\iso10303_61\data\resources\representation_schema\representation_schema.htm" TargetMode="External"/><Relationship Id="rId85" Type="http://schemas.openxmlformats.org/officeDocument/2006/relationships/hyperlink" Target="file:///C:\Users\bus4005\Downloads\CR_FDIS_3_20190311_draft\CR_FDIS_3\iso10303_61\data\resources\representation_schema\representation_schema.htm" TargetMode="External"/><Relationship Id="rId93" Type="http://schemas.openxmlformats.org/officeDocument/2006/relationships/hyperlink" Target="file:///C:\Users\bus4005\Downloads\CR_FDIS_3_20190311_draft\CR_FDIS_3\iso10303_61\data\resource_docs\systems_engineering_representation\sys\4_schema.htm" TargetMode="External"/><Relationship Id="rId98" Type="http://schemas.openxmlformats.org/officeDocument/2006/relationships/hyperlink" Target="file:///C:\Users\bus4005\Downloads\CR_FDIS_3_20190311_draft\CR_FDIS_3\iso10303_61\data\resources\representation_schema\representation_schema.htm" TargetMode="External"/><Relationship Id="rId121" Type="http://schemas.microsoft.com/office/2011/relationships/people" Target="people.xml"/><Relationship Id="rId3" Type="http://schemas.openxmlformats.org/officeDocument/2006/relationships/settings" Target="settings.xml"/><Relationship Id="rId12" Type="http://schemas.openxmlformats.org/officeDocument/2006/relationships/hyperlink" Target="file:///C:\Users\bus4005\Downloads\CR_FDIS_3_20190311_draft\CR_FDIS_3\iso10303_61\data\resources\representation_schema\representation_schema.htm" TargetMode="External"/><Relationship Id="rId17" Type="http://schemas.openxmlformats.org/officeDocument/2006/relationships/hyperlink" Target="file:///C:\Users\bus4005\Downloads\CR_FDIS_3_20190311_draft\CR_FDIS_3\iso10303_61\data\resources\support_resource_schema\support_resource_schema.htm" TargetMode="External"/><Relationship Id="rId25" Type="http://schemas.openxmlformats.org/officeDocument/2006/relationships/hyperlink" Target="file:///C:\Users\bus4005\Downloads\CR_FDIS_3_20190311_draft\CR_FDIS_3\iso10303_61\data\resources\product_analysis_schema\product_analysis_schema.htm" TargetMode="External"/><Relationship Id="rId33" Type="http://schemas.openxmlformats.org/officeDocument/2006/relationships/hyperlink" Target="file:///C:\Users\bus4005\Downloads\CR_FDIS_3_20190311_draft\CR_FDIS_3\iso10303_61\data\resource_docs\systems_engineering_representation\sys\4_schema.htm" TargetMode="External"/><Relationship Id="rId38" Type="http://schemas.openxmlformats.org/officeDocument/2006/relationships/hyperlink" Target="file:///C:\Users\bus4005\Downloads\CR_FDIS_3_20190311_draft\CR_FDIS_3\iso10303_61\data\resources\state_type_schema\state_type_schema.htm" TargetMode="External"/><Relationship Id="rId46" Type="http://schemas.openxmlformats.org/officeDocument/2006/relationships/hyperlink" Target="file:///C:\Users\bus4005\Downloads\CR_FDIS_3_20190311_draft\CR_FDIS_3\iso10303_61\data\resources\representation_schema\representation_schema.htm" TargetMode="External"/><Relationship Id="rId59" Type="http://schemas.openxmlformats.org/officeDocument/2006/relationships/hyperlink" Target="file:///C:\Users\bus4005\Downloads\CR_FDIS_3_20190311_draft\CR_FDIS_3\iso10303_61\data\resource_docs\systems_engineering_representation\sys\4_schema.htm" TargetMode="External"/><Relationship Id="rId67" Type="http://schemas.openxmlformats.org/officeDocument/2006/relationships/hyperlink" Target="file:///C:\Users\bus4005\Downloads\CR_FDIS_3_20190311_draft\CR_FDIS_3\iso10303_61\data\resource_docs\systems_engineering_representation\sys\4_schema.htm" TargetMode="External"/><Relationship Id="rId103" Type="http://schemas.openxmlformats.org/officeDocument/2006/relationships/hyperlink" Target="file:///C:\Users\bus4005\Downloads\CR_FDIS_3_20190311_draft\CR_FDIS_3\iso10303_61\data\resource_docs\systems_engineering_representation\sys\4_schema.htm" TargetMode="External"/><Relationship Id="rId108" Type="http://schemas.openxmlformats.org/officeDocument/2006/relationships/hyperlink" Target="file:///C:\Users\bus4005\Downloads\CR_FDIS_3_20190311_draft\CR_FDIS_3\iso10303_61\data\resource_docs\systems_engineering_representation\sys\4_schema.htm" TargetMode="External"/><Relationship Id="rId116" Type="http://schemas.openxmlformats.org/officeDocument/2006/relationships/hyperlink" Target="file:///C:\Users\bus4005\Downloads\CR_FDIS_3_20190311_draft\CR_FDIS_3\iso10303_61\data\resource_docs\systems_engineering_representation\sys\4_schema.htm" TargetMode="External"/><Relationship Id="rId20" Type="http://schemas.openxmlformats.org/officeDocument/2006/relationships/hyperlink" Target="file:///C:\Users\bus4005\Downloads\CR_FDIS_3_20190311_draft\CR_FDIS_3\iso10303_61\data\resources\support_resource_schema\support_resource_schema.htm" TargetMode="External"/><Relationship Id="rId41" Type="http://schemas.openxmlformats.org/officeDocument/2006/relationships/hyperlink" Target="file:///C:\Users\bus4005\Downloads\CR_FDIS_3_20190311_draft\CR_FDIS_3\iso10303_61\data\resource_docs\fundamentals_of_product_description_and_support\sys\18_schema.htm" TargetMode="External"/><Relationship Id="rId54" Type="http://schemas.openxmlformats.org/officeDocument/2006/relationships/hyperlink" Target="file:///C:\Users\bus4005\Downloads\CR_FDIS_3_20190311_draft\CR_FDIS_3\iso10303_61\data\resource_docs\systems_engineering_representation\sys\4_schema.htm" TargetMode="External"/><Relationship Id="rId62" Type="http://schemas.openxmlformats.org/officeDocument/2006/relationships/hyperlink" Target="file:///C:\Users\bus4005\Downloads\CR_FDIS_3_20190311_draft\CR_FDIS_3\iso10303_61\data\resources\support_resource_schema\support_resource_schema.htm" TargetMode="External"/><Relationship Id="rId70" Type="http://schemas.openxmlformats.org/officeDocument/2006/relationships/hyperlink" Target="file:///C:\Users\bus4005\Downloads\CR_FDIS_3_20190311_draft\CR_FDIS_3\iso10303_61\data\resource_docs\representation_structures\sys\4_schema.htm" TargetMode="External"/><Relationship Id="rId75" Type="http://schemas.openxmlformats.org/officeDocument/2006/relationships/hyperlink" Target="file:///C:\Users\bus4005\Downloads\CR_FDIS_3_20190311_draft\CR_FDIS_3\iso10303_61\data\resources\representation_schema\representation_schema.htm" TargetMode="External"/><Relationship Id="rId83" Type="http://schemas.openxmlformats.org/officeDocument/2006/relationships/hyperlink" Target="file:///C:\Users\bus4005\Downloads\CR_FDIS_3_20190311_draft\CR_FDIS_3\iso10303_61\data\resources\systems_engineering_representation_schema\systems_engineering_representation_schemaexpg4.htm" TargetMode="External"/><Relationship Id="rId88" Type="http://schemas.openxmlformats.org/officeDocument/2006/relationships/hyperlink" Target="file:///C:\Users\bus4005\Downloads\CR_FDIS_3_20190311_draft\CR_FDIS_3\iso10303_61\data\resources\representation_schema\representation_schema.htm" TargetMode="External"/><Relationship Id="rId91" Type="http://schemas.openxmlformats.org/officeDocument/2006/relationships/hyperlink" Target="file:///C:\Users\bus4005\Downloads\CR_FDIS_3_20190311_draft\CR_FDIS_3\iso10303_61\data\resources\representation_schema\representation_schema.htm" TargetMode="External"/><Relationship Id="rId96" Type="http://schemas.openxmlformats.org/officeDocument/2006/relationships/hyperlink" Target="file:///C:\Users\bus4005\Downloads\CR_FDIS_3_20190311_draft\CR_FDIS_3\iso10303_61\data\resource_docs\fundamentals_of_product_description_and_support\sys\4_schema.htm" TargetMode="External"/><Relationship Id="rId111" Type="http://schemas.openxmlformats.org/officeDocument/2006/relationships/hyperlink" Target="file:///C:\Users\bus4005\Downloads\CR_FDIS_3_20190311_draft\CR_FDIS_3\iso10303_61\data\resource_docs\systems_engineering_representation\sys\4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iso10303_61\data\resources\action_schema\action_schema.htm" TargetMode="External"/><Relationship Id="rId15" Type="http://schemas.openxmlformats.org/officeDocument/2006/relationships/hyperlink" Target="file:///C:\Users\bus4005\Downloads\CR_FDIS_3_20190311_draft\CR_FDIS_3\iso10303_61\data\resources\representation_schema\representation_schema.htm" TargetMode="External"/><Relationship Id="rId23" Type="http://schemas.openxmlformats.org/officeDocument/2006/relationships/hyperlink" Target="file:///C:\Users\bus4005\Downloads\CR_FDIS_3_20190311_draft\CR_FDIS_3\iso10303_61\data\resources\systems_engineering_representation_schema\systems_engineering_representation_schemaexpg5.htm" TargetMode="External"/><Relationship Id="rId28" Type="http://schemas.openxmlformats.org/officeDocument/2006/relationships/hyperlink" Target="file:///C:\Users\bus4005\Downloads\CR_FDIS_3_20190311_draft\CR_FDIS_3\iso10303_61\data\resources\systems_engineering_representation_schema\systems_engineering_representation_schemaexpg2.htm" TargetMode="External"/><Relationship Id="rId36" Type="http://schemas.openxmlformats.org/officeDocument/2006/relationships/hyperlink" Target="file:///C:\Users\bus4005\Downloads\CR_FDIS_3_20190311_draft\CR_FDIS_3\iso10303_61\data\resources\state_type_schema\state_type_schema.htm" TargetMode="External"/><Relationship Id="rId49" Type="http://schemas.openxmlformats.org/officeDocument/2006/relationships/hyperlink" Target="file:///C:\Users\bus4005\Downloads\CR_FDIS_3_20190311_draft\CR_FDIS_3\iso10303_61\data\resource_docs\systems_engineering_representation\sys\4_schema.htm" TargetMode="External"/><Relationship Id="rId57" Type="http://schemas.openxmlformats.org/officeDocument/2006/relationships/hyperlink" Target="file:///C:\Users\bus4005\Downloads\CR_FDIS_3_20190311_draft\CR_FDIS_3\iso10303_61\data\resources\systems_engineering_representation_schema\systems_engineering_representation_schemaexpg6.htm" TargetMode="External"/><Relationship Id="rId106" Type="http://schemas.openxmlformats.org/officeDocument/2006/relationships/hyperlink" Target="file:///C:\Users\bus4005\Downloads\CR_FDIS_3_20190311_draft\CR_FDIS_3\iso10303_61\data\resource_docs\representation_structures\sys\4_schema.htm" TargetMode="External"/><Relationship Id="rId114" Type="http://schemas.openxmlformats.org/officeDocument/2006/relationships/hyperlink" Target="file:///C:\Users\bus4005\Downloads\CR_FDIS_3_20190311_draft\CR_FDIS_3\iso10303_61\data\resource_docs\systems_engineering_representation\sys\4_schema.htm" TargetMode="External"/><Relationship Id="rId119" Type="http://schemas.openxmlformats.org/officeDocument/2006/relationships/hyperlink" Target="file:///C:\Users\bus4005\Downloads\CR_FDIS_3_20190311_draft\CR_FDIS_3\iso10303_61\data\resource_docs\systems_engineering_representation\sys\4_schema.htm" TargetMode="External"/><Relationship Id="rId10" Type="http://schemas.openxmlformats.org/officeDocument/2006/relationships/hyperlink" Target="file:///C:\Users\bus4005\Downloads\CR_FDIS_3_20190311_draft\CR_FDIS_3\iso10303_61\data\resources\management_resources_schema\management_resources_schema.htm" TargetMode="External"/><Relationship Id="rId31" Type="http://schemas.openxmlformats.org/officeDocument/2006/relationships/hyperlink" Target="file:///C:\Users\bus4005\Downloads\CR_FDIS_3_20190311_draft\CR_FDIS_3\iso10303_61\data\resources\state_type_schema\state_type_schema.htm" TargetMode="External"/><Relationship Id="rId44" Type="http://schemas.openxmlformats.org/officeDocument/2006/relationships/hyperlink" Target="file:///C:\Users\bus4005\Downloads\CR_FDIS_3_20190311_draft\CR_FDIS_3\iso10303_61\data\resource_docs\representation_structures\sys\4_schema.htm" TargetMode="External"/><Relationship Id="rId52" Type="http://schemas.openxmlformats.org/officeDocument/2006/relationships/hyperlink" Target="file:///C:\Users\bus4005\Downloads\CR_FDIS_3_20190311_draft\CR_FDIS_3\iso10303_61\data\resources\support_resource_schema\support_resource_schema.htm" TargetMode="External"/><Relationship Id="rId60" Type="http://schemas.openxmlformats.org/officeDocument/2006/relationships/hyperlink" Target="file:///C:\Users\bus4005\Downloads\CR_FDIS_3_20190311_draft\CR_FDIS_3\iso10303_61\data\resource_docs\systems_engineering_representation\sys\4_schema.htm" TargetMode="External"/><Relationship Id="rId65" Type="http://schemas.openxmlformats.org/officeDocument/2006/relationships/hyperlink" Target="file:///C:\Users\bus4005\Downloads\CR_FDIS_3_20190311_draft\CR_FDIS_3\iso10303_61\data\resource_docs\systems_engineering_representation\sys\4_schema.htm" TargetMode="External"/><Relationship Id="rId73" Type="http://schemas.openxmlformats.org/officeDocument/2006/relationships/hyperlink" Target="file:///C:\Users\bus4005\Downloads\CR_FDIS_3_20190311_draft\CR_FDIS_3\iso10303_61\data\resource_docs\representation_structures\sys\4_schema.htm" TargetMode="External"/><Relationship Id="rId78" Type="http://schemas.openxmlformats.org/officeDocument/2006/relationships/hyperlink" Target="file:///C:\Users\bus4005\Downloads\CR_FDIS_3_20190311_draft\CR_FDIS_3\iso10303_61\data\resource_docs\systems_engineering_representation\sys\4_schema.htm" TargetMode="External"/><Relationship Id="rId81" Type="http://schemas.openxmlformats.org/officeDocument/2006/relationships/hyperlink" Target="file:///C:\Users\bus4005\Downloads\CR_FDIS_3_20190311_draft\CR_FDIS_3\iso10303_61\data\resources\support_resource_schema\support_resource_schema.htm" TargetMode="External"/><Relationship Id="rId86" Type="http://schemas.openxmlformats.org/officeDocument/2006/relationships/hyperlink" Target="file:///C:\Users\bus4005\Downloads\CR_FDIS_3_20190311_draft\CR_FDIS_3\iso10303_61\data\resources\representation_schema\representation_schema.htm" TargetMode="External"/><Relationship Id="rId94" Type="http://schemas.openxmlformats.org/officeDocument/2006/relationships/hyperlink" Target="file:///C:\Users\bus4005\Downloads\CR_FDIS_3_20190311_draft\CR_FDIS_3\iso10303_61\data\resource_docs\systems_engineering_representation\sys\4_schema.htm" TargetMode="External"/><Relationship Id="rId99" Type="http://schemas.openxmlformats.org/officeDocument/2006/relationships/hyperlink" Target="file:///C:\Users\bus4005\Downloads\CR_FDIS_3_20190311_draft\CR_FDIS_3\iso10303_61\data\resource_docs\systems_engineering_representation\sys\4_schema.htm" TargetMode="External"/><Relationship Id="rId101" Type="http://schemas.openxmlformats.org/officeDocument/2006/relationships/hyperlink" Target="file:///C:\Users\bus4005\Downloads\CR_FDIS_3_20190311_draft\CR_FDIS_3\iso10303_61\data\resources\representation_schema\representation_schema.htm" TargetMode="External"/><Relationship Id="rId12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C:\Users\bus4005\Downloads\CR_FDIS_3_20190311_draft\CR_FDIS_3\iso10303_61\data\resources\management_resources_schema\management_resources_schema.htm" TargetMode="External"/><Relationship Id="rId13" Type="http://schemas.openxmlformats.org/officeDocument/2006/relationships/hyperlink" Target="file:///C:\Users\bus4005\Downloads\CR_FDIS_3_20190311_draft\CR_FDIS_3\iso10303_61\data\resources\representation_schema\representation_schema.htm" TargetMode="External"/><Relationship Id="rId18" Type="http://schemas.openxmlformats.org/officeDocument/2006/relationships/hyperlink" Target="file:///C:\Users\bus4005\Downloads\CR_FDIS_3_20190311_draft\CR_FDIS_3\iso10303_61\data\resources\support_resource_schema\support_resource_schema.htm" TargetMode="External"/><Relationship Id="rId39" Type="http://schemas.openxmlformats.org/officeDocument/2006/relationships/hyperlink" Target="file:///C:\Users\bus4005\Downloads\CR_FDIS_3_20190311_draft\CR_FDIS_3\iso10303_61\data\resources\state_type_schema\state_type_schema.htm" TargetMode="External"/><Relationship Id="rId109" Type="http://schemas.openxmlformats.org/officeDocument/2006/relationships/hyperlink" Target="file:///C:\Users\bus4005\Downloads\CR_FDIS_3_20190311_draft\CR_FDIS_3\iso10303_61\data\resource_docs\systems_engineering_representation\sys\4_schema.htm" TargetMode="External"/><Relationship Id="rId34" Type="http://schemas.openxmlformats.org/officeDocument/2006/relationships/hyperlink" Target="file:///C:\Users\bus4005\Downloads\CR_FDIS_3_20190311_draft\CR_FDIS_3\iso10303_61\data\resources\action_schema\action_schema.htm" TargetMode="External"/><Relationship Id="rId50" Type="http://schemas.openxmlformats.org/officeDocument/2006/relationships/hyperlink" Target="file:///C:\Users\bus4005\Downloads\CR_FDIS_3_20190311_draft\CR_FDIS_3\iso10303_61\data\resources\support_resource_schema\support_resource_schema.htm" TargetMode="External"/><Relationship Id="rId55" Type="http://schemas.openxmlformats.org/officeDocument/2006/relationships/hyperlink" Target="file:///C:\Users\bus4005\Downloads\CR_FDIS_3_20190311_draft\CR_FDIS_3\iso10303_61\data\resource_docs\representation_structures\sys\4_schema.htm" TargetMode="External"/><Relationship Id="rId76" Type="http://schemas.openxmlformats.org/officeDocument/2006/relationships/hyperlink" Target="file:///C:\Users\bus4005\Downloads\CR_FDIS_3_20190311_draft\CR_FDIS_3\iso10303_61\data\resource_docs\systems_engineering_representation\sys\4_schema.htm" TargetMode="External"/><Relationship Id="rId97" Type="http://schemas.openxmlformats.org/officeDocument/2006/relationships/hyperlink" Target="file:///C:\Users\bus4005\Downloads\CR_FDIS_3_20190311_draft\CR_FDIS_3\iso10303_61\data\resource_docs\representation_structures\sys\4_schema.htm" TargetMode="External"/><Relationship Id="rId104" Type="http://schemas.openxmlformats.org/officeDocument/2006/relationships/hyperlink" Target="file:///C:\Users\bus4005\Downloads\CR_FDIS_3_20190311_draft\CR_FDIS_3\iso10303_61\data\resources\representation_schema\representation_schema.htm" TargetMode="External"/><Relationship Id="rId120" Type="http://schemas.openxmlformats.org/officeDocument/2006/relationships/fontTable" Target="fontTable.xml"/><Relationship Id="rId7" Type="http://schemas.openxmlformats.org/officeDocument/2006/relationships/hyperlink" Target="file:///C:\Users\bus4005\Downloads\CR_FDIS_3_20190311_draft\CR_FDIS_3\iso10303_61\data\resources\iso13584_expressions_schema\iso13584_expressions_schema.htm" TargetMode="External"/><Relationship Id="rId71" Type="http://schemas.openxmlformats.org/officeDocument/2006/relationships/hyperlink" Target="file:///C:\Users\bus4005\Downloads\CR_FDIS_3_20190311_draft\CR_FDIS_3\iso10303_61\data\resources\representation_schema\representation_schema.htm" TargetMode="External"/><Relationship Id="rId92" Type="http://schemas.openxmlformats.org/officeDocument/2006/relationships/hyperlink" Target="file:///C:\Users\bus4005\Downloads\CR_FDIS_3_20190311_draft\CR_FDIS_3\iso10303_61\data\resource_docs\systems_engineering_representation\sys\4_schema.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iso10303_61\data\resource_docs\systems_engineering_representation\sys\4_schema.htm" TargetMode="External"/><Relationship Id="rId24" Type="http://schemas.openxmlformats.org/officeDocument/2006/relationships/image" Target="media/image1.gif"/><Relationship Id="rId40" Type="http://schemas.openxmlformats.org/officeDocument/2006/relationships/hyperlink" Target="file:///C:\Users\bus4005\Downloads\CR_FDIS_3_20190311_draft\CR_FDIS_3\iso10303_61\data\resources\systems_engineering_representation_schema\systems_engineering_representation_schemaexpg8.htm" TargetMode="External"/><Relationship Id="rId45" Type="http://schemas.openxmlformats.org/officeDocument/2006/relationships/hyperlink" Target="file:///C:\Users\bus4005\Downloads\CR_FDIS_3_20190311_draft\CR_FDIS_3\iso10303_61\data\resources\representation_schema\representation_schema.htm" TargetMode="External"/><Relationship Id="rId66" Type="http://schemas.openxmlformats.org/officeDocument/2006/relationships/hyperlink" Target="file:///C:\Users\bus4005\Downloads\CR_FDIS_3_20190311_draft\CR_FDIS_3\iso10303_61\data\resource_docs\systems_engineering_representation\sys\4_schema.htm" TargetMode="External"/><Relationship Id="rId87" Type="http://schemas.openxmlformats.org/officeDocument/2006/relationships/hyperlink" Target="file:///C:\Users\bus4005\Downloads\CR_FDIS_3_20190311_draft\CR_FDIS_3\iso10303_61\data\resource_docs\systems_engineering_representation\sys\4_schema.htm" TargetMode="External"/><Relationship Id="rId110" Type="http://schemas.openxmlformats.org/officeDocument/2006/relationships/hyperlink" Target="file:///C:\Users\bus4005\Downloads\CR_FDIS_3_20190311_draft\CR_FDIS_3\iso10303_61\data\resource_docs\systems_engineering_representation\sys\4_schema.htm" TargetMode="External"/><Relationship Id="rId115" Type="http://schemas.openxmlformats.org/officeDocument/2006/relationships/hyperlink" Target="file:///C:\Users\bus4005\Downloads\CR_FDIS_3_20190311_draft\CR_FDIS_3\iso10303_61\data\resource_docs\systems_engineering_representation\sys\4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5859</Words>
  <Characters>33400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2019-03-21T16:17:00Z</dcterms:created>
  <dcterms:modified xsi:type="dcterms:W3CDTF">2019-03-21T16:17:00Z</dcterms:modified>
</cp:coreProperties>
</file>