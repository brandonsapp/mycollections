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76A42" w:rsidRDefault="00276A42" w:rsidP="00276A42">
      <w:pPr>
        <w:pStyle w:val="Heading2"/>
        <w:rPr>
          <w:color w:val="000000"/>
        </w:rPr>
      </w:pPr>
      <w:bookmarkStart w:id="0" w:name="schema$schema_no+3"/>
      <w:bookmarkStart w:id="1" w:name="_GoBack"/>
      <w:bookmarkEnd w:id="1"/>
      <w:r>
        <w:rPr>
          <w:color w:val="000000"/>
        </w:rPr>
        <w:t>5 State observed schema</w:t>
      </w:r>
      <w:bookmarkEnd w:id="0"/>
    </w:p>
    <w:p w:rsidR="00276A42" w:rsidRDefault="00276A42" w:rsidP="00276A42">
      <w:pPr>
        <w:pStyle w:val="Heading2"/>
        <w:rPr>
          <w:color w:val="000000"/>
        </w:rPr>
      </w:pPr>
      <w:bookmarkStart w:id="2" w:name="gen"/>
      <w:r>
        <w:rPr>
          <w:color w:val="000000"/>
        </w:rPr>
        <w:t>5.1 General</w:t>
      </w:r>
      <w:bookmarkEnd w:id="2"/>
    </w:p>
    <w:p w:rsidR="00276A42" w:rsidRDefault="00276A42" w:rsidP="00276A42">
      <w:r>
        <w:rPr>
          <w:color w:val="000000"/>
          <w:sz w:val="27"/>
          <w:szCs w:val="27"/>
        </w:rPr>
        <w:t>The </w:t>
      </w:r>
      <w:r>
        <w:rPr>
          <w:b/>
          <w:bCs/>
          <w:color w:val="000000"/>
          <w:sz w:val="27"/>
          <w:szCs w:val="27"/>
        </w:rPr>
        <w:t>state_observed_schema</w:t>
      </w:r>
      <w:r>
        <w:rPr>
          <w:color w:val="000000"/>
          <w:sz w:val="27"/>
          <w:szCs w:val="27"/>
        </w:rPr>
        <w:t> represents the existence of state(s) an individual item is observed to possess at any point in time. This clause defines the information requirements to which implementations shall conform using the EXPRESS language as defined in ISO 10303-11. The following EXPRESS declaration begins the </w:t>
      </w:r>
      <w:r>
        <w:rPr>
          <w:b/>
          <w:bCs/>
          <w:color w:val="000000"/>
          <w:sz w:val="27"/>
          <w:szCs w:val="27"/>
        </w:rPr>
        <w:t>state_observed_schema</w:t>
      </w:r>
      <w:r>
        <w:rPr>
          <w:color w:val="000000"/>
          <w:sz w:val="27"/>
          <w:szCs w:val="27"/>
        </w:rPr>
        <w:t> and identifies the necessary external references.</w:t>
      </w:r>
    </w:p>
    <w:p w:rsidR="00276A42" w:rsidRDefault="00276A42" w:rsidP="00276A42">
      <w:pPr>
        <w:pStyle w:val="NormalWeb"/>
        <w:rPr>
          <w:color w:val="000000"/>
          <w:sz w:val="27"/>
          <w:szCs w:val="27"/>
        </w:rPr>
      </w:pPr>
      <w:r>
        <w:rPr>
          <w:color w:val="000000"/>
          <w:sz w:val="27"/>
          <w:szCs w:val="27"/>
        </w:rPr>
        <w:t>Short names of entities defined in this schema are described in Annex A. Unambiguous identification of this schema is defined in Annex B.</w:t>
      </w:r>
    </w:p>
    <w:p w:rsidR="00276A42" w:rsidRDefault="00276A42" w:rsidP="00276A42">
      <w:pPr>
        <w:rPr>
          <w:sz w:val="24"/>
          <w:szCs w:val="24"/>
        </w:rPr>
      </w:pPr>
      <w:r>
        <w:rPr>
          <w:color w:val="000000"/>
          <w:sz w:val="27"/>
          <w:szCs w:val="27"/>
          <w:u w:val="single"/>
        </w:rPr>
        <w:t>EXPRESS specification: </w:t>
      </w:r>
      <w:r>
        <w:rPr>
          <w:rFonts w:ascii="Courier New" w:hAnsi="Courier New" w:cs="Courier New"/>
          <w:color w:val="000000"/>
          <w:sz w:val="20"/>
          <w:szCs w:val="20"/>
        </w:rPr>
        <w:br/>
      </w:r>
      <w:r>
        <w:rPr>
          <w:rFonts w:ascii="Courier New" w:hAnsi="Courier New" w:cs="Courier New"/>
          <w:color w:val="000000"/>
          <w:sz w:val="20"/>
          <w:szCs w:val="20"/>
        </w:rPr>
        <w:br/>
      </w:r>
      <w:r>
        <w:rPr>
          <w:rStyle w:val="HTMLCode"/>
          <w:rFonts w:eastAsiaTheme="minorHAnsi"/>
          <w:color w:val="000000"/>
        </w:rPr>
        <w:t>*)</w:t>
      </w:r>
      <w:r>
        <w:rPr>
          <w:rFonts w:ascii="Courier New" w:hAnsi="Courier New" w:cs="Courier New"/>
          <w:color w:val="000000"/>
          <w:sz w:val="20"/>
          <w:szCs w:val="20"/>
        </w:rPr>
        <w:br/>
      </w:r>
      <w:bookmarkStart w:id="3" w:name="state_observed_schema"/>
      <w:r>
        <w:rPr>
          <w:rStyle w:val="HTMLCode"/>
          <w:rFonts w:eastAsiaTheme="minorHAnsi"/>
          <w:color w:val="000000"/>
        </w:rPr>
        <w:t>SCHEMA state_observed_schema;</w:t>
      </w:r>
      <w:bookmarkStart w:id="4" w:name="interfaces"/>
      <w:bookmarkEnd w:id="3"/>
      <w:bookmarkEnd w:id="4"/>
    </w:p>
    <w:p w:rsidR="00276A42" w:rsidRDefault="00276A42" w:rsidP="00276A42">
      <w:pPr>
        <w:pStyle w:val="NormalWeb"/>
        <w:spacing w:after="270" w:afterAutospacing="0"/>
        <w:rPr>
          <w:color w:val="000000"/>
          <w:sz w:val="27"/>
          <w:szCs w:val="27"/>
        </w:rPr>
      </w:pPr>
      <w:r>
        <w:rPr>
          <w:rStyle w:val="HTMLCode"/>
          <w:color w:val="000000"/>
        </w:rPr>
        <w:t>REFERENCE FROM </w:t>
      </w:r>
      <w:hyperlink r:id="rId5" w:anchor="basic_attribute_schema" w:history="1">
        <w:r>
          <w:rPr>
            <w:rStyle w:val="Hyperlink"/>
            <w:rFonts w:ascii="Courier New" w:hAnsi="Courier New" w:cs="Courier New"/>
            <w:sz w:val="20"/>
            <w:szCs w:val="20"/>
          </w:rPr>
          <w:t>basic_attribute_schema</w:t>
        </w:r>
      </w:hyperlink>
      <w:r>
        <w:rPr>
          <w:rStyle w:val="HTMLCode"/>
          <w:color w:val="000000"/>
        </w:rPr>
        <w:t>    --  ISO 10303-41</w:t>
      </w:r>
      <w:r>
        <w:rPr>
          <w:rFonts w:ascii="Courier New" w:hAnsi="Courier New" w:cs="Courier New"/>
          <w:color w:val="000000"/>
          <w:sz w:val="20"/>
          <w:szCs w:val="20"/>
        </w:rPr>
        <w:br/>
      </w:r>
      <w:r>
        <w:rPr>
          <w:rStyle w:val="HTMLCode"/>
          <w:color w:val="000000"/>
        </w:rPr>
        <w:t>  (</w:t>
      </w:r>
      <w:hyperlink r:id="rId6" w:anchor="basic_attribute_schema.id_attribute" w:history="1">
        <w:r>
          <w:rPr>
            <w:rStyle w:val="Hyperlink"/>
            <w:rFonts w:ascii="Courier New" w:hAnsi="Courier New" w:cs="Courier New"/>
            <w:sz w:val="20"/>
            <w:szCs w:val="20"/>
          </w:rPr>
          <w:t>id_attribute</w:t>
        </w:r>
      </w:hyperlink>
      <w:r>
        <w:rPr>
          <w:rStyle w:val="HTMLCode"/>
          <w:color w:val="000000"/>
        </w:rPr>
        <w:t>,</w:t>
      </w:r>
      <w:r>
        <w:rPr>
          <w:rFonts w:ascii="Courier New" w:hAnsi="Courier New" w:cs="Courier New"/>
          <w:color w:val="000000"/>
          <w:sz w:val="20"/>
          <w:szCs w:val="20"/>
        </w:rPr>
        <w:br/>
      </w:r>
      <w:r>
        <w:rPr>
          <w:rStyle w:val="HTMLCode"/>
          <w:color w:val="000000"/>
        </w:rPr>
        <w:t>   </w:t>
      </w:r>
      <w:hyperlink r:id="rId7" w:anchor="basic_attribute_schema.get_id_value" w:history="1">
        <w:r>
          <w:rPr>
            <w:rStyle w:val="Hyperlink"/>
            <w:rFonts w:ascii="Courier New" w:hAnsi="Courier New" w:cs="Courier New"/>
            <w:sz w:val="20"/>
            <w:szCs w:val="20"/>
          </w:rPr>
          <w:t>get_id_value</w:t>
        </w:r>
      </w:hyperlink>
      <w:r>
        <w:rPr>
          <w:rStyle w:val="HTMLCode"/>
          <w:color w:val="000000"/>
        </w:rPr>
        <w:t>); </w:t>
      </w:r>
    </w:p>
    <w:p w:rsidR="00276A42" w:rsidRDefault="00276A42" w:rsidP="00276A42">
      <w:pPr>
        <w:pStyle w:val="NormalWeb"/>
        <w:spacing w:after="270" w:afterAutospacing="0"/>
        <w:rPr>
          <w:color w:val="000000"/>
          <w:sz w:val="27"/>
          <w:szCs w:val="27"/>
        </w:rPr>
      </w:pPr>
      <w:r>
        <w:rPr>
          <w:rStyle w:val="HTMLCode"/>
          <w:color w:val="000000"/>
        </w:rPr>
        <w:t>REFERENCE FROM </w:t>
      </w:r>
      <w:hyperlink r:id="rId8" w:anchor="state_type_schema" w:history="1">
        <w:r>
          <w:rPr>
            <w:rStyle w:val="Hyperlink"/>
            <w:rFonts w:ascii="Courier New" w:hAnsi="Courier New" w:cs="Courier New"/>
            <w:sz w:val="20"/>
            <w:szCs w:val="20"/>
          </w:rPr>
          <w:t>state_type_schema</w:t>
        </w:r>
      </w:hyperlink>
      <w:r>
        <w:rPr>
          <w:rStyle w:val="HTMLCode"/>
          <w:color w:val="000000"/>
        </w:rPr>
        <w:t>    --  ISO 10303-56</w:t>
      </w:r>
      <w:r>
        <w:rPr>
          <w:rFonts w:ascii="Courier New" w:hAnsi="Courier New" w:cs="Courier New"/>
          <w:color w:val="000000"/>
          <w:sz w:val="20"/>
          <w:szCs w:val="20"/>
        </w:rPr>
        <w:br/>
      </w:r>
      <w:r>
        <w:rPr>
          <w:rStyle w:val="HTMLCode"/>
          <w:color w:val="000000"/>
        </w:rPr>
        <w:t>  (</w:t>
      </w:r>
      <w:hyperlink r:id="rId9" w:anchor="state_type_schema.state_type" w:history="1">
        <w:r>
          <w:rPr>
            <w:rStyle w:val="Hyperlink"/>
            <w:rFonts w:ascii="Courier New" w:hAnsi="Courier New" w:cs="Courier New"/>
            <w:sz w:val="20"/>
            <w:szCs w:val="20"/>
          </w:rPr>
          <w:t>state_type</w:t>
        </w:r>
      </w:hyperlink>
      <w:r>
        <w:rPr>
          <w:rStyle w:val="HTMLCode"/>
          <w:color w:val="000000"/>
        </w:rPr>
        <w:t>); </w:t>
      </w:r>
    </w:p>
    <w:p w:rsidR="00276A42" w:rsidRDefault="00276A42" w:rsidP="00276A42">
      <w:pPr>
        <w:pStyle w:val="NormalWeb"/>
        <w:spacing w:after="270" w:afterAutospacing="0"/>
        <w:rPr>
          <w:color w:val="000000"/>
          <w:sz w:val="27"/>
          <w:szCs w:val="27"/>
        </w:rPr>
      </w:pPr>
      <w:r>
        <w:rPr>
          <w:rStyle w:val="HTMLCode"/>
          <w:color w:val="000000"/>
        </w:rPr>
        <w:t>REFERENCE FROM </w:t>
      </w:r>
      <w:hyperlink r:id="rId10" w:anchor="support_resource_schema" w:history="1">
        <w:r>
          <w:rPr>
            <w:rStyle w:val="Hyperlink"/>
            <w:rFonts w:ascii="Courier New" w:hAnsi="Courier New" w:cs="Courier New"/>
            <w:sz w:val="20"/>
            <w:szCs w:val="20"/>
          </w:rPr>
          <w:t>support_resource_schema</w:t>
        </w:r>
      </w:hyperlink>
      <w:r>
        <w:rPr>
          <w:rStyle w:val="HTMLCode"/>
          <w:color w:val="000000"/>
        </w:rPr>
        <w:t>    --  ISO 10303-41</w:t>
      </w:r>
      <w:r>
        <w:rPr>
          <w:rFonts w:ascii="Courier New" w:hAnsi="Courier New" w:cs="Courier New"/>
          <w:color w:val="000000"/>
          <w:sz w:val="20"/>
          <w:szCs w:val="20"/>
        </w:rPr>
        <w:br/>
      </w:r>
      <w:r>
        <w:rPr>
          <w:rStyle w:val="HTMLCode"/>
          <w:color w:val="000000"/>
        </w:rPr>
        <w:t>  (</w:t>
      </w:r>
      <w:hyperlink r:id="rId11" w:anchor="support_resource_schema.bag_to_set" w:history="1">
        <w:r>
          <w:rPr>
            <w:rStyle w:val="Hyperlink"/>
            <w:rFonts w:ascii="Courier New" w:hAnsi="Courier New" w:cs="Courier New"/>
            <w:sz w:val="20"/>
            <w:szCs w:val="20"/>
          </w:rPr>
          <w:t>bag_to_set</w:t>
        </w:r>
      </w:hyperlink>
      <w:r>
        <w:rPr>
          <w:rStyle w:val="HTMLCode"/>
          <w:color w:val="000000"/>
        </w:rPr>
        <w:t>,</w:t>
      </w:r>
      <w:r>
        <w:rPr>
          <w:rFonts w:ascii="Courier New" w:hAnsi="Courier New" w:cs="Courier New"/>
          <w:color w:val="000000"/>
          <w:sz w:val="20"/>
          <w:szCs w:val="20"/>
        </w:rPr>
        <w:br/>
      </w:r>
      <w:r>
        <w:rPr>
          <w:rStyle w:val="HTMLCode"/>
          <w:color w:val="000000"/>
        </w:rPr>
        <w:t>   </w:t>
      </w:r>
      <w:hyperlink r:id="rId12" w:anchor="support_resource_schema.identifier" w:history="1">
        <w:r>
          <w:rPr>
            <w:rStyle w:val="Hyperlink"/>
            <w:rFonts w:ascii="Courier New" w:hAnsi="Courier New" w:cs="Courier New"/>
            <w:sz w:val="20"/>
            <w:szCs w:val="20"/>
          </w:rPr>
          <w:t>identifier</w:t>
        </w:r>
      </w:hyperlink>
      <w:r>
        <w:rPr>
          <w:rStyle w:val="HTMLCode"/>
          <w:color w:val="000000"/>
        </w:rPr>
        <w:t>,</w:t>
      </w:r>
      <w:r>
        <w:rPr>
          <w:rFonts w:ascii="Courier New" w:hAnsi="Courier New" w:cs="Courier New"/>
          <w:color w:val="000000"/>
          <w:sz w:val="20"/>
          <w:szCs w:val="20"/>
        </w:rPr>
        <w:br/>
      </w:r>
      <w:r>
        <w:rPr>
          <w:rStyle w:val="HTMLCode"/>
          <w:color w:val="000000"/>
        </w:rPr>
        <w:t>   </w:t>
      </w:r>
      <w:hyperlink r:id="rId13" w:anchor="support_resource_schema.label" w:history="1">
        <w:r>
          <w:rPr>
            <w:rStyle w:val="Hyperlink"/>
            <w:rFonts w:ascii="Courier New" w:hAnsi="Courier New" w:cs="Courier New"/>
            <w:sz w:val="20"/>
            <w:szCs w:val="20"/>
          </w:rPr>
          <w:t>label</w:t>
        </w:r>
      </w:hyperlink>
      <w:r>
        <w:rPr>
          <w:rStyle w:val="HTMLCode"/>
          <w:color w:val="000000"/>
        </w:rPr>
        <w:t>,</w:t>
      </w:r>
      <w:r>
        <w:rPr>
          <w:rFonts w:ascii="Courier New" w:hAnsi="Courier New" w:cs="Courier New"/>
          <w:color w:val="000000"/>
          <w:sz w:val="20"/>
          <w:szCs w:val="20"/>
        </w:rPr>
        <w:br/>
      </w:r>
      <w:r>
        <w:rPr>
          <w:rStyle w:val="HTMLCode"/>
          <w:color w:val="000000"/>
        </w:rPr>
        <w:t>   </w:t>
      </w:r>
      <w:hyperlink r:id="rId14" w:anchor="support_resource_schema.text" w:history="1">
        <w:r>
          <w:rPr>
            <w:rStyle w:val="Hyperlink"/>
            <w:rFonts w:ascii="Courier New" w:hAnsi="Courier New" w:cs="Courier New"/>
            <w:sz w:val="20"/>
            <w:szCs w:val="20"/>
          </w:rPr>
          <w:t>text</w:t>
        </w:r>
      </w:hyperlink>
      <w:r>
        <w:rPr>
          <w:rStyle w:val="HTMLCode"/>
          <w:color w:val="000000"/>
        </w:rPr>
        <w:t>); </w:t>
      </w:r>
      <w:r>
        <w:rPr>
          <w:rFonts w:ascii="Courier New" w:hAnsi="Courier New" w:cs="Courier New"/>
          <w:color w:val="000000"/>
          <w:sz w:val="20"/>
          <w:szCs w:val="20"/>
        </w:rPr>
        <w:br/>
      </w:r>
      <w:r>
        <w:rPr>
          <w:rStyle w:val="HTMLCode"/>
          <w:color w:val="000000"/>
        </w:rPr>
        <w:t>(*</w:t>
      </w:r>
    </w:p>
    <w:p w:rsidR="00276A42" w:rsidRDefault="00276A42" w:rsidP="00276A42">
      <w:pPr>
        <w:pStyle w:val="note"/>
        <w:rPr>
          <w:color w:val="000000"/>
          <w:sz w:val="27"/>
          <w:szCs w:val="27"/>
        </w:rPr>
      </w:pPr>
      <w:r>
        <w:rPr>
          <w:color w:val="000000"/>
        </w:rPr>
        <w:t>NOTE 1   The schemas referenced above are specified in the following parts: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35"/>
        <w:gridCol w:w="1950"/>
      </w:tblGrid>
      <w:tr w:rsidR="00276A42" w:rsidTr="00276A42">
        <w:trPr>
          <w:tblCellSpacing w:w="15" w:type="dxa"/>
        </w:trPr>
        <w:tc>
          <w:tcPr>
            <w:tcW w:w="3990" w:type="dxa"/>
            <w:vAlign w:val="center"/>
            <w:hideMark/>
          </w:tcPr>
          <w:p w:rsidR="00276A42" w:rsidRDefault="00276A42">
            <w:pPr>
              <w:rPr>
                <w:sz w:val="24"/>
                <w:szCs w:val="24"/>
              </w:rPr>
            </w:pPr>
            <w:r>
              <w:rPr>
                <w:b/>
                <w:bCs/>
                <w:sz w:val="20"/>
                <w:szCs w:val="20"/>
              </w:rPr>
              <w:t>basic_attribute_schema</w:t>
            </w:r>
          </w:p>
        </w:tc>
        <w:tc>
          <w:tcPr>
            <w:tcW w:w="1905" w:type="dxa"/>
            <w:vAlign w:val="center"/>
            <w:hideMark/>
          </w:tcPr>
          <w:p w:rsidR="00276A42" w:rsidRDefault="00276A42">
            <w:r>
              <w:rPr>
                <w:sz w:val="20"/>
                <w:szCs w:val="20"/>
              </w:rPr>
              <w:t>ISO 10303-41</w:t>
            </w:r>
          </w:p>
        </w:tc>
      </w:tr>
      <w:tr w:rsidR="00276A42" w:rsidTr="00276A42">
        <w:trPr>
          <w:tblCellSpacing w:w="15" w:type="dxa"/>
        </w:trPr>
        <w:tc>
          <w:tcPr>
            <w:tcW w:w="3990" w:type="dxa"/>
            <w:vAlign w:val="center"/>
            <w:hideMark/>
          </w:tcPr>
          <w:p w:rsidR="00276A42" w:rsidRDefault="00276A42">
            <w:r>
              <w:rPr>
                <w:b/>
                <w:bCs/>
                <w:sz w:val="20"/>
                <w:szCs w:val="20"/>
              </w:rPr>
              <w:t>state_type_schema</w:t>
            </w:r>
          </w:p>
        </w:tc>
        <w:tc>
          <w:tcPr>
            <w:tcW w:w="1905" w:type="dxa"/>
            <w:vAlign w:val="center"/>
            <w:hideMark/>
          </w:tcPr>
          <w:p w:rsidR="00276A42" w:rsidRDefault="00276A42">
            <w:r>
              <w:rPr>
                <w:sz w:val="20"/>
                <w:szCs w:val="20"/>
              </w:rPr>
              <w:t>ISO 10303-56</w:t>
            </w:r>
          </w:p>
        </w:tc>
      </w:tr>
      <w:tr w:rsidR="00276A42" w:rsidTr="00276A42">
        <w:trPr>
          <w:tblCellSpacing w:w="15" w:type="dxa"/>
        </w:trPr>
        <w:tc>
          <w:tcPr>
            <w:tcW w:w="3990" w:type="dxa"/>
            <w:vAlign w:val="center"/>
            <w:hideMark/>
          </w:tcPr>
          <w:p w:rsidR="00276A42" w:rsidRDefault="00276A42">
            <w:r>
              <w:rPr>
                <w:b/>
                <w:bCs/>
                <w:sz w:val="20"/>
                <w:szCs w:val="20"/>
              </w:rPr>
              <w:t>support_resource_schema</w:t>
            </w:r>
          </w:p>
        </w:tc>
        <w:tc>
          <w:tcPr>
            <w:tcW w:w="1905" w:type="dxa"/>
            <w:vAlign w:val="center"/>
            <w:hideMark/>
          </w:tcPr>
          <w:p w:rsidR="00276A42" w:rsidRDefault="00276A42">
            <w:r>
              <w:rPr>
                <w:sz w:val="20"/>
                <w:szCs w:val="20"/>
              </w:rPr>
              <w:t>ISO 10303-41</w:t>
            </w:r>
          </w:p>
        </w:tc>
      </w:tr>
    </w:tbl>
    <w:p w:rsidR="00276A42" w:rsidRDefault="00276A42" w:rsidP="00276A42">
      <w:pPr>
        <w:pStyle w:val="note"/>
        <w:rPr>
          <w:color w:val="000000"/>
          <w:sz w:val="27"/>
          <w:szCs w:val="27"/>
        </w:rPr>
      </w:pPr>
      <w:r>
        <w:rPr>
          <w:color w:val="000000"/>
        </w:rPr>
        <w:t>NOTE 2   See Annex </w:t>
      </w:r>
      <w:hyperlink r:id="rId15" w:history="1">
        <w:r>
          <w:rPr>
            <w:rStyle w:val="Hyperlink"/>
          </w:rPr>
          <w:t>D</w:t>
        </w:r>
      </w:hyperlink>
      <w:r>
        <w:rPr>
          <w:color w:val="000000"/>
        </w:rPr>
        <w:t> for a graphical representation of this schema.</w:t>
      </w:r>
    </w:p>
    <w:p w:rsidR="00276A42" w:rsidRDefault="00276A42" w:rsidP="00276A42">
      <w:pPr>
        <w:pStyle w:val="Heading2"/>
        <w:rPr>
          <w:color w:val="000000"/>
        </w:rPr>
      </w:pPr>
      <w:bookmarkStart w:id="5" w:name="funcon"/>
      <w:r>
        <w:rPr>
          <w:color w:val="000000"/>
        </w:rPr>
        <w:t>5.2 Fundamental concepts and assumptions</w:t>
      </w:r>
      <w:bookmarkEnd w:id="5"/>
    </w:p>
    <w:p w:rsidR="00276A42" w:rsidRDefault="00276A42" w:rsidP="00276A42">
      <w:pPr>
        <w:pStyle w:val="NormalWeb"/>
        <w:rPr>
          <w:color w:val="000000"/>
          <w:sz w:val="27"/>
          <w:szCs w:val="27"/>
        </w:rPr>
      </w:pPr>
      <w:r>
        <w:rPr>
          <w:color w:val="000000"/>
          <w:sz w:val="27"/>
          <w:szCs w:val="27"/>
        </w:rPr>
        <w:t>A </w:t>
      </w:r>
      <w:hyperlink r:id="rId16" w:anchor="state_observed_schema.state_observed" w:history="1">
        <w:r>
          <w:rPr>
            <w:rStyle w:val="Hyperlink"/>
            <w:b/>
            <w:bCs/>
            <w:sz w:val="27"/>
            <w:szCs w:val="27"/>
          </w:rPr>
          <w:t>state_observed</w:t>
        </w:r>
      </w:hyperlink>
      <w:r>
        <w:rPr>
          <w:color w:val="000000"/>
          <w:sz w:val="27"/>
          <w:szCs w:val="27"/>
        </w:rPr>
        <w:t> entity represents the existence of recognisable characteristics for a period of time. The period of time may historical, current, or predicted. The characteristics that describe an observed state may be recorded in the description attribute of the </w:t>
      </w:r>
      <w:hyperlink r:id="rId17" w:anchor="state_observed_schema.state_observed" w:history="1">
        <w:r>
          <w:rPr>
            <w:rStyle w:val="Hyperlink"/>
            <w:b/>
            <w:bCs/>
            <w:sz w:val="27"/>
            <w:szCs w:val="27"/>
          </w:rPr>
          <w:t>state_observed</w:t>
        </w:r>
      </w:hyperlink>
      <w:r>
        <w:rPr>
          <w:color w:val="000000"/>
          <w:sz w:val="27"/>
          <w:szCs w:val="27"/>
        </w:rPr>
        <w:t> entity, or by reference to relevant </w:t>
      </w:r>
      <w:hyperlink r:id="rId18" w:anchor="state_type_schema.state_type" w:history="1">
        <w:r>
          <w:rPr>
            <w:rStyle w:val="Hyperlink"/>
            <w:b/>
            <w:bCs/>
            <w:sz w:val="27"/>
            <w:szCs w:val="27"/>
          </w:rPr>
          <w:t>state_type</w:t>
        </w:r>
      </w:hyperlink>
      <w:r>
        <w:rPr>
          <w:color w:val="000000"/>
          <w:sz w:val="27"/>
          <w:szCs w:val="27"/>
        </w:rPr>
        <w:t>s using the </w:t>
      </w:r>
      <w:hyperlink r:id="rId19" w:anchor="state_observed_schema.ascribable_state" w:history="1">
        <w:r>
          <w:rPr>
            <w:rStyle w:val="Hyperlink"/>
            <w:b/>
            <w:bCs/>
            <w:sz w:val="27"/>
            <w:szCs w:val="27"/>
          </w:rPr>
          <w:t>ascribable_state</w:t>
        </w:r>
      </w:hyperlink>
      <w:r>
        <w:rPr>
          <w:color w:val="000000"/>
          <w:sz w:val="27"/>
          <w:szCs w:val="27"/>
        </w:rPr>
        <w:t> entity.</w:t>
      </w:r>
    </w:p>
    <w:p w:rsidR="00276A42" w:rsidRDefault="00276A42" w:rsidP="00276A42">
      <w:pPr>
        <w:pStyle w:val="NormalWeb"/>
        <w:rPr>
          <w:color w:val="000000"/>
          <w:sz w:val="27"/>
          <w:szCs w:val="27"/>
        </w:rPr>
      </w:pPr>
      <w:r>
        <w:rPr>
          <w:color w:val="000000"/>
          <w:sz w:val="27"/>
          <w:szCs w:val="27"/>
        </w:rPr>
        <w:lastRenderedPageBreak/>
        <w:t>Over time, a given observed state may be associated with multiple state types. This reflects the diagnosis process where something may be observed or predicted to be in an abnormal state before the precise cause, and hence </w:t>
      </w:r>
      <w:hyperlink r:id="rId20" w:anchor="state_type_schema.state_type" w:history="1">
        <w:r>
          <w:rPr>
            <w:rStyle w:val="Hyperlink"/>
            <w:b/>
            <w:bCs/>
            <w:sz w:val="27"/>
            <w:szCs w:val="27"/>
          </w:rPr>
          <w:t>state_type</w:t>
        </w:r>
      </w:hyperlink>
      <w:del w:id="6" w:author="Sapp (US), Brandon" w:date="2019-03-21T09:04:00Z">
        <w:r w:rsidDel="001A2C87">
          <w:rPr>
            <w:color w:val="000000"/>
            <w:sz w:val="27"/>
            <w:szCs w:val="27"/>
          </w:rPr>
          <w:delText>,</w:delText>
        </w:r>
      </w:del>
      <w:r>
        <w:rPr>
          <w:color w:val="000000"/>
          <w:sz w:val="27"/>
          <w:szCs w:val="27"/>
        </w:rPr>
        <w:t xml:space="preserve"> is known. A </w:t>
      </w:r>
      <w:hyperlink r:id="rId21" w:anchor="state_type_schema.state_type" w:history="1">
        <w:r>
          <w:rPr>
            <w:rStyle w:val="Hyperlink"/>
            <w:b/>
            <w:bCs/>
            <w:sz w:val="27"/>
            <w:szCs w:val="27"/>
          </w:rPr>
          <w:t>state_type</w:t>
        </w:r>
      </w:hyperlink>
      <w:r>
        <w:rPr>
          <w:color w:val="000000"/>
          <w:sz w:val="27"/>
          <w:szCs w:val="27"/>
        </w:rPr>
        <w:t> may be assessed initially using the </w:t>
      </w:r>
      <w:hyperlink r:id="rId22" w:anchor="state_observed_schema.ascribable_state" w:history="1">
        <w:r>
          <w:rPr>
            <w:rStyle w:val="Hyperlink"/>
            <w:b/>
            <w:bCs/>
            <w:sz w:val="27"/>
            <w:szCs w:val="27"/>
          </w:rPr>
          <w:t>ascribable_state</w:t>
        </w:r>
      </w:hyperlink>
      <w:r>
        <w:rPr>
          <w:color w:val="000000"/>
          <w:sz w:val="27"/>
          <w:szCs w:val="27"/>
        </w:rPr>
        <w:t> entity. As investigations proceed other, more precise, </w:t>
      </w:r>
      <w:hyperlink r:id="rId23" w:anchor="state_type_schema.state_type" w:history="1">
        <w:r>
          <w:rPr>
            <w:rStyle w:val="Hyperlink"/>
            <w:b/>
            <w:bCs/>
            <w:sz w:val="27"/>
            <w:szCs w:val="27"/>
          </w:rPr>
          <w:t>state_type</w:t>
        </w:r>
      </w:hyperlink>
      <w:r>
        <w:rPr>
          <w:color w:val="000000"/>
          <w:sz w:val="27"/>
          <w:szCs w:val="27"/>
        </w:rPr>
        <w:t>s can be associated as asserted states again using the </w:t>
      </w:r>
      <w:hyperlink r:id="rId24" w:anchor="state_observed_schema.ascribable_state" w:history="1">
        <w:r>
          <w:rPr>
            <w:rStyle w:val="Hyperlink"/>
            <w:b/>
            <w:bCs/>
            <w:sz w:val="27"/>
            <w:szCs w:val="27"/>
          </w:rPr>
          <w:t>ascribable_state</w:t>
        </w:r>
      </w:hyperlink>
      <w:r>
        <w:rPr>
          <w:color w:val="000000"/>
          <w:sz w:val="27"/>
          <w:szCs w:val="27"/>
        </w:rPr>
        <w:t> entity. Other </w:t>
      </w:r>
      <w:hyperlink r:id="rId25" w:anchor="state_type_schema.state_type" w:history="1">
        <w:r>
          <w:rPr>
            <w:rStyle w:val="Hyperlink"/>
            <w:b/>
            <w:bCs/>
            <w:sz w:val="27"/>
            <w:szCs w:val="27"/>
          </w:rPr>
          <w:t>state_type</w:t>
        </w:r>
      </w:hyperlink>
      <w:r>
        <w:rPr>
          <w:color w:val="000000"/>
          <w:sz w:val="27"/>
          <w:szCs w:val="27"/>
        </w:rPr>
        <w:t>s can be asserted as not applying.</w:t>
      </w:r>
    </w:p>
    <w:p w:rsidR="00276A42" w:rsidRDefault="00276A42" w:rsidP="00276A42">
      <w:pPr>
        <w:pStyle w:val="NormalWeb"/>
        <w:rPr>
          <w:color w:val="000000"/>
          <w:sz w:val="27"/>
          <w:szCs w:val="27"/>
        </w:rPr>
      </w:pPr>
      <w:r>
        <w:rPr>
          <w:color w:val="000000"/>
          <w:sz w:val="27"/>
          <w:szCs w:val="27"/>
        </w:rPr>
        <w:t>An observed state may have occu</w:t>
      </w:r>
      <w:ins w:id="7" w:author="Sapp (US), Brandon" w:date="2019-03-21T09:04:00Z">
        <w:r w:rsidR="001A2C87">
          <w:rPr>
            <w:color w:val="000000"/>
            <w:sz w:val="27"/>
            <w:szCs w:val="27"/>
          </w:rPr>
          <w:t>r</w:t>
        </w:r>
      </w:ins>
      <w:r>
        <w:rPr>
          <w:color w:val="000000"/>
          <w:sz w:val="27"/>
          <w:szCs w:val="27"/>
        </w:rPr>
        <w:t>red, may be current, or may be expected to take place in the future.</w:t>
      </w:r>
    </w:p>
    <w:p w:rsidR="00276A42" w:rsidRDefault="00276A42" w:rsidP="00276A42">
      <w:pPr>
        <w:pStyle w:val="NormalWeb"/>
        <w:rPr>
          <w:color w:val="000000"/>
          <w:sz w:val="27"/>
          <w:szCs w:val="27"/>
        </w:rPr>
      </w:pPr>
      <w:r>
        <w:rPr>
          <w:color w:val="000000"/>
          <w:sz w:val="27"/>
          <w:szCs w:val="27"/>
        </w:rPr>
        <w:t>An item or a set of items may exist in a state. This fact is captured by using the </w:t>
      </w:r>
      <w:hyperlink r:id="rId26" w:anchor="state_observed_schema.state_observed_assignment" w:history="1">
        <w:r>
          <w:rPr>
            <w:rStyle w:val="Hyperlink"/>
            <w:b/>
            <w:bCs/>
            <w:sz w:val="27"/>
            <w:szCs w:val="27"/>
          </w:rPr>
          <w:t>state_observed_assignment</w:t>
        </w:r>
      </w:hyperlink>
      <w:r>
        <w:rPr>
          <w:color w:val="000000"/>
          <w:sz w:val="27"/>
          <w:szCs w:val="27"/>
        </w:rPr>
        <w:t> entity data type.</w:t>
      </w:r>
    </w:p>
    <w:p w:rsidR="00276A42" w:rsidRDefault="00276A42" w:rsidP="00276A42">
      <w:pPr>
        <w:pStyle w:val="note"/>
        <w:rPr>
          <w:color w:val="000000"/>
          <w:sz w:val="27"/>
          <w:szCs w:val="27"/>
        </w:rPr>
      </w:pPr>
      <w:bookmarkStart w:id="8" w:name="note_"/>
      <w:r>
        <w:rPr>
          <w:color w:val="000000"/>
        </w:rPr>
        <w:t>NOTE    The assignment of state to an item or set of items may be meaningful for some process.</w:t>
      </w:r>
    </w:p>
    <w:p w:rsidR="00276A42" w:rsidRDefault="00276A42" w:rsidP="00276A42">
      <w:pPr>
        <w:pStyle w:val="Heading2"/>
        <w:rPr>
          <w:color w:val="000000"/>
        </w:rPr>
      </w:pPr>
      <w:bookmarkStart w:id="9" w:name="entities"/>
      <w:r>
        <w:rPr>
          <w:color w:val="000000"/>
        </w:rPr>
        <w:t>5.3 state_observed_schema entity definitions</w:t>
      </w:r>
      <w:bookmarkEnd w:id="9"/>
    </w:p>
    <w:p w:rsidR="00276A42" w:rsidRDefault="00276A42" w:rsidP="00276A42">
      <w:pPr>
        <w:pStyle w:val="Heading2"/>
        <w:rPr>
          <w:color w:val="000000"/>
        </w:rPr>
      </w:pPr>
      <w:bookmarkStart w:id="10" w:name="state_observed_schema.ascribable_state"/>
      <w:r>
        <w:rPr>
          <w:color w:val="000000"/>
        </w:rPr>
        <w:t>5.3.1 ascribable_state</w:t>
      </w:r>
      <w:bookmarkEnd w:id="10"/>
      <w:r>
        <w:rPr>
          <w:color w:val="000000"/>
        </w:rPr>
        <w:t>   </w:t>
      </w:r>
      <w:r>
        <w:rPr>
          <w:noProof/>
          <w:color w:val="0000FF"/>
          <w:lang w:eastAsia="en-GB"/>
        </w:rPr>
        <w:drawing>
          <wp:inline distT="0" distB="0" distL="0" distR="0">
            <wp:extent cx="180975" cy="209550"/>
            <wp:effectExtent l="0" t="0" r="9525" b="0"/>
            <wp:docPr id="8" name="Picture 8" descr="EXPRESS-G">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XPRESS-G">
                      <a:hlinkClick r:id="rId27"/>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276A42" w:rsidRDefault="00276A42" w:rsidP="00276A42">
      <w:pPr>
        <w:pStyle w:val="NormalWeb"/>
        <w:rPr>
          <w:color w:val="000000"/>
          <w:sz w:val="27"/>
          <w:szCs w:val="27"/>
        </w:rPr>
      </w:pPr>
      <w:r>
        <w:rPr>
          <w:color w:val="000000"/>
          <w:sz w:val="27"/>
          <w:szCs w:val="27"/>
        </w:rPr>
        <w:t>An </w:t>
      </w:r>
      <w:r>
        <w:rPr>
          <w:b/>
          <w:bCs/>
          <w:color w:val="000000"/>
          <w:sz w:val="27"/>
          <w:szCs w:val="27"/>
        </w:rPr>
        <w:t>ascribable_state</w:t>
      </w:r>
      <w:r>
        <w:rPr>
          <w:color w:val="000000"/>
          <w:sz w:val="27"/>
          <w:szCs w:val="27"/>
        </w:rPr>
        <w:t> is a representation of a relationship that relates one instance of the entity </w:t>
      </w:r>
      <w:hyperlink r:id="rId29" w:anchor="state_observed_schema.state_observed" w:history="1">
        <w:r>
          <w:rPr>
            <w:rStyle w:val="Hyperlink"/>
            <w:b/>
            <w:bCs/>
            <w:sz w:val="27"/>
            <w:szCs w:val="27"/>
          </w:rPr>
          <w:t>state_observed</w:t>
        </w:r>
      </w:hyperlink>
      <w:r>
        <w:rPr>
          <w:color w:val="000000"/>
          <w:sz w:val="27"/>
          <w:szCs w:val="27"/>
        </w:rPr>
        <w:t> to its </w:t>
      </w:r>
      <w:hyperlink r:id="rId30" w:anchor="state_type_schema.state_type" w:history="1">
        <w:r>
          <w:rPr>
            <w:rStyle w:val="Hyperlink"/>
            <w:b/>
            <w:bCs/>
            <w:sz w:val="27"/>
            <w:szCs w:val="27"/>
          </w:rPr>
          <w:t>state_type</w:t>
        </w:r>
      </w:hyperlink>
      <w:r>
        <w:rPr>
          <w:color w:val="000000"/>
          <w:sz w:val="27"/>
          <w:szCs w:val="27"/>
        </w:rPr>
        <w:t xml:space="preserve"> and provides </w:t>
      </w:r>
      <w:del w:id="11" w:author="Sapp (US), Brandon" w:date="2019-03-21T09:04:00Z">
        <w:r w:rsidDel="001A2C87">
          <w:rPr>
            <w:color w:val="000000"/>
            <w:sz w:val="27"/>
            <w:szCs w:val="27"/>
          </w:rPr>
          <w:delText xml:space="preserve">an </w:delText>
        </w:r>
      </w:del>
      <w:r>
        <w:rPr>
          <w:color w:val="000000"/>
          <w:sz w:val="27"/>
          <w:szCs w:val="27"/>
        </w:rPr>
        <w:t>identification and description of their relationship.</w:t>
      </w:r>
    </w:p>
    <w:p w:rsidR="00276A42" w:rsidRDefault="00276A42" w:rsidP="00276A42">
      <w:pPr>
        <w:pStyle w:val="note"/>
        <w:rPr>
          <w:color w:val="000000"/>
          <w:sz w:val="27"/>
          <w:szCs w:val="27"/>
        </w:rPr>
      </w:pPr>
      <w:bookmarkStart w:id="12" w:name="note_1"/>
      <w:r>
        <w:rPr>
          <w:color w:val="000000"/>
        </w:rPr>
        <w:t>NOTE 1   The role of </w:t>
      </w:r>
      <w:r>
        <w:rPr>
          <w:b/>
          <w:bCs/>
          <w:color w:val="000000"/>
        </w:rPr>
        <w:t>ascribable_state</w:t>
      </w:r>
      <w:r>
        <w:rPr>
          <w:color w:val="000000"/>
        </w:rPr>
        <w:t> can be defined in the anno</w:t>
      </w:r>
      <w:ins w:id="13" w:author="Sapp (US), Brandon" w:date="2019-03-21T09:04:00Z">
        <w:r w:rsidR="001A2C87">
          <w:rPr>
            <w:color w:val="000000"/>
          </w:rPr>
          <w:t>ta</w:t>
        </w:r>
      </w:ins>
      <w:r>
        <w:rPr>
          <w:color w:val="000000"/>
        </w:rPr>
        <w:t>ted EXPRESS schemas that use or specialize this entity, or by default, in an agreement of common understanding between the partners sharing this information.</w:t>
      </w:r>
    </w:p>
    <w:p w:rsidR="00276A42" w:rsidRDefault="00276A42" w:rsidP="00276A42">
      <w:pPr>
        <w:pStyle w:val="note"/>
        <w:rPr>
          <w:color w:val="000000"/>
          <w:sz w:val="27"/>
          <w:szCs w:val="27"/>
        </w:rPr>
      </w:pPr>
      <w:bookmarkStart w:id="14" w:name="note_2"/>
      <w:r>
        <w:rPr>
          <w:color w:val="000000"/>
        </w:rPr>
        <w:t>NOTE 2   The characteristics that describe an observed state may be recorded by reference to relevant </w:t>
      </w:r>
      <w:hyperlink r:id="rId31" w:anchor="state_type_schema.state_type" w:history="1">
        <w:r>
          <w:rPr>
            <w:rStyle w:val="Hyperlink"/>
            <w:b/>
            <w:bCs/>
          </w:rPr>
          <w:t>state_type</w:t>
        </w:r>
      </w:hyperlink>
      <w:r>
        <w:rPr>
          <w:color w:val="000000"/>
        </w:rPr>
        <w:t> entities using the </w:t>
      </w:r>
      <w:r>
        <w:rPr>
          <w:b/>
          <w:bCs/>
          <w:color w:val="000000"/>
        </w:rPr>
        <w:t>ascribable_state</w:t>
      </w:r>
      <w:r>
        <w:rPr>
          <w:color w:val="000000"/>
        </w:rPr>
        <w:t> entity. Relationships between two </w:t>
      </w:r>
      <w:r>
        <w:rPr>
          <w:b/>
          <w:bCs/>
          <w:color w:val="000000"/>
        </w:rPr>
        <w:t>ascribable_state</w:t>
      </w:r>
      <w:r>
        <w:rPr>
          <w:color w:val="000000"/>
        </w:rPr>
        <w:t xml:space="preserve"> entities </w:t>
      </w:r>
      <w:del w:id="15" w:author="Sapp (US), Brandon" w:date="2019-03-21T09:05:00Z">
        <w:r w:rsidDel="001A2C87">
          <w:rPr>
            <w:color w:val="000000"/>
          </w:rPr>
          <w:delText xml:space="preserve">is </w:delText>
        </w:r>
      </w:del>
      <w:ins w:id="16" w:author="Sapp (US), Brandon" w:date="2019-03-21T09:05:00Z">
        <w:r w:rsidR="001A2C87">
          <w:rPr>
            <w:color w:val="000000"/>
          </w:rPr>
          <w:t>are</w:t>
        </w:r>
        <w:r w:rsidR="001A2C87">
          <w:rPr>
            <w:color w:val="000000"/>
          </w:rPr>
          <w:t xml:space="preserve"> </w:t>
        </w:r>
      </w:ins>
      <w:r>
        <w:rPr>
          <w:color w:val="000000"/>
        </w:rPr>
        <w:t>represented by the </w:t>
      </w:r>
      <w:hyperlink r:id="rId32" w:anchor="state_observed_schema.ascribable_state_relationship" w:history="1">
        <w:r>
          <w:rPr>
            <w:rStyle w:val="Hyperlink"/>
            <w:b/>
            <w:bCs/>
          </w:rPr>
          <w:t>ascribable_state_relationship</w:t>
        </w:r>
      </w:hyperlink>
      <w:r>
        <w:rPr>
          <w:color w:val="000000"/>
        </w:rPr>
        <w:t> entity (see 5.3.2).</w:t>
      </w:r>
    </w:p>
    <w:p w:rsidR="00276A42" w:rsidRDefault="00276A42" w:rsidP="00276A42">
      <w:pPr>
        <w:pStyle w:val="example"/>
        <w:rPr>
          <w:color w:val="000000"/>
          <w:sz w:val="27"/>
          <w:szCs w:val="27"/>
        </w:rPr>
      </w:pPr>
      <w:bookmarkStart w:id="17" w:name="example_1"/>
      <w:r>
        <w:rPr>
          <w:color w:val="000000"/>
        </w:rPr>
        <w:t xml:space="preserve">EXAMPLE 1   A laboratory has </w:t>
      </w:r>
      <w:del w:id="18" w:author="Sapp (US), Brandon" w:date="2019-03-21T09:10:00Z">
        <w:r w:rsidDel="001A2C87">
          <w:rPr>
            <w:color w:val="000000"/>
          </w:rPr>
          <w:delText>analyzed</w:delText>
        </w:r>
      </w:del>
      <w:ins w:id="19" w:author="Sapp (US), Brandon" w:date="2019-03-21T09:10:00Z">
        <w:r w:rsidR="001A2C87">
          <w:rPr>
            <w:color w:val="000000"/>
          </w:rPr>
          <w:t>analysed</w:t>
        </w:r>
      </w:ins>
      <w:r>
        <w:rPr>
          <w:color w:val="000000"/>
        </w:rPr>
        <w:t xml:space="preserve"> </w:t>
      </w:r>
      <w:del w:id="20" w:author="Sapp (US), Brandon" w:date="2019-03-21T09:05:00Z">
        <w:r w:rsidDel="001A2C87">
          <w:rPr>
            <w:color w:val="000000"/>
          </w:rPr>
          <w:delText xml:space="preserve">a </w:delText>
        </w:r>
      </w:del>
      <w:r>
        <w:rPr>
          <w:color w:val="000000"/>
        </w:rPr>
        <w:t>marine distillate fuel and assessed its water content to be "0.5%" by volume. With a water specification maximum limit of "0.3%" the marine distillate fuel is ascribed as "exceeding" the limit.</w:t>
      </w:r>
    </w:p>
    <w:p w:rsidR="00276A42" w:rsidRDefault="00276A42" w:rsidP="00276A42">
      <w:pPr>
        <w:pStyle w:val="example"/>
        <w:rPr>
          <w:color w:val="000000"/>
          <w:sz w:val="27"/>
          <w:szCs w:val="27"/>
        </w:rPr>
      </w:pPr>
      <w:bookmarkStart w:id="21" w:name="example_2"/>
      <w:r>
        <w:rPr>
          <w:color w:val="000000"/>
        </w:rPr>
        <w:t>EXAMPLE 2   A hydrogen atom with its electron in "2s" orbital is "excited".</w:t>
      </w:r>
    </w:p>
    <w:p w:rsidR="00276A42" w:rsidRDefault="00276A42" w:rsidP="00276A42">
      <w:pPr>
        <w:pStyle w:val="NormalWeb"/>
        <w:rPr>
          <w:color w:val="000000"/>
          <w:sz w:val="27"/>
          <w:szCs w:val="27"/>
        </w:rPr>
      </w:pPr>
      <w:r>
        <w:rPr>
          <w:color w:val="000000"/>
          <w:sz w:val="27"/>
          <w:szCs w:val="27"/>
          <w:u w:val="single"/>
        </w:rPr>
        <w:t>EXPRESS specification:</w:t>
      </w:r>
    </w:p>
    <w:p w:rsidR="00276A42" w:rsidRDefault="00276A42" w:rsidP="00276A42">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ascribable_state;</w:t>
      </w:r>
      <w:r>
        <w:rPr>
          <w:rFonts w:ascii="Courier New" w:hAnsi="Courier New" w:cs="Courier New"/>
          <w:color w:val="000000"/>
          <w:sz w:val="20"/>
          <w:szCs w:val="20"/>
        </w:rPr>
        <w:br/>
      </w:r>
      <w:r>
        <w:rPr>
          <w:rStyle w:val="HTMLCode"/>
          <w:color w:val="000000"/>
        </w:rPr>
        <w:t>  name : </w:t>
      </w:r>
      <w:hyperlink r:id="rId33" w:anchor="support_resource_schema.label" w:history="1">
        <w:r>
          <w:rPr>
            <w:rStyle w:val="Hyperlink"/>
            <w:rFonts w:ascii="Courier New" w:hAnsi="Courier New" w:cs="Courier New"/>
            <w:sz w:val="20"/>
            <w:szCs w:val="20"/>
          </w:rPr>
          <w:t>label</w:t>
        </w:r>
      </w:hyperlink>
      <w:r>
        <w:rPr>
          <w:rStyle w:val="HTMLCode"/>
          <w:color w:val="000000"/>
        </w:rPr>
        <w:t>;</w:t>
      </w:r>
      <w:r>
        <w:rPr>
          <w:rFonts w:ascii="Courier New" w:hAnsi="Courier New" w:cs="Courier New"/>
          <w:color w:val="000000"/>
          <w:sz w:val="20"/>
          <w:szCs w:val="20"/>
        </w:rPr>
        <w:br/>
      </w:r>
      <w:r>
        <w:rPr>
          <w:rStyle w:val="HTMLCode"/>
          <w:color w:val="000000"/>
        </w:rPr>
        <w:t>  description : OPTIONAL </w:t>
      </w:r>
      <w:hyperlink r:id="rId34" w:anchor="support_resource_schema.text" w:history="1">
        <w:r>
          <w:rPr>
            <w:rStyle w:val="Hyperlink"/>
            <w:rFonts w:ascii="Courier New" w:hAnsi="Courier New" w:cs="Courier New"/>
            <w:sz w:val="20"/>
            <w:szCs w:val="20"/>
          </w:rPr>
          <w:t>text</w:t>
        </w:r>
      </w:hyperlink>
      <w:r>
        <w:rPr>
          <w:rStyle w:val="HTMLCode"/>
          <w:color w:val="000000"/>
        </w:rPr>
        <w:t>;</w:t>
      </w:r>
      <w:r>
        <w:rPr>
          <w:rFonts w:ascii="Courier New" w:hAnsi="Courier New" w:cs="Courier New"/>
          <w:color w:val="000000"/>
          <w:sz w:val="20"/>
          <w:szCs w:val="20"/>
        </w:rPr>
        <w:br/>
      </w:r>
      <w:r>
        <w:rPr>
          <w:rStyle w:val="HTMLCode"/>
          <w:color w:val="000000"/>
        </w:rPr>
        <w:t>  pertaining_state_type : </w:t>
      </w:r>
      <w:hyperlink r:id="rId35" w:anchor="state_type_schema.state_type" w:history="1">
        <w:r>
          <w:rPr>
            <w:rStyle w:val="Hyperlink"/>
            <w:rFonts w:ascii="Courier New" w:hAnsi="Courier New" w:cs="Courier New"/>
            <w:sz w:val="20"/>
            <w:szCs w:val="20"/>
          </w:rPr>
          <w:t>state_type</w:t>
        </w:r>
      </w:hyperlink>
      <w:r>
        <w:rPr>
          <w:rStyle w:val="HTMLCode"/>
          <w:color w:val="000000"/>
        </w:rPr>
        <w:t>;</w:t>
      </w:r>
      <w:r>
        <w:rPr>
          <w:rFonts w:ascii="Courier New" w:hAnsi="Courier New" w:cs="Courier New"/>
          <w:color w:val="000000"/>
          <w:sz w:val="20"/>
          <w:szCs w:val="20"/>
        </w:rPr>
        <w:br/>
      </w:r>
      <w:r>
        <w:rPr>
          <w:rStyle w:val="HTMLCode"/>
          <w:color w:val="000000"/>
        </w:rPr>
        <w:t>  ascribed_state_observed : </w:t>
      </w:r>
      <w:hyperlink r:id="rId36" w:anchor="state_observed_schema.state_observed" w:history="1">
        <w:r>
          <w:rPr>
            <w:rStyle w:val="Hyperlink"/>
            <w:rFonts w:ascii="Courier New" w:hAnsi="Courier New" w:cs="Courier New"/>
            <w:sz w:val="20"/>
            <w:szCs w:val="20"/>
          </w:rPr>
          <w:t>state_observed</w:t>
        </w:r>
      </w:hyperlink>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276A42" w:rsidRDefault="00276A42" w:rsidP="00276A42">
      <w:pPr>
        <w:pStyle w:val="NormalWeb"/>
        <w:rPr>
          <w:color w:val="000000"/>
          <w:sz w:val="27"/>
          <w:szCs w:val="27"/>
        </w:rPr>
      </w:pPr>
      <w:r>
        <w:rPr>
          <w:color w:val="000000"/>
          <w:sz w:val="27"/>
          <w:szCs w:val="27"/>
          <w:u w:val="single"/>
        </w:rPr>
        <w:t>Attribute definitions:</w:t>
      </w:r>
    </w:p>
    <w:p w:rsidR="00276A42" w:rsidRDefault="00276A42" w:rsidP="00276A42">
      <w:pPr>
        <w:pStyle w:val="expressdescription"/>
        <w:rPr>
          <w:color w:val="000000"/>
          <w:sz w:val="27"/>
          <w:szCs w:val="27"/>
        </w:rPr>
      </w:pPr>
      <w:bookmarkStart w:id="22" w:name="state_observed_schema.ascribable_state.n"/>
      <w:r>
        <w:rPr>
          <w:b/>
          <w:bCs/>
          <w:color w:val="000000"/>
          <w:sz w:val="27"/>
          <w:szCs w:val="27"/>
        </w:rPr>
        <w:lastRenderedPageBreak/>
        <w:t>name: </w:t>
      </w:r>
      <w:bookmarkEnd w:id="22"/>
      <w:r>
        <w:rPr>
          <w:color w:val="000000"/>
          <w:sz w:val="27"/>
          <w:szCs w:val="27"/>
        </w:rPr>
        <w:t>the label by which the </w:t>
      </w:r>
      <w:r>
        <w:rPr>
          <w:b/>
          <w:bCs/>
          <w:color w:val="000000"/>
          <w:sz w:val="27"/>
          <w:szCs w:val="27"/>
        </w:rPr>
        <w:t>ascribable_state</w:t>
      </w:r>
      <w:r>
        <w:rPr>
          <w:color w:val="000000"/>
          <w:sz w:val="27"/>
          <w:szCs w:val="27"/>
        </w:rPr>
        <w:t> is known.</w:t>
      </w:r>
    </w:p>
    <w:p w:rsidR="00276A42" w:rsidRDefault="00276A42" w:rsidP="00276A42">
      <w:pPr>
        <w:pStyle w:val="expressdescription"/>
        <w:rPr>
          <w:color w:val="000000"/>
          <w:sz w:val="27"/>
          <w:szCs w:val="27"/>
        </w:rPr>
      </w:pPr>
      <w:bookmarkStart w:id="23" w:name="state_observed_schema.ascribable_state.d"/>
      <w:r>
        <w:rPr>
          <w:b/>
          <w:bCs/>
          <w:color w:val="000000"/>
          <w:sz w:val="27"/>
          <w:szCs w:val="27"/>
        </w:rPr>
        <w:t>description: </w:t>
      </w:r>
      <w:bookmarkEnd w:id="23"/>
      <w:r>
        <w:rPr>
          <w:color w:val="000000"/>
          <w:sz w:val="27"/>
          <w:szCs w:val="27"/>
        </w:rPr>
        <w:t>the text that characterizes the </w:t>
      </w:r>
      <w:r>
        <w:rPr>
          <w:b/>
          <w:bCs/>
          <w:color w:val="000000"/>
          <w:sz w:val="27"/>
          <w:szCs w:val="27"/>
        </w:rPr>
        <w:t>ascribable_state</w:t>
      </w:r>
      <w:r>
        <w:rPr>
          <w:color w:val="000000"/>
          <w:sz w:val="27"/>
          <w:szCs w:val="27"/>
        </w:rPr>
        <w:t>. The value of the attribute need not be specified.</w:t>
      </w:r>
    </w:p>
    <w:p w:rsidR="00276A42" w:rsidRDefault="00276A42" w:rsidP="00276A42">
      <w:pPr>
        <w:pStyle w:val="expressdescription"/>
        <w:rPr>
          <w:color w:val="000000"/>
          <w:sz w:val="27"/>
          <w:szCs w:val="27"/>
        </w:rPr>
      </w:pPr>
      <w:bookmarkStart w:id="24" w:name="state_observed_schema.ascribable_state.p"/>
      <w:r>
        <w:rPr>
          <w:b/>
          <w:bCs/>
          <w:color w:val="000000"/>
          <w:sz w:val="27"/>
          <w:szCs w:val="27"/>
        </w:rPr>
        <w:t>pertaining_state_type: </w:t>
      </w:r>
      <w:bookmarkEnd w:id="24"/>
      <w:r>
        <w:rPr>
          <w:color w:val="000000"/>
          <w:sz w:val="27"/>
          <w:szCs w:val="27"/>
        </w:rPr>
        <w:t>the associated </w:t>
      </w:r>
      <w:hyperlink r:id="rId37" w:anchor="state_type_schema.state_type" w:history="1">
        <w:r>
          <w:rPr>
            <w:rStyle w:val="Hyperlink"/>
            <w:b/>
            <w:bCs/>
            <w:sz w:val="27"/>
            <w:szCs w:val="27"/>
          </w:rPr>
          <w:t>state_type</w:t>
        </w:r>
      </w:hyperlink>
      <w:r>
        <w:rPr>
          <w:color w:val="000000"/>
          <w:sz w:val="27"/>
          <w:szCs w:val="27"/>
        </w:rPr>
        <w:t> that defines the instance of the </w:t>
      </w:r>
      <w:hyperlink r:id="rId38" w:anchor="state_observed_schema.state_observed" w:history="1">
        <w:r>
          <w:rPr>
            <w:rStyle w:val="Hyperlink"/>
            <w:b/>
            <w:bCs/>
            <w:sz w:val="27"/>
            <w:szCs w:val="27"/>
          </w:rPr>
          <w:t>state_observed</w:t>
        </w:r>
      </w:hyperlink>
      <w:r>
        <w:rPr>
          <w:color w:val="000000"/>
          <w:sz w:val="27"/>
          <w:szCs w:val="27"/>
        </w:rPr>
        <w:t> entity.</w:t>
      </w:r>
    </w:p>
    <w:p w:rsidR="00276A42" w:rsidRDefault="00276A42" w:rsidP="00276A42">
      <w:pPr>
        <w:pStyle w:val="expressdescription"/>
        <w:rPr>
          <w:color w:val="000000"/>
          <w:sz w:val="27"/>
          <w:szCs w:val="27"/>
        </w:rPr>
      </w:pPr>
      <w:bookmarkStart w:id="25" w:name="state_observed_schema.ascribable_state.a"/>
      <w:r>
        <w:rPr>
          <w:b/>
          <w:bCs/>
          <w:color w:val="000000"/>
          <w:sz w:val="27"/>
          <w:szCs w:val="27"/>
        </w:rPr>
        <w:t>ascribed_state_observed: </w:t>
      </w:r>
      <w:bookmarkEnd w:id="25"/>
      <w:r>
        <w:rPr>
          <w:color w:val="000000"/>
          <w:sz w:val="27"/>
          <w:szCs w:val="27"/>
        </w:rPr>
        <w:t>the instance of the </w:t>
      </w:r>
      <w:hyperlink r:id="rId39" w:anchor="state_observed_schema.state_observed" w:history="1">
        <w:r>
          <w:rPr>
            <w:rStyle w:val="Hyperlink"/>
            <w:b/>
            <w:bCs/>
            <w:sz w:val="27"/>
            <w:szCs w:val="27"/>
          </w:rPr>
          <w:t>state_observed</w:t>
        </w:r>
      </w:hyperlink>
      <w:r>
        <w:rPr>
          <w:color w:val="000000"/>
          <w:sz w:val="27"/>
          <w:szCs w:val="27"/>
        </w:rPr>
        <w:t> entity that is to be associated with its </w:t>
      </w:r>
      <w:hyperlink r:id="rId40" w:anchor="state_type_schema.state_type" w:history="1">
        <w:r>
          <w:rPr>
            <w:rStyle w:val="Hyperlink"/>
            <w:b/>
            <w:bCs/>
            <w:sz w:val="27"/>
            <w:szCs w:val="27"/>
          </w:rPr>
          <w:t>state_type</w:t>
        </w:r>
      </w:hyperlink>
      <w:r>
        <w:rPr>
          <w:color w:val="000000"/>
          <w:sz w:val="27"/>
          <w:szCs w:val="27"/>
        </w:rPr>
        <w:t>.</w:t>
      </w:r>
    </w:p>
    <w:p w:rsidR="00276A42" w:rsidRDefault="00276A42" w:rsidP="00276A42">
      <w:pPr>
        <w:pStyle w:val="Heading2"/>
        <w:rPr>
          <w:color w:val="000000"/>
        </w:rPr>
      </w:pPr>
      <w:r>
        <w:rPr>
          <w:color w:val="000000"/>
        </w:rPr>
        <w:t>5.3.2 ascribable_state_relationship   </w:t>
      </w:r>
      <w:r>
        <w:rPr>
          <w:noProof/>
          <w:color w:val="0000FF"/>
          <w:lang w:eastAsia="en-GB"/>
        </w:rPr>
        <w:drawing>
          <wp:inline distT="0" distB="0" distL="0" distR="0">
            <wp:extent cx="180975" cy="209550"/>
            <wp:effectExtent l="0" t="0" r="9525" b="0"/>
            <wp:docPr id="7" name="Picture 7" descr="EXPRESS-G">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XPRESS-G">
                      <a:hlinkClick r:id="rId27"/>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276A42" w:rsidRDefault="00276A42" w:rsidP="00276A42">
      <w:pPr>
        <w:pStyle w:val="NormalWeb"/>
        <w:rPr>
          <w:color w:val="000000"/>
          <w:sz w:val="27"/>
          <w:szCs w:val="27"/>
        </w:rPr>
      </w:pPr>
      <w:r>
        <w:rPr>
          <w:color w:val="000000"/>
          <w:sz w:val="27"/>
          <w:szCs w:val="27"/>
        </w:rPr>
        <w:t>An </w:t>
      </w:r>
      <w:r>
        <w:rPr>
          <w:b/>
          <w:bCs/>
          <w:color w:val="000000"/>
          <w:sz w:val="27"/>
          <w:szCs w:val="27"/>
        </w:rPr>
        <w:t>ascribable_state_relationship</w:t>
      </w:r>
      <w:r>
        <w:rPr>
          <w:color w:val="000000"/>
          <w:sz w:val="27"/>
          <w:szCs w:val="27"/>
        </w:rPr>
        <w:t> is a relationship that relates two instances of the entity </w:t>
      </w:r>
      <w:hyperlink r:id="rId41" w:anchor="state_observed_schema.ascribable_state" w:history="1">
        <w:r>
          <w:rPr>
            <w:rStyle w:val="Hyperlink"/>
            <w:b/>
            <w:bCs/>
            <w:sz w:val="27"/>
            <w:szCs w:val="27"/>
          </w:rPr>
          <w:t>ascribable_state</w:t>
        </w:r>
      </w:hyperlink>
      <w:r>
        <w:rPr>
          <w:color w:val="000000"/>
          <w:sz w:val="27"/>
          <w:szCs w:val="27"/>
        </w:rPr>
        <w:t xml:space="preserve"> and provides </w:t>
      </w:r>
      <w:del w:id="26" w:author="Sapp (US), Brandon" w:date="2019-03-21T09:05:00Z">
        <w:r w:rsidDel="001A2C87">
          <w:rPr>
            <w:color w:val="000000"/>
            <w:sz w:val="27"/>
            <w:szCs w:val="27"/>
          </w:rPr>
          <w:delText xml:space="preserve">an </w:delText>
        </w:r>
      </w:del>
      <w:r>
        <w:rPr>
          <w:color w:val="000000"/>
          <w:sz w:val="27"/>
          <w:szCs w:val="27"/>
        </w:rPr>
        <w:t>identification and description of their relationship.</w:t>
      </w:r>
    </w:p>
    <w:p w:rsidR="00276A42" w:rsidRDefault="00276A42" w:rsidP="00276A42">
      <w:pPr>
        <w:pStyle w:val="note"/>
        <w:rPr>
          <w:color w:val="000000"/>
          <w:sz w:val="27"/>
          <w:szCs w:val="27"/>
        </w:rPr>
      </w:pPr>
      <w:r>
        <w:rPr>
          <w:color w:val="000000"/>
        </w:rPr>
        <w:t>NOTE    The role of </w:t>
      </w:r>
      <w:r>
        <w:rPr>
          <w:b/>
          <w:bCs/>
          <w:color w:val="000000"/>
        </w:rPr>
        <w:t>ascribable_state_relationship</w:t>
      </w:r>
      <w:r>
        <w:rPr>
          <w:color w:val="000000"/>
        </w:rPr>
        <w:t> can be defined in the anno</w:t>
      </w:r>
      <w:ins w:id="27" w:author="Sapp (US), Brandon" w:date="2019-03-21T09:05:00Z">
        <w:r w:rsidR="001A2C87">
          <w:rPr>
            <w:color w:val="000000"/>
          </w:rPr>
          <w:t>ta</w:t>
        </w:r>
      </w:ins>
      <w:r>
        <w:rPr>
          <w:color w:val="000000"/>
        </w:rPr>
        <w:t>ted EXPRESS schemas that use or specialize this entity, or by default, in an agreement of common understanding between the partners sharing this information.</w:t>
      </w:r>
    </w:p>
    <w:p w:rsidR="00276A42" w:rsidRDefault="00276A42" w:rsidP="00276A42">
      <w:pPr>
        <w:pStyle w:val="NormalWeb"/>
        <w:rPr>
          <w:color w:val="000000"/>
          <w:sz w:val="27"/>
          <w:szCs w:val="27"/>
        </w:rPr>
      </w:pPr>
      <w:r>
        <w:rPr>
          <w:color w:val="000000"/>
          <w:sz w:val="27"/>
          <w:szCs w:val="27"/>
          <w:u w:val="single"/>
        </w:rPr>
        <w:t>EXPRESS specification:</w:t>
      </w:r>
    </w:p>
    <w:p w:rsidR="00276A42" w:rsidRDefault="00276A42" w:rsidP="00276A42">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ascribable_state_relationship;</w:t>
      </w:r>
      <w:r>
        <w:rPr>
          <w:rFonts w:ascii="Courier New" w:hAnsi="Courier New" w:cs="Courier New"/>
          <w:color w:val="000000"/>
          <w:sz w:val="20"/>
          <w:szCs w:val="20"/>
        </w:rPr>
        <w:br/>
      </w:r>
      <w:r>
        <w:rPr>
          <w:rStyle w:val="HTMLCode"/>
          <w:color w:val="000000"/>
        </w:rPr>
        <w:t>  name : </w:t>
      </w:r>
      <w:hyperlink r:id="rId42" w:anchor="support_resource_schema.label" w:history="1">
        <w:r>
          <w:rPr>
            <w:rStyle w:val="Hyperlink"/>
            <w:rFonts w:ascii="Courier New" w:hAnsi="Courier New" w:cs="Courier New"/>
            <w:sz w:val="20"/>
            <w:szCs w:val="20"/>
          </w:rPr>
          <w:t>label</w:t>
        </w:r>
      </w:hyperlink>
      <w:r>
        <w:rPr>
          <w:rStyle w:val="HTMLCode"/>
          <w:color w:val="000000"/>
        </w:rPr>
        <w:t>;</w:t>
      </w:r>
      <w:r>
        <w:rPr>
          <w:rFonts w:ascii="Courier New" w:hAnsi="Courier New" w:cs="Courier New"/>
          <w:color w:val="000000"/>
          <w:sz w:val="20"/>
          <w:szCs w:val="20"/>
        </w:rPr>
        <w:br/>
      </w:r>
      <w:r>
        <w:rPr>
          <w:rStyle w:val="HTMLCode"/>
          <w:color w:val="000000"/>
        </w:rPr>
        <w:t>  description : OPTIONAL </w:t>
      </w:r>
      <w:hyperlink r:id="rId43" w:anchor="support_resource_schema.text" w:history="1">
        <w:r>
          <w:rPr>
            <w:rStyle w:val="Hyperlink"/>
            <w:rFonts w:ascii="Courier New" w:hAnsi="Courier New" w:cs="Courier New"/>
            <w:sz w:val="20"/>
            <w:szCs w:val="20"/>
          </w:rPr>
          <w:t>text</w:t>
        </w:r>
      </w:hyperlink>
      <w:r>
        <w:rPr>
          <w:rStyle w:val="HTMLCode"/>
          <w:color w:val="000000"/>
        </w:rPr>
        <w:t>;</w:t>
      </w:r>
      <w:r>
        <w:rPr>
          <w:rFonts w:ascii="Courier New" w:hAnsi="Courier New" w:cs="Courier New"/>
          <w:color w:val="000000"/>
          <w:sz w:val="20"/>
          <w:szCs w:val="20"/>
        </w:rPr>
        <w:br/>
      </w:r>
      <w:r>
        <w:rPr>
          <w:rStyle w:val="HTMLCode"/>
          <w:color w:val="000000"/>
        </w:rPr>
        <w:t>  relating_ascribable_state : </w:t>
      </w:r>
      <w:hyperlink r:id="rId44" w:anchor="state_observed_schema.ascribable_state" w:history="1">
        <w:r>
          <w:rPr>
            <w:rStyle w:val="Hyperlink"/>
            <w:rFonts w:ascii="Courier New" w:hAnsi="Courier New" w:cs="Courier New"/>
            <w:sz w:val="20"/>
            <w:szCs w:val="20"/>
          </w:rPr>
          <w:t>ascribable_state</w:t>
        </w:r>
      </w:hyperlink>
      <w:r>
        <w:rPr>
          <w:rStyle w:val="HTMLCode"/>
          <w:color w:val="000000"/>
        </w:rPr>
        <w:t>;</w:t>
      </w:r>
      <w:r>
        <w:rPr>
          <w:rFonts w:ascii="Courier New" w:hAnsi="Courier New" w:cs="Courier New"/>
          <w:color w:val="000000"/>
          <w:sz w:val="20"/>
          <w:szCs w:val="20"/>
        </w:rPr>
        <w:br/>
      </w:r>
      <w:r>
        <w:rPr>
          <w:rStyle w:val="HTMLCode"/>
          <w:color w:val="000000"/>
        </w:rPr>
        <w:t>  related_ascribable_state : </w:t>
      </w:r>
      <w:hyperlink r:id="rId45" w:anchor="state_observed_schema.ascribable_state" w:history="1">
        <w:r>
          <w:rPr>
            <w:rStyle w:val="Hyperlink"/>
            <w:rFonts w:ascii="Courier New" w:hAnsi="Courier New" w:cs="Courier New"/>
            <w:sz w:val="20"/>
            <w:szCs w:val="20"/>
          </w:rPr>
          <w:t>ascribable_state</w:t>
        </w:r>
      </w:hyperlink>
      <w:r>
        <w:rPr>
          <w:rStyle w:val="HTMLCode"/>
          <w:color w:val="000000"/>
        </w:rPr>
        <w:t>;</w:t>
      </w:r>
      <w:r>
        <w:rPr>
          <w:rFonts w:ascii="Courier New" w:hAnsi="Courier New" w:cs="Courier New"/>
          <w:color w:val="000000"/>
          <w:sz w:val="20"/>
          <w:szCs w:val="20"/>
        </w:rPr>
        <w:br/>
      </w:r>
      <w:r>
        <w:rPr>
          <w:rStyle w:val="HTMLCode"/>
          <w:color w:val="000000"/>
        </w:rPr>
        <w:t>DERIVE</w:t>
      </w:r>
      <w:r>
        <w:rPr>
          <w:rFonts w:ascii="Courier New" w:hAnsi="Courier New" w:cs="Courier New"/>
          <w:color w:val="000000"/>
          <w:sz w:val="20"/>
          <w:szCs w:val="20"/>
        </w:rPr>
        <w:br/>
      </w:r>
      <w:r>
        <w:rPr>
          <w:rStyle w:val="HTMLCode"/>
          <w:color w:val="000000"/>
        </w:rPr>
        <w:t>  id : </w:t>
      </w:r>
      <w:hyperlink r:id="rId46" w:anchor="support_resource_schema.identifier" w:history="1">
        <w:r>
          <w:rPr>
            <w:rStyle w:val="Hyperlink"/>
            <w:rFonts w:ascii="Courier New" w:hAnsi="Courier New" w:cs="Courier New"/>
            <w:sz w:val="20"/>
            <w:szCs w:val="20"/>
          </w:rPr>
          <w:t>identifier</w:t>
        </w:r>
      </w:hyperlink>
      <w:r>
        <w:rPr>
          <w:rStyle w:val="HTMLCode"/>
          <w:color w:val="000000"/>
        </w:rPr>
        <w:t> := get_id_value(SELF);</w:t>
      </w:r>
      <w:r>
        <w:rPr>
          <w:rFonts w:ascii="Courier New" w:hAnsi="Courier New" w:cs="Courier New"/>
          <w:color w:val="000000"/>
          <w:sz w:val="20"/>
          <w:szCs w:val="20"/>
        </w:rPr>
        <w:br/>
      </w:r>
      <w:r>
        <w:rPr>
          <w:rStyle w:val="HTMLCode"/>
          <w:color w:val="000000"/>
        </w:rPr>
        <w:t>WHERE</w:t>
      </w:r>
      <w:r>
        <w:rPr>
          <w:rFonts w:ascii="Courier New" w:hAnsi="Courier New" w:cs="Courier New"/>
          <w:color w:val="000000"/>
          <w:sz w:val="20"/>
          <w:szCs w:val="20"/>
        </w:rPr>
        <w:br/>
      </w:r>
      <w:r>
        <w:rPr>
          <w:rStyle w:val="HTMLCode"/>
          <w:color w:val="000000"/>
        </w:rPr>
        <w:t>  WR1: SIZEOF(USEDIN(SELF, 'BASIC_ATTRIBUTE_SCHEMA.' + 'ID_ATTRIBUTE.IDENTIFIED_ITEM')) &lt;= 1;</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276A42" w:rsidRDefault="00276A42" w:rsidP="00276A42">
      <w:pPr>
        <w:pStyle w:val="NormalWeb"/>
        <w:rPr>
          <w:color w:val="000000"/>
          <w:sz w:val="27"/>
          <w:szCs w:val="27"/>
        </w:rPr>
      </w:pPr>
      <w:r>
        <w:rPr>
          <w:color w:val="000000"/>
          <w:sz w:val="27"/>
          <w:szCs w:val="27"/>
          <w:u w:val="single"/>
        </w:rPr>
        <w:t>Attribute definitions:</w:t>
      </w:r>
    </w:p>
    <w:p w:rsidR="00276A42" w:rsidRDefault="00276A42" w:rsidP="00276A42">
      <w:pPr>
        <w:pStyle w:val="expressdescription"/>
        <w:rPr>
          <w:color w:val="000000"/>
          <w:sz w:val="27"/>
          <w:szCs w:val="27"/>
        </w:rPr>
      </w:pPr>
      <w:r>
        <w:rPr>
          <w:b/>
          <w:bCs/>
          <w:color w:val="000000"/>
          <w:sz w:val="27"/>
          <w:szCs w:val="27"/>
        </w:rPr>
        <w:t>name: </w:t>
      </w:r>
      <w:r>
        <w:rPr>
          <w:color w:val="000000"/>
          <w:sz w:val="27"/>
          <w:szCs w:val="27"/>
        </w:rPr>
        <w:t>the label by which the </w:t>
      </w:r>
      <w:r>
        <w:rPr>
          <w:b/>
          <w:bCs/>
          <w:color w:val="000000"/>
          <w:sz w:val="27"/>
          <w:szCs w:val="27"/>
        </w:rPr>
        <w:t>ascribable_state_relationship</w:t>
      </w:r>
      <w:r>
        <w:rPr>
          <w:color w:val="000000"/>
          <w:sz w:val="27"/>
          <w:szCs w:val="27"/>
        </w:rPr>
        <w:t> is known.</w:t>
      </w:r>
    </w:p>
    <w:p w:rsidR="00276A42" w:rsidRDefault="00276A42" w:rsidP="00276A42">
      <w:pPr>
        <w:pStyle w:val="expressdescription"/>
        <w:rPr>
          <w:color w:val="000000"/>
          <w:sz w:val="27"/>
          <w:szCs w:val="27"/>
        </w:rPr>
      </w:pPr>
      <w:r>
        <w:rPr>
          <w:b/>
          <w:bCs/>
          <w:color w:val="000000"/>
          <w:sz w:val="27"/>
          <w:szCs w:val="27"/>
        </w:rPr>
        <w:t>description: </w:t>
      </w:r>
      <w:r>
        <w:rPr>
          <w:color w:val="000000"/>
          <w:sz w:val="27"/>
          <w:szCs w:val="27"/>
        </w:rPr>
        <w:t>the text that characterizes the </w:t>
      </w:r>
      <w:r>
        <w:rPr>
          <w:b/>
          <w:bCs/>
          <w:color w:val="000000"/>
          <w:sz w:val="27"/>
          <w:szCs w:val="27"/>
        </w:rPr>
        <w:t>ascribable_state_relationship</w:t>
      </w:r>
      <w:r>
        <w:rPr>
          <w:color w:val="000000"/>
          <w:sz w:val="27"/>
          <w:szCs w:val="27"/>
        </w:rPr>
        <w:t>. The value of the attribute need not be specified.</w:t>
      </w:r>
    </w:p>
    <w:p w:rsidR="00276A42" w:rsidRDefault="00276A42" w:rsidP="00276A42">
      <w:pPr>
        <w:pStyle w:val="expressdescription"/>
        <w:rPr>
          <w:color w:val="000000"/>
          <w:sz w:val="27"/>
          <w:szCs w:val="27"/>
        </w:rPr>
      </w:pPr>
      <w:r>
        <w:rPr>
          <w:b/>
          <w:bCs/>
          <w:color w:val="000000"/>
          <w:sz w:val="27"/>
          <w:szCs w:val="27"/>
        </w:rPr>
        <w:t>relating_ascribable_state: </w:t>
      </w:r>
      <w:r>
        <w:rPr>
          <w:color w:val="000000"/>
          <w:sz w:val="27"/>
          <w:szCs w:val="27"/>
        </w:rPr>
        <w:t>one of the instances of </w:t>
      </w:r>
      <w:r>
        <w:rPr>
          <w:b/>
          <w:bCs/>
          <w:color w:val="000000"/>
          <w:sz w:val="27"/>
          <w:szCs w:val="27"/>
        </w:rPr>
        <w:t>ascribable_state_relationship</w:t>
      </w:r>
      <w:r>
        <w:rPr>
          <w:color w:val="000000"/>
          <w:sz w:val="27"/>
          <w:szCs w:val="27"/>
        </w:rPr>
        <w:t> that is a part of the relationship.</w:t>
      </w:r>
    </w:p>
    <w:p w:rsidR="00276A42" w:rsidRDefault="00276A42" w:rsidP="00276A42">
      <w:pPr>
        <w:pStyle w:val="expressdescription"/>
        <w:rPr>
          <w:color w:val="000000"/>
          <w:sz w:val="27"/>
          <w:szCs w:val="27"/>
        </w:rPr>
      </w:pPr>
      <w:r>
        <w:rPr>
          <w:b/>
          <w:bCs/>
          <w:color w:val="000000"/>
          <w:sz w:val="27"/>
          <w:szCs w:val="27"/>
        </w:rPr>
        <w:t>related_ascribable_state: </w:t>
      </w:r>
      <w:r>
        <w:rPr>
          <w:color w:val="000000"/>
          <w:sz w:val="27"/>
          <w:szCs w:val="27"/>
        </w:rPr>
        <w:t>the other instance of </w:t>
      </w:r>
      <w:r>
        <w:rPr>
          <w:b/>
          <w:bCs/>
          <w:color w:val="000000"/>
          <w:sz w:val="27"/>
          <w:szCs w:val="27"/>
        </w:rPr>
        <w:t>ascribable_state_relationship</w:t>
      </w:r>
      <w:r>
        <w:rPr>
          <w:color w:val="000000"/>
          <w:sz w:val="27"/>
          <w:szCs w:val="27"/>
        </w:rPr>
        <w:t> that is a part of the relationship. If one element of the relationship is dependent upon the other, this attribute shall be the dependent one.</w:t>
      </w:r>
    </w:p>
    <w:p w:rsidR="00276A42" w:rsidRDefault="00276A42" w:rsidP="00276A42">
      <w:pPr>
        <w:pStyle w:val="note"/>
        <w:rPr>
          <w:color w:val="000000"/>
          <w:sz w:val="27"/>
          <w:szCs w:val="27"/>
        </w:rPr>
      </w:pPr>
      <w:r>
        <w:rPr>
          <w:color w:val="000000"/>
        </w:rPr>
        <w:lastRenderedPageBreak/>
        <w:t>NOTE    The values related to this attribute can be specified in an annotated EXPRESS schema that uses or specializes this entity, or in an agreement of common understanding between the partners sharing this information.</w:t>
      </w:r>
    </w:p>
    <w:p w:rsidR="00276A42" w:rsidRDefault="00276A42" w:rsidP="00276A42">
      <w:pPr>
        <w:pStyle w:val="expressdescription"/>
        <w:rPr>
          <w:color w:val="000000"/>
          <w:sz w:val="27"/>
          <w:szCs w:val="27"/>
        </w:rPr>
      </w:pPr>
      <w:r>
        <w:rPr>
          <w:b/>
          <w:bCs/>
          <w:color w:val="000000"/>
          <w:sz w:val="27"/>
          <w:szCs w:val="27"/>
        </w:rPr>
        <w:t>id: </w:t>
      </w:r>
      <w:r>
        <w:rPr>
          <w:color w:val="000000"/>
          <w:sz w:val="27"/>
          <w:szCs w:val="27"/>
        </w:rPr>
        <w:t>the </w:t>
      </w:r>
      <w:hyperlink r:id="rId47" w:anchor="support_resource_schema.identifier" w:history="1">
        <w:r>
          <w:rPr>
            <w:rStyle w:val="Hyperlink"/>
            <w:b/>
            <w:bCs/>
            <w:sz w:val="27"/>
            <w:szCs w:val="27"/>
          </w:rPr>
          <w:t>identifier</w:t>
        </w:r>
      </w:hyperlink>
      <w:r>
        <w:rPr>
          <w:color w:val="000000"/>
          <w:sz w:val="27"/>
          <w:szCs w:val="27"/>
        </w:rPr>
        <w:t> that distinguishes the </w:t>
      </w:r>
      <w:r>
        <w:rPr>
          <w:b/>
          <w:bCs/>
          <w:color w:val="000000"/>
          <w:sz w:val="27"/>
          <w:szCs w:val="27"/>
        </w:rPr>
        <w:t>group</w:t>
      </w:r>
      <w:r>
        <w:rPr>
          <w:color w:val="000000"/>
          <w:sz w:val="27"/>
          <w:szCs w:val="27"/>
        </w:rPr>
        <w:t>. The value of this attribute need not be specified.</w:t>
      </w:r>
    </w:p>
    <w:p w:rsidR="00276A42" w:rsidRDefault="00276A42" w:rsidP="00276A42">
      <w:pPr>
        <w:pStyle w:val="note"/>
        <w:rPr>
          <w:color w:val="000000"/>
          <w:sz w:val="27"/>
          <w:szCs w:val="27"/>
        </w:rPr>
      </w:pPr>
      <w:r>
        <w:rPr>
          <w:color w:val="000000"/>
        </w:rPr>
        <w:t xml:space="preserve">NOTE 1   This attribute is an upwardly compatible addition to </w:t>
      </w:r>
      <w:ins w:id="28" w:author="Sapp (US), Brandon" w:date="2019-03-21T09:05:00Z">
        <w:r w:rsidR="001A2C87">
          <w:rPr>
            <w:color w:val="000000"/>
          </w:rPr>
          <w:t xml:space="preserve">the </w:t>
        </w:r>
      </w:ins>
      <w:r>
        <w:rPr>
          <w:color w:val="000000"/>
        </w:rPr>
        <w:t>group as specified in ISO 10303-41:1994.</w:t>
      </w:r>
    </w:p>
    <w:p w:rsidR="00276A42" w:rsidRDefault="00276A42" w:rsidP="00276A42">
      <w:pPr>
        <w:pStyle w:val="note"/>
        <w:rPr>
          <w:color w:val="000000"/>
          <w:sz w:val="27"/>
          <w:szCs w:val="27"/>
        </w:rPr>
      </w:pPr>
      <w:r>
        <w:rPr>
          <w:color w:val="000000"/>
        </w:rPr>
        <w:t>NOTE 2   The meaning of this attribute can be defined in the annotated EXPRESS schemas that use or specialize this entity, or in an agreement of common understanding between the partners sharing this information.</w:t>
      </w:r>
    </w:p>
    <w:p w:rsidR="00276A42" w:rsidRDefault="00276A42" w:rsidP="00276A42">
      <w:pPr>
        <w:pStyle w:val="note"/>
        <w:rPr>
          <w:color w:val="000000"/>
          <w:sz w:val="27"/>
          <w:szCs w:val="27"/>
        </w:rPr>
      </w:pPr>
      <w:bookmarkStart w:id="29" w:name="note_3"/>
      <w:r>
        <w:rPr>
          <w:color w:val="000000"/>
        </w:rPr>
        <w:t>NOTE 3   The context in which id is used as a discriminating characteristic can be identified in an annotated Express schema that uses or specializes this entity, or by default, in an agreement of common understanding between partners sharing this information.</w:t>
      </w:r>
    </w:p>
    <w:p w:rsidR="00276A42" w:rsidRDefault="00276A42" w:rsidP="00276A42">
      <w:pPr>
        <w:pStyle w:val="NormalWeb"/>
        <w:rPr>
          <w:color w:val="000000"/>
          <w:sz w:val="27"/>
          <w:szCs w:val="27"/>
        </w:rPr>
      </w:pPr>
      <w:r>
        <w:rPr>
          <w:color w:val="000000"/>
          <w:sz w:val="27"/>
          <w:szCs w:val="27"/>
          <w:u w:val="single"/>
        </w:rPr>
        <w:t>Formal propositions:</w:t>
      </w:r>
    </w:p>
    <w:p w:rsidR="00276A42" w:rsidRDefault="00276A42" w:rsidP="00276A42">
      <w:pPr>
        <w:pStyle w:val="expressdescription"/>
        <w:rPr>
          <w:color w:val="000000"/>
          <w:sz w:val="27"/>
          <w:szCs w:val="27"/>
        </w:rPr>
      </w:pPr>
      <w:bookmarkStart w:id="30" w:name="state_observed_schema.ascribable_state_r"/>
      <w:r>
        <w:rPr>
          <w:b/>
          <w:bCs/>
          <w:color w:val="000000"/>
          <w:sz w:val="27"/>
          <w:szCs w:val="27"/>
        </w:rPr>
        <w:t>WR1: </w:t>
      </w:r>
      <w:bookmarkEnd w:id="30"/>
      <w:r>
        <w:rPr>
          <w:color w:val="000000"/>
          <w:sz w:val="27"/>
          <w:szCs w:val="27"/>
        </w:rPr>
        <w:t>Each </w:t>
      </w:r>
      <w:r>
        <w:rPr>
          <w:b/>
          <w:bCs/>
          <w:color w:val="000000"/>
          <w:sz w:val="27"/>
          <w:szCs w:val="27"/>
        </w:rPr>
        <w:t>group</w:t>
      </w:r>
      <w:r>
        <w:rPr>
          <w:color w:val="000000"/>
          <w:sz w:val="27"/>
          <w:szCs w:val="27"/>
        </w:rPr>
        <w:t> shall be the </w:t>
      </w:r>
      <w:hyperlink r:id="rId48" w:anchor="basic_attribute_schema.id_attribute.identified_item" w:history="1">
        <w:r>
          <w:rPr>
            <w:rStyle w:val="Hyperlink"/>
            <w:b/>
            <w:bCs/>
            <w:sz w:val="27"/>
            <w:szCs w:val="27"/>
          </w:rPr>
          <w:t>identified_item</w:t>
        </w:r>
      </w:hyperlink>
      <w:r>
        <w:rPr>
          <w:color w:val="000000"/>
          <w:sz w:val="27"/>
          <w:szCs w:val="27"/>
        </w:rPr>
        <w:t> in at most one </w:t>
      </w:r>
      <w:hyperlink r:id="rId49" w:anchor="basic_attribute_schema.id_attribute" w:history="1">
        <w:r>
          <w:rPr>
            <w:rStyle w:val="Hyperlink"/>
            <w:b/>
            <w:bCs/>
            <w:sz w:val="27"/>
            <w:szCs w:val="27"/>
          </w:rPr>
          <w:t>id_attribute</w:t>
        </w:r>
      </w:hyperlink>
      <w:r>
        <w:rPr>
          <w:color w:val="000000"/>
          <w:sz w:val="27"/>
          <w:szCs w:val="27"/>
        </w:rPr>
        <w:t>.</w:t>
      </w:r>
    </w:p>
    <w:p w:rsidR="00276A42" w:rsidRDefault="00276A42" w:rsidP="00276A42">
      <w:pPr>
        <w:pStyle w:val="note"/>
        <w:rPr>
          <w:color w:val="000000"/>
          <w:sz w:val="27"/>
          <w:szCs w:val="27"/>
        </w:rPr>
      </w:pPr>
      <w:r>
        <w:rPr>
          <w:color w:val="000000"/>
        </w:rPr>
        <w:t>NOTE 1   The </w:t>
      </w:r>
      <w:hyperlink r:id="rId50" w:anchor="basic_attribute_schema.id_attribute" w:history="1">
        <w:r>
          <w:rPr>
            <w:rStyle w:val="Hyperlink"/>
            <w:b/>
            <w:bCs/>
          </w:rPr>
          <w:t>id_attribute</w:t>
        </w:r>
      </w:hyperlink>
      <w:r>
        <w:rPr>
          <w:color w:val="000000"/>
        </w:rPr>
        <w:t> data type is defined in </w:t>
      </w:r>
      <w:hyperlink r:id="rId51" w:anchor="basic_attribute_schema" w:history="1">
        <w:r>
          <w:rPr>
            <w:rStyle w:val="Hyperlink"/>
            <w:b/>
            <w:bCs/>
          </w:rPr>
          <w:t>basic_attribute_schema</w:t>
        </w:r>
      </w:hyperlink>
      <w:r>
        <w:rPr>
          <w:color w:val="000000"/>
        </w:rPr>
        <w:t> of this part of ISO 10303.</w:t>
      </w:r>
    </w:p>
    <w:p w:rsidR="00276A42" w:rsidRDefault="00276A42" w:rsidP="00276A42">
      <w:pPr>
        <w:pStyle w:val="note"/>
        <w:rPr>
          <w:color w:val="000000"/>
          <w:sz w:val="27"/>
          <w:szCs w:val="27"/>
        </w:rPr>
      </w:pPr>
      <w:r>
        <w:rPr>
          <w:color w:val="000000"/>
        </w:rPr>
        <w:t>NOTE 2   A template for constraining the population of the entity data types defined in the </w:t>
      </w:r>
      <w:hyperlink r:id="rId52" w:anchor="basic_attribute_schema" w:history="1">
        <w:r>
          <w:rPr>
            <w:rStyle w:val="Hyperlink"/>
            <w:b/>
            <w:bCs/>
          </w:rPr>
          <w:t>basic_attribute_schema</w:t>
        </w:r>
      </w:hyperlink>
      <w:r>
        <w:rPr>
          <w:color w:val="000000"/>
        </w:rPr>
        <w:t> is described in annex E.</w:t>
      </w:r>
    </w:p>
    <w:p w:rsidR="00276A42" w:rsidRDefault="00276A42" w:rsidP="00276A42">
      <w:pPr>
        <w:pStyle w:val="Heading2"/>
        <w:rPr>
          <w:color w:val="000000"/>
        </w:rPr>
      </w:pPr>
      <w:r>
        <w:rPr>
          <w:color w:val="000000"/>
        </w:rPr>
        <w:t>5.3.3 hypothesis_state_to_confirmation_state_relationship   </w:t>
      </w:r>
      <w:r>
        <w:rPr>
          <w:noProof/>
          <w:color w:val="0000FF"/>
          <w:lang w:eastAsia="en-GB"/>
        </w:rPr>
        <w:drawing>
          <wp:inline distT="0" distB="0" distL="0" distR="0">
            <wp:extent cx="180975" cy="209550"/>
            <wp:effectExtent l="0" t="0" r="9525" b="0"/>
            <wp:docPr id="6" name="Picture 6" descr="EXPRESS-G">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XPRESS-G">
                      <a:hlinkClick r:id="rId27"/>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276A42" w:rsidRDefault="00276A42" w:rsidP="00276A42">
      <w:r>
        <w:rPr>
          <w:color w:val="000000"/>
          <w:sz w:val="27"/>
          <w:szCs w:val="27"/>
        </w:rPr>
        <w:t>A </w:t>
      </w:r>
      <w:r>
        <w:rPr>
          <w:b/>
          <w:bCs/>
          <w:color w:val="000000"/>
          <w:sz w:val="27"/>
          <w:szCs w:val="27"/>
        </w:rPr>
        <w:t>hypothesis_state_to_confirmation_state_relationship</w:t>
      </w:r>
      <w:r>
        <w:rPr>
          <w:color w:val="000000"/>
          <w:sz w:val="27"/>
          <w:szCs w:val="27"/>
        </w:rPr>
        <w:t> is a type of </w:t>
      </w:r>
      <w:hyperlink r:id="rId53" w:anchor="state_observed_schema.state_definition_to_state_assignment_relationship" w:history="1">
        <w:r>
          <w:rPr>
            <w:rStyle w:val="Hyperlink"/>
            <w:b/>
            <w:bCs/>
            <w:sz w:val="27"/>
            <w:szCs w:val="27"/>
          </w:rPr>
          <w:t>state_definition_to_state_assignment_relationship</w:t>
        </w:r>
      </w:hyperlink>
      <w:r>
        <w:rPr>
          <w:color w:val="000000"/>
          <w:sz w:val="27"/>
          <w:szCs w:val="27"/>
        </w:rPr>
        <w:t> that describes a relationship between two </w:t>
      </w:r>
      <w:hyperlink r:id="rId54" w:anchor="state_observed_schema.ascribable_state" w:history="1">
        <w:r>
          <w:rPr>
            <w:rStyle w:val="Hyperlink"/>
            <w:b/>
            <w:bCs/>
            <w:sz w:val="27"/>
            <w:szCs w:val="27"/>
          </w:rPr>
          <w:t>ascribable_state</w:t>
        </w:r>
      </w:hyperlink>
      <w:r>
        <w:rPr>
          <w:color w:val="000000"/>
          <w:sz w:val="27"/>
          <w:szCs w:val="27"/>
        </w:rPr>
        <w:t> objects.</w:t>
      </w:r>
    </w:p>
    <w:p w:rsidR="00276A42" w:rsidRDefault="00276A42" w:rsidP="00276A42">
      <w:pPr>
        <w:pStyle w:val="NormalWeb"/>
        <w:rPr>
          <w:color w:val="000000"/>
          <w:sz w:val="27"/>
          <w:szCs w:val="27"/>
        </w:rPr>
      </w:pPr>
      <w:r>
        <w:rPr>
          <w:color w:val="000000"/>
          <w:sz w:val="27"/>
          <w:szCs w:val="27"/>
          <w:u w:val="single"/>
        </w:rPr>
        <w:t>EXPRESS specification:</w:t>
      </w:r>
    </w:p>
    <w:p w:rsidR="00276A42" w:rsidRDefault="00276A42" w:rsidP="00276A42">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hypothesis_state_to_confirmation_state_relationship</w:t>
      </w:r>
      <w:r>
        <w:rPr>
          <w:rFonts w:ascii="Courier New" w:hAnsi="Courier New" w:cs="Courier New"/>
          <w:color w:val="000000"/>
          <w:sz w:val="20"/>
          <w:szCs w:val="20"/>
        </w:rPr>
        <w:br/>
      </w:r>
      <w:r>
        <w:rPr>
          <w:rStyle w:val="HTMLCode"/>
          <w:color w:val="000000"/>
        </w:rPr>
        <w:t>  SUBTYPE OF (</w:t>
      </w:r>
      <w:hyperlink r:id="rId55" w:anchor="state_observed_schema.state_definition_to_state_assignment_relationship" w:history="1">
        <w:r>
          <w:rPr>
            <w:rStyle w:val="Hyperlink"/>
            <w:rFonts w:ascii="Courier New" w:hAnsi="Courier New" w:cs="Courier New"/>
            <w:sz w:val="20"/>
            <w:szCs w:val="20"/>
          </w:rPr>
          <w:t>state_definition_to_state_assignment_relationship</w:t>
        </w:r>
      </w:hyperlink>
      <w:r>
        <w:rPr>
          <w:rStyle w:val="HTMLCode"/>
          <w:color w:val="000000"/>
        </w:rPr>
        <w:t>);</w:t>
      </w:r>
      <w:r>
        <w:rPr>
          <w:rFonts w:ascii="Courier New" w:hAnsi="Courier New" w:cs="Courier New"/>
          <w:color w:val="000000"/>
          <w:sz w:val="20"/>
          <w:szCs w:val="20"/>
        </w:rPr>
        <w:br/>
      </w:r>
      <w:r>
        <w:rPr>
          <w:rStyle w:val="HTMLCode"/>
          <w:color w:val="000000"/>
        </w:rPr>
        <w:t>  confirmed_state : </w:t>
      </w:r>
      <w:hyperlink r:id="rId56" w:anchor="state_observed_schema.ascribable_state" w:history="1">
        <w:r>
          <w:rPr>
            <w:rStyle w:val="Hyperlink"/>
            <w:rFonts w:ascii="Courier New" w:hAnsi="Courier New" w:cs="Courier New"/>
            <w:sz w:val="20"/>
            <w:szCs w:val="20"/>
          </w:rPr>
          <w:t>ascribable_state</w:t>
        </w:r>
      </w:hyperlink>
      <w:r>
        <w:rPr>
          <w:rStyle w:val="HTMLCode"/>
          <w:color w:val="000000"/>
        </w:rPr>
        <w:t>;</w:t>
      </w:r>
      <w:r>
        <w:rPr>
          <w:rFonts w:ascii="Courier New" w:hAnsi="Courier New" w:cs="Courier New"/>
          <w:color w:val="000000"/>
          <w:sz w:val="20"/>
          <w:szCs w:val="20"/>
        </w:rPr>
        <w:br/>
      </w:r>
      <w:r>
        <w:rPr>
          <w:rStyle w:val="HTMLCode"/>
          <w:color w:val="000000"/>
        </w:rPr>
        <w:t>  hypothesized_state : </w:t>
      </w:r>
      <w:hyperlink r:id="rId57" w:anchor="state_observed_schema.ascribable_state" w:history="1">
        <w:r>
          <w:rPr>
            <w:rStyle w:val="Hyperlink"/>
            <w:rFonts w:ascii="Courier New" w:hAnsi="Courier New" w:cs="Courier New"/>
            <w:sz w:val="20"/>
            <w:szCs w:val="20"/>
          </w:rPr>
          <w:t>ascribable_state</w:t>
        </w:r>
      </w:hyperlink>
      <w:r>
        <w:rPr>
          <w:rStyle w:val="HTMLCode"/>
          <w:color w:val="000000"/>
        </w:rPr>
        <w:t>;</w:t>
      </w:r>
      <w:r>
        <w:rPr>
          <w:rFonts w:ascii="Courier New" w:hAnsi="Courier New" w:cs="Courier New"/>
          <w:color w:val="000000"/>
          <w:sz w:val="20"/>
          <w:szCs w:val="20"/>
        </w:rPr>
        <w:br/>
      </w:r>
      <w:r>
        <w:rPr>
          <w:rStyle w:val="HTMLCode"/>
          <w:color w:val="000000"/>
        </w:rPr>
        <w:t>WHERE</w:t>
      </w:r>
      <w:r>
        <w:rPr>
          <w:rFonts w:ascii="Courier New" w:hAnsi="Courier New" w:cs="Courier New"/>
          <w:color w:val="000000"/>
          <w:sz w:val="20"/>
          <w:szCs w:val="20"/>
        </w:rPr>
        <w:br/>
      </w:r>
      <w:r>
        <w:rPr>
          <w:rStyle w:val="HTMLCode"/>
          <w:color w:val="000000"/>
        </w:rPr>
        <w:t>  WR1: acyclic_hypothesis_state_to_confirmation_state_relationship(SELF, [confirmed_state], 'STATE_OBSERVED_SCHEMA.HYPOTHESIS_STATE_TO_CONFIRMATION_STATE_RELATIONSHIP');</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276A42" w:rsidRDefault="00276A42" w:rsidP="00276A42">
      <w:pPr>
        <w:pStyle w:val="NormalWeb"/>
        <w:rPr>
          <w:color w:val="000000"/>
          <w:sz w:val="27"/>
          <w:szCs w:val="27"/>
        </w:rPr>
      </w:pPr>
      <w:r>
        <w:rPr>
          <w:color w:val="000000"/>
          <w:sz w:val="27"/>
          <w:szCs w:val="27"/>
          <w:u w:val="single"/>
        </w:rPr>
        <w:t>Attribute definitions:</w:t>
      </w:r>
    </w:p>
    <w:p w:rsidR="00276A42" w:rsidRDefault="00276A42" w:rsidP="00276A42">
      <w:pPr>
        <w:pStyle w:val="expressdescription"/>
        <w:rPr>
          <w:color w:val="000000"/>
          <w:sz w:val="27"/>
          <w:szCs w:val="27"/>
        </w:rPr>
      </w:pPr>
      <w:r>
        <w:rPr>
          <w:b/>
          <w:bCs/>
          <w:color w:val="000000"/>
          <w:sz w:val="27"/>
          <w:szCs w:val="27"/>
        </w:rPr>
        <w:t>confirmed_state: </w:t>
      </w:r>
      <w:r>
        <w:rPr>
          <w:color w:val="000000"/>
          <w:sz w:val="27"/>
          <w:szCs w:val="27"/>
        </w:rPr>
        <w:t>the other object of </w:t>
      </w:r>
      <w:hyperlink r:id="rId58" w:anchor="state_observed_schema.ascribable_state" w:history="1">
        <w:r>
          <w:rPr>
            <w:rStyle w:val="Hyperlink"/>
            <w:b/>
            <w:bCs/>
            <w:sz w:val="27"/>
            <w:szCs w:val="27"/>
          </w:rPr>
          <w:t>ascribable_state</w:t>
        </w:r>
      </w:hyperlink>
      <w:r>
        <w:rPr>
          <w:color w:val="000000"/>
          <w:sz w:val="27"/>
          <w:szCs w:val="27"/>
        </w:rPr>
        <w:t> that is part of the relationship.</w:t>
      </w:r>
    </w:p>
    <w:p w:rsidR="00276A42" w:rsidRDefault="00276A42" w:rsidP="00276A42">
      <w:pPr>
        <w:pStyle w:val="expressdescription"/>
        <w:rPr>
          <w:color w:val="000000"/>
          <w:sz w:val="27"/>
          <w:szCs w:val="27"/>
        </w:rPr>
      </w:pPr>
      <w:r>
        <w:rPr>
          <w:b/>
          <w:bCs/>
          <w:color w:val="000000"/>
          <w:sz w:val="27"/>
          <w:szCs w:val="27"/>
        </w:rPr>
        <w:t>hypothesized_state: </w:t>
      </w:r>
      <w:r>
        <w:rPr>
          <w:color w:val="000000"/>
          <w:sz w:val="27"/>
          <w:szCs w:val="27"/>
        </w:rPr>
        <w:t>one object of </w:t>
      </w:r>
      <w:hyperlink r:id="rId59" w:anchor="state_observed_schema.ascribable_state" w:history="1">
        <w:r>
          <w:rPr>
            <w:rStyle w:val="Hyperlink"/>
            <w:b/>
            <w:bCs/>
            <w:sz w:val="27"/>
            <w:szCs w:val="27"/>
          </w:rPr>
          <w:t>ascribable_state</w:t>
        </w:r>
      </w:hyperlink>
      <w:r>
        <w:rPr>
          <w:color w:val="000000"/>
          <w:sz w:val="27"/>
          <w:szCs w:val="27"/>
        </w:rPr>
        <w:t> that is part of the relationship.</w:t>
      </w:r>
    </w:p>
    <w:p w:rsidR="00276A42" w:rsidRDefault="00276A42" w:rsidP="00276A42">
      <w:pPr>
        <w:pStyle w:val="NormalWeb"/>
        <w:rPr>
          <w:color w:val="000000"/>
          <w:sz w:val="27"/>
          <w:szCs w:val="27"/>
        </w:rPr>
      </w:pPr>
      <w:r>
        <w:rPr>
          <w:color w:val="000000"/>
          <w:sz w:val="27"/>
          <w:szCs w:val="27"/>
          <w:u w:val="single"/>
        </w:rPr>
        <w:lastRenderedPageBreak/>
        <w:t>Formal propositions:</w:t>
      </w:r>
    </w:p>
    <w:p w:rsidR="00276A42" w:rsidRDefault="00276A42" w:rsidP="00276A42">
      <w:pPr>
        <w:pStyle w:val="expressdescription"/>
        <w:rPr>
          <w:color w:val="000000"/>
          <w:sz w:val="27"/>
          <w:szCs w:val="27"/>
        </w:rPr>
      </w:pPr>
      <w:bookmarkStart w:id="31" w:name="state_observed_schema.hypothesis_state_t"/>
      <w:r>
        <w:rPr>
          <w:b/>
          <w:bCs/>
          <w:color w:val="000000"/>
          <w:sz w:val="27"/>
          <w:szCs w:val="27"/>
        </w:rPr>
        <w:t>WR1: </w:t>
      </w:r>
      <w:bookmarkEnd w:id="31"/>
      <w:r>
        <w:rPr>
          <w:color w:val="000000"/>
          <w:sz w:val="27"/>
          <w:szCs w:val="27"/>
        </w:rPr>
        <w:t>A </w:t>
      </w:r>
      <w:r>
        <w:rPr>
          <w:b/>
          <w:bCs/>
          <w:color w:val="000000"/>
          <w:sz w:val="27"/>
          <w:szCs w:val="27"/>
        </w:rPr>
        <w:t>hypothesis_state_to_confirmation_state_relationship</w:t>
      </w:r>
      <w:r>
        <w:rPr>
          <w:color w:val="000000"/>
          <w:sz w:val="27"/>
          <w:szCs w:val="27"/>
        </w:rPr>
        <w:t> shall not participate in its own definition.</w:t>
      </w:r>
    </w:p>
    <w:p w:rsidR="00276A42" w:rsidRDefault="00276A42" w:rsidP="00276A42">
      <w:pPr>
        <w:pStyle w:val="Heading2"/>
        <w:rPr>
          <w:color w:val="000000"/>
        </w:rPr>
      </w:pPr>
      <w:r>
        <w:rPr>
          <w:color w:val="000000"/>
        </w:rPr>
        <w:t>5.3.4 state_definition_to_state_assignment_relationship   </w:t>
      </w:r>
      <w:r>
        <w:rPr>
          <w:noProof/>
          <w:color w:val="0000FF"/>
          <w:lang w:eastAsia="en-GB"/>
        </w:rPr>
        <w:drawing>
          <wp:inline distT="0" distB="0" distL="0" distR="0">
            <wp:extent cx="180975" cy="209550"/>
            <wp:effectExtent l="0" t="0" r="9525" b="0"/>
            <wp:docPr id="5" name="Picture 5" descr="EXPRESS-G">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XPRESS-G">
                      <a:hlinkClick r:id="rId27"/>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276A42" w:rsidRDefault="00276A42" w:rsidP="00276A42">
      <w:r>
        <w:rPr>
          <w:color w:val="000000"/>
          <w:sz w:val="27"/>
          <w:szCs w:val="27"/>
        </w:rPr>
        <w:t>A </w:t>
      </w:r>
      <w:r>
        <w:rPr>
          <w:b/>
          <w:bCs/>
          <w:color w:val="000000"/>
          <w:sz w:val="27"/>
          <w:szCs w:val="27"/>
        </w:rPr>
        <w:t>state_definition_to_state_assignment_relationship</w:t>
      </w:r>
      <w:r>
        <w:rPr>
          <w:color w:val="000000"/>
          <w:sz w:val="27"/>
          <w:szCs w:val="27"/>
        </w:rPr>
        <w:t> is a type of </w:t>
      </w:r>
      <w:hyperlink r:id="rId60" w:anchor="state_observed_schema.ascribable_state_relationship" w:history="1">
        <w:r>
          <w:rPr>
            <w:rStyle w:val="Hyperlink"/>
            <w:b/>
            <w:bCs/>
            <w:sz w:val="27"/>
            <w:szCs w:val="27"/>
          </w:rPr>
          <w:t>ascribable_state_relationship</w:t>
        </w:r>
      </w:hyperlink>
      <w:r>
        <w:rPr>
          <w:color w:val="000000"/>
          <w:sz w:val="27"/>
          <w:szCs w:val="27"/>
        </w:rPr>
        <w:t> that describes a relationship between two </w:t>
      </w:r>
      <w:hyperlink r:id="rId61" w:anchor="state_observed_schema.ascribable_state" w:history="1">
        <w:r>
          <w:rPr>
            <w:rStyle w:val="Hyperlink"/>
            <w:b/>
            <w:bCs/>
            <w:sz w:val="27"/>
            <w:szCs w:val="27"/>
          </w:rPr>
          <w:t>ascribable_state</w:t>
        </w:r>
      </w:hyperlink>
      <w:ins w:id="32" w:author="Sapp (US), Brandon" w:date="2019-03-21T09:10:00Z">
        <w:r w:rsidR="001A2C87">
          <w:t xml:space="preserve"> </w:t>
        </w:r>
      </w:ins>
      <w:r>
        <w:rPr>
          <w:color w:val="000000"/>
          <w:sz w:val="27"/>
          <w:szCs w:val="27"/>
        </w:rPr>
        <w:t>objects.</w:t>
      </w:r>
    </w:p>
    <w:p w:rsidR="00276A42" w:rsidRDefault="00276A42" w:rsidP="00276A42">
      <w:pPr>
        <w:pStyle w:val="NormalWeb"/>
        <w:rPr>
          <w:color w:val="000000"/>
          <w:sz w:val="27"/>
          <w:szCs w:val="27"/>
        </w:rPr>
      </w:pPr>
      <w:r>
        <w:rPr>
          <w:color w:val="000000"/>
          <w:sz w:val="27"/>
          <w:szCs w:val="27"/>
          <w:u w:val="single"/>
        </w:rPr>
        <w:t>EXPRESS specification:</w:t>
      </w:r>
    </w:p>
    <w:p w:rsidR="00276A42" w:rsidRDefault="00276A42" w:rsidP="00276A42">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state_definition_to_state_assignment_relationship</w:t>
      </w:r>
      <w:r>
        <w:rPr>
          <w:rFonts w:ascii="Courier New" w:hAnsi="Courier New" w:cs="Courier New"/>
          <w:color w:val="000000"/>
          <w:sz w:val="20"/>
          <w:szCs w:val="20"/>
        </w:rPr>
        <w:br/>
      </w:r>
      <w:r>
        <w:rPr>
          <w:rStyle w:val="HTMLCode"/>
          <w:color w:val="000000"/>
        </w:rPr>
        <w:t>  SUBTYPE OF (</w:t>
      </w:r>
      <w:hyperlink r:id="rId62" w:anchor="state_observed_schema.ascribable_state_relationship" w:history="1">
        <w:r>
          <w:rPr>
            <w:rStyle w:val="Hyperlink"/>
            <w:rFonts w:ascii="Courier New" w:hAnsi="Courier New" w:cs="Courier New"/>
            <w:sz w:val="20"/>
            <w:szCs w:val="20"/>
          </w:rPr>
          <w:t>ascribable_state_relationship</w:t>
        </w:r>
      </w:hyperlink>
      <w:r>
        <w:rPr>
          <w:rStyle w:val="HTMLCode"/>
          <w:color w:val="000000"/>
        </w:rPr>
        <w:t>);</w:t>
      </w:r>
      <w:r>
        <w:rPr>
          <w:rFonts w:ascii="Courier New" w:hAnsi="Courier New" w:cs="Courier New"/>
          <w:color w:val="000000"/>
          <w:sz w:val="20"/>
          <w:szCs w:val="20"/>
        </w:rPr>
        <w:br/>
      </w:r>
      <w:r>
        <w:rPr>
          <w:rStyle w:val="HTMLCode"/>
          <w:color w:val="000000"/>
        </w:rPr>
        <w:t>  relation_type : STRING;</w:t>
      </w:r>
      <w:r>
        <w:rPr>
          <w:rFonts w:ascii="Courier New" w:hAnsi="Courier New" w:cs="Courier New"/>
          <w:color w:val="000000"/>
          <w:sz w:val="20"/>
          <w:szCs w:val="20"/>
        </w:rPr>
        <w:br/>
      </w:r>
      <w:r>
        <w:rPr>
          <w:rStyle w:val="HTMLCode"/>
          <w:color w:val="000000"/>
        </w:rPr>
        <w:t>WHERE</w:t>
      </w:r>
      <w:r>
        <w:rPr>
          <w:rFonts w:ascii="Courier New" w:hAnsi="Courier New" w:cs="Courier New"/>
          <w:color w:val="000000"/>
          <w:sz w:val="20"/>
          <w:szCs w:val="20"/>
        </w:rPr>
        <w:br/>
      </w:r>
      <w:r>
        <w:rPr>
          <w:rStyle w:val="HTMLCode"/>
          <w:color w:val="000000"/>
        </w:rPr>
        <w:t>  WR1: acyclic_state_definition_to_state_assignment_relationship(SELF, [SELF\ascribable_state_relationship.related_ascribable_state], 'STATE_OBSERVED_SCHEMA.STATE_DEFINITION_TO_STATE_ASSIGNMENT_RELATIONSHIP');</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276A42" w:rsidRDefault="00276A42" w:rsidP="00276A42">
      <w:pPr>
        <w:pStyle w:val="NormalWeb"/>
        <w:rPr>
          <w:color w:val="000000"/>
          <w:sz w:val="27"/>
          <w:szCs w:val="27"/>
        </w:rPr>
      </w:pPr>
      <w:r>
        <w:rPr>
          <w:color w:val="000000"/>
          <w:sz w:val="27"/>
          <w:szCs w:val="27"/>
          <w:u w:val="single"/>
        </w:rPr>
        <w:t>Attribute definitions:</w:t>
      </w:r>
    </w:p>
    <w:p w:rsidR="00276A42" w:rsidRDefault="00276A42" w:rsidP="00276A42">
      <w:pPr>
        <w:pStyle w:val="expressdescription"/>
        <w:rPr>
          <w:color w:val="000000"/>
          <w:sz w:val="27"/>
          <w:szCs w:val="27"/>
        </w:rPr>
      </w:pPr>
      <w:r>
        <w:rPr>
          <w:b/>
          <w:bCs/>
          <w:color w:val="000000"/>
          <w:sz w:val="27"/>
          <w:szCs w:val="27"/>
        </w:rPr>
        <w:t>relation_type: </w:t>
      </w:r>
      <w:r>
        <w:rPr>
          <w:color w:val="000000"/>
          <w:sz w:val="27"/>
          <w:szCs w:val="27"/>
        </w:rPr>
        <w:t>the meaning of the relationship.</w:t>
      </w:r>
    </w:p>
    <w:p w:rsidR="00276A42" w:rsidRDefault="00276A42" w:rsidP="00276A42">
      <w:pPr>
        <w:pStyle w:val="NormalWeb"/>
        <w:rPr>
          <w:color w:val="000000"/>
          <w:sz w:val="27"/>
          <w:szCs w:val="27"/>
        </w:rPr>
      </w:pPr>
      <w:r>
        <w:rPr>
          <w:color w:val="000000"/>
          <w:sz w:val="27"/>
          <w:szCs w:val="27"/>
          <w:u w:val="single"/>
        </w:rPr>
        <w:t>Formal propositions:</w:t>
      </w:r>
    </w:p>
    <w:p w:rsidR="00276A42" w:rsidRDefault="00276A42" w:rsidP="00276A42">
      <w:pPr>
        <w:pStyle w:val="expressdescription"/>
        <w:rPr>
          <w:color w:val="000000"/>
          <w:sz w:val="27"/>
          <w:szCs w:val="27"/>
        </w:rPr>
      </w:pPr>
      <w:bookmarkStart w:id="33" w:name="state_observed_schema.state_definition_t"/>
      <w:r>
        <w:rPr>
          <w:b/>
          <w:bCs/>
          <w:color w:val="000000"/>
          <w:sz w:val="27"/>
          <w:szCs w:val="27"/>
        </w:rPr>
        <w:t>WR1: </w:t>
      </w:r>
      <w:bookmarkEnd w:id="33"/>
      <w:r>
        <w:rPr>
          <w:color w:val="000000"/>
          <w:sz w:val="27"/>
          <w:szCs w:val="27"/>
        </w:rPr>
        <w:t>A </w:t>
      </w:r>
      <w:r>
        <w:rPr>
          <w:b/>
          <w:bCs/>
          <w:color w:val="000000"/>
          <w:sz w:val="27"/>
          <w:szCs w:val="27"/>
        </w:rPr>
        <w:t>state_definition_to_state_assignment_relationship</w:t>
      </w:r>
      <w:r>
        <w:rPr>
          <w:color w:val="000000"/>
          <w:sz w:val="27"/>
          <w:szCs w:val="27"/>
        </w:rPr>
        <w:t> shall not participate in its own definition.</w:t>
      </w:r>
    </w:p>
    <w:p w:rsidR="00276A42" w:rsidRDefault="00276A42" w:rsidP="00276A42">
      <w:pPr>
        <w:pStyle w:val="Heading2"/>
        <w:rPr>
          <w:color w:val="000000"/>
        </w:rPr>
      </w:pPr>
      <w:bookmarkStart w:id="34" w:name="state_observed_schema.state_observed"/>
      <w:r>
        <w:rPr>
          <w:color w:val="000000"/>
        </w:rPr>
        <w:t>5.3.5 state_observed</w:t>
      </w:r>
      <w:bookmarkEnd w:id="34"/>
      <w:r>
        <w:rPr>
          <w:color w:val="000000"/>
        </w:rPr>
        <w:t>   </w:t>
      </w:r>
      <w:r>
        <w:rPr>
          <w:noProof/>
          <w:color w:val="0000FF"/>
          <w:lang w:eastAsia="en-GB"/>
        </w:rPr>
        <w:drawing>
          <wp:inline distT="0" distB="0" distL="0" distR="0">
            <wp:extent cx="180975" cy="209550"/>
            <wp:effectExtent l="0" t="0" r="9525" b="0"/>
            <wp:docPr id="4" name="Picture 4" descr="EXPRESS-G">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XPRESS-G">
                      <a:hlinkClick r:id="rId27"/>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276A42" w:rsidRDefault="00276A42" w:rsidP="00276A42">
      <w:pPr>
        <w:pStyle w:val="NormalWeb"/>
        <w:rPr>
          <w:color w:val="000000"/>
          <w:sz w:val="27"/>
          <w:szCs w:val="27"/>
        </w:rPr>
      </w:pPr>
      <w:r>
        <w:rPr>
          <w:color w:val="000000"/>
          <w:sz w:val="27"/>
          <w:szCs w:val="27"/>
        </w:rPr>
        <w:t>A </w:t>
      </w:r>
      <w:r>
        <w:rPr>
          <w:b/>
          <w:bCs/>
          <w:color w:val="000000"/>
          <w:sz w:val="27"/>
          <w:szCs w:val="27"/>
        </w:rPr>
        <w:t>state_observed</w:t>
      </w:r>
      <w:r>
        <w:rPr>
          <w:color w:val="000000"/>
          <w:sz w:val="27"/>
          <w:szCs w:val="27"/>
        </w:rPr>
        <w:t> is the existence of a mode of being for a period of time. A </w:t>
      </w:r>
      <w:r>
        <w:rPr>
          <w:b/>
          <w:bCs/>
          <w:color w:val="000000"/>
          <w:sz w:val="27"/>
          <w:szCs w:val="27"/>
        </w:rPr>
        <w:t>state_observed</w:t>
      </w:r>
      <w:r>
        <w:rPr>
          <w:color w:val="000000"/>
          <w:sz w:val="27"/>
          <w:szCs w:val="27"/>
        </w:rPr>
        <w:t> may have already occurred, is currently occurring, or can be predicted to occur.</w:t>
      </w:r>
    </w:p>
    <w:p w:rsidR="00276A42" w:rsidRDefault="00276A42" w:rsidP="00276A42">
      <w:pPr>
        <w:pStyle w:val="note"/>
        <w:rPr>
          <w:color w:val="000000"/>
          <w:sz w:val="27"/>
          <w:szCs w:val="27"/>
        </w:rPr>
      </w:pPr>
      <w:r>
        <w:rPr>
          <w:color w:val="000000"/>
        </w:rPr>
        <w:t>NOTE 1   The period of existence may be an instant or longer.</w:t>
      </w:r>
    </w:p>
    <w:p w:rsidR="00276A42" w:rsidRDefault="00276A42" w:rsidP="00276A42">
      <w:pPr>
        <w:pStyle w:val="note"/>
        <w:rPr>
          <w:color w:val="000000"/>
          <w:sz w:val="27"/>
          <w:szCs w:val="27"/>
        </w:rPr>
      </w:pPr>
      <w:r>
        <w:rPr>
          <w:color w:val="000000"/>
        </w:rPr>
        <w:t>NOTE 2</w:t>
      </w:r>
      <w:bookmarkEnd w:id="14"/>
      <w:r>
        <w:rPr>
          <w:color w:val="000000"/>
        </w:rPr>
        <w:t>   The occurrence of a </w:t>
      </w:r>
      <w:r>
        <w:rPr>
          <w:b/>
          <w:bCs/>
          <w:color w:val="000000"/>
        </w:rPr>
        <w:t>state_observed</w:t>
      </w:r>
      <w:r>
        <w:rPr>
          <w:color w:val="000000"/>
        </w:rPr>
        <w:t> may be meaningful for a process, such as a pre-defined task.</w:t>
      </w:r>
    </w:p>
    <w:p w:rsidR="00276A42" w:rsidRDefault="00276A42" w:rsidP="00276A42">
      <w:pPr>
        <w:pStyle w:val="note"/>
        <w:rPr>
          <w:color w:val="000000"/>
          <w:sz w:val="27"/>
          <w:szCs w:val="27"/>
        </w:rPr>
      </w:pPr>
      <w:r>
        <w:rPr>
          <w:color w:val="000000"/>
        </w:rPr>
        <w:t>NOTE 3</w:t>
      </w:r>
      <w:bookmarkEnd w:id="29"/>
      <w:r>
        <w:rPr>
          <w:color w:val="000000"/>
        </w:rPr>
        <w:t xml:space="preserve">   Objects in the same state in one context may be in different states in a different context. An object may be a primitive or </w:t>
      </w:r>
      <w:del w:id="35" w:author="Sapp (US), Brandon" w:date="2019-03-21T09:05:00Z">
        <w:r w:rsidDel="001A2C87">
          <w:rPr>
            <w:color w:val="000000"/>
          </w:rPr>
          <w:delText xml:space="preserve">a </w:delText>
        </w:r>
      </w:del>
      <w:r>
        <w:rPr>
          <w:color w:val="000000"/>
        </w:rPr>
        <w:t>system. The same object may be a primitive in one process and a system in another. Objects may be identical in one process and different in another.</w:t>
      </w:r>
    </w:p>
    <w:p w:rsidR="00276A42" w:rsidRDefault="00276A42" w:rsidP="00276A42">
      <w:pPr>
        <w:pStyle w:val="example"/>
        <w:rPr>
          <w:color w:val="000000"/>
          <w:sz w:val="27"/>
          <w:szCs w:val="27"/>
        </w:rPr>
      </w:pPr>
      <w:r>
        <w:rPr>
          <w:color w:val="000000"/>
        </w:rPr>
        <w:t>EXAMPLE 1</w:t>
      </w:r>
      <w:bookmarkEnd w:id="17"/>
      <w:r>
        <w:rPr>
          <w:color w:val="000000"/>
        </w:rPr>
        <w:t>   Main Engine Fuel Pump No. 1 is in the phase of "injection".</w:t>
      </w:r>
    </w:p>
    <w:p w:rsidR="00276A42" w:rsidRDefault="00276A42" w:rsidP="00276A42">
      <w:pPr>
        <w:pStyle w:val="example"/>
        <w:rPr>
          <w:color w:val="000000"/>
          <w:sz w:val="27"/>
          <w:szCs w:val="27"/>
        </w:rPr>
      </w:pPr>
      <w:r>
        <w:rPr>
          <w:color w:val="000000"/>
        </w:rPr>
        <w:t>EXAMPLE 2</w:t>
      </w:r>
      <w:bookmarkEnd w:id="21"/>
      <w:r>
        <w:rPr>
          <w:color w:val="000000"/>
        </w:rPr>
        <w:t>   A hydrogen atom can be "excited" or "decayed".</w:t>
      </w:r>
    </w:p>
    <w:p w:rsidR="00276A42" w:rsidRDefault="00276A42" w:rsidP="00276A42">
      <w:pPr>
        <w:pStyle w:val="example"/>
        <w:rPr>
          <w:color w:val="000000"/>
          <w:sz w:val="27"/>
          <w:szCs w:val="27"/>
        </w:rPr>
      </w:pPr>
      <w:bookmarkStart w:id="36" w:name="example_3"/>
      <w:r>
        <w:rPr>
          <w:color w:val="000000"/>
        </w:rPr>
        <w:lastRenderedPageBreak/>
        <w:t>EXAMPLE 3</w:t>
      </w:r>
      <w:bookmarkEnd w:id="36"/>
      <w:r>
        <w:rPr>
          <w:color w:val="000000"/>
        </w:rPr>
        <w:t>   A particular system of atoms will be at "thermal equilibrium" later but not now, or at a certain temperature.</w:t>
      </w:r>
    </w:p>
    <w:p w:rsidR="00276A42" w:rsidRDefault="00276A42" w:rsidP="00276A42">
      <w:pPr>
        <w:pStyle w:val="example"/>
        <w:rPr>
          <w:color w:val="000000"/>
          <w:sz w:val="27"/>
          <w:szCs w:val="27"/>
        </w:rPr>
      </w:pPr>
      <w:bookmarkStart w:id="37" w:name="example_4"/>
      <w:r>
        <w:rPr>
          <w:color w:val="000000"/>
        </w:rPr>
        <w:t>EXAMPLE 4</w:t>
      </w:r>
      <w:bookmarkEnd w:id="37"/>
      <w:r>
        <w:rPr>
          <w:color w:val="000000"/>
        </w:rPr>
        <w:t>   After my portable computer displayed a "low-battery" warning, I immediately attached its power supply.</w:t>
      </w:r>
    </w:p>
    <w:p w:rsidR="00276A42" w:rsidRDefault="00276A42" w:rsidP="00276A42">
      <w:pPr>
        <w:pStyle w:val="NormalWeb"/>
        <w:rPr>
          <w:color w:val="000000"/>
          <w:sz w:val="27"/>
          <w:szCs w:val="27"/>
        </w:rPr>
      </w:pPr>
      <w:r>
        <w:rPr>
          <w:color w:val="000000"/>
          <w:sz w:val="27"/>
          <w:szCs w:val="27"/>
          <w:u w:val="single"/>
        </w:rPr>
        <w:t>EXPRESS specification:</w:t>
      </w:r>
    </w:p>
    <w:p w:rsidR="00276A42" w:rsidRDefault="00276A42" w:rsidP="00276A42">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state_observed;</w:t>
      </w:r>
      <w:r>
        <w:rPr>
          <w:rFonts w:ascii="Courier New" w:hAnsi="Courier New" w:cs="Courier New"/>
          <w:color w:val="000000"/>
          <w:sz w:val="20"/>
          <w:szCs w:val="20"/>
        </w:rPr>
        <w:br/>
      </w:r>
      <w:r>
        <w:rPr>
          <w:rStyle w:val="HTMLCode"/>
          <w:color w:val="000000"/>
        </w:rPr>
        <w:t>  name : </w:t>
      </w:r>
      <w:hyperlink r:id="rId63" w:anchor="support_resource_schema.label" w:history="1">
        <w:r>
          <w:rPr>
            <w:rStyle w:val="Hyperlink"/>
            <w:rFonts w:ascii="Courier New" w:hAnsi="Courier New" w:cs="Courier New"/>
            <w:sz w:val="20"/>
            <w:szCs w:val="20"/>
          </w:rPr>
          <w:t>label</w:t>
        </w:r>
      </w:hyperlink>
      <w:r>
        <w:rPr>
          <w:rStyle w:val="HTMLCode"/>
          <w:color w:val="000000"/>
        </w:rPr>
        <w:t>;</w:t>
      </w:r>
      <w:r>
        <w:rPr>
          <w:rFonts w:ascii="Courier New" w:hAnsi="Courier New" w:cs="Courier New"/>
          <w:color w:val="000000"/>
          <w:sz w:val="20"/>
          <w:szCs w:val="20"/>
        </w:rPr>
        <w:br/>
      </w:r>
      <w:r>
        <w:rPr>
          <w:rStyle w:val="HTMLCode"/>
          <w:color w:val="000000"/>
        </w:rPr>
        <w:t>  description : OPTIONAL </w:t>
      </w:r>
      <w:hyperlink r:id="rId64" w:anchor="support_resource_schema.text" w:history="1">
        <w:r>
          <w:rPr>
            <w:rStyle w:val="Hyperlink"/>
            <w:rFonts w:ascii="Courier New" w:hAnsi="Courier New" w:cs="Courier New"/>
            <w:sz w:val="20"/>
            <w:szCs w:val="20"/>
          </w:rPr>
          <w:t>text</w:t>
        </w:r>
      </w:hyperlink>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276A42" w:rsidRDefault="00276A42" w:rsidP="00276A42">
      <w:pPr>
        <w:pStyle w:val="NormalWeb"/>
        <w:rPr>
          <w:color w:val="000000"/>
          <w:sz w:val="27"/>
          <w:szCs w:val="27"/>
        </w:rPr>
      </w:pPr>
      <w:r>
        <w:rPr>
          <w:color w:val="000000"/>
          <w:sz w:val="27"/>
          <w:szCs w:val="27"/>
          <w:u w:val="single"/>
        </w:rPr>
        <w:t>Attribute definitions:</w:t>
      </w:r>
    </w:p>
    <w:p w:rsidR="00276A42" w:rsidRDefault="00276A42" w:rsidP="00276A42">
      <w:pPr>
        <w:pStyle w:val="expressdescription"/>
        <w:rPr>
          <w:color w:val="000000"/>
          <w:sz w:val="27"/>
          <w:szCs w:val="27"/>
        </w:rPr>
      </w:pPr>
      <w:bookmarkStart w:id="38" w:name="state_observed_schema.state_observed.nam"/>
      <w:r>
        <w:rPr>
          <w:b/>
          <w:bCs/>
          <w:color w:val="000000"/>
          <w:sz w:val="27"/>
          <w:szCs w:val="27"/>
        </w:rPr>
        <w:t>name: </w:t>
      </w:r>
      <w:bookmarkEnd w:id="38"/>
      <w:r>
        <w:rPr>
          <w:color w:val="000000"/>
          <w:sz w:val="27"/>
          <w:szCs w:val="27"/>
        </w:rPr>
        <w:t>the label by which the </w:t>
      </w:r>
      <w:r>
        <w:rPr>
          <w:b/>
          <w:bCs/>
          <w:color w:val="000000"/>
          <w:sz w:val="27"/>
          <w:szCs w:val="27"/>
        </w:rPr>
        <w:t>state_observed</w:t>
      </w:r>
      <w:r>
        <w:rPr>
          <w:color w:val="000000"/>
          <w:sz w:val="27"/>
          <w:szCs w:val="27"/>
        </w:rPr>
        <w:t> is known.</w:t>
      </w:r>
    </w:p>
    <w:p w:rsidR="00276A42" w:rsidRDefault="00276A42" w:rsidP="00276A42">
      <w:pPr>
        <w:pStyle w:val="expressdescription"/>
        <w:rPr>
          <w:color w:val="000000"/>
          <w:sz w:val="27"/>
          <w:szCs w:val="27"/>
        </w:rPr>
      </w:pPr>
      <w:bookmarkStart w:id="39" w:name="state_observed_schema.state_observed.des"/>
      <w:r>
        <w:rPr>
          <w:b/>
          <w:bCs/>
          <w:color w:val="000000"/>
          <w:sz w:val="27"/>
          <w:szCs w:val="27"/>
        </w:rPr>
        <w:t>description: </w:t>
      </w:r>
      <w:bookmarkEnd w:id="39"/>
      <w:r>
        <w:rPr>
          <w:color w:val="000000"/>
          <w:sz w:val="27"/>
          <w:szCs w:val="27"/>
        </w:rPr>
        <w:t>the text that characterizes the </w:t>
      </w:r>
      <w:r>
        <w:rPr>
          <w:b/>
          <w:bCs/>
          <w:color w:val="000000"/>
          <w:sz w:val="27"/>
          <w:szCs w:val="27"/>
        </w:rPr>
        <w:t>state_observed</w:t>
      </w:r>
      <w:r>
        <w:rPr>
          <w:color w:val="000000"/>
          <w:sz w:val="27"/>
          <w:szCs w:val="27"/>
        </w:rPr>
        <w:t>. The value of the attribute need not be specified.</w:t>
      </w:r>
    </w:p>
    <w:p w:rsidR="00276A42" w:rsidRDefault="00276A42" w:rsidP="00276A42">
      <w:pPr>
        <w:pStyle w:val="Heading2"/>
        <w:rPr>
          <w:color w:val="000000"/>
        </w:rPr>
      </w:pPr>
      <w:r>
        <w:rPr>
          <w:color w:val="000000"/>
        </w:rPr>
        <w:t>5.3.6 state_observed_assignment   </w:t>
      </w:r>
      <w:r>
        <w:rPr>
          <w:noProof/>
          <w:color w:val="0000FF"/>
          <w:lang w:eastAsia="en-GB"/>
        </w:rPr>
        <w:drawing>
          <wp:inline distT="0" distB="0" distL="0" distR="0">
            <wp:extent cx="180975" cy="209550"/>
            <wp:effectExtent l="0" t="0" r="9525" b="0"/>
            <wp:docPr id="3" name="Picture 3" descr="EXPRESS-G">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XPRESS-G">
                      <a:hlinkClick r:id="rId27"/>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276A42" w:rsidRDefault="00276A42" w:rsidP="00276A42">
      <w:r>
        <w:rPr>
          <w:color w:val="000000"/>
          <w:sz w:val="27"/>
          <w:szCs w:val="27"/>
        </w:rPr>
        <w:t>A </w:t>
      </w:r>
      <w:r>
        <w:rPr>
          <w:b/>
          <w:bCs/>
          <w:color w:val="000000"/>
          <w:sz w:val="27"/>
          <w:szCs w:val="27"/>
        </w:rPr>
        <w:t>state_observed_assignment</w:t>
      </w:r>
      <w:r>
        <w:rPr>
          <w:color w:val="000000"/>
          <w:sz w:val="27"/>
          <w:szCs w:val="27"/>
        </w:rPr>
        <w:t> is an association of a </w:t>
      </w:r>
      <w:hyperlink r:id="rId65" w:anchor="state_observed_schema.state_observed" w:history="1">
        <w:r>
          <w:rPr>
            <w:rStyle w:val="Hyperlink"/>
            <w:b/>
            <w:bCs/>
            <w:sz w:val="27"/>
            <w:szCs w:val="27"/>
          </w:rPr>
          <w:t>state_observed</w:t>
        </w:r>
      </w:hyperlink>
      <w:r>
        <w:rPr>
          <w:color w:val="000000"/>
          <w:sz w:val="27"/>
          <w:szCs w:val="27"/>
        </w:rPr>
        <w:t> with product or activity data.</w:t>
      </w:r>
    </w:p>
    <w:p w:rsidR="00276A42" w:rsidRDefault="00276A42" w:rsidP="00276A42">
      <w:pPr>
        <w:pStyle w:val="NormalWeb"/>
        <w:rPr>
          <w:color w:val="000000"/>
          <w:sz w:val="27"/>
          <w:szCs w:val="27"/>
        </w:rPr>
      </w:pPr>
      <w:r>
        <w:rPr>
          <w:color w:val="000000"/>
          <w:sz w:val="27"/>
          <w:szCs w:val="27"/>
          <w:u w:val="single"/>
        </w:rPr>
        <w:t>EXPRESS specification:</w:t>
      </w:r>
    </w:p>
    <w:p w:rsidR="00276A42" w:rsidRDefault="00276A42" w:rsidP="00276A42">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state_observed_assignment</w:t>
      </w:r>
      <w:r>
        <w:rPr>
          <w:rFonts w:ascii="Courier New" w:hAnsi="Courier New" w:cs="Courier New"/>
          <w:color w:val="000000"/>
          <w:sz w:val="20"/>
          <w:szCs w:val="20"/>
        </w:rPr>
        <w:br/>
      </w:r>
      <w:r>
        <w:rPr>
          <w:rStyle w:val="HTMLCode"/>
          <w:color w:val="000000"/>
        </w:rPr>
        <w:t>  ABSTRACT SUPERTYPE ;</w:t>
      </w:r>
      <w:r>
        <w:rPr>
          <w:rFonts w:ascii="Courier New" w:hAnsi="Courier New" w:cs="Courier New"/>
          <w:color w:val="000000"/>
          <w:sz w:val="20"/>
          <w:szCs w:val="20"/>
        </w:rPr>
        <w:br/>
      </w:r>
      <w:r>
        <w:rPr>
          <w:rStyle w:val="HTMLCode"/>
          <w:color w:val="000000"/>
        </w:rPr>
        <w:t>  assigned_state_observed : </w:t>
      </w:r>
      <w:hyperlink r:id="rId66" w:anchor="state_observed_schema.state_observed" w:history="1">
        <w:r>
          <w:rPr>
            <w:rStyle w:val="Hyperlink"/>
            <w:rFonts w:ascii="Courier New" w:hAnsi="Courier New" w:cs="Courier New"/>
            <w:sz w:val="20"/>
            <w:szCs w:val="20"/>
          </w:rPr>
          <w:t>state_observed</w:t>
        </w:r>
      </w:hyperlink>
      <w:r>
        <w:rPr>
          <w:rStyle w:val="HTMLCode"/>
          <w:color w:val="000000"/>
        </w:rPr>
        <w:t>;</w:t>
      </w:r>
      <w:r>
        <w:rPr>
          <w:rFonts w:ascii="Courier New" w:hAnsi="Courier New" w:cs="Courier New"/>
          <w:color w:val="000000"/>
          <w:sz w:val="20"/>
          <w:szCs w:val="20"/>
        </w:rPr>
        <w:br/>
      </w:r>
      <w:r>
        <w:rPr>
          <w:rStyle w:val="HTMLCode"/>
          <w:color w:val="000000"/>
        </w:rPr>
        <w:t>  role : </w:t>
      </w:r>
      <w:hyperlink r:id="rId67" w:anchor="state_observed_schema.state_observed_role" w:history="1">
        <w:r>
          <w:rPr>
            <w:rStyle w:val="Hyperlink"/>
            <w:rFonts w:ascii="Courier New" w:hAnsi="Courier New" w:cs="Courier New"/>
            <w:sz w:val="20"/>
            <w:szCs w:val="20"/>
          </w:rPr>
          <w:t>state_observed_role</w:t>
        </w:r>
      </w:hyperlink>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276A42" w:rsidRDefault="00276A42" w:rsidP="00276A42">
      <w:pPr>
        <w:pStyle w:val="NormalWeb"/>
        <w:rPr>
          <w:color w:val="000000"/>
          <w:sz w:val="27"/>
          <w:szCs w:val="27"/>
        </w:rPr>
      </w:pPr>
      <w:r>
        <w:rPr>
          <w:color w:val="000000"/>
          <w:sz w:val="27"/>
          <w:szCs w:val="27"/>
          <w:u w:val="single"/>
        </w:rPr>
        <w:t>Attribute definitions:</w:t>
      </w:r>
    </w:p>
    <w:p w:rsidR="00276A42" w:rsidRDefault="00276A42" w:rsidP="00276A42">
      <w:pPr>
        <w:pStyle w:val="expressdescription"/>
        <w:rPr>
          <w:color w:val="000000"/>
          <w:sz w:val="27"/>
          <w:szCs w:val="27"/>
        </w:rPr>
      </w:pPr>
      <w:r>
        <w:rPr>
          <w:b/>
          <w:bCs/>
          <w:color w:val="000000"/>
          <w:sz w:val="27"/>
          <w:szCs w:val="27"/>
        </w:rPr>
        <w:t>assigned_state_observed: </w:t>
      </w:r>
      <w:r>
        <w:rPr>
          <w:color w:val="000000"/>
          <w:sz w:val="27"/>
          <w:szCs w:val="27"/>
        </w:rPr>
        <w:t>the instance of the </w:t>
      </w:r>
      <w:hyperlink r:id="rId68" w:anchor="state_observed_schema.state_observed" w:history="1">
        <w:r>
          <w:rPr>
            <w:rStyle w:val="Hyperlink"/>
            <w:b/>
            <w:bCs/>
            <w:sz w:val="27"/>
            <w:szCs w:val="27"/>
          </w:rPr>
          <w:t>state_observed</w:t>
        </w:r>
      </w:hyperlink>
      <w:r>
        <w:rPr>
          <w:color w:val="000000"/>
          <w:sz w:val="27"/>
          <w:szCs w:val="27"/>
        </w:rPr>
        <w:t> entity that is to be associated with product or activity data.</w:t>
      </w:r>
    </w:p>
    <w:p w:rsidR="00276A42" w:rsidRDefault="00276A42" w:rsidP="00276A42">
      <w:pPr>
        <w:pStyle w:val="expressdescription"/>
        <w:rPr>
          <w:color w:val="000000"/>
          <w:sz w:val="27"/>
          <w:szCs w:val="27"/>
        </w:rPr>
      </w:pPr>
      <w:bookmarkStart w:id="40" w:name="state_observed_schema.state_observed_ass"/>
      <w:r>
        <w:rPr>
          <w:b/>
          <w:bCs/>
          <w:color w:val="000000"/>
          <w:sz w:val="27"/>
          <w:szCs w:val="27"/>
        </w:rPr>
        <w:t>role: </w:t>
      </w:r>
      <w:bookmarkEnd w:id="40"/>
      <w:r>
        <w:rPr>
          <w:color w:val="000000"/>
          <w:sz w:val="27"/>
          <w:szCs w:val="27"/>
        </w:rPr>
        <w:t>the instance of </w:t>
      </w:r>
      <w:hyperlink r:id="rId69" w:anchor="state_observed_schema.state_observed_role" w:history="1">
        <w:r>
          <w:rPr>
            <w:rStyle w:val="Hyperlink"/>
            <w:b/>
            <w:bCs/>
            <w:sz w:val="27"/>
            <w:szCs w:val="27"/>
          </w:rPr>
          <w:t>state_observed_role</w:t>
        </w:r>
      </w:hyperlink>
      <w:r>
        <w:rPr>
          <w:color w:val="000000"/>
          <w:sz w:val="27"/>
          <w:szCs w:val="27"/>
        </w:rPr>
        <w:t> that specifies the purpose of the association of the </w:t>
      </w:r>
      <w:r>
        <w:rPr>
          <w:b/>
          <w:bCs/>
          <w:color w:val="000000"/>
          <w:sz w:val="27"/>
          <w:szCs w:val="27"/>
        </w:rPr>
        <w:t>state_observed_assignment</w:t>
      </w:r>
      <w:r>
        <w:rPr>
          <w:color w:val="000000"/>
          <w:sz w:val="27"/>
          <w:szCs w:val="27"/>
        </w:rPr>
        <w:t> with product or activity data.</w:t>
      </w:r>
    </w:p>
    <w:p w:rsidR="00276A42" w:rsidRDefault="00276A42" w:rsidP="00276A42">
      <w:pPr>
        <w:pStyle w:val="Heading2"/>
        <w:rPr>
          <w:color w:val="000000"/>
        </w:rPr>
      </w:pPr>
      <w:r>
        <w:rPr>
          <w:color w:val="000000"/>
        </w:rPr>
        <w:t>5.3.7 state_observed_relationship   </w:t>
      </w:r>
      <w:r>
        <w:rPr>
          <w:noProof/>
          <w:color w:val="0000FF"/>
          <w:lang w:eastAsia="en-GB"/>
        </w:rPr>
        <w:drawing>
          <wp:inline distT="0" distB="0" distL="0" distR="0">
            <wp:extent cx="180975" cy="209550"/>
            <wp:effectExtent l="0" t="0" r="9525" b="0"/>
            <wp:docPr id="2" name="Picture 2" descr="EXPRESS-G">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XPRESS-G">
                      <a:hlinkClick r:id="rId27"/>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276A42" w:rsidRDefault="00276A42" w:rsidP="00276A42">
      <w:r>
        <w:rPr>
          <w:color w:val="000000"/>
          <w:sz w:val="27"/>
          <w:szCs w:val="27"/>
        </w:rPr>
        <w:t>A </w:t>
      </w:r>
      <w:r>
        <w:rPr>
          <w:b/>
          <w:bCs/>
          <w:color w:val="000000"/>
          <w:sz w:val="27"/>
          <w:szCs w:val="27"/>
        </w:rPr>
        <w:t>state_observed_relationship</w:t>
      </w:r>
      <w:r>
        <w:rPr>
          <w:color w:val="000000"/>
          <w:sz w:val="27"/>
          <w:szCs w:val="27"/>
        </w:rPr>
        <w:t> is a relationship that relates instances of two sets of the entity </w:t>
      </w:r>
      <w:hyperlink r:id="rId70" w:anchor="state_observed_schema.state_observed" w:history="1">
        <w:r>
          <w:rPr>
            <w:rStyle w:val="Hyperlink"/>
            <w:b/>
            <w:bCs/>
            <w:sz w:val="27"/>
            <w:szCs w:val="27"/>
          </w:rPr>
          <w:t>state_observed</w:t>
        </w:r>
      </w:hyperlink>
      <w:r>
        <w:rPr>
          <w:color w:val="000000"/>
          <w:sz w:val="27"/>
          <w:szCs w:val="27"/>
        </w:rPr>
        <w:t xml:space="preserve"> and provides </w:t>
      </w:r>
      <w:del w:id="41" w:author="Sapp (US), Brandon" w:date="2019-03-21T09:08:00Z">
        <w:r w:rsidDel="001A2C87">
          <w:rPr>
            <w:color w:val="000000"/>
            <w:sz w:val="27"/>
            <w:szCs w:val="27"/>
          </w:rPr>
          <w:delText xml:space="preserve">an </w:delText>
        </w:r>
      </w:del>
      <w:r>
        <w:rPr>
          <w:color w:val="000000"/>
          <w:sz w:val="27"/>
          <w:szCs w:val="27"/>
        </w:rPr>
        <w:t>identification and description of their relationship.</w:t>
      </w:r>
    </w:p>
    <w:p w:rsidR="00276A42" w:rsidRDefault="00276A42" w:rsidP="00276A42">
      <w:pPr>
        <w:pStyle w:val="note"/>
        <w:rPr>
          <w:color w:val="000000"/>
          <w:sz w:val="27"/>
          <w:szCs w:val="27"/>
        </w:rPr>
      </w:pPr>
      <w:r>
        <w:rPr>
          <w:color w:val="000000"/>
        </w:rPr>
        <w:lastRenderedPageBreak/>
        <w:t>NOTE    The role of </w:t>
      </w:r>
      <w:r>
        <w:rPr>
          <w:b/>
          <w:bCs/>
          <w:color w:val="000000"/>
        </w:rPr>
        <w:t>state_observed_relationship</w:t>
      </w:r>
      <w:r>
        <w:rPr>
          <w:color w:val="000000"/>
        </w:rPr>
        <w:t> can be defined in the anno</w:t>
      </w:r>
      <w:ins w:id="42" w:author="Sapp (US), Brandon" w:date="2019-03-21T09:08:00Z">
        <w:r w:rsidR="001A2C87">
          <w:rPr>
            <w:color w:val="000000"/>
          </w:rPr>
          <w:t>ta</w:t>
        </w:r>
      </w:ins>
      <w:r>
        <w:rPr>
          <w:color w:val="000000"/>
        </w:rPr>
        <w:t>ted EXPRESS schemas that use or specialize this entity, or by default, in an agreement of common understanding between the partners sharing this information.</w:t>
      </w:r>
    </w:p>
    <w:p w:rsidR="00276A42" w:rsidRDefault="00276A42" w:rsidP="00276A42">
      <w:pPr>
        <w:pStyle w:val="NormalWeb"/>
        <w:rPr>
          <w:color w:val="000000"/>
          <w:sz w:val="27"/>
          <w:szCs w:val="27"/>
        </w:rPr>
      </w:pPr>
      <w:r>
        <w:rPr>
          <w:color w:val="000000"/>
          <w:sz w:val="27"/>
          <w:szCs w:val="27"/>
          <w:u w:val="single"/>
        </w:rPr>
        <w:t>EXPRESS specification:</w:t>
      </w:r>
    </w:p>
    <w:p w:rsidR="00276A42" w:rsidRDefault="00276A42" w:rsidP="00276A42">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state_observed_relationship;</w:t>
      </w:r>
      <w:r>
        <w:rPr>
          <w:rFonts w:ascii="Courier New" w:hAnsi="Courier New" w:cs="Courier New"/>
          <w:color w:val="000000"/>
          <w:sz w:val="20"/>
          <w:szCs w:val="20"/>
        </w:rPr>
        <w:br/>
      </w:r>
      <w:r>
        <w:rPr>
          <w:rStyle w:val="HTMLCode"/>
          <w:color w:val="000000"/>
        </w:rPr>
        <w:t>  name : </w:t>
      </w:r>
      <w:hyperlink r:id="rId71" w:anchor="support_resource_schema.label" w:history="1">
        <w:r>
          <w:rPr>
            <w:rStyle w:val="Hyperlink"/>
            <w:rFonts w:ascii="Courier New" w:hAnsi="Courier New" w:cs="Courier New"/>
            <w:sz w:val="20"/>
            <w:szCs w:val="20"/>
          </w:rPr>
          <w:t>label</w:t>
        </w:r>
      </w:hyperlink>
      <w:r>
        <w:rPr>
          <w:rStyle w:val="HTMLCode"/>
          <w:color w:val="000000"/>
        </w:rPr>
        <w:t>;</w:t>
      </w:r>
      <w:r>
        <w:rPr>
          <w:rFonts w:ascii="Courier New" w:hAnsi="Courier New" w:cs="Courier New"/>
          <w:color w:val="000000"/>
          <w:sz w:val="20"/>
          <w:szCs w:val="20"/>
        </w:rPr>
        <w:br/>
      </w:r>
      <w:r>
        <w:rPr>
          <w:rStyle w:val="HTMLCode"/>
          <w:color w:val="000000"/>
        </w:rPr>
        <w:t>  description : OPTIONAL </w:t>
      </w:r>
      <w:hyperlink r:id="rId72" w:anchor="support_resource_schema.text" w:history="1">
        <w:r>
          <w:rPr>
            <w:rStyle w:val="Hyperlink"/>
            <w:rFonts w:ascii="Courier New" w:hAnsi="Courier New" w:cs="Courier New"/>
            <w:sz w:val="20"/>
            <w:szCs w:val="20"/>
          </w:rPr>
          <w:t>text</w:t>
        </w:r>
      </w:hyperlink>
      <w:r>
        <w:rPr>
          <w:rStyle w:val="HTMLCode"/>
          <w:color w:val="000000"/>
        </w:rPr>
        <w:t>;</w:t>
      </w:r>
      <w:r>
        <w:rPr>
          <w:rFonts w:ascii="Courier New" w:hAnsi="Courier New" w:cs="Courier New"/>
          <w:color w:val="000000"/>
          <w:sz w:val="20"/>
          <w:szCs w:val="20"/>
        </w:rPr>
        <w:br/>
      </w:r>
      <w:r>
        <w:rPr>
          <w:rStyle w:val="HTMLCode"/>
          <w:color w:val="000000"/>
        </w:rPr>
        <w:t>  relating_state_observed : SET[1:?] OF </w:t>
      </w:r>
      <w:hyperlink r:id="rId73" w:anchor="state_observed_schema.state_observed" w:history="1">
        <w:r>
          <w:rPr>
            <w:rStyle w:val="Hyperlink"/>
            <w:rFonts w:ascii="Courier New" w:hAnsi="Courier New" w:cs="Courier New"/>
            <w:sz w:val="20"/>
            <w:szCs w:val="20"/>
          </w:rPr>
          <w:t>state_observed</w:t>
        </w:r>
      </w:hyperlink>
      <w:r>
        <w:rPr>
          <w:rStyle w:val="HTMLCode"/>
          <w:color w:val="000000"/>
        </w:rPr>
        <w:t>;</w:t>
      </w:r>
      <w:r>
        <w:rPr>
          <w:rFonts w:ascii="Courier New" w:hAnsi="Courier New" w:cs="Courier New"/>
          <w:color w:val="000000"/>
          <w:sz w:val="20"/>
          <w:szCs w:val="20"/>
        </w:rPr>
        <w:br/>
      </w:r>
      <w:r>
        <w:rPr>
          <w:rStyle w:val="HTMLCode"/>
          <w:color w:val="000000"/>
        </w:rPr>
        <w:t>  related_state_observed : SET[1:?] OF </w:t>
      </w:r>
      <w:hyperlink r:id="rId74" w:anchor="state_observed_schema.state_observed" w:history="1">
        <w:r>
          <w:rPr>
            <w:rStyle w:val="Hyperlink"/>
            <w:rFonts w:ascii="Courier New" w:hAnsi="Courier New" w:cs="Courier New"/>
            <w:sz w:val="20"/>
            <w:szCs w:val="20"/>
          </w:rPr>
          <w:t>state_observed</w:t>
        </w:r>
      </w:hyperlink>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276A42" w:rsidRDefault="00276A42" w:rsidP="00276A42">
      <w:pPr>
        <w:pStyle w:val="NormalWeb"/>
        <w:rPr>
          <w:color w:val="000000"/>
          <w:sz w:val="27"/>
          <w:szCs w:val="27"/>
        </w:rPr>
      </w:pPr>
      <w:r>
        <w:rPr>
          <w:color w:val="000000"/>
          <w:sz w:val="27"/>
          <w:szCs w:val="27"/>
          <w:u w:val="single"/>
        </w:rPr>
        <w:t>Attribute definitions:</w:t>
      </w:r>
    </w:p>
    <w:p w:rsidR="00276A42" w:rsidRDefault="00276A42" w:rsidP="00276A42">
      <w:pPr>
        <w:pStyle w:val="expressdescription"/>
        <w:rPr>
          <w:color w:val="000000"/>
          <w:sz w:val="27"/>
          <w:szCs w:val="27"/>
        </w:rPr>
      </w:pPr>
      <w:r>
        <w:rPr>
          <w:b/>
          <w:bCs/>
          <w:color w:val="000000"/>
          <w:sz w:val="27"/>
          <w:szCs w:val="27"/>
        </w:rPr>
        <w:t>name: </w:t>
      </w:r>
      <w:r>
        <w:rPr>
          <w:color w:val="000000"/>
          <w:sz w:val="27"/>
          <w:szCs w:val="27"/>
        </w:rPr>
        <w:t>the label by which the </w:t>
      </w:r>
      <w:r>
        <w:rPr>
          <w:b/>
          <w:bCs/>
          <w:color w:val="000000"/>
          <w:sz w:val="27"/>
          <w:szCs w:val="27"/>
        </w:rPr>
        <w:t>state_observed_relationship</w:t>
      </w:r>
      <w:r>
        <w:rPr>
          <w:color w:val="000000"/>
          <w:sz w:val="27"/>
          <w:szCs w:val="27"/>
        </w:rPr>
        <w:t> is known.</w:t>
      </w:r>
    </w:p>
    <w:p w:rsidR="00276A42" w:rsidRDefault="00276A42" w:rsidP="00276A42">
      <w:pPr>
        <w:pStyle w:val="expressdescription"/>
        <w:rPr>
          <w:color w:val="000000"/>
          <w:sz w:val="27"/>
          <w:szCs w:val="27"/>
        </w:rPr>
      </w:pPr>
      <w:r>
        <w:rPr>
          <w:b/>
          <w:bCs/>
          <w:color w:val="000000"/>
          <w:sz w:val="27"/>
          <w:szCs w:val="27"/>
        </w:rPr>
        <w:t>description: </w:t>
      </w:r>
      <w:r>
        <w:rPr>
          <w:color w:val="000000"/>
          <w:sz w:val="27"/>
          <w:szCs w:val="27"/>
        </w:rPr>
        <w:t>the text that characterizes the </w:t>
      </w:r>
      <w:r>
        <w:rPr>
          <w:b/>
          <w:bCs/>
          <w:color w:val="000000"/>
          <w:sz w:val="27"/>
          <w:szCs w:val="27"/>
        </w:rPr>
        <w:t>state_observed_relationship</w:t>
      </w:r>
      <w:r>
        <w:rPr>
          <w:color w:val="000000"/>
          <w:sz w:val="27"/>
          <w:szCs w:val="27"/>
        </w:rPr>
        <w:t>. The value of the attribute need not be specified.</w:t>
      </w:r>
    </w:p>
    <w:p w:rsidR="00276A42" w:rsidRDefault="00276A42" w:rsidP="00276A42">
      <w:pPr>
        <w:pStyle w:val="expressdescription"/>
        <w:rPr>
          <w:color w:val="000000"/>
          <w:sz w:val="27"/>
          <w:szCs w:val="27"/>
        </w:rPr>
      </w:pPr>
      <w:r>
        <w:rPr>
          <w:b/>
          <w:bCs/>
          <w:color w:val="000000"/>
          <w:sz w:val="27"/>
          <w:szCs w:val="27"/>
        </w:rPr>
        <w:t>relating_state_observed: </w:t>
      </w:r>
      <w:r>
        <w:rPr>
          <w:color w:val="000000"/>
          <w:sz w:val="27"/>
          <w:szCs w:val="27"/>
        </w:rPr>
        <w:t>one of the sets of instances of </w:t>
      </w:r>
      <w:r>
        <w:rPr>
          <w:b/>
          <w:bCs/>
          <w:color w:val="000000"/>
          <w:sz w:val="27"/>
          <w:szCs w:val="27"/>
        </w:rPr>
        <w:t>state_observed_relationship</w:t>
      </w:r>
      <w:r>
        <w:rPr>
          <w:color w:val="000000"/>
          <w:sz w:val="27"/>
          <w:szCs w:val="27"/>
        </w:rPr>
        <w:t> that is a part of the relationship.</w:t>
      </w:r>
    </w:p>
    <w:p w:rsidR="00276A42" w:rsidRDefault="00276A42" w:rsidP="00276A42">
      <w:pPr>
        <w:pStyle w:val="expressdescription"/>
        <w:rPr>
          <w:color w:val="000000"/>
          <w:sz w:val="27"/>
          <w:szCs w:val="27"/>
        </w:rPr>
      </w:pPr>
      <w:bookmarkStart w:id="43" w:name="state_observed_schema.state_observed_rel"/>
      <w:r>
        <w:rPr>
          <w:b/>
          <w:bCs/>
          <w:color w:val="000000"/>
          <w:sz w:val="27"/>
          <w:szCs w:val="27"/>
        </w:rPr>
        <w:t>related_state_observed: </w:t>
      </w:r>
      <w:bookmarkEnd w:id="43"/>
      <w:r>
        <w:rPr>
          <w:color w:val="000000"/>
          <w:sz w:val="27"/>
          <w:szCs w:val="27"/>
        </w:rPr>
        <w:t>the other set of instances of </w:t>
      </w:r>
      <w:r>
        <w:rPr>
          <w:b/>
          <w:bCs/>
          <w:color w:val="000000"/>
          <w:sz w:val="27"/>
          <w:szCs w:val="27"/>
        </w:rPr>
        <w:t>state_observed_relationship</w:t>
      </w:r>
      <w:r>
        <w:rPr>
          <w:color w:val="000000"/>
          <w:sz w:val="27"/>
          <w:szCs w:val="27"/>
        </w:rPr>
        <w:t> that is a part of the relationship. If one element of the relationship is dependent upon the other, this attribute shall be the dependent one.</w:t>
      </w:r>
    </w:p>
    <w:p w:rsidR="00276A42" w:rsidRDefault="00276A42" w:rsidP="00276A42">
      <w:pPr>
        <w:pStyle w:val="note"/>
        <w:rPr>
          <w:color w:val="000000"/>
          <w:sz w:val="27"/>
          <w:szCs w:val="27"/>
        </w:rPr>
      </w:pPr>
      <w:r>
        <w:rPr>
          <w:color w:val="000000"/>
        </w:rPr>
        <w:t>NOTE </w:t>
      </w:r>
      <w:bookmarkEnd w:id="8"/>
      <w:r>
        <w:rPr>
          <w:color w:val="000000"/>
        </w:rPr>
        <w:t>   The values related to this attribute can be specified in an annotated EXPRESS schema that uses or specializes this entity, or in an agreement of common understanding between the partners sharing this information.</w:t>
      </w:r>
    </w:p>
    <w:p w:rsidR="00276A42" w:rsidRDefault="00276A42" w:rsidP="00276A42">
      <w:pPr>
        <w:pStyle w:val="Heading2"/>
        <w:rPr>
          <w:color w:val="000000"/>
        </w:rPr>
      </w:pPr>
      <w:r>
        <w:rPr>
          <w:color w:val="000000"/>
        </w:rPr>
        <w:t>5.3.8 state_observed_role   </w:t>
      </w:r>
      <w:r>
        <w:rPr>
          <w:noProof/>
          <w:color w:val="0000FF"/>
          <w:lang w:eastAsia="en-GB"/>
        </w:rPr>
        <w:drawing>
          <wp:inline distT="0" distB="0" distL="0" distR="0">
            <wp:extent cx="180975" cy="209550"/>
            <wp:effectExtent l="0" t="0" r="9525" b="0"/>
            <wp:docPr id="1" name="Picture 1" descr="EXPRESS-G">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EXPRESS-G">
                      <a:hlinkClick r:id="rId27"/>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276A42" w:rsidRDefault="00276A42" w:rsidP="00276A42">
      <w:r>
        <w:rPr>
          <w:color w:val="000000"/>
          <w:sz w:val="27"/>
          <w:szCs w:val="27"/>
        </w:rPr>
        <w:t>A </w:t>
      </w:r>
      <w:r>
        <w:rPr>
          <w:b/>
          <w:bCs/>
          <w:color w:val="000000"/>
          <w:sz w:val="27"/>
          <w:szCs w:val="27"/>
        </w:rPr>
        <w:t>state_observed_role</w:t>
      </w:r>
      <w:r>
        <w:rPr>
          <w:color w:val="000000"/>
          <w:sz w:val="27"/>
          <w:szCs w:val="27"/>
        </w:rPr>
        <w:t> is a definition that defines a role for a </w:t>
      </w:r>
      <w:hyperlink r:id="rId75" w:anchor="state_observed_schema.state_observed_assignment" w:history="1">
        <w:r>
          <w:rPr>
            <w:rStyle w:val="Hyperlink"/>
            <w:b/>
            <w:bCs/>
            <w:sz w:val="27"/>
            <w:szCs w:val="27"/>
          </w:rPr>
          <w:t>state_observed_assignment</w:t>
        </w:r>
      </w:hyperlink>
      <w:r>
        <w:rPr>
          <w:color w:val="000000"/>
          <w:sz w:val="27"/>
          <w:szCs w:val="27"/>
        </w:rPr>
        <w:t> and a description of that role.</w:t>
      </w:r>
    </w:p>
    <w:p w:rsidR="00276A42" w:rsidRDefault="00276A42" w:rsidP="00276A42">
      <w:pPr>
        <w:pStyle w:val="NormalWeb"/>
        <w:rPr>
          <w:color w:val="000000"/>
          <w:sz w:val="27"/>
          <w:szCs w:val="27"/>
        </w:rPr>
      </w:pPr>
      <w:r>
        <w:rPr>
          <w:color w:val="000000"/>
          <w:sz w:val="27"/>
          <w:szCs w:val="27"/>
          <w:u w:val="single"/>
        </w:rPr>
        <w:t>EXPRESS specification:</w:t>
      </w:r>
    </w:p>
    <w:p w:rsidR="00276A42" w:rsidRDefault="00276A42" w:rsidP="00276A42">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state_observed_role;</w:t>
      </w:r>
      <w:r>
        <w:rPr>
          <w:rFonts w:ascii="Courier New" w:hAnsi="Courier New" w:cs="Courier New"/>
          <w:color w:val="000000"/>
          <w:sz w:val="20"/>
          <w:szCs w:val="20"/>
        </w:rPr>
        <w:br/>
      </w:r>
      <w:r>
        <w:rPr>
          <w:rStyle w:val="HTMLCode"/>
          <w:color w:val="000000"/>
        </w:rPr>
        <w:t>  name : </w:t>
      </w:r>
      <w:hyperlink r:id="rId76" w:anchor="support_resource_schema.label" w:history="1">
        <w:r>
          <w:rPr>
            <w:rStyle w:val="Hyperlink"/>
            <w:rFonts w:ascii="Courier New" w:hAnsi="Courier New" w:cs="Courier New"/>
            <w:sz w:val="20"/>
            <w:szCs w:val="20"/>
          </w:rPr>
          <w:t>label</w:t>
        </w:r>
      </w:hyperlink>
      <w:r>
        <w:rPr>
          <w:rStyle w:val="HTMLCode"/>
          <w:color w:val="000000"/>
        </w:rPr>
        <w:t>;</w:t>
      </w:r>
      <w:r>
        <w:rPr>
          <w:rFonts w:ascii="Courier New" w:hAnsi="Courier New" w:cs="Courier New"/>
          <w:color w:val="000000"/>
          <w:sz w:val="20"/>
          <w:szCs w:val="20"/>
        </w:rPr>
        <w:br/>
      </w:r>
      <w:r>
        <w:rPr>
          <w:rStyle w:val="HTMLCode"/>
          <w:color w:val="000000"/>
        </w:rPr>
        <w:t>  description : OPTIONAL </w:t>
      </w:r>
      <w:hyperlink r:id="rId77" w:anchor="support_resource_schema.text" w:history="1">
        <w:r>
          <w:rPr>
            <w:rStyle w:val="Hyperlink"/>
            <w:rFonts w:ascii="Courier New" w:hAnsi="Courier New" w:cs="Courier New"/>
            <w:sz w:val="20"/>
            <w:szCs w:val="20"/>
          </w:rPr>
          <w:t>text</w:t>
        </w:r>
      </w:hyperlink>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276A42" w:rsidRDefault="00276A42" w:rsidP="00276A42">
      <w:pPr>
        <w:pStyle w:val="NormalWeb"/>
        <w:rPr>
          <w:color w:val="000000"/>
          <w:sz w:val="27"/>
          <w:szCs w:val="27"/>
        </w:rPr>
      </w:pPr>
      <w:r>
        <w:rPr>
          <w:color w:val="000000"/>
          <w:sz w:val="27"/>
          <w:szCs w:val="27"/>
          <w:u w:val="single"/>
        </w:rPr>
        <w:t>Attribute definitions:</w:t>
      </w:r>
    </w:p>
    <w:p w:rsidR="00276A42" w:rsidRDefault="00276A42" w:rsidP="00276A42">
      <w:pPr>
        <w:pStyle w:val="expressdescription"/>
        <w:rPr>
          <w:color w:val="000000"/>
          <w:sz w:val="27"/>
          <w:szCs w:val="27"/>
        </w:rPr>
      </w:pPr>
      <w:r>
        <w:rPr>
          <w:b/>
          <w:bCs/>
          <w:color w:val="000000"/>
          <w:sz w:val="27"/>
          <w:szCs w:val="27"/>
        </w:rPr>
        <w:t>name: </w:t>
      </w:r>
      <w:r>
        <w:rPr>
          <w:color w:val="000000"/>
          <w:sz w:val="27"/>
          <w:szCs w:val="27"/>
        </w:rPr>
        <w:t>the label by which the </w:t>
      </w:r>
      <w:r>
        <w:rPr>
          <w:b/>
          <w:bCs/>
          <w:color w:val="000000"/>
          <w:sz w:val="27"/>
          <w:szCs w:val="27"/>
        </w:rPr>
        <w:t>state_observed_role</w:t>
      </w:r>
      <w:r>
        <w:rPr>
          <w:color w:val="000000"/>
          <w:sz w:val="27"/>
          <w:szCs w:val="27"/>
        </w:rPr>
        <w:t> is known.</w:t>
      </w:r>
    </w:p>
    <w:p w:rsidR="00276A42" w:rsidRDefault="00276A42" w:rsidP="00276A42">
      <w:pPr>
        <w:pStyle w:val="expressdescription"/>
        <w:rPr>
          <w:color w:val="000000"/>
          <w:sz w:val="27"/>
          <w:szCs w:val="27"/>
        </w:rPr>
      </w:pPr>
      <w:bookmarkStart w:id="44" w:name="state_observed_schema.state_observed_rol"/>
      <w:r>
        <w:rPr>
          <w:b/>
          <w:bCs/>
          <w:color w:val="000000"/>
          <w:sz w:val="27"/>
          <w:szCs w:val="27"/>
        </w:rPr>
        <w:lastRenderedPageBreak/>
        <w:t>description: </w:t>
      </w:r>
      <w:bookmarkEnd w:id="44"/>
      <w:r>
        <w:rPr>
          <w:color w:val="000000"/>
          <w:sz w:val="27"/>
          <w:szCs w:val="27"/>
        </w:rPr>
        <w:t>the text that characterizes the </w:t>
      </w:r>
      <w:r>
        <w:rPr>
          <w:b/>
          <w:bCs/>
          <w:color w:val="000000"/>
          <w:sz w:val="27"/>
          <w:szCs w:val="27"/>
        </w:rPr>
        <w:t>state_observed_role</w:t>
      </w:r>
      <w:r>
        <w:rPr>
          <w:color w:val="000000"/>
          <w:sz w:val="27"/>
          <w:szCs w:val="27"/>
        </w:rPr>
        <w:t>. The value of the attribute need not be specified.</w:t>
      </w:r>
    </w:p>
    <w:p w:rsidR="00276A42" w:rsidRDefault="00276A42" w:rsidP="00276A42">
      <w:pPr>
        <w:pStyle w:val="Heading2"/>
        <w:rPr>
          <w:color w:val="000000"/>
        </w:rPr>
      </w:pPr>
      <w:bookmarkStart w:id="45" w:name="functions"/>
      <w:r>
        <w:rPr>
          <w:color w:val="000000"/>
        </w:rPr>
        <w:t>5.4 state_observed_schema function definitions</w:t>
      </w:r>
      <w:bookmarkEnd w:id="45"/>
    </w:p>
    <w:p w:rsidR="00276A42" w:rsidRDefault="00276A42" w:rsidP="00276A42">
      <w:pPr>
        <w:pStyle w:val="Heading2"/>
        <w:rPr>
          <w:color w:val="000000"/>
        </w:rPr>
      </w:pPr>
      <w:r>
        <w:rPr>
          <w:color w:val="000000"/>
        </w:rPr>
        <w:t>5.4.1 acyclic_hypothesis_state_to_confirmation_state_relationship</w:t>
      </w:r>
    </w:p>
    <w:p w:rsidR="00276A42" w:rsidRDefault="00276A42" w:rsidP="00276A42">
      <w:r>
        <w:rPr>
          <w:color w:val="000000"/>
          <w:sz w:val="27"/>
          <w:szCs w:val="27"/>
        </w:rPr>
        <w:t>The </w:t>
      </w:r>
      <w:r>
        <w:rPr>
          <w:b/>
          <w:bCs/>
          <w:color w:val="000000"/>
          <w:sz w:val="27"/>
          <w:szCs w:val="27"/>
        </w:rPr>
        <w:t>acyclic_hypothesis_state_to_confirmation_state_relationship</w:t>
      </w:r>
      <w:r>
        <w:rPr>
          <w:color w:val="000000"/>
          <w:sz w:val="27"/>
          <w:szCs w:val="27"/>
        </w:rPr>
        <w:t> function determines whether the graph of instances of the entity data type </w:t>
      </w:r>
      <w:hyperlink r:id="rId78" w:anchor="state_observed_schema.ascribable_state" w:history="1">
        <w:r>
          <w:rPr>
            <w:rStyle w:val="Hyperlink"/>
            <w:b/>
            <w:bCs/>
            <w:sz w:val="27"/>
            <w:szCs w:val="27"/>
          </w:rPr>
          <w:t>ascribable_state</w:t>
        </w:r>
      </w:hyperlink>
      <w:ins w:id="46" w:author="Sapp (US), Brandon" w:date="2019-03-21T09:10:00Z">
        <w:r w:rsidR="001A2C87">
          <w:t xml:space="preserve"> </w:t>
        </w:r>
      </w:ins>
      <w:r>
        <w:rPr>
          <w:color w:val="000000"/>
          <w:sz w:val="27"/>
          <w:szCs w:val="27"/>
        </w:rPr>
        <w:t>that contains relation as one of its links contains a cycle. This function may be used to evaluate either a </w:t>
      </w:r>
      <w:hyperlink r:id="rId79" w:anchor="state_observed_schema.hypothesis_state_to_confirmation_state_relationship" w:history="1">
        <w:r>
          <w:rPr>
            <w:rStyle w:val="Hyperlink"/>
            <w:b/>
            <w:bCs/>
            <w:sz w:val="27"/>
            <w:szCs w:val="27"/>
          </w:rPr>
          <w:t>hypothesis_state_to_confirmation_state_relationship</w:t>
        </w:r>
      </w:hyperlink>
      <w:r>
        <w:rPr>
          <w:color w:val="000000"/>
          <w:sz w:val="27"/>
          <w:szCs w:val="27"/>
        </w:rPr>
        <w:t> or any of its subtypes.</w:t>
      </w:r>
    </w:p>
    <w:p w:rsidR="00276A42" w:rsidRDefault="00276A42" w:rsidP="00276A42">
      <w:pPr>
        <w:pStyle w:val="NormalWeb"/>
        <w:rPr>
          <w:color w:val="000000"/>
          <w:sz w:val="27"/>
          <w:szCs w:val="27"/>
        </w:rPr>
      </w:pPr>
      <w:r>
        <w:rPr>
          <w:color w:val="000000"/>
          <w:sz w:val="27"/>
          <w:szCs w:val="27"/>
        </w:rPr>
        <w:t>The function returns TRUE if no cycle has been detected. Otherwise</w:t>
      </w:r>
      <w:ins w:id="47" w:author="Sapp (US), Brandon" w:date="2019-03-21T09:08:00Z">
        <w:r w:rsidR="001A2C87">
          <w:rPr>
            <w:color w:val="000000"/>
            <w:sz w:val="27"/>
            <w:szCs w:val="27"/>
          </w:rPr>
          <w:t>,</w:t>
        </w:r>
      </w:ins>
      <w:r>
        <w:rPr>
          <w:color w:val="000000"/>
          <w:sz w:val="27"/>
          <w:szCs w:val="27"/>
        </w:rPr>
        <w:t xml:space="preserve"> it returns FALSE.</w:t>
      </w:r>
    </w:p>
    <w:p w:rsidR="00276A42" w:rsidRDefault="00276A42" w:rsidP="00276A42">
      <w:pPr>
        <w:pStyle w:val="note"/>
        <w:rPr>
          <w:color w:val="000000"/>
          <w:sz w:val="27"/>
          <w:szCs w:val="27"/>
        </w:rPr>
      </w:pPr>
      <w:r>
        <w:rPr>
          <w:color w:val="000000"/>
        </w:rPr>
        <w:t>NOTE 1   The algorithm of the function is explained in annex E.2.</w:t>
      </w:r>
    </w:p>
    <w:p w:rsidR="00276A42" w:rsidRDefault="00276A42" w:rsidP="00276A42">
      <w:pPr>
        <w:pStyle w:val="NormalWeb"/>
        <w:rPr>
          <w:color w:val="000000"/>
          <w:sz w:val="27"/>
          <w:szCs w:val="27"/>
        </w:rPr>
      </w:pPr>
      <w:r>
        <w:rPr>
          <w:color w:val="000000"/>
          <w:sz w:val="27"/>
          <w:szCs w:val="27"/>
          <w:u w:val="single"/>
        </w:rPr>
        <w:t>EXPRESS specification:</w:t>
      </w:r>
    </w:p>
    <w:p w:rsidR="00276A42" w:rsidRDefault="00276A42" w:rsidP="00276A42">
      <w:pPr>
        <w:rPr>
          <w:sz w:val="24"/>
          <w:szCs w:val="24"/>
        </w:rPr>
      </w:pPr>
      <w:r>
        <w:rPr>
          <w:rStyle w:val="HTMLCode"/>
          <w:rFonts w:eastAsiaTheme="minorHAnsi"/>
          <w:color w:val="000000"/>
        </w:rPr>
        <w:t>*)</w:t>
      </w:r>
      <w:r>
        <w:rPr>
          <w:rFonts w:ascii="Courier New" w:hAnsi="Courier New" w:cs="Courier New"/>
          <w:color w:val="000000"/>
          <w:sz w:val="20"/>
          <w:szCs w:val="20"/>
        </w:rPr>
        <w:br/>
      </w:r>
      <w:r>
        <w:rPr>
          <w:rStyle w:val="HTMLCode"/>
          <w:rFonts w:eastAsiaTheme="minorHAnsi"/>
          <w:color w:val="000000"/>
        </w:rPr>
        <w:t>FUNCTION acyclic_hypothesis_state_to_confirmation_state_relationship (relation : </w:t>
      </w:r>
      <w:hyperlink r:id="rId80" w:anchor="state_observed_schema.hypothesis_state_to_confirmation_state_relationship" w:history="1">
        <w:r>
          <w:rPr>
            <w:rStyle w:val="Hyperlink"/>
            <w:rFonts w:ascii="Courier New" w:hAnsi="Courier New" w:cs="Courier New"/>
            <w:sz w:val="20"/>
            <w:szCs w:val="20"/>
          </w:rPr>
          <w:t>hypothesis_state_to_confirmation_state_relationship</w:t>
        </w:r>
      </w:hyperlink>
      <w:r>
        <w:rPr>
          <w:rStyle w:val="HTMLCode"/>
          <w:rFonts w:eastAsiaTheme="minorHAnsi"/>
          <w:color w:val="000000"/>
        </w:rPr>
        <w:t>; relatives : SET[1:?] OF </w:t>
      </w:r>
      <w:hyperlink r:id="rId81" w:anchor="state_observed_schema.ascribable_state" w:history="1">
        <w:r>
          <w:rPr>
            <w:rStyle w:val="Hyperlink"/>
            <w:rFonts w:ascii="Courier New" w:hAnsi="Courier New" w:cs="Courier New"/>
            <w:sz w:val="20"/>
            <w:szCs w:val="20"/>
          </w:rPr>
          <w:t>ascribable_state</w:t>
        </w:r>
      </w:hyperlink>
      <w:r>
        <w:rPr>
          <w:rStyle w:val="HTMLCode"/>
          <w:rFonts w:eastAsiaTheme="minorHAnsi"/>
          <w:color w:val="000000"/>
        </w:rPr>
        <w:t>; specific_relation : STRING) : LOGICAL;</w:t>
      </w:r>
    </w:p>
    <w:p w:rsidR="00276A42" w:rsidRDefault="00276A42" w:rsidP="00276A42">
      <w:pPr>
        <w:pStyle w:val="HTMLPreformatted"/>
        <w:rPr>
          <w:color w:val="000000"/>
        </w:rPr>
      </w:pPr>
      <w:r>
        <w:rPr>
          <w:color w:val="000000"/>
        </w:rPr>
        <w:t>LOCAL</w:t>
      </w:r>
    </w:p>
    <w:p w:rsidR="00276A42" w:rsidRDefault="00276A42" w:rsidP="00276A42">
      <w:pPr>
        <w:pStyle w:val="HTMLPreformatted"/>
        <w:rPr>
          <w:color w:val="000000"/>
        </w:rPr>
      </w:pPr>
      <w:r>
        <w:rPr>
          <w:color w:val="000000"/>
        </w:rPr>
        <w:t xml:space="preserve">     x                : SET OF hypothesis_state_to_confirmation_state_relationship;</w:t>
      </w:r>
    </w:p>
    <w:p w:rsidR="00276A42" w:rsidRDefault="00276A42" w:rsidP="00276A42">
      <w:pPr>
        <w:pStyle w:val="HTMLPreformatted"/>
        <w:rPr>
          <w:color w:val="000000"/>
        </w:rPr>
      </w:pPr>
      <w:r>
        <w:rPr>
          <w:color w:val="000000"/>
        </w:rPr>
        <w:t xml:space="preserve">   END_LOCAL;</w:t>
      </w:r>
    </w:p>
    <w:p w:rsidR="00276A42" w:rsidRDefault="00276A42" w:rsidP="00276A42">
      <w:pPr>
        <w:pStyle w:val="HTMLPreformatted"/>
        <w:rPr>
          <w:color w:val="000000"/>
        </w:rPr>
      </w:pPr>
      <w:r>
        <w:rPr>
          <w:color w:val="000000"/>
        </w:rPr>
        <w:t xml:space="preserve">   IF relation.confirmed_state IN</w:t>
      </w:r>
    </w:p>
    <w:p w:rsidR="00276A42" w:rsidRDefault="00276A42" w:rsidP="00276A42">
      <w:pPr>
        <w:pStyle w:val="HTMLPreformatted"/>
        <w:rPr>
          <w:color w:val="000000"/>
        </w:rPr>
      </w:pPr>
      <w:r>
        <w:rPr>
          <w:color w:val="000000"/>
        </w:rPr>
        <w:t xml:space="preserve">             relatives THEN</w:t>
      </w:r>
    </w:p>
    <w:p w:rsidR="00276A42" w:rsidRDefault="00276A42" w:rsidP="00276A42">
      <w:pPr>
        <w:pStyle w:val="HTMLPreformatted"/>
        <w:rPr>
          <w:color w:val="000000"/>
        </w:rPr>
      </w:pPr>
      <w:r>
        <w:rPr>
          <w:color w:val="000000"/>
        </w:rPr>
        <w:t xml:space="preserve">     RETURN (FALSE);</w:t>
      </w:r>
    </w:p>
    <w:p w:rsidR="00276A42" w:rsidRDefault="00276A42" w:rsidP="00276A42">
      <w:pPr>
        <w:pStyle w:val="HTMLPreformatted"/>
        <w:rPr>
          <w:color w:val="000000"/>
        </w:rPr>
      </w:pPr>
      <w:r>
        <w:rPr>
          <w:color w:val="000000"/>
        </w:rPr>
        <w:t xml:space="preserve">   END_IF;             -- IN is based in instance equality</w:t>
      </w:r>
    </w:p>
    <w:p w:rsidR="00276A42" w:rsidRDefault="00276A42" w:rsidP="00276A42">
      <w:pPr>
        <w:pStyle w:val="HTMLPreformatted"/>
        <w:rPr>
          <w:color w:val="000000"/>
        </w:rPr>
      </w:pPr>
      <w:r>
        <w:rPr>
          <w:color w:val="000000"/>
        </w:rPr>
        <w:t xml:space="preserve">   x := QUERY (hstcsr &lt;* bag_to_set (USEDIN</w:t>
      </w:r>
    </w:p>
    <w:p w:rsidR="00276A42" w:rsidRDefault="00276A42" w:rsidP="00276A42">
      <w:pPr>
        <w:pStyle w:val="HTMLPreformatted"/>
        <w:rPr>
          <w:color w:val="000000"/>
        </w:rPr>
      </w:pPr>
      <w:r>
        <w:rPr>
          <w:color w:val="000000"/>
        </w:rPr>
        <w:t xml:space="preserve">        (relation.confirmed_state,</w:t>
      </w:r>
    </w:p>
    <w:p w:rsidR="00276A42" w:rsidRDefault="00276A42" w:rsidP="00276A42">
      <w:pPr>
        <w:pStyle w:val="HTMLPreformatted"/>
        <w:rPr>
          <w:color w:val="000000"/>
        </w:rPr>
      </w:pPr>
      <w:r>
        <w:rPr>
          <w:color w:val="000000"/>
        </w:rPr>
        <w:t xml:space="preserve">         'STATE_OBSERVED_SCHEMA.' +</w:t>
      </w:r>
    </w:p>
    <w:p w:rsidR="00276A42" w:rsidRDefault="00276A42" w:rsidP="00276A42">
      <w:pPr>
        <w:pStyle w:val="HTMLPreformatted"/>
        <w:rPr>
          <w:color w:val="000000"/>
        </w:rPr>
      </w:pPr>
      <w:r>
        <w:rPr>
          <w:color w:val="000000"/>
        </w:rPr>
        <w:t xml:space="preserve">         'HYPOTHESIS_STATE_TO_CONFIRMATION_STATE_RELATIONSHIP.' +</w:t>
      </w:r>
    </w:p>
    <w:p w:rsidR="00276A42" w:rsidRDefault="00276A42" w:rsidP="00276A42">
      <w:pPr>
        <w:pStyle w:val="HTMLPreformatted"/>
        <w:rPr>
          <w:color w:val="000000"/>
        </w:rPr>
      </w:pPr>
      <w:r>
        <w:rPr>
          <w:color w:val="000000"/>
        </w:rPr>
        <w:t xml:space="preserve">         'HYPOTHESIZED_STATE')) |</w:t>
      </w:r>
    </w:p>
    <w:p w:rsidR="00276A42" w:rsidRDefault="00276A42" w:rsidP="00276A42">
      <w:pPr>
        <w:pStyle w:val="HTMLPreformatted"/>
        <w:rPr>
          <w:color w:val="000000"/>
        </w:rPr>
      </w:pPr>
      <w:r>
        <w:rPr>
          <w:color w:val="000000"/>
        </w:rPr>
        <w:t xml:space="preserve">          specific_relation IN TYPEOF (hstcsr));</w:t>
      </w:r>
    </w:p>
    <w:p w:rsidR="00276A42" w:rsidRDefault="00276A42" w:rsidP="00276A42">
      <w:pPr>
        <w:pStyle w:val="HTMLPreformatted"/>
        <w:rPr>
          <w:color w:val="000000"/>
        </w:rPr>
      </w:pPr>
      <w:r>
        <w:rPr>
          <w:color w:val="000000"/>
        </w:rPr>
        <w:t xml:space="preserve">   REPEAT I := 1 TO HIINDEX(x);             -- pre-checked loop</w:t>
      </w:r>
    </w:p>
    <w:p w:rsidR="00276A42" w:rsidRDefault="00276A42" w:rsidP="00276A42">
      <w:pPr>
        <w:pStyle w:val="HTMLPreformatted"/>
        <w:rPr>
          <w:color w:val="000000"/>
        </w:rPr>
      </w:pPr>
      <w:r>
        <w:rPr>
          <w:color w:val="000000"/>
        </w:rPr>
        <w:t xml:space="preserve">     IF NOT acyclic_hypothesis_state_to_confirmation_state_relationship</w:t>
      </w:r>
    </w:p>
    <w:p w:rsidR="00276A42" w:rsidRDefault="00276A42" w:rsidP="00276A42">
      <w:pPr>
        <w:pStyle w:val="HTMLPreformatted"/>
        <w:rPr>
          <w:color w:val="000000"/>
        </w:rPr>
      </w:pPr>
      <w:r>
        <w:rPr>
          <w:color w:val="000000"/>
        </w:rPr>
        <w:t xml:space="preserve">       (x[i],</w:t>
      </w:r>
    </w:p>
    <w:p w:rsidR="00276A42" w:rsidRDefault="00276A42" w:rsidP="00276A42">
      <w:pPr>
        <w:pStyle w:val="HTMLPreformatted"/>
        <w:rPr>
          <w:color w:val="000000"/>
        </w:rPr>
      </w:pPr>
      <w:r>
        <w:rPr>
          <w:color w:val="000000"/>
        </w:rPr>
        <w:t xml:space="preserve">        relatives + relation.confirmed_state,</w:t>
      </w:r>
    </w:p>
    <w:p w:rsidR="00276A42" w:rsidRDefault="00276A42" w:rsidP="00276A42">
      <w:pPr>
        <w:pStyle w:val="HTMLPreformatted"/>
        <w:rPr>
          <w:color w:val="000000"/>
        </w:rPr>
      </w:pPr>
      <w:r>
        <w:rPr>
          <w:color w:val="000000"/>
        </w:rPr>
        <w:t xml:space="preserve">        specific_relation) THEN</w:t>
      </w:r>
    </w:p>
    <w:p w:rsidR="00276A42" w:rsidRDefault="00276A42" w:rsidP="00276A42">
      <w:pPr>
        <w:pStyle w:val="HTMLPreformatted"/>
        <w:rPr>
          <w:color w:val="000000"/>
        </w:rPr>
      </w:pPr>
      <w:r>
        <w:rPr>
          <w:color w:val="000000"/>
        </w:rPr>
        <w:t xml:space="preserve">       RETURN(FALSE);</w:t>
      </w:r>
    </w:p>
    <w:p w:rsidR="00276A42" w:rsidRDefault="00276A42" w:rsidP="00276A42">
      <w:pPr>
        <w:pStyle w:val="HTMLPreformatted"/>
        <w:rPr>
          <w:color w:val="000000"/>
        </w:rPr>
      </w:pPr>
      <w:r>
        <w:rPr>
          <w:color w:val="000000"/>
        </w:rPr>
        <w:t xml:space="preserve">     END_IF;</w:t>
      </w:r>
    </w:p>
    <w:p w:rsidR="00276A42" w:rsidRDefault="00276A42" w:rsidP="00276A42">
      <w:pPr>
        <w:pStyle w:val="HTMLPreformatted"/>
        <w:rPr>
          <w:color w:val="000000"/>
        </w:rPr>
      </w:pPr>
      <w:r>
        <w:rPr>
          <w:color w:val="000000"/>
        </w:rPr>
        <w:t xml:space="preserve">   END_REPEAT;</w:t>
      </w:r>
    </w:p>
    <w:p w:rsidR="00276A42" w:rsidRDefault="00276A42" w:rsidP="00276A42">
      <w:pPr>
        <w:pStyle w:val="HTMLPreformatted"/>
        <w:rPr>
          <w:color w:val="000000"/>
        </w:rPr>
      </w:pPr>
      <w:r>
        <w:rPr>
          <w:color w:val="000000"/>
        </w:rPr>
        <w:t xml:space="preserve">   RETURN(TRUE);</w:t>
      </w:r>
    </w:p>
    <w:p w:rsidR="00276A42" w:rsidRDefault="00276A42" w:rsidP="00276A42">
      <w:r>
        <w:rPr>
          <w:rStyle w:val="HTMLCode"/>
          <w:rFonts w:eastAsiaTheme="minorHAnsi"/>
          <w:color w:val="000000"/>
        </w:rPr>
        <w:t>END_FUNCTION; </w:t>
      </w:r>
      <w:r>
        <w:rPr>
          <w:rFonts w:ascii="Courier New" w:hAnsi="Courier New" w:cs="Courier New"/>
          <w:color w:val="000000"/>
          <w:sz w:val="20"/>
          <w:szCs w:val="20"/>
        </w:rPr>
        <w:br/>
      </w:r>
      <w:r>
        <w:rPr>
          <w:rStyle w:val="HTMLCode"/>
          <w:rFonts w:eastAsiaTheme="minorHAnsi"/>
          <w:color w:val="000000"/>
        </w:rPr>
        <w:t>(*</w:t>
      </w:r>
    </w:p>
    <w:p w:rsidR="00276A42" w:rsidRDefault="00276A42" w:rsidP="00276A42">
      <w:pPr>
        <w:pStyle w:val="NormalWeb"/>
        <w:rPr>
          <w:color w:val="000000"/>
          <w:sz w:val="27"/>
          <w:szCs w:val="27"/>
        </w:rPr>
      </w:pPr>
      <w:r>
        <w:rPr>
          <w:color w:val="000000"/>
          <w:sz w:val="27"/>
          <w:szCs w:val="27"/>
          <w:u w:val="single"/>
        </w:rPr>
        <w:t>Argument definitions:</w:t>
      </w:r>
    </w:p>
    <w:p w:rsidR="00276A42" w:rsidRDefault="00276A42" w:rsidP="00276A42">
      <w:pPr>
        <w:pStyle w:val="expressdescription"/>
        <w:rPr>
          <w:color w:val="000000"/>
          <w:sz w:val="27"/>
          <w:szCs w:val="27"/>
        </w:rPr>
      </w:pPr>
      <w:r>
        <w:rPr>
          <w:b/>
          <w:bCs/>
          <w:color w:val="000000"/>
          <w:sz w:val="27"/>
          <w:szCs w:val="27"/>
        </w:rPr>
        <w:t>relation: </w:t>
      </w:r>
      <w:r>
        <w:rPr>
          <w:color w:val="000000"/>
          <w:sz w:val="27"/>
          <w:szCs w:val="27"/>
        </w:rPr>
        <w:t>(input) the candidate </w:t>
      </w:r>
      <w:hyperlink r:id="rId82" w:anchor="state_observed_schema.hypothesis_state_to_confirmation_state_relationship" w:history="1">
        <w:r>
          <w:rPr>
            <w:rStyle w:val="Hyperlink"/>
            <w:b/>
            <w:bCs/>
            <w:sz w:val="27"/>
            <w:szCs w:val="27"/>
          </w:rPr>
          <w:t>hypothesis_state_to_confirmation_state_relationship</w:t>
        </w:r>
      </w:hyperlink>
      <w:r>
        <w:rPr>
          <w:color w:val="000000"/>
          <w:sz w:val="27"/>
          <w:szCs w:val="27"/>
        </w:rPr>
        <w:t> to be checked.</w:t>
      </w:r>
    </w:p>
    <w:p w:rsidR="00276A42" w:rsidRDefault="00276A42" w:rsidP="00276A42">
      <w:pPr>
        <w:pStyle w:val="expressdescription"/>
        <w:rPr>
          <w:color w:val="000000"/>
          <w:sz w:val="27"/>
          <w:szCs w:val="27"/>
        </w:rPr>
      </w:pPr>
      <w:r>
        <w:rPr>
          <w:b/>
          <w:bCs/>
          <w:color w:val="000000"/>
          <w:sz w:val="27"/>
          <w:szCs w:val="27"/>
        </w:rPr>
        <w:lastRenderedPageBreak/>
        <w:t>relatives: </w:t>
      </w:r>
      <w:r>
        <w:rPr>
          <w:color w:val="000000"/>
          <w:sz w:val="27"/>
          <w:szCs w:val="27"/>
        </w:rPr>
        <w:t>(input) the set of instances of the entity data type </w:t>
      </w:r>
      <w:hyperlink r:id="rId83" w:anchor="state_observed_schema.ascribable_state" w:history="1">
        <w:r>
          <w:rPr>
            <w:rStyle w:val="Hyperlink"/>
            <w:b/>
            <w:bCs/>
            <w:sz w:val="27"/>
            <w:szCs w:val="27"/>
          </w:rPr>
          <w:t>ascribable_state</w:t>
        </w:r>
      </w:hyperlink>
      <w:r>
        <w:rPr>
          <w:color w:val="000000"/>
          <w:sz w:val="27"/>
          <w:szCs w:val="27"/>
        </w:rPr>
        <w:t> for which the function is searching in the </w:t>
      </w:r>
      <w:hyperlink r:id="rId84" w:anchor="state_observed_schema.hypothesis_state_to_confirmation_state_relationship.confirmed_state" w:history="1">
        <w:r>
          <w:rPr>
            <w:rStyle w:val="Hyperlink"/>
            <w:b/>
            <w:bCs/>
            <w:sz w:val="27"/>
            <w:szCs w:val="27"/>
          </w:rPr>
          <w:t>confirmed_state</w:t>
        </w:r>
      </w:hyperlink>
      <w:r>
        <w:rPr>
          <w:color w:val="000000"/>
          <w:sz w:val="27"/>
          <w:szCs w:val="27"/>
        </w:rPr>
        <w:t> parameter of the relation argument.</w:t>
      </w:r>
    </w:p>
    <w:p w:rsidR="00276A42" w:rsidRDefault="00276A42" w:rsidP="00276A42">
      <w:pPr>
        <w:pStyle w:val="expressdescription"/>
        <w:rPr>
          <w:color w:val="000000"/>
          <w:sz w:val="27"/>
          <w:szCs w:val="27"/>
        </w:rPr>
      </w:pPr>
      <w:bookmarkStart w:id="48" w:name="state_observed_schema.acyclic_hypothesis"/>
      <w:r>
        <w:rPr>
          <w:b/>
          <w:bCs/>
          <w:color w:val="000000"/>
          <w:sz w:val="27"/>
          <w:szCs w:val="27"/>
        </w:rPr>
        <w:t>specific_relation: </w:t>
      </w:r>
      <w:bookmarkEnd w:id="48"/>
      <w:r>
        <w:rPr>
          <w:color w:val="000000"/>
          <w:sz w:val="27"/>
          <w:szCs w:val="27"/>
        </w:rPr>
        <w:t>(input) the fully qualified name of a subtype of the </w:t>
      </w:r>
      <w:hyperlink r:id="rId85" w:anchor="state_observed_schema.hypothesis_state_to_confirmation_state_relationship" w:history="1">
        <w:r>
          <w:rPr>
            <w:rStyle w:val="Hyperlink"/>
            <w:b/>
            <w:bCs/>
            <w:sz w:val="27"/>
            <w:szCs w:val="27"/>
          </w:rPr>
          <w:t>hypothesis_state_to_confirmation_state_relationship</w:t>
        </w:r>
      </w:hyperlink>
      <w:r>
        <w:rPr>
          <w:color w:val="000000"/>
          <w:sz w:val="27"/>
          <w:szCs w:val="27"/>
        </w:rPr>
        <w:t> entity.</w:t>
      </w:r>
    </w:p>
    <w:p w:rsidR="00276A42" w:rsidRDefault="00276A42" w:rsidP="00276A42">
      <w:pPr>
        <w:pStyle w:val="Heading2"/>
        <w:rPr>
          <w:color w:val="000000"/>
        </w:rPr>
      </w:pPr>
      <w:r>
        <w:rPr>
          <w:color w:val="000000"/>
        </w:rPr>
        <w:t>5.4.2 acyclic_state_definition_to_state_assignment_relationship</w:t>
      </w:r>
    </w:p>
    <w:p w:rsidR="00276A42" w:rsidRDefault="00276A42" w:rsidP="00276A42">
      <w:r>
        <w:rPr>
          <w:color w:val="000000"/>
          <w:sz w:val="27"/>
          <w:szCs w:val="27"/>
        </w:rPr>
        <w:t>The </w:t>
      </w:r>
      <w:r>
        <w:rPr>
          <w:b/>
          <w:bCs/>
          <w:color w:val="000000"/>
          <w:sz w:val="27"/>
          <w:szCs w:val="27"/>
        </w:rPr>
        <w:t>acyclic_state_definition_to_state_assignment_relationship</w:t>
      </w:r>
      <w:r>
        <w:rPr>
          <w:color w:val="000000"/>
          <w:sz w:val="27"/>
          <w:szCs w:val="27"/>
        </w:rPr>
        <w:t> function determines whether the graph of instances of the entity data type </w:t>
      </w:r>
      <w:hyperlink r:id="rId86" w:anchor="state_observed_schema.ascribable_state" w:history="1">
        <w:r>
          <w:rPr>
            <w:rStyle w:val="Hyperlink"/>
            <w:b/>
            <w:bCs/>
            <w:sz w:val="27"/>
            <w:szCs w:val="27"/>
          </w:rPr>
          <w:t>ascribable_state</w:t>
        </w:r>
      </w:hyperlink>
      <w:r>
        <w:rPr>
          <w:color w:val="000000"/>
          <w:sz w:val="27"/>
          <w:szCs w:val="27"/>
        </w:rPr>
        <w:t> that contains relation as one of its links contains a cycle. This function may be used to evaluate either a </w:t>
      </w:r>
      <w:hyperlink r:id="rId87" w:anchor="state_observed_schema.state_definition_to_state_assignment_relationship" w:history="1">
        <w:r>
          <w:rPr>
            <w:rStyle w:val="Hyperlink"/>
            <w:b/>
            <w:bCs/>
            <w:sz w:val="27"/>
            <w:szCs w:val="27"/>
          </w:rPr>
          <w:t>state_definition_to_state_assignment_relationship</w:t>
        </w:r>
      </w:hyperlink>
      <w:r>
        <w:rPr>
          <w:color w:val="000000"/>
          <w:sz w:val="27"/>
          <w:szCs w:val="27"/>
        </w:rPr>
        <w:t> or any of its subtypes.</w:t>
      </w:r>
    </w:p>
    <w:p w:rsidR="00276A42" w:rsidRDefault="00276A42" w:rsidP="00276A42">
      <w:pPr>
        <w:pStyle w:val="NormalWeb"/>
        <w:rPr>
          <w:color w:val="000000"/>
          <w:sz w:val="27"/>
          <w:szCs w:val="27"/>
        </w:rPr>
      </w:pPr>
      <w:r>
        <w:rPr>
          <w:color w:val="000000"/>
          <w:sz w:val="27"/>
          <w:szCs w:val="27"/>
        </w:rPr>
        <w:t>The function returns TRUE if no cycle has been detected. Otherwise</w:t>
      </w:r>
      <w:ins w:id="49" w:author="Sapp (US), Brandon" w:date="2019-03-21T09:08:00Z">
        <w:r w:rsidR="001A2C87">
          <w:rPr>
            <w:color w:val="000000"/>
            <w:sz w:val="27"/>
            <w:szCs w:val="27"/>
          </w:rPr>
          <w:t>,</w:t>
        </w:r>
      </w:ins>
      <w:r>
        <w:rPr>
          <w:color w:val="000000"/>
          <w:sz w:val="27"/>
          <w:szCs w:val="27"/>
        </w:rPr>
        <w:t xml:space="preserve"> it returns FALSE.</w:t>
      </w:r>
    </w:p>
    <w:p w:rsidR="00276A42" w:rsidRDefault="00276A42" w:rsidP="00276A42">
      <w:pPr>
        <w:pStyle w:val="note"/>
        <w:rPr>
          <w:color w:val="000000"/>
          <w:sz w:val="27"/>
          <w:szCs w:val="27"/>
        </w:rPr>
      </w:pPr>
      <w:r>
        <w:rPr>
          <w:color w:val="000000"/>
        </w:rPr>
        <w:t>NOTE 1</w:t>
      </w:r>
      <w:bookmarkEnd w:id="12"/>
      <w:r>
        <w:rPr>
          <w:color w:val="000000"/>
        </w:rPr>
        <w:t>   The algorithm of the function is explained in annex E.2.</w:t>
      </w:r>
    </w:p>
    <w:p w:rsidR="00276A42" w:rsidRDefault="00276A42" w:rsidP="00276A42">
      <w:pPr>
        <w:pStyle w:val="NormalWeb"/>
        <w:rPr>
          <w:color w:val="000000"/>
          <w:sz w:val="27"/>
          <w:szCs w:val="27"/>
        </w:rPr>
      </w:pPr>
      <w:r>
        <w:rPr>
          <w:color w:val="000000"/>
          <w:sz w:val="27"/>
          <w:szCs w:val="27"/>
          <w:u w:val="single"/>
        </w:rPr>
        <w:t>EXPRESS specification:</w:t>
      </w:r>
    </w:p>
    <w:p w:rsidR="00276A42" w:rsidRDefault="00276A42" w:rsidP="00276A42">
      <w:pPr>
        <w:rPr>
          <w:sz w:val="24"/>
          <w:szCs w:val="24"/>
        </w:rPr>
      </w:pPr>
      <w:r>
        <w:rPr>
          <w:rStyle w:val="HTMLCode"/>
          <w:rFonts w:eastAsiaTheme="minorHAnsi"/>
          <w:color w:val="000000"/>
        </w:rPr>
        <w:t>*)</w:t>
      </w:r>
      <w:r>
        <w:rPr>
          <w:rFonts w:ascii="Courier New" w:hAnsi="Courier New" w:cs="Courier New"/>
          <w:color w:val="000000"/>
          <w:sz w:val="20"/>
          <w:szCs w:val="20"/>
        </w:rPr>
        <w:br/>
      </w:r>
      <w:r>
        <w:rPr>
          <w:rStyle w:val="HTMLCode"/>
          <w:rFonts w:eastAsiaTheme="minorHAnsi"/>
          <w:color w:val="000000"/>
        </w:rPr>
        <w:t>FUNCTION acyclic_state_definition_to_state_assignment_relationship (relation : </w:t>
      </w:r>
      <w:hyperlink r:id="rId88" w:anchor="state_observed_schema.state_definition_to_state_assignment_relationship" w:history="1">
        <w:r>
          <w:rPr>
            <w:rStyle w:val="Hyperlink"/>
            <w:rFonts w:ascii="Courier New" w:hAnsi="Courier New" w:cs="Courier New"/>
            <w:sz w:val="20"/>
            <w:szCs w:val="20"/>
          </w:rPr>
          <w:t>state_definition_to_state_assignment_relationship</w:t>
        </w:r>
      </w:hyperlink>
      <w:r>
        <w:rPr>
          <w:rStyle w:val="HTMLCode"/>
          <w:rFonts w:eastAsiaTheme="minorHAnsi"/>
          <w:color w:val="000000"/>
        </w:rPr>
        <w:t>; relatives : SET[1:?] OF </w:t>
      </w:r>
      <w:hyperlink r:id="rId89" w:anchor="state_observed_schema.ascribable_state" w:history="1">
        <w:r>
          <w:rPr>
            <w:rStyle w:val="Hyperlink"/>
            <w:rFonts w:ascii="Courier New" w:hAnsi="Courier New" w:cs="Courier New"/>
            <w:sz w:val="20"/>
            <w:szCs w:val="20"/>
          </w:rPr>
          <w:t>ascribable_state</w:t>
        </w:r>
      </w:hyperlink>
      <w:r>
        <w:rPr>
          <w:rStyle w:val="HTMLCode"/>
          <w:rFonts w:eastAsiaTheme="minorHAnsi"/>
          <w:color w:val="000000"/>
        </w:rPr>
        <w:t>; specific_relation : STRING) : LOGICAL;</w:t>
      </w:r>
    </w:p>
    <w:p w:rsidR="00276A42" w:rsidRDefault="00276A42" w:rsidP="00276A42">
      <w:pPr>
        <w:pStyle w:val="HTMLPreformatted"/>
        <w:rPr>
          <w:color w:val="000000"/>
        </w:rPr>
      </w:pPr>
      <w:r>
        <w:rPr>
          <w:color w:val="000000"/>
        </w:rPr>
        <w:t>LOCAL</w:t>
      </w:r>
    </w:p>
    <w:p w:rsidR="00276A42" w:rsidRDefault="00276A42" w:rsidP="00276A42">
      <w:pPr>
        <w:pStyle w:val="HTMLPreformatted"/>
        <w:rPr>
          <w:color w:val="000000"/>
        </w:rPr>
      </w:pPr>
      <w:r>
        <w:rPr>
          <w:color w:val="000000"/>
        </w:rPr>
        <w:t xml:space="preserve">     x                : SET OF state_definition_to_state_assignment_relationship;</w:t>
      </w:r>
    </w:p>
    <w:p w:rsidR="00276A42" w:rsidRDefault="00276A42" w:rsidP="00276A42">
      <w:pPr>
        <w:pStyle w:val="HTMLPreformatted"/>
        <w:rPr>
          <w:color w:val="000000"/>
        </w:rPr>
      </w:pPr>
      <w:r>
        <w:rPr>
          <w:color w:val="000000"/>
        </w:rPr>
        <w:t xml:space="preserve">   END_LOCAL;</w:t>
      </w:r>
    </w:p>
    <w:p w:rsidR="00276A42" w:rsidRDefault="00276A42" w:rsidP="00276A42">
      <w:pPr>
        <w:pStyle w:val="HTMLPreformatted"/>
        <w:rPr>
          <w:color w:val="000000"/>
        </w:rPr>
      </w:pPr>
      <w:r>
        <w:rPr>
          <w:color w:val="000000"/>
        </w:rPr>
        <w:t xml:space="preserve">   IF relation.relating_ascribable_state IN</w:t>
      </w:r>
    </w:p>
    <w:p w:rsidR="00276A42" w:rsidRDefault="00276A42" w:rsidP="00276A42">
      <w:pPr>
        <w:pStyle w:val="HTMLPreformatted"/>
        <w:rPr>
          <w:color w:val="000000"/>
        </w:rPr>
      </w:pPr>
      <w:r>
        <w:rPr>
          <w:color w:val="000000"/>
        </w:rPr>
        <w:t xml:space="preserve">             relatives THEN</w:t>
      </w:r>
    </w:p>
    <w:p w:rsidR="00276A42" w:rsidRDefault="00276A42" w:rsidP="00276A42">
      <w:pPr>
        <w:pStyle w:val="HTMLPreformatted"/>
        <w:rPr>
          <w:color w:val="000000"/>
        </w:rPr>
      </w:pPr>
      <w:r>
        <w:rPr>
          <w:color w:val="000000"/>
        </w:rPr>
        <w:t xml:space="preserve">     RETURN (FALSE);</w:t>
      </w:r>
    </w:p>
    <w:p w:rsidR="00276A42" w:rsidRDefault="00276A42" w:rsidP="00276A42">
      <w:pPr>
        <w:pStyle w:val="HTMLPreformatted"/>
        <w:rPr>
          <w:color w:val="000000"/>
        </w:rPr>
      </w:pPr>
      <w:r>
        <w:rPr>
          <w:color w:val="000000"/>
        </w:rPr>
        <w:t xml:space="preserve">   END_IF;             -- IN is based in instance equality</w:t>
      </w:r>
    </w:p>
    <w:p w:rsidR="00276A42" w:rsidRDefault="00276A42" w:rsidP="00276A42">
      <w:pPr>
        <w:pStyle w:val="HTMLPreformatted"/>
        <w:rPr>
          <w:color w:val="000000"/>
        </w:rPr>
      </w:pPr>
      <w:r>
        <w:rPr>
          <w:color w:val="000000"/>
        </w:rPr>
        <w:t xml:space="preserve">   x := QUERY (sdtsar &lt;* bag_to_set (USEDIN</w:t>
      </w:r>
    </w:p>
    <w:p w:rsidR="00276A42" w:rsidRDefault="00276A42" w:rsidP="00276A42">
      <w:pPr>
        <w:pStyle w:val="HTMLPreformatted"/>
        <w:rPr>
          <w:color w:val="000000"/>
        </w:rPr>
      </w:pPr>
      <w:r>
        <w:rPr>
          <w:color w:val="000000"/>
        </w:rPr>
        <w:t xml:space="preserve">        (relation.relating_ascribable_state,</w:t>
      </w:r>
    </w:p>
    <w:p w:rsidR="00276A42" w:rsidRDefault="00276A42" w:rsidP="00276A42">
      <w:pPr>
        <w:pStyle w:val="HTMLPreformatted"/>
        <w:rPr>
          <w:color w:val="000000"/>
        </w:rPr>
      </w:pPr>
      <w:r>
        <w:rPr>
          <w:color w:val="000000"/>
        </w:rPr>
        <w:t xml:space="preserve">         'STATE_OBSERVED_SCHEMA.' +</w:t>
      </w:r>
    </w:p>
    <w:p w:rsidR="00276A42" w:rsidRDefault="00276A42" w:rsidP="00276A42">
      <w:pPr>
        <w:pStyle w:val="HTMLPreformatted"/>
        <w:rPr>
          <w:color w:val="000000"/>
        </w:rPr>
      </w:pPr>
      <w:r>
        <w:rPr>
          <w:color w:val="000000"/>
        </w:rPr>
        <w:t xml:space="preserve">         'STATE_DEFINITION_TO_STATE_ASSIGNMENT_RELATIONSHIP.' +</w:t>
      </w:r>
    </w:p>
    <w:p w:rsidR="00276A42" w:rsidRDefault="00276A42" w:rsidP="00276A42">
      <w:pPr>
        <w:pStyle w:val="HTMLPreformatted"/>
        <w:rPr>
          <w:color w:val="000000"/>
        </w:rPr>
      </w:pPr>
      <w:r>
        <w:rPr>
          <w:color w:val="000000"/>
        </w:rPr>
        <w:t xml:space="preserve">         'RELATED_ASCRIBABLE_STATE')) |</w:t>
      </w:r>
    </w:p>
    <w:p w:rsidR="00276A42" w:rsidRDefault="00276A42" w:rsidP="00276A42">
      <w:pPr>
        <w:pStyle w:val="HTMLPreformatted"/>
        <w:rPr>
          <w:color w:val="000000"/>
        </w:rPr>
      </w:pPr>
      <w:r>
        <w:rPr>
          <w:color w:val="000000"/>
        </w:rPr>
        <w:t xml:space="preserve">          specific_relation IN TYPEOF (sdtsar));</w:t>
      </w:r>
    </w:p>
    <w:p w:rsidR="00276A42" w:rsidRDefault="00276A42" w:rsidP="00276A42">
      <w:pPr>
        <w:pStyle w:val="HTMLPreformatted"/>
        <w:rPr>
          <w:color w:val="000000"/>
        </w:rPr>
      </w:pPr>
      <w:r>
        <w:rPr>
          <w:color w:val="000000"/>
        </w:rPr>
        <w:t xml:space="preserve">   REPEAT I := 1 TO HIINDEX(x);             -- pre-checked loop</w:t>
      </w:r>
    </w:p>
    <w:p w:rsidR="00276A42" w:rsidRDefault="00276A42" w:rsidP="00276A42">
      <w:pPr>
        <w:pStyle w:val="HTMLPreformatted"/>
        <w:rPr>
          <w:color w:val="000000"/>
        </w:rPr>
      </w:pPr>
      <w:r>
        <w:rPr>
          <w:color w:val="000000"/>
        </w:rPr>
        <w:t xml:space="preserve">     IF NOT acyclic_state_definition_to_state_assignment_relationship</w:t>
      </w:r>
    </w:p>
    <w:p w:rsidR="00276A42" w:rsidRDefault="00276A42" w:rsidP="00276A42">
      <w:pPr>
        <w:pStyle w:val="HTMLPreformatted"/>
        <w:rPr>
          <w:color w:val="000000"/>
        </w:rPr>
      </w:pPr>
      <w:r>
        <w:rPr>
          <w:color w:val="000000"/>
        </w:rPr>
        <w:t xml:space="preserve">       (x[i],</w:t>
      </w:r>
    </w:p>
    <w:p w:rsidR="00276A42" w:rsidRDefault="00276A42" w:rsidP="00276A42">
      <w:pPr>
        <w:pStyle w:val="HTMLPreformatted"/>
        <w:rPr>
          <w:color w:val="000000"/>
        </w:rPr>
      </w:pPr>
      <w:r>
        <w:rPr>
          <w:color w:val="000000"/>
        </w:rPr>
        <w:t xml:space="preserve">        relatives + relation.relating_ascribable_state,</w:t>
      </w:r>
    </w:p>
    <w:p w:rsidR="00276A42" w:rsidRDefault="00276A42" w:rsidP="00276A42">
      <w:pPr>
        <w:pStyle w:val="HTMLPreformatted"/>
        <w:rPr>
          <w:color w:val="000000"/>
        </w:rPr>
      </w:pPr>
      <w:r>
        <w:rPr>
          <w:color w:val="000000"/>
        </w:rPr>
        <w:t xml:space="preserve">        specific_relation) THEN</w:t>
      </w:r>
    </w:p>
    <w:p w:rsidR="00276A42" w:rsidRDefault="00276A42" w:rsidP="00276A42">
      <w:pPr>
        <w:pStyle w:val="HTMLPreformatted"/>
        <w:rPr>
          <w:color w:val="000000"/>
        </w:rPr>
      </w:pPr>
      <w:r>
        <w:rPr>
          <w:color w:val="000000"/>
        </w:rPr>
        <w:t xml:space="preserve">       RETURN(FALSE);</w:t>
      </w:r>
    </w:p>
    <w:p w:rsidR="00276A42" w:rsidRDefault="00276A42" w:rsidP="00276A42">
      <w:pPr>
        <w:pStyle w:val="HTMLPreformatted"/>
        <w:rPr>
          <w:color w:val="000000"/>
        </w:rPr>
      </w:pPr>
      <w:r>
        <w:rPr>
          <w:color w:val="000000"/>
        </w:rPr>
        <w:t xml:space="preserve">     END_IF;</w:t>
      </w:r>
    </w:p>
    <w:p w:rsidR="00276A42" w:rsidRDefault="00276A42" w:rsidP="00276A42">
      <w:pPr>
        <w:pStyle w:val="HTMLPreformatted"/>
        <w:rPr>
          <w:color w:val="000000"/>
        </w:rPr>
      </w:pPr>
      <w:r>
        <w:rPr>
          <w:color w:val="000000"/>
        </w:rPr>
        <w:t xml:space="preserve">   END_REPEAT;</w:t>
      </w:r>
    </w:p>
    <w:p w:rsidR="00276A42" w:rsidRDefault="00276A42" w:rsidP="00276A42">
      <w:pPr>
        <w:pStyle w:val="HTMLPreformatted"/>
        <w:rPr>
          <w:color w:val="000000"/>
        </w:rPr>
      </w:pPr>
      <w:r>
        <w:rPr>
          <w:color w:val="000000"/>
        </w:rPr>
        <w:t xml:space="preserve">   RETURN(TRUE);</w:t>
      </w:r>
    </w:p>
    <w:p w:rsidR="00276A42" w:rsidRDefault="00276A42" w:rsidP="00276A42">
      <w:r>
        <w:rPr>
          <w:rStyle w:val="HTMLCode"/>
          <w:rFonts w:eastAsiaTheme="minorHAnsi"/>
          <w:color w:val="000000"/>
        </w:rPr>
        <w:t>END_FUNCTION; </w:t>
      </w:r>
      <w:r>
        <w:rPr>
          <w:rFonts w:ascii="Courier New" w:hAnsi="Courier New" w:cs="Courier New"/>
          <w:color w:val="000000"/>
          <w:sz w:val="20"/>
          <w:szCs w:val="20"/>
        </w:rPr>
        <w:br/>
      </w:r>
      <w:r>
        <w:rPr>
          <w:rStyle w:val="HTMLCode"/>
          <w:rFonts w:eastAsiaTheme="minorHAnsi"/>
          <w:color w:val="000000"/>
        </w:rPr>
        <w:t>(*</w:t>
      </w:r>
    </w:p>
    <w:p w:rsidR="00276A42" w:rsidRDefault="00276A42" w:rsidP="00276A42">
      <w:pPr>
        <w:pStyle w:val="NormalWeb"/>
        <w:rPr>
          <w:color w:val="000000"/>
          <w:sz w:val="27"/>
          <w:szCs w:val="27"/>
        </w:rPr>
      </w:pPr>
      <w:r>
        <w:rPr>
          <w:color w:val="000000"/>
          <w:sz w:val="27"/>
          <w:szCs w:val="27"/>
          <w:u w:val="single"/>
        </w:rPr>
        <w:t>Argument definitions:</w:t>
      </w:r>
    </w:p>
    <w:p w:rsidR="00276A42" w:rsidRDefault="00276A42" w:rsidP="00276A42">
      <w:pPr>
        <w:pStyle w:val="expressdescription"/>
        <w:rPr>
          <w:color w:val="000000"/>
          <w:sz w:val="27"/>
          <w:szCs w:val="27"/>
        </w:rPr>
      </w:pPr>
      <w:r>
        <w:rPr>
          <w:b/>
          <w:bCs/>
          <w:color w:val="000000"/>
          <w:sz w:val="27"/>
          <w:szCs w:val="27"/>
        </w:rPr>
        <w:t>relation: </w:t>
      </w:r>
      <w:r>
        <w:rPr>
          <w:color w:val="000000"/>
          <w:sz w:val="27"/>
          <w:szCs w:val="27"/>
        </w:rPr>
        <w:t>(input) the candidate </w:t>
      </w:r>
      <w:hyperlink r:id="rId90" w:anchor="state_observed_schema.state_definition_to_state_assignment_relationship" w:history="1">
        <w:r>
          <w:rPr>
            <w:rStyle w:val="Hyperlink"/>
            <w:b/>
            <w:bCs/>
            <w:sz w:val="27"/>
            <w:szCs w:val="27"/>
          </w:rPr>
          <w:t>state_definition_to_state_assignment_relationship</w:t>
        </w:r>
      </w:hyperlink>
      <w:r>
        <w:rPr>
          <w:color w:val="000000"/>
          <w:sz w:val="27"/>
          <w:szCs w:val="27"/>
        </w:rPr>
        <w:t> to be checked.</w:t>
      </w:r>
    </w:p>
    <w:p w:rsidR="00276A42" w:rsidRDefault="00276A42" w:rsidP="00276A42">
      <w:pPr>
        <w:pStyle w:val="expressdescription"/>
        <w:rPr>
          <w:color w:val="000000"/>
          <w:sz w:val="27"/>
          <w:szCs w:val="27"/>
        </w:rPr>
      </w:pPr>
      <w:r>
        <w:rPr>
          <w:b/>
          <w:bCs/>
          <w:color w:val="000000"/>
          <w:sz w:val="27"/>
          <w:szCs w:val="27"/>
        </w:rPr>
        <w:lastRenderedPageBreak/>
        <w:t>relatives: </w:t>
      </w:r>
      <w:r>
        <w:rPr>
          <w:color w:val="000000"/>
          <w:sz w:val="27"/>
          <w:szCs w:val="27"/>
        </w:rPr>
        <w:t>(input) the set of instances of the entity data type </w:t>
      </w:r>
      <w:hyperlink r:id="rId91" w:anchor="state_observed_schema.ascribable_state" w:history="1">
        <w:r>
          <w:rPr>
            <w:rStyle w:val="Hyperlink"/>
            <w:b/>
            <w:bCs/>
            <w:sz w:val="27"/>
            <w:szCs w:val="27"/>
          </w:rPr>
          <w:t>ascribable_state</w:t>
        </w:r>
      </w:hyperlink>
      <w:r>
        <w:rPr>
          <w:color w:val="000000"/>
          <w:sz w:val="27"/>
          <w:szCs w:val="27"/>
        </w:rPr>
        <w:t> for which the function is searching in the </w:t>
      </w:r>
      <w:hyperlink r:id="rId92" w:anchor="state_observed_schema.ascribable_state_relationship.related_ascribable_state" w:history="1">
        <w:r>
          <w:rPr>
            <w:rStyle w:val="Hyperlink"/>
            <w:b/>
            <w:bCs/>
            <w:sz w:val="27"/>
            <w:szCs w:val="27"/>
          </w:rPr>
          <w:t>related_ascribable_state</w:t>
        </w:r>
      </w:hyperlink>
      <w:r>
        <w:rPr>
          <w:color w:val="000000"/>
          <w:sz w:val="27"/>
          <w:szCs w:val="27"/>
        </w:rPr>
        <w:t> parameter of the relation argument.</w:t>
      </w:r>
    </w:p>
    <w:p w:rsidR="00276A42" w:rsidRDefault="00276A42" w:rsidP="00276A42">
      <w:pPr>
        <w:pStyle w:val="expressdescription"/>
        <w:rPr>
          <w:color w:val="000000"/>
          <w:sz w:val="27"/>
          <w:szCs w:val="27"/>
        </w:rPr>
      </w:pPr>
      <w:bookmarkStart w:id="50" w:name="state_observed_schema.acyclic_state_defi"/>
      <w:r>
        <w:rPr>
          <w:b/>
          <w:bCs/>
          <w:color w:val="000000"/>
          <w:sz w:val="27"/>
          <w:szCs w:val="27"/>
        </w:rPr>
        <w:t>specific_relation: </w:t>
      </w:r>
      <w:bookmarkEnd w:id="50"/>
      <w:r>
        <w:rPr>
          <w:color w:val="000000"/>
          <w:sz w:val="27"/>
          <w:szCs w:val="27"/>
        </w:rPr>
        <w:t>(input) the fully qualified name of a subtype of the </w:t>
      </w:r>
      <w:hyperlink r:id="rId93" w:anchor="state_observed_schema.state_definition_to_state_assignment_relationship" w:history="1">
        <w:r>
          <w:rPr>
            <w:rStyle w:val="Hyperlink"/>
            <w:b/>
            <w:bCs/>
            <w:sz w:val="27"/>
            <w:szCs w:val="27"/>
          </w:rPr>
          <w:t>state_definition_to_state_assignment_relationship</w:t>
        </w:r>
      </w:hyperlink>
      <w:r>
        <w:rPr>
          <w:color w:val="000000"/>
          <w:sz w:val="27"/>
          <w:szCs w:val="27"/>
        </w:rPr>
        <w:t> entity.</w:t>
      </w:r>
    </w:p>
    <w:p w:rsidR="00276A42" w:rsidRDefault="00276A42" w:rsidP="00276A42">
      <w:pPr>
        <w:rPr>
          <w:sz w:val="24"/>
          <w:szCs w:val="24"/>
        </w:rPr>
      </w:pPr>
      <w:r>
        <w:rPr>
          <w:rFonts w:ascii="Courier New" w:hAnsi="Courier New" w:cs="Courier New"/>
          <w:color w:val="000000"/>
          <w:sz w:val="20"/>
          <w:szCs w:val="20"/>
        </w:rPr>
        <w:br/>
      </w:r>
      <w:r>
        <w:rPr>
          <w:rFonts w:ascii="Courier New" w:hAnsi="Courier New" w:cs="Courier New"/>
          <w:color w:val="000000"/>
          <w:sz w:val="20"/>
          <w:szCs w:val="20"/>
        </w:rPr>
        <w:br/>
      </w:r>
      <w:r>
        <w:rPr>
          <w:rStyle w:val="HTMLCode"/>
          <w:rFonts w:eastAsiaTheme="minorHAnsi"/>
          <w:color w:val="000000"/>
        </w:rPr>
        <w:t>*)</w:t>
      </w:r>
      <w:r>
        <w:rPr>
          <w:rFonts w:ascii="Courier New" w:hAnsi="Courier New" w:cs="Courier New"/>
          <w:color w:val="000000"/>
          <w:sz w:val="20"/>
          <w:szCs w:val="20"/>
        </w:rPr>
        <w:br/>
      </w:r>
      <w:r>
        <w:rPr>
          <w:rStyle w:val="HTMLCode"/>
          <w:rFonts w:eastAsiaTheme="minorHAnsi"/>
          <w:color w:val="000000"/>
        </w:rPr>
        <w:t>END_SCHEMA;  -- state_observed_schema</w:t>
      </w:r>
      <w:r>
        <w:rPr>
          <w:rFonts w:ascii="Courier New" w:hAnsi="Courier New" w:cs="Courier New"/>
          <w:color w:val="000000"/>
          <w:sz w:val="20"/>
          <w:szCs w:val="20"/>
        </w:rPr>
        <w:br/>
      </w:r>
      <w:r>
        <w:rPr>
          <w:rStyle w:val="HTMLCode"/>
          <w:rFonts w:eastAsiaTheme="minorHAnsi"/>
          <w:color w:val="000000"/>
        </w:rPr>
        <w:t>(* </w:t>
      </w:r>
      <w:r>
        <w:rPr>
          <w:color w:val="000000"/>
          <w:sz w:val="27"/>
          <w:szCs w:val="27"/>
        </w:rPr>
        <w:br/>
      </w:r>
      <w:r>
        <w:rPr>
          <w:color w:val="000000"/>
          <w:sz w:val="27"/>
          <w:szCs w:val="27"/>
        </w:rPr>
        <w:br/>
      </w:r>
    </w:p>
    <w:p w:rsidR="00276A42" w:rsidRDefault="00276A42" w:rsidP="00276A42">
      <w:pPr>
        <w:pStyle w:val="NormalWeb"/>
        <w:rPr>
          <w:color w:val="000000"/>
          <w:sz w:val="27"/>
          <w:szCs w:val="27"/>
        </w:rPr>
      </w:pPr>
      <w:r>
        <w:rPr>
          <w:color w:val="000000"/>
          <w:sz w:val="27"/>
          <w:szCs w:val="27"/>
        </w:rPr>
        <w:t>© ISO 2019 — All rights reserved</w:t>
      </w:r>
    </w:p>
    <w:p w:rsidR="004B0747" w:rsidRPr="00276A42" w:rsidRDefault="004B0747" w:rsidP="00276A42"/>
    <w:sectPr w:rsidR="004B0747" w:rsidRPr="00276A42" w:rsidSect="0025162F">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423B9D"/>
    <w:multiLevelType w:val="multilevel"/>
    <w:tmpl w:val="70247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F40B3"/>
    <w:multiLevelType w:val="multilevel"/>
    <w:tmpl w:val="8AD81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121721"/>
    <w:multiLevelType w:val="multilevel"/>
    <w:tmpl w:val="F6FCB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312550"/>
    <w:multiLevelType w:val="multilevel"/>
    <w:tmpl w:val="69F43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1F4B2C"/>
    <w:multiLevelType w:val="multilevel"/>
    <w:tmpl w:val="35BE1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4C0787"/>
    <w:multiLevelType w:val="multilevel"/>
    <w:tmpl w:val="EC16A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D66BC6"/>
    <w:multiLevelType w:val="multilevel"/>
    <w:tmpl w:val="95D8F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6A1A98"/>
    <w:multiLevelType w:val="multilevel"/>
    <w:tmpl w:val="C1B85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FD45EC"/>
    <w:multiLevelType w:val="multilevel"/>
    <w:tmpl w:val="4CA49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15176D"/>
    <w:multiLevelType w:val="multilevel"/>
    <w:tmpl w:val="DA2A1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6A33D4"/>
    <w:multiLevelType w:val="multilevel"/>
    <w:tmpl w:val="26281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793991"/>
    <w:multiLevelType w:val="multilevel"/>
    <w:tmpl w:val="5EF8E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1B1C28"/>
    <w:multiLevelType w:val="multilevel"/>
    <w:tmpl w:val="AD1C7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4E2DF3"/>
    <w:multiLevelType w:val="multilevel"/>
    <w:tmpl w:val="DD1C3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4"/>
  </w:num>
  <w:num w:numId="3">
    <w:abstractNumId w:val="2"/>
  </w:num>
  <w:num w:numId="4">
    <w:abstractNumId w:val="12"/>
  </w:num>
  <w:num w:numId="5">
    <w:abstractNumId w:val="13"/>
  </w:num>
  <w:num w:numId="6">
    <w:abstractNumId w:val="1"/>
  </w:num>
  <w:num w:numId="7">
    <w:abstractNumId w:val="10"/>
  </w:num>
  <w:num w:numId="8">
    <w:abstractNumId w:val="6"/>
  </w:num>
  <w:num w:numId="9">
    <w:abstractNumId w:val="7"/>
  </w:num>
  <w:num w:numId="10">
    <w:abstractNumId w:val="0"/>
  </w:num>
  <w:num w:numId="11">
    <w:abstractNumId w:val="5"/>
  </w:num>
  <w:num w:numId="12">
    <w:abstractNumId w:val="11"/>
  </w:num>
  <w:num w:numId="13">
    <w:abstractNumId w:val="8"/>
  </w:num>
  <w:num w:numId="14">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Sapp (US), Brandon">
    <w15:presenceInfo w15:providerId="AD" w15:userId="S-1-5-21-2025429265-1303643608-1417001333-73549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0NDcxtDQzMTIzMjU1NbRU0lEKTi0uzszPAykwqgUAZz9b1ywAAAA="/>
  </w:docVars>
  <w:rsids>
    <w:rsidRoot w:val="0025162F"/>
    <w:rsid w:val="001047C2"/>
    <w:rsid w:val="0016543A"/>
    <w:rsid w:val="00196BF5"/>
    <w:rsid w:val="001A2C87"/>
    <w:rsid w:val="0025162F"/>
    <w:rsid w:val="00276A42"/>
    <w:rsid w:val="004A0CED"/>
    <w:rsid w:val="004B0747"/>
    <w:rsid w:val="007D5C51"/>
    <w:rsid w:val="008134E3"/>
    <w:rsid w:val="008461C1"/>
    <w:rsid w:val="00867951"/>
    <w:rsid w:val="008A6D26"/>
    <w:rsid w:val="00903347"/>
    <w:rsid w:val="009C618B"/>
    <w:rsid w:val="00A36C79"/>
    <w:rsid w:val="00AF260F"/>
    <w:rsid w:val="00B14CC8"/>
    <w:rsid w:val="00B853D3"/>
    <w:rsid w:val="00C163C3"/>
    <w:rsid w:val="00DE3BB2"/>
    <w:rsid w:val="00F60844"/>
    <w:rsid w:val="00F640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15A22F"/>
  <w15:chartTrackingRefBased/>
  <w15:docId w15:val="{00EB9D40-7D0C-4C1F-ACB7-26D135C487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n-GB"/>
    </w:rPr>
  </w:style>
  <w:style w:type="paragraph" w:styleId="Heading2">
    <w:name w:val="heading 2"/>
    <w:basedOn w:val="Normal"/>
    <w:link w:val="Heading2Char"/>
    <w:uiPriority w:val="9"/>
    <w:qFormat/>
    <w:rsid w:val="0025162F"/>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5162F"/>
    <w:rPr>
      <w:rFonts w:ascii="Times New Roman" w:eastAsia="Times New Roman" w:hAnsi="Times New Roman" w:cs="Times New Roman"/>
      <w:b/>
      <w:bCs/>
      <w:sz w:val="36"/>
      <w:szCs w:val="36"/>
    </w:rPr>
  </w:style>
  <w:style w:type="paragraph" w:customStyle="1" w:styleId="msonormal0">
    <w:name w:val="msonormal"/>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oc">
    <w:name w:val="toc"/>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25162F"/>
    <w:rPr>
      <w:color w:val="0000FF"/>
      <w:u w:val="single"/>
    </w:rPr>
  </w:style>
  <w:style w:type="character" w:styleId="FollowedHyperlink">
    <w:name w:val="FollowedHyperlink"/>
    <w:basedOn w:val="DefaultParagraphFont"/>
    <w:uiPriority w:val="99"/>
    <w:semiHidden/>
    <w:unhideWhenUsed/>
    <w:rsid w:val="0025162F"/>
    <w:rPr>
      <w:color w:val="800080"/>
      <w:u w:val="single"/>
    </w:rPr>
  </w:style>
  <w:style w:type="paragraph" w:styleId="NormalWeb">
    <w:name w:val="Normal (Web)"/>
    <w:basedOn w:val="Normal"/>
    <w:uiPriority w:val="99"/>
    <w:semiHidden/>
    <w:unhideWhenUsed/>
    <w:rsid w:val="0025162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te">
    <w:name w:val="note"/>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25162F"/>
    <w:rPr>
      <w:rFonts w:ascii="Courier New" w:eastAsia="Times New Roman" w:hAnsi="Courier New" w:cs="Courier New"/>
      <w:sz w:val="20"/>
      <w:szCs w:val="20"/>
    </w:rPr>
  </w:style>
  <w:style w:type="paragraph" w:customStyle="1" w:styleId="expressdescription">
    <w:name w:val="expressdescription"/>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xample">
    <w:name w:val="example"/>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8A6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A6D26"/>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1A2C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A2C8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728120">
      <w:bodyDiv w:val="1"/>
      <w:marLeft w:val="0"/>
      <w:marRight w:val="0"/>
      <w:marTop w:val="0"/>
      <w:marBottom w:val="0"/>
      <w:divBdr>
        <w:top w:val="none" w:sz="0" w:space="0" w:color="auto"/>
        <w:left w:val="none" w:sz="0" w:space="0" w:color="auto"/>
        <w:bottom w:val="none" w:sz="0" w:space="0" w:color="auto"/>
        <w:right w:val="none" w:sz="0" w:space="0" w:color="auto"/>
      </w:divBdr>
      <w:divsChild>
        <w:div w:id="7226036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9209909">
      <w:bodyDiv w:val="1"/>
      <w:marLeft w:val="0"/>
      <w:marRight w:val="0"/>
      <w:marTop w:val="0"/>
      <w:marBottom w:val="0"/>
      <w:divBdr>
        <w:top w:val="none" w:sz="0" w:space="0" w:color="auto"/>
        <w:left w:val="none" w:sz="0" w:space="0" w:color="auto"/>
        <w:bottom w:val="none" w:sz="0" w:space="0" w:color="auto"/>
        <w:right w:val="none" w:sz="0" w:space="0" w:color="auto"/>
      </w:divBdr>
      <w:divsChild>
        <w:div w:id="7779859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187065">
      <w:bodyDiv w:val="1"/>
      <w:marLeft w:val="0"/>
      <w:marRight w:val="0"/>
      <w:marTop w:val="0"/>
      <w:marBottom w:val="0"/>
      <w:divBdr>
        <w:top w:val="none" w:sz="0" w:space="0" w:color="auto"/>
        <w:left w:val="none" w:sz="0" w:space="0" w:color="auto"/>
        <w:bottom w:val="none" w:sz="0" w:space="0" w:color="auto"/>
        <w:right w:val="none" w:sz="0" w:space="0" w:color="auto"/>
      </w:divBdr>
      <w:divsChild>
        <w:div w:id="3134903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7026281">
      <w:bodyDiv w:val="1"/>
      <w:marLeft w:val="0"/>
      <w:marRight w:val="0"/>
      <w:marTop w:val="0"/>
      <w:marBottom w:val="0"/>
      <w:divBdr>
        <w:top w:val="none" w:sz="0" w:space="0" w:color="auto"/>
        <w:left w:val="none" w:sz="0" w:space="0" w:color="auto"/>
        <w:bottom w:val="none" w:sz="0" w:space="0" w:color="auto"/>
        <w:right w:val="none" w:sz="0" w:space="0" w:color="auto"/>
      </w:divBdr>
      <w:divsChild>
        <w:div w:id="3810548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4911999">
      <w:bodyDiv w:val="1"/>
      <w:marLeft w:val="0"/>
      <w:marRight w:val="0"/>
      <w:marTop w:val="0"/>
      <w:marBottom w:val="0"/>
      <w:divBdr>
        <w:top w:val="none" w:sz="0" w:space="0" w:color="auto"/>
        <w:left w:val="none" w:sz="0" w:space="0" w:color="auto"/>
        <w:bottom w:val="none" w:sz="0" w:space="0" w:color="auto"/>
        <w:right w:val="none" w:sz="0" w:space="0" w:color="auto"/>
      </w:divBdr>
      <w:divsChild>
        <w:div w:id="12127710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6382207">
      <w:bodyDiv w:val="1"/>
      <w:marLeft w:val="0"/>
      <w:marRight w:val="0"/>
      <w:marTop w:val="0"/>
      <w:marBottom w:val="0"/>
      <w:divBdr>
        <w:top w:val="none" w:sz="0" w:space="0" w:color="auto"/>
        <w:left w:val="none" w:sz="0" w:space="0" w:color="auto"/>
        <w:bottom w:val="none" w:sz="0" w:space="0" w:color="auto"/>
        <w:right w:val="none" w:sz="0" w:space="0" w:color="auto"/>
      </w:divBdr>
      <w:divsChild>
        <w:div w:id="12427132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9684628">
      <w:bodyDiv w:val="1"/>
      <w:marLeft w:val="0"/>
      <w:marRight w:val="0"/>
      <w:marTop w:val="0"/>
      <w:marBottom w:val="0"/>
      <w:divBdr>
        <w:top w:val="none" w:sz="0" w:space="0" w:color="auto"/>
        <w:left w:val="none" w:sz="0" w:space="0" w:color="auto"/>
        <w:bottom w:val="none" w:sz="0" w:space="0" w:color="auto"/>
        <w:right w:val="none" w:sz="0" w:space="0" w:color="auto"/>
      </w:divBdr>
      <w:divsChild>
        <w:div w:id="14714396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3903473">
      <w:bodyDiv w:val="1"/>
      <w:marLeft w:val="0"/>
      <w:marRight w:val="0"/>
      <w:marTop w:val="0"/>
      <w:marBottom w:val="0"/>
      <w:divBdr>
        <w:top w:val="none" w:sz="0" w:space="0" w:color="auto"/>
        <w:left w:val="none" w:sz="0" w:space="0" w:color="auto"/>
        <w:bottom w:val="none" w:sz="0" w:space="0" w:color="auto"/>
        <w:right w:val="none" w:sz="0" w:space="0" w:color="auto"/>
      </w:divBdr>
      <w:divsChild>
        <w:div w:id="17981347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4787583">
      <w:bodyDiv w:val="1"/>
      <w:marLeft w:val="0"/>
      <w:marRight w:val="0"/>
      <w:marTop w:val="0"/>
      <w:marBottom w:val="0"/>
      <w:divBdr>
        <w:top w:val="none" w:sz="0" w:space="0" w:color="auto"/>
        <w:left w:val="none" w:sz="0" w:space="0" w:color="auto"/>
        <w:bottom w:val="none" w:sz="0" w:space="0" w:color="auto"/>
        <w:right w:val="none" w:sz="0" w:space="0" w:color="auto"/>
      </w:divBdr>
      <w:divsChild>
        <w:div w:id="19841957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8740262">
      <w:bodyDiv w:val="1"/>
      <w:marLeft w:val="0"/>
      <w:marRight w:val="0"/>
      <w:marTop w:val="0"/>
      <w:marBottom w:val="0"/>
      <w:divBdr>
        <w:top w:val="none" w:sz="0" w:space="0" w:color="auto"/>
        <w:left w:val="none" w:sz="0" w:space="0" w:color="auto"/>
        <w:bottom w:val="none" w:sz="0" w:space="0" w:color="auto"/>
        <w:right w:val="none" w:sz="0" w:space="0" w:color="auto"/>
      </w:divBdr>
      <w:divsChild>
        <w:div w:id="14152001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0298258">
      <w:bodyDiv w:val="1"/>
      <w:marLeft w:val="0"/>
      <w:marRight w:val="0"/>
      <w:marTop w:val="0"/>
      <w:marBottom w:val="0"/>
      <w:divBdr>
        <w:top w:val="none" w:sz="0" w:space="0" w:color="auto"/>
        <w:left w:val="none" w:sz="0" w:space="0" w:color="auto"/>
        <w:bottom w:val="none" w:sz="0" w:space="0" w:color="auto"/>
        <w:right w:val="none" w:sz="0" w:space="0" w:color="auto"/>
      </w:divBdr>
      <w:divsChild>
        <w:div w:id="13305950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5104666">
      <w:bodyDiv w:val="1"/>
      <w:marLeft w:val="0"/>
      <w:marRight w:val="0"/>
      <w:marTop w:val="0"/>
      <w:marBottom w:val="0"/>
      <w:divBdr>
        <w:top w:val="none" w:sz="0" w:space="0" w:color="auto"/>
        <w:left w:val="none" w:sz="0" w:space="0" w:color="auto"/>
        <w:bottom w:val="none" w:sz="0" w:space="0" w:color="auto"/>
        <w:right w:val="none" w:sz="0" w:space="0" w:color="auto"/>
      </w:divBdr>
    </w:div>
    <w:div w:id="1172912633">
      <w:bodyDiv w:val="1"/>
      <w:marLeft w:val="0"/>
      <w:marRight w:val="0"/>
      <w:marTop w:val="0"/>
      <w:marBottom w:val="0"/>
      <w:divBdr>
        <w:top w:val="none" w:sz="0" w:space="0" w:color="auto"/>
        <w:left w:val="none" w:sz="0" w:space="0" w:color="auto"/>
        <w:bottom w:val="none" w:sz="0" w:space="0" w:color="auto"/>
        <w:right w:val="none" w:sz="0" w:space="0" w:color="auto"/>
      </w:divBdr>
      <w:divsChild>
        <w:div w:id="18740311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7223508">
      <w:bodyDiv w:val="1"/>
      <w:marLeft w:val="0"/>
      <w:marRight w:val="0"/>
      <w:marTop w:val="0"/>
      <w:marBottom w:val="0"/>
      <w:divBdr>
        <w:top w:val="none" w:sz="0" w:space="0" w:color="auto"/>
        <w:left w:val="none" w:sz="0" w:space="0" w:color="auto"/>
        <w:bottom w:val="none" w:sz="0" w:space="0" w:color="auto"/>
        <w:right w:val="none" w:sz="0" w:space="0" w:color="auto"/>
      </w:divBdr>
      <w:divsChild>
        <w:div w:id="13873363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1686044">
      <w:bodyDiv w:val="1"/>
      <w:marLeft w:val="0"/>
      <w:marRight w:val="0"/>
      <w:marTop w:val="0"/>
      <w:marBottom w:val="0"/>
      <w:divBdr>
        <w:top w:val="none" w:sz="0" w:space="0" w:color="auto"/>
        <w:left w:val="none" w:sz="0" w:space="0" w:color="auto"/>
        <w:bottom w:val="none" w:sz="0" w:space="0" w:color="auto"/>
        <w:right w:val="none" w:sz="0" w:space="0" w:color="auto"/>
      </w:divBdr>
      <w:divsChild>
        <w:div w:id="15780493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2429677">
      <w:bodyDiv w:val="1"/>
      <w:marLeft w:val="0"/>
      <w:marRight w:val="0"/>
      <w:marTop w:val="0"/>
      <w:marBottom w:val="0"/>
      <w:divBdr>
        <w:top w:val="none" w:sz="0" w:space="0" w:color="auto"/>
        <w:left w:val="none" w:sz="0" w:space="0" w:color="auto"/>
        <w:bottom w:val="none" w:sz="0" w:space="0" w:color="auto"/>
        <w:right w:val="none" w:sz="0" w:space="0" w:color="auto"/>
      </w:divBdr>
      <w:divsChild>
        <w:div w:id="7041335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4980126">
      <w:bodyDiv w:val="1"/>
      <w:marLeft w:val="0"/>
      <w:marRight w:val="0"/>
      <w:marTop w:val="0"/>
      <w:marBottom w:val="0"/>
      <w:divBdr>
        <w:top w:val="none" w:sz="0" w:space="0" w:color="auto"/>
        <w:left w:val="none" w:sz="0" w:space="0" w:color="auto"/>
        <w:bottom w:val="none" w:sz="0" w:space="0" w:color="auto"/>
        <w:right w:val="none" w:sz="0" w:space="0" w:color="auto"/>
      </w:divBdr>
      <w:divsChild>
        <w:div w:id="5912776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0636058">
      <w:bodyDiv w:val="1"/>
      <w:marLeft w:val="0"/>
      <w:marRight w:val="0"/>
      <w:marTop w:val="0"/>
      <w:marBottom w:val="0"/>
      <w:divBdr>
        <w:top w:val="none" w:sz="0" w:space="0" w:color="auto"/>
        <w:left w:val="none" w:sz="0" w:space="0" w:color="auto"/>
        <w:bottom w:val="none" w:sz="0" w:space="0" w:color="auto"/>
        <w:right w:val="none" w:sz="0" w:space="0" w:color="auto"/>
      </w:divBdr>
      <w:divsChild>
        <w:div w:id="3810986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6267914">
      <w:bodyDiv w:val="1"/>
      <w:marLeft w:val="0"/>
      <w:marRight w:val="0"/>
      <w:marTop w:val="0"/>
      <w:marBottom w:val="0"/>
      <w:divBdr>
        <w:top w:val="none" w:sz="0" w:space="0" w:color="auto"/>
        <w:left w:val="none" w:sz="0" w:space="0" w:color="auto"/>
        <w:bottom w:val="none" w:sz="0" w:space="0" w:color="auto"/>
        <w:right w:val="none" w:sz="0" w:space="0" w:color="auto"/>
      </w:divBdr>
    </w:div>
    <w:div w:id="1883638949">
      <w:bodyDiv w:val="1"/>
      <w:marLeft w:val="0"/>
      <w:marRight w:val="0"/>
      <w:marTop w:val="0"/>
      <w:marBottom w:val="0"/>
      <w:divBdr>
        <w:top w:val="none" w:sz="0" w:space="0" w:color="auto"/>
        <w:left w:val="none" w:sz="0" w:space="0" w:color="auto"/>
        <w:bottom w:val="none" w:sz="0" w:space="0" w:color="auto"/>
        <w:right w:val="none" w:sz="0" w:space="0" w:color="auto"/>
      </w:divBdr>
      <w:divsChild>
        <w:div w:id="14199101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6806551">
      <w:bodyDiv w:val="1"/>
      <w:marLeft w:val="0"/>
      <w:marRight w:val="0"/>
      <w:marTop w:val="0"/>
      <w:marBottom w:val="0"/>
      <w:divBdr>
        <w:top w:val="none" w:sz="0" w:space="0" w:color="auto"/>
        <w:left w:val="none" w:sz="0" w:space="0" w:color="auto"/>
        <w:bottom w:val="none" w:sz="0" w:space="0" w:color="auto"/>
        <w:right w:val="none" w:sz="0" w:space="0" w:color="auto"/>
      </w:divBdr>
      <w:divsChild>
        <w:div w:id="5729322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file:///C:\Users\bus4005\Downloads\CR_FDIS_3_20190311_draft\CR_FDIS_3\iso10303_56\data\resources\support_resource_schema\support_resource_schema.htm" TargetMode="External"/><Relationship Id="rId18" Type="http://schemas.openxmlformats.org/officeDocument/2006/relationships/hyperlink" Target="file:///C:\Users\bus4005\Downloads\CR_FDIS_3_20190311_draft\CR_FDIS_3\iso10303_56\data\resource_docs\state\sys\4_schema.htm" TargetMode="External"/><Relationship Id="rId26" Type="http://schemas.openxmlformats.org/officeDocument/2006/relationships/hyperlink" Target="file:///C:\Users\bus4005\Downloads\CR_FDIS_3_20190311_draft\CR_FDIS_3\iso10303_56\data\resource_docs\state\sys\5_schema.htm" TargetMode="External"/><Relationship Id="rId39" Type="http://schemas.openxmlformats.org/officeDocument/2006/relationships/hyperlink" Target="file:///C:\Users\bus4005\Downloads\CR_FDIS_3_20190311_draft\CR_FDIS_3\iso10303_56\data\resource_docs\state\sys\5_schema.htm" TargetMode="External"/><Relationship Id="rId21" Type="http://schemas.openxmlformats.org/officeDocument/2006/relationships/hyperlink" Target="file:///C:\Users\bus4005\Downloads\CR_FDIS_3_20190311_draft\CR_FDIS_3\iso10303_56\data\resource_docs\state\sys\4_schema.htm" TargetMode="External"/><Relationship Id="rId34" Type="http://schemas.openxmlformats.org/officeDocument/2006/relationships/hyperlink" Target="file:///C:\Users\bus4005\Downloads\CR_FDIS_3_20190311_draft\CR_FDIS_3\iso10303_56\data\resources\support_resource_schema\support_resource_schema.htm" TargetMode="External"/><Relationship Id="rId42" Type="http://schemas.openxmlformats.org/officeDocument/2006/relationships/hyperlink" Target="file:///C:\Users\bus4005\Downloads\CR_FDIS_3_20190311_draft\CR_FDIS_3\iso10303_56\data\resources\support_resource_schema\support_resource_schema.htm" TargetMode="External"/><Relationship Id="rId47" Type="http://schemas.openxmlformats.org/officeDocument/2006/relationships/hyperlink" Target="file:///C:\Users\bus4005\Downloads\CR_FDIS_3_20190311_draft\CR_FDIS_3\iso10303_56\data\resource_docs\fundamentals_of_product_description_and_support\sys\26_schema.htm" TargetMode="External"/><Relationship Id="rId50" Type="http://schemas.openxmlformats.org/officeDocument/2006/relationships/hyperlink" Target="file:///C:\Users\bus4005\Downloads\CR_FDIS_3_20190311_draft\CR_FDIS_3\iso10303_56\data\resource_docs\fundamentals_of_product_description_and_support\sys\7_schema.htm" TargetMode="External"/><Relationship Id="rId55" Type="http://schemas.openxmlformats.org/officeDocument/2006/relationships/hyperlink" Target="file:///C:\Users\bus4005\Downloads\CR_FDIS_3_20190311_draft\CR_FDIS_3\iso10303_56\data\resource_docs\state\sys\5_schema.htm" TargetMode="External"/><Relationship Id="rId63" Type="http://schemas.openxmlformats.org/officeDocument/2006/relationships/hyperlink" Target="file:///C:\Users\bus4005\Downloads\CR_FDIS_3_20190311_draft\CR_FDIS_3\iso10303_56\data\resources\support_resource_schema\support_resource_schema.htm" TargetMode="External"/><Relationship Id="rId68" Type="http://schemas.openxmlformats.org/officeDocument/2006/relationships/hyperlink" Target="file:///C:\Users\bus4005\Downloads\CR_FDIS_3_20190311_draft\CR_FDIS_3\iso10303_56\data\resource_docs\state\sys\5_schema.htm" TargetMode="External"/><Relationship Id="rId76" Type="http://schemas.openxmlformats.org/officeDocument/2006/relationships/hyperlink" Target="file:///C:\Users\bus4005\Downloads\CR_FDIS_3_20190311_draft\CR_FDIS_3\iso10303_56\data\resources\support_resource_schema\support_resource_schema.htm" TargetMode="External"/><Relationship Id="rId84" Type="http://schemas.openxmlformats.org/officeDocument/2006/relationships/hyperlink" Target="file:///C:\Users\bus4005\Downloads\CR_FDIS_3_20190311_draft\CR_FDIS_3\iso10303_56\data\resource_docs\state\sys\5_schema.htm" TargetMode="External"/><Relationship Id="rId89" Type="http://schemas.openxmlformats.org/officeDocument/2006/relationships/hyperlink" Target="file:///C:\Users\bus4005\Downloads\CR_FDIS_3_20190311_draft\CR_FDIS_3\iso10303_56\data\resource_docs\state\sys\5_schema.htm" TargetMode="External"/><Relationship Id="rId7" Type="http://schemas.openxmlformats.org/officeDocument/2006/relationships/hyperlink" Target="file:///C:\Users\bus4005\Downloads\CR_FDIS_3_20190311_draft\CR_FDIS_3\iso10303_56\data\resources\basic_attribute_schema\basic_attribute_schema.htm" TargetMode="External"/><Relationship Id="rId71" Type="http://schemas.openxmlformats.org/officeDocument/2006/relationships/hyperlink" Target="file:///C:\Users\bus4005\Downloads\CR_FDIS_3_20190311_draft\CR_FDIS_3\iso10303_56\data\resources\support_resource_schema\support_resource_schema.htm" TargetMode="External"/><Relationship Id="rId92" Type="http://schemas.openxmlformats.org/officeDocument/2006/relationships/hyperlink" Target="file:///C:\Users\bus4005\Downloads\CR_FDIS_3_20190311_draft\CR_FDIS_3\iso10303_56\data\resource_docs\state\sys\5_schema.htm" TargetMode="External"/><Relationship Id="rId2" Type="http://schemas.openxmlformats.org/officeDocument/2006/relationships/styles" Target="styles.xml"/><Relationship Id="rId16" Type="http://schemas.openxmlformats.org/officeDocument/2006/relationships/hyperlink" Target="file:///C:\Users\bus4005\Downloads\CR_FDIS_3_20190311_draft\CR_FDIS_3\iso10303_56\data\resource_docs\state\sys\5_schema.htm" TargetMode="External"/><Relationship Id="rId29" Type="http://schemas.openxmlformats.org/officeDocument/2006/relationships/hyperlink" Target="file:///C:\Users\bus4005\Downloads\CR_FDIS_3_20190311_draft\CR_FDIS_3\iso10303_56\data\resource_docs\state\sys\5_schema.htm" TargetMode="External"/><Relationship Id="rId11" Type="http://schemas.openxmlformats.org/officeDocument/2006/relationships/hyperlink" Target="file:///C:\Users\bus4005\Downloads\CR_FDIS_3_20190311_draft\CR_FDIS_3\iso10303_56\data\resources\support_resource_schema\support_resource_schema.htm" TargetMode="External"/><Relationship Id="rId24" Type="http://schemas.openxmlformats.org/officeDocument/2006/relationships/hyperlink" Target="file:///C:\Users\bus4005\Downloads\CR_FDIS_3_20190311_draft\CR_FDIS_3\iso10303_56\data\resource_docs\state\sys\5_schema.htm" TargetMode="External"/><Relationship Id="rId32" Type="http://schemas.openxmlformats.org/officeDocument/2006/relationships/hyperlink" Target="file:///C:\Users\bus4005\Downloads\CR_FDIS_3_20190311_draft\CR_FDIS_3\iso10303_56\data\resource_docs\state\sys\5_schema.htm" TargetMode="External"/><Relationship Id="rId37" Type="http://schemas.openxmlformats.org/officeDocument/2006/relationships/hyperlink" Target="file:///C:\Users\bus4005\Downloads\CR_FDIS_3_20190311_draft\CR_FDIS_3\iso10303_56\data\resource_docs\state\sys\4_schema.htm" TargetMode="External"/><Relationship Id="rId40" Type="http://schemas.openxmlformats.org/officeDocument/2006/relationships/hyperlink" Target="file:///C:\Users\bus4005\Downloads\CR_FDIS_3_20190311_draft\CR_FDIS_3\iso10303_56\data\resource_docs\state\sys\4_schema.htm" TargetMode="External"/><Relationship Id="rId45" Type="http://schemas.openxmlformats.org/officeDocument/2006/relationships/hyperlink" Target="file:///C:\Users\bus4005\Downloads\CR_FDIS_3_20190311_draft\CR_FDIS_3\iso10303_56\data\resource_docs\state\sys\5_schema.htm" TargetMode="External"/><Relationship Id="rId53" Type="http://schemas.openxmlformats.org/officeDocument/2006/relationships/hyperlink" Target="file:///C:\Users\bus4005\Downloads\CR_FDIS_3_20190311_draft\CR_FDIS_3\iso10303_56\data\resource_docs\state\sys\5_schema.htm" TargetMode="External"/><Relationship Id="rId58" Type="http://schemas.openxmlformats.org/officeDocument/2006/relationships/hyperlink" Target="file:///C:\Users\bus4005\Downloads\CR_FDIS_3_20190311_draft\CR_FDIS_3\iso10303_56\data\resource_docs\state\sys\5_schema.htm" TargetMode="External"/><Relationship Id="rId66" Type="http://schemas.openxmlformats.org/officeDocument/2006/relationships/hyperlink" Target="file:///C:\Users\bus4005\Downloads\CR_FDIS_3_20190311_draft\CR_FDIS_3\iso10303_56\data\resource_docs\state\sys\5_schema.htm" TargetMode="External"/><Relationship Id="rId74" Type="http://schemas.openxmlformats.org/officeDocument/2006/relationships/hyperlink" Target="file:///C:\Users\bus4005\Downloads\CR_FDIS_3_20190311_draft\CR_FDIS_3\iso10303_56\data\resource_docs\state\sys\5_schema.htm" TargetMode="External"/><Relationship Id="rId79" Type="http://schemas.openxmlformats.org/officeDocument/2006/relationships/hyperlink" Target="file:///C:\Users\bus4005\Downloads\CR_FDIS_3_20190311_draft\CR_FDIS_3\iso10303_56\data\resource_docs\state\sys\5_schema.htm" TargetMode="External"/><Relationship Id="rId87" Type="http://schemas.openxmlformats.org/officeDocument/2006/relationships/hyperlink" Target="file:///C:\Users\bus4005\Downloads\CR_FDIS_3_20190311_draft\CR_FDIS_3\iso10303_56\data\resource_docs\state\sys\5_schema.htm" TargetMode="External"/><Relationship Id="rId5" Type="http://schemas.openxmlformats.org/officeDocument/2006/relationships/hyperlink" Target="file:///C:\Users\bus4005\Downloads\CR_FDIS_3_20190311_draft\CR_FDIS_3\iso10303_56\data\resources\basic_attribute_schema\basic_attribute_schema.htm" TargetMode="External"/><Relationship Id="rId61" Type="http://schemas.openxmlformats.org/officeDocument/2006/relationships/hyperlink" Target="file:///C:\Users\bus4005\Downloads\CR_FDIS_3_20190311_draft\CR_FDIS_3\iso10303_56\data\resource_docs\state\sys\5_schema.htm" TargetMode="External"/><Relationship Id="rId82" Type="http://schemas.openxmlformats.org/officeDocument/2006/relationships/hyperlink" Target="file:///C:\Users\bus4005\Downloads\CR_FDIS_3_20190311_draft\CR_FDIS_3\iso10303_56\data\resource_docs\state\sys\5_schema.htm" TargetMode="External"/><Relationship Id="rId90" Type="http://schemas.openxmlformats.org/officeDocument/2006/relationships/hyperlink" Target="file:///C:\Users\bus4005\Downloads\CR_FDIS_3_20190311_draft\CR_FDIS_3\iso10303_56\data\resource_docs\state\sys\5_schema.htm" TargetMode="External"/><Relationship Id="rId95" Type="http://schemas.microsoft.com/office/2011/relationships/people" Target="people.xml"/><Relationship Id="rId19" Type="http://schemas.openxmlformats.org/officeDocument/2006/relationships/hyperlink" Target="file:///C:\Users\bus4005\Downloads\CR_FDIS_3_20190311_draft\CR_FDIS_3\iso10303_56\data\resource_docs\state\sys\5_schema.htm" TargetMode="External"/><Relationship Id="rId14" Type="http://schemas.openxmlformats.org/officeDocument/2006/relationships/hyperlink" Target="file:///C:\Users\bus4005\Downloads\CR_FDIS_3_20190311_draft\CR_FDIS_3\iso10303_56\data\resources\support_resource_schema\support_resource_schema.htm" TargetMode="External"/><Relationship Id="rId22" Type="http://schemas.openxmlformats.org/officeDocument/2006/relationships/hyperlink" Target="file:///C:\Users\bus4005\Downloads\CR_FDIS_3_20190311_draft\CR_FDIS_3\iso10303_56\data\resource_docs\state\sys\5_schema.htm" TargetMode="External"/><Relationship Id="rId27" Type="http://schemas.openxmlformats.org/officeDocument/2006/relationships/hyperlink" Target="file:///C:\Users\bus4005\Downloads\CR_FDIS_3_20190311_draft\CR_FDIS_3\iso10303_56\data\resources\state_observed_schema\state_observed_schemaexpg2.htm" TargetMode="External"/><Relationship Id="rId30" Type="http://schemas.openxmlformats.org/officeDocument/2006/relationships/hyperlink" Target="file:///C:\Users\bus4005\Downloads\CR_FDIS_3_20190311_draft\CR_FDIS_3\iso10303_56\data\resource_docs\state\sys\4_schema.htm" TargetMode="External"/><Relationship Id="rId35" Type="http://schemas.openxmlformats.org/officeDocument/2006/relationships/hyperlink" Target="file:///C:\Users\bus4005\Downloads\CR_FDIS_3_20190311_draft\CR_FDIS_3\iso10303_56\data\resource_docs\state\sys\4_schema.htm" TargetMode="External"/><Relationship Id="rId43" Type="http://schemas.openxmlformats.org/officeDocument/2006/relationships/hyperlink" Target="file:///C:\Users\bus4005\Downloads\CR_FDIS_3_20190311_draft\CR_FDIS_3\iso10303_56\data\resources\support_resource_schema\support_resource_schema.htm" TargetMode="External"/><Relationship Id="rId48" Type="http://schemas.openxmlformats.org/officeDocument/2006/relationships/hyperlink" Target="file:///C:\Users\bus4005\Downloads\CR_FDIS_3_20190311_draft\CR_FDIS_3\iso10303_56\data\resource_docs\fundamentals_of_product_description_and_support\sys\7_schema.htm" TargetMode="External"/><Relationship Id="rId56" Type="http://schemas.openxmlformats.org/officeDocument/2006/relationships/hyperlink" Target="file:///C:\Users\bus4005\Downloads\CR_FDIS_3_20190311_draft\CR_FDIS_3\iso10303_56\data\resource_docs\state\sys\5_schema.htm" TargetMode="External"/><Relationship Id="rId64" Type="http://schemas.openxmlformats.org/officeDocument/2006/relationships/hyperlink" Target="file:///C:\Users\bus4005\Downloads\CR_FDIS_3_20190311_draft\CR_FDIS_3\iso10303_56\data\resources\support_resource_schema\support_resource_schema.htm" TargetMode="External"/><Relationship Id="rId69" Type="http://schemas.openxmlformats.org/officeDocument/2006/relationships/hyperlink" Target="file:///C:\Users\bus4005\Downloads\CR_FDIS_3_20190311_draft\CR_FDIS_3\iso10303_56\data\resource_docs\state\sys\5_schema.htm" TargetMode="External"/><Relationship Id="rId77" Type="http://schemas.openxmlformats.org/officeDocument/2006/relationships/hyperlink" Target="file:///C:\Users\bus4005\Downloads\CR_FDIS_3_20190311_draft\CR_FDIS_3\iso10303_56\data\resources\support_resource_schema\support_resource_schema.htm" TargetMode="External"/><Relationship Id="rId8" Type="http://schemas.openxmlformats.org/officeDocument/2006/relationships/hyperlink" Target="file:///C:\Users\bus4005\Downloads\CR_FDIS_3_20190311_draft\CR_FDIS_3\iso10303_56\data\resource_docs\state\sys\4_schema.htm" TargetMode="External"/><Relationship Id="rId51" Type="http://schemas.openxmlformats.org/officeDocument/2006/relationships/hyperlink" Target="file:///C:\Users\bus4005\Downloads\CR_FDIS_3_20190311_draft\CR_FDIS_3\iso10303_56\data\resource_docs\fundamentals_of_product_description_and_support\sys\7_schema.htm" TargetMode="External"/><Relationship Id="rId72" Type="http://schemas.openxmlformats.org/officeDocument/2006/relationships/hyperlink" Target="file:///C:\Users\bus4005\Downloads\CR_FDIS_3_20190311_draft\CR_FDIS_3\iso10303_56\data\resources\support_resource_schema\support_resource_schema.htm" TargetMode="External"/><Relationship Id="rId80" Type="http://schemas.openxmlformats.org/officeDocument/2006/relationships/hyperlink" Target="file:///C:\Users\bus4005\Downloads\CR_FDIS_3_20190311_draft\CR_FDIS_3\iso10303_56\data\resource_docs\state\sys\5_schema.htm" TargetMode="External"/><Relationship Id="rId85" Type="http://schemas.openxmlformats.org/officeDocument/2006/relationships/hyperlink" Target="file:///C:\Users\bus4005\Downloads\CR_FDIS_3_20190311_draft\CR_FDIS_3\iso10303_56\data\resource_docs\state\sys\5_schema.htm" TargetMode="External"/><Relationship Id="rId93" Type="http://schemas.openxmlformats.org/officeDocument/2006/relationships/hyperlink" Target="file:///C:\Users\bus4005\Downloads\CR_FDIS_3_20190311_draft\CR_FDIS_3\iso10303_56\data\resource_docs\state\sys\5_schema.htm" TargetMode="External"/><Relationship Id="rId3" Type="http://schemas.openxmlformats.org/officeDocument/2006/relationships/settings" Target="settings.xml"/><Relationship Id="rId12" Type="http://schemas.openxmlformats.org/officeDocument/2006/relationships/hyperlink" Target="file:///C:\Users\bus4005\Downloads\CR_FDIS_3_20190311_draft\CR_FDIS_3\iso10303_56\data\resources\support_resource_schema\support_resource_schema.htm" TargetMode="External"/><Relationship Id="rId17" Type="http://schemas.openxmlformats.org/officeDocument/2006/relationships/hyperlink" Target="file:///C:\Users\bus4005\Downloads\CR_FDIS_3_20190311_draft\CR_FDIS_3\iso10303_56\data\resource_docs\state\sys\5_schema.htm" TargetMode="External"/><Relationship Id="rId25" Type="http://schemas.openxmlformats.org/officeDocument/2006/relationships/hyperlink" Target="file:///C:\Users\bus4005\Downloads\CR_FDIS_3_20190311_draft\CR_FDIS_3\iso10303_56\data\resource_docs\state\sys\4_schema.htm" TargetMode="External"/><Relationship Id="rId33" Type="http://schemas.openxmlformats.org/officeDocument/2006/relationships/hyperlink" Target="file:///C:\Users\bus4005\Downloads\CR_FDIS_3_20190311_draft\CR_FDIS_3\iso10303_56\data\resources\support_resource_schema\support_resource_schema.htm" TargetMode="External"/><Relationship Id="rId38" Type="http://schemas.openxmlformats.org/officeDocument/2006/relationships/hyperlink" Target="file:///C:\Users\bus4005\Downloads\CR_FDIS_3_20190311_draft\CR_FDIS_3\iso10303_56\data\resource_docs\state\sys\5_schema.htm" TargetMode="External"/><Relationship Id="rId46" Type="http://schemas.openxmlformats.org/officeDocument/2006/relationships/hyperlink" Target="file:///C:\Users\bus4005\Downloads\CR_FDIS_3_20190311_draft\CR_FDIS_3\iso10303_56\data\resources\support_resource_schema\support_resource_schema.htm" TargetMode="External"/><Relationship Id="rId59" Type="http://schemas.openxmlformats.org/officeDocument/2006/relationships/hyperlink" Target="file:///C:\Users\bus4005\Downloads\CR_FDIS_3_20190311_draft\CR_FDIS_3\iso10303_56\data\resource_docs\state\sys\5_schema.htm" TargetMode="External"/><Relationship Id="rId67" Type="http://schemas.openxmlformats.org/officeDocument/2006/relationships/hyperlink" Target="file:///C:\Users\bus4005\Downloads\CR_FDIS_3_20190311_draft\CR_FDIS_3\iso10303_56\data\resource_docs\state\sys\5_schema.htm" TargetMode="External"/><Relationship Id="rId20" Type="http://schemas.openxmlformats.org/officeDocument/2006/relationships/hyperlink" Target="file:///C:\Users\bus4005\Downloads\CR_FDIS_3_20190311_draft\CR_FDIS_3\iso10303_56\data\resource_docs\state\sys\4_schema.htm" TargetMode="External"/><Relationship Id="rId41" Type="http://schemas.openxmlformats.org/officeDocument/2006/relationships/hyperlink" Target="file:///C:\Users\bus4005\Downloads\CR_FDIS_3_20190311_draft\CR_FDIS_3\iso10303_56\data\resource_docs\state\sys\5_schema.htm" TargetMode="External"/><Relationship Id="rId54" Type="http://schemas.openxmlformats.org/officeDocument/2006/relationships/hyperlink" Target="file:///C:\Users\bus4005\Downloads\CR_FDIS_3_20190311_draft\CR_FDIS_3\iso10303_56\data\resource_docs\state\sys\5_schema.htm" TargetMode="External"/><Relationship Id="rId62" Type="http://schemas.openxmlformats.org/officeDocument/2006/relationships/hyperlink" Target="file:///C:\Users\bus4005\Downloads\CR_FDIS_3_20190311_draft\CR_FDIS_3\iso10303_56\data\resource_docs\state\sys\5_schema.htm" TargetMode="External"/><Relationship Id="rId70" Type="http://schemas.openxmlformats.org/officeDocument/2006/relationships/hyperlink" Target="file:///C:\Users\bus4005\Downloads\CR_FDIS_3_20190311_draft\CR_FDIS_3\iso10303_56\data\resource_docs\state\sys\5_schema.htm" TargetMode="External"/><Relationship Id="rId75" Type="http://schemas.openxmlformats.org/officeDocument/2006/relationships/hyperlink" Target="file:///C:\Users\bus4005\Downloads\CR_FDIS_3_20190311_draft\CR_FDIS_3\iso10303_56\data\resource_docs\state\sys\5_schema.htm" TargetMode="External"/><Relationship Id="rId83" Type="http://schemas.openxmlformats.org/officeDocument/2006/relationships/hyperlink" Target="file:///C:\Users\bus4005\Downloads\CR_FDIS_3_20190311_draft\CR_FDIS_3\iso10303_56\data\resource_docs\state\sys\5_schema.htm" TargetMode="External"/><Relationship Id="rId88" Type="http://schemas.openxmlformats.org/officeDocument/2006/relationships/hyperlink" Target="file:///C:\Users\bus4005\Downloads\CR_FDIS_3_20190311_draft\CR_FDIS_3\iso10303_56\data\resource_docs\state\sys\5_schema.htm" TargetMode="External"/><Relationship Id="rId91" Type="http://schemas.openxmlformats.org/officeDocument/2006/relationships/hyperlink" Target="file:///C:\Users\bus4005\Downloads\CR_FDIS_3_20190311_draft\CR_FDIS_3\iso10303_56\data\resource_docs\state\sys\5_schema.htm" TargetMode="External"/><Relationship Id="rId9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file:///C:\Users\bus4005\Downloads\CR_FDIS_3_20190311_draft\CR_FDIS_3\iso10303_56\data\resources\basic_attribute_schema\basic_attribute_schema.htm" TargetMode="External"/><Relationship Id="rId15" Type="http://schemas.openxmlformats.org/officeDocument/2006/relationships/hyperlink" Target="file:///C:\Users\bus4005\Downloads\CR_FDIS_3_20190311_draft\CR_FDIS_3\iso10303_56\data\resource_docs\state\sys\d_expg.htm" TargetMode="External"/><Relationship Id="rId23" Type="http://schemas.openxmlformats.org/officeDocument/2006/relationships/hyperlink" Target="file:///C:\Users\bus4005\Downloads\CR_FDIS_3_20190311_draft\CR_FDIS_3\iso10303_56\data\resource_docs\state\sys\4_schema.htm" TargetMode="External"/><Relationship Id="rId28" Type="http://schemas.openxmlformats.org/officeDocument/2006/relationships/image" Target="media/image1.gif"/><Relationship Id="rId36" Type="http://schemas.openxmlformats.org/officeDocument/2006/relationships/hyperlink" Target="file:///C:\Users\bus4005\Downloads\CR_FDIS_3_20190311_draft\CR_FDIS_3\iso10303_56\data\resource_docs\state\sys\5_schema.htm" TargetMode="External"/><Relationship Id="rId49" Type="http://schemas.openxmlformats.org/officeDocument/2006/relationships/hyperlink" Target="file:///C:\Users\bus4005\Downloads\CR_FDIS_3_20190311_draft\CR_FDIS_3\iso10303_56\data\resource_docs\fundamentals_of_product_description_and_support\sys\7_schema.htm" TargetMode="External"/><Relationship Id="rId57" Type="http://schemas.openxmlformats.org/officeDocument/2006/relationships/hyperlink" Target="file:///C:\Users\bus4005\Downloads\CR_FDIS_3_20190311_draft\CR_FDIS_3\iso10303_56\data\resource_docs\state\sys\5_schema.htm" TargetMode="External"/><Relationship Id="rId10" Type="http://schemas.openxmlformats.org/officeDocument/2006/relationships/hyperlink" Target="file:///C:\Users\bus4005\Downloads\CR_FDIS_3_20190311_draft\CR_FDIS_3\iso10303_56\data\resources\support_resource_schema\support_resource_schema.htm" TargetMode="External"/><Relationship Id="rId31" Type="http://schemas.openxmlformats.org/officeDocument/2006/relationships/hyperlink" Target="file:///C:\Users\bus4005\Downloads\CR_FDIS_3_20190311_draft\CR_FDIS_3\iso10303_56\data\resource_docs\state\sys\4_schema.htm" TargetMode="External"/><Relationship Id="rId44" Type="http://schemas.openxmlformats.org/officeDocument/2006/relationships/hyperlink" Target="file:///C:\Users\bus4005\Downloads\CR_FDIS_3_20190311_draft\CR_FDIS_3\iso10303_56\data\resource_docs\state\sys\5_schema.htm" TargetMode="External"/><Relationship Id="rId52" Type="http://schemas.openxmlformats.org/officeDocument/2006/relationships/hyperlink" Target="file:///C:\Users\bus4005\Downloads\CR_FDIS_3_20190311_draft\CR_FDIS_3\iso10303_56\data\resource_docs\fundamentals_of_product_description_and_support\sys\7_schema.htm" TargetMode="External"/><Relationship Id="rId60" Type="http://schemas.openxmlformats.org/officeDocument/2006/relationships/hyperlink" Target="file:///C:\Users\bus4005\Downloads\CR_FDIS_3_20190311_draft\CR_FDIS_3\iso10303_56\data\resource_docs\state\sys\5_schema.htm" TargetMode="External"/><Relationship Id="rId65" Type="http://schemas.openxmlformats.org/officeDocument/2006/relationships/hyperlink" Target="file:///C:\Users\bus4005\Downloads\CR_FDIS_3_20190311_draft\CR_FDIS_3\iso10303_56\data\resource_docs\state\sys\5_schema.htm" TargetMode="External"/><Relationship Id="rId73" Type="http://schemas.openxmlformats.org/officeDocument/2006/relationships/hyperlink" Target="file:///C:\Users\bus4005\Downloads\CR_FDIS_3_20190311_draft\CR_FDIS_3\iso10303_56\data\resource_docs\state\sys\5_schema.htm" TargetMode="External"/><Relationship Id="rId78" Type="http://schemas.openxmlformats.org/officeDocument/2006/relationships/hyperlink" Target="file:///C:\Users\bus4005\Downloads\CR_FDIS_3_20190311_draft\CR_FDIS_3\iso10303_56\data\resource_docs\state\sys\5_schema.htm" TargetMode="External"/><Relationship Id="rId81" Type="http://schemas.openxmlformats.org/officeDocument/2006/relationships/hyperlink" Target="file:///C:\Users\bus4005\Downloads\CR_FDIS_3_20190311_draft\CR_FDIS_3\iso10303_56\data\resource_docs\state\sys\5_schema.htm" TargetMode="External"/><Relationship Id="rId86" Type="http://schemas.openxmlformats.org/officeDocument/2006/relationships/hyperlink" Target="file:///C:\Users\bus4005\Downloads\CR_FDIS_3_20190311_draft\CR_FDIS_3\iso10303_56\data\resource_docs\state\sys\5_schema.htm" TargetMode="External"/><Relationship Id="rId9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file:///C:\Users\bus4005\Downloads\CR_FDIS_3_20190311_draft\CR_FDIS_3\iso10303_56\data\resource_docs\state\sys\4_schema.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5130</Words>
  <Characters>29241</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Company>The Boeing Company</Company>
  <LinksUpToDate>false</LinksUpToDate>
  <CharactersWithSpaces>34303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Sapp (US), Brandon</dc:creator>
  <cp:keywords/>
  <dc:description/>
  <cp:lastModifiedBy>Sapp (US), Brandon</cp:lastModifiedBy>
  <cp:revision>2</cp:revision>
  <dcterms:created xsi:type="dcterms:W3CDTF">2019-03-21T16:11:00Z</dcterms:created>
  <dcterms:modified xsi:type="dcterms:W3CDTF">2019-03-21T16:11:00Z</dcterms:modified>
</cp:coreProperties>
</file>