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34F2" w:rsidRDefault="007834F2" w:rsidP="007834F2">
      <w:pPr>
        <w:pStyle w:val="Heading2"/>
        <w:rPr>
          <w:color w:val="000000"/>
        </w:rPr>
      </w:pPr>
      <w:bookmarkStart w:id="0" w:name="interfaces"/>
      <w:r>
        <w:rPr>
          <w:color w:val="000000"/>
        </w:rPr>
        <w:t>4.1 Required AM ARMs</w:t>
      </w:r>
      <w:bookmarkEnd w:id="0"/>
    </w:p>
    <w:p w:rsidR="007834F2" w:rsidRDefault="007834F2" w:rsidP="007834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 following EXPRESS interface statements specify the elements imported from the ARMs of other application modules.</w:t>
      </w:r>
    </w:p>
    <w:p w:rsidR="007834F2" w:rsidRDefault="007834F2" w:rsidP="007834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7834F2" w:rsidRDefault="007834F2" w:rsidP="007834F2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USE FROM </w:t>
      </w:r>
      <w:hyperlink r:id="rId5" w:anchor="assembly_component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Assembly_component_arm</w:t>
        </w:r>
      </w:hyperlink>
      <w:r>
        <w:rPr>
          <w:rStyle w:val="HTMLCode"/>
          <w:color w:val="000000"/>
        </w:rPr>
        <w:t>;    --  ISO/TS 10303-1802</w:t>
      </w:r>
    </w:p>
    <w:p w:rsidR="007834F2" w:rsidRDefault="007834F2" w:rsidP="007834F2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6" w:anchor="assembly_shape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Assembly_shape_arm</w:t>
        </w:r>
      </w:hyperlink>
      <w:r>
        <w:rPr>
          <w:rStyle w:val="HTMLCode"/>
          <w:color w:val="000000"/>
        </w:rPr>
        <w:t>;    --  ISO/TS 10303-1808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7834F2" w:rsidRDefault="007834F2" w:rsidP="007834F2">
      <w:pPr>
        <w:pStyle w:val="note"/>
        <w:rPr>
          <w:color w:val="000000"/>
          <w:sz w:val="27"/>
          <w:szCs w:val="27"/>
        </w:rPr>
      </w:pPr>
      <w:r>
        <w:rPr>
          <w:color w:val="000000"/>
        </w:rPr>
        <w:t>NOTE 1   The schemas referenced above are specified in the following part of ISO 10303: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5"/>
        <w:gridCol w:w="1950"/>
      </w:tblGrid>
      <w:tr w:rsidR="007834F2" w:rsidTr="007834F2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7834F2" w:rsidRDefault="007834F2">
            <w:pPr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>Assembly_component_arm</w:t>
            </w:r>
          </w:p>
        </w:tc>
        <w:tc>
          <w:tcPr>
            <w:tcW w:w="1905" w:type="dxa"/>
            <w:vAlign w:val="center"/>
            <w:hideMark/>
          </w:tcPr>
          <w:p w:rsidR="007834F2" w:rsidRDefault="007834F2">
            <w:r>
              <w:rPr>
                <w:sz w:val="20"/>
                <w:szCs w:val="20"/>
              </w:rPr>
              <w:t>ISO/TS 10303-1802</w:t>
            </w:r>
          </w:p>
        </w:tc>
      </w:tr>
      <w:tr w:rsidR="007834F2" w:rsidTr="007834F2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7834F2" w:rsidRDefault="007834F2">
            <w:r>
              <w:rPr>
                <w:b/>
                <w:bCs/>
                <w:sz w:val="20"/>
                <w:szCs w:val="20"/>
              </w:rPr>
              <w:t>Assembly_shape_arm</w:t>
            </w:r>
          </w:p>
        </w:tc>
        <w:tc>
          <w:tcPr>
            <w:tcW w:w="1905" w:type="dxa"/>
            <w:vAlign w:val="center"/>
            <w:hideMark/>
          </w:tcPr>
          <w:p w:rsidR="007834F2" w:rsidRDefault="007834F2">
            <w:r>
              <w:rPr>
                <w:sz w:val="20"/>
                <w:szCs w:val="20"/>
              </w:rPr>
              <w:t>ISO/TS 10303-1808</w:t>
            </w:r>
          </w:p>
        </w:tc>
      </w:tr>
    </w:tbl>
    <w:p w:rsidR="007834F2" w:rsidRDefault="007834F2" w:rsidP="007834F2">
      <w:pPr>
        <w:pStyle w:val="note"/>
        <w:rPr>
          <w:color w:val="000000"/>
          <w:sz w:val="27"/>
          <w:szCs w:val="27"/>
        </w:rPr>
      </w:pPr>
      <w:r>
        <w:rPr>
          <w:color w:val="000000"/>
        </w:rPr>
        <w:t>NOTE 2   See Annex </w:t>
      </w:r>
      <w:hyperlink r:id="rId7" w:history="1">
        <w:r>
          <w:rPr>
            <w:rStyle w:val="Hyperlink"/>
          </w:rPr>
          <w:t>C</w:t>
        </w:r>
      </w:hyperlink>
      <w:r>
        <w:rPr>
          <w:color w:val="000000"/>
        </w:rPr>
        <w:t>, Figures </w:t>
      </w:r>
      <w:hyperlink r:id="rId8" w:history="1">
        <w:r>
          <w:rPr>
            <w:rStyle w:val="Hyperlink"/>
          </w:rPr>
          <w:t>C.1</w:t>
        </w:r>
      </w:hyperlink>
      <w:r>
        <w:rPr>
          <w:color w:val="000000"/>
        </w:rPr>
        <w:t>and </w:t>
      </w:r>
      <w:hyperlink r:id="rId9" w:history="1">
        <w:r>
          <w:rPr>
            <w:rStyle w:val="Hyperlink"/>
          </w:rPr>
          <w:t>C.2</w:t>
        </w:r>
      </w:hyperlink>
      <w:r>
        <w:rPr>
          <w:color w:val="000000"/>
        </w:rPr>
        <w:t> for a graphical representation of this schema.</w:t>
      </w:r>
    </w:p>
    <w:p w:rsidR="007834F2" w:rsidRDefault="007834F2" w:rsidP="007834F2">
      <w:pPr>
        <w:pStyle w:val="Heading2"/>
        <w:rPr>
          <w:color w:val="000000"/>
        </w:rPr>
      </w:pPr>
      <w:bookmarkStart w:id="1" w:name="types"/>
      <w:r>
        <w:rPr>
          <w:color w:val="000000"/>
        </w:rPr>
        <w:t>4.2 ARM type definition</w:t>
      </w:r>
      <w:bookmarkEnd w:id="1"/>
    </w:p>
    <w:p w:rsidR="007834F2" w:rsidRDefault="007834F2" w:rsidP="007834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This subclause specifies the ARM type for this application module. The ARM type and definition is specified below.</w:t>
      </w:r>
    </w:p>
    <w:p w:rsidR="007834F2" w:rsidRDefault="007834F2" w:rsidP="007834F2">
      <w:pPr>
        <w:pStyle w:val="Heading2"/>
        <w:rPr>
          <w:color w:val="000000"/>
        </w:rPr>
      </w:pPr>
      <w:bookmarkStart w:id="2" w:name="component_feature_arm.cf_groupable_item"/>
      <w:r>
        <w:rPr>
          <w:color w:val="000000"/>
        </w:rPr>
        <w:t>4.2.1 cf_groupable_item</w:t>
      </w:r>
      <w:bookmarkEnd w:id="2"/>
      <w:r>
        <w:rPr>
          <w:color w:val="000000"/>
        </w:rPr>
        <w:t>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21" name="Picture 21" descr="EXPRESS-G">
              <a:hlinkClick xmlns:a="http://schemas.openxmlformats.org/drawingml/2006/main" r:id="rId9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XPRESS-G">
                      <a:hlinkClick r:id="rId9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34F2" w:rsidRDefault="007834F2" w:rsidP="007834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cf_groupable_item</w:t>
      </w:r>
      <w:r>
        <w:rPr>
          <w:color w:val="000000"/>
          <w:sz w:val="27"/>
          <w:szCs w:val="27"/>
        </w:rPr>
        <w:t> type is an extension of the </w:t>
      </w:r>
      <w:hyperlink r:id="rId11" w:anchor="group_arm.groupable_item" w:history="1">
        <w:r>
          <w:rPr>
            <w:rStyle w:val="Hyperlink"/>
            <w:b/>
            <w:bCs/>
            <w:sz w:val="27"/>
            <w:szCs w:val="27"/>
          </w:rPr>
          <w:t>groupable_item</w:t>
        </w:r>
      </w:hyperlink>
      <w:r>
        <w:rPr>
          <w:color w:val="000000"/>
          <w:sz w:val="27"/>
          <w:szCs w:val="27"/>
        </w:rPr>
        <w:t> type. It adds the data type </w:t>
      </w:r>
      <w:hyperlink r:id="rId12" w:anchor="component_feature_arm.component_feature" w:history="1">
        <w:r>
          <w:rPr>
            <w:rStyle w:val="Hyperlink"/>
            <w:b/>
            <w:bCs/>
            <w:sz w:val="27"/>
            <w:szCs w:val="27"/>
          </w:rPr>
          <w:t>Component_feature</w:t>
        </w:r>
      </w:hyperlink>
      <w:r>
        <w:rPr>
          <w:color w:val="000000"/>
          <w:sz w:val="27"/>
          <w:szCs w:val="27"/>
        </w:rPr>
        <w:t> to the list of alternate data types.</w:t>
      </w:r>
    </w:p>
    <w:p w:rsidR="007834F2" w:rsidRDefault="007834F2" w:rsidP="007834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7834F2" w:rsidRDefault="007834F2" w:rsidP="007834F2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TYPE cf_groupable_item = SELECT BASED_ON </w:t>
      </w:r>
      <w:hyperlink r:id="rId13" w:anchor="group_arm.groupable_item" w:history="1">
        <w:r>
          <w:rPr>
            <w:rStyle w:val="Hyperlink"/>
            <w:rFonts w:ascii="Courier New" w:hAnsi="Courier New" w:cs="Courier New"/>
            <w:sz w:val="20"/>
            <w:szCs w:val="20"/>
          </w:rPr>
          <w:t>groupable_item</w:t>
        </w:r>
      </w:hyperlink>
      <w:r>
        <w:rPr>
          <w:rStyle w:val="HTMLCode"/>
          <w:color w:val="000000"/>
        </w:rPr>
        <w:t> WITH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hyperlink r:id="rId14" w:anchor="component_feature_arm.component_feature" w:history="1">
        <w:r>
          <w:rPr>
            <w:rStyle w:val="Hyperlink"/>
            <w:rFonts w:ascii="Courier New" w:hAnsi="Courier New" w:cs="Courier New"/>
            <w:sz w:val="20"/>
            <w:szCs w:val="20"/>
          </w:rPr>
          <w:t>Component_feature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7834F2" w:rsidRDefault="007834F2" w:rsidP="007834F2">
      <w:pPr>
        <w:pStyle w:val="Heading2"/>
        <w:rPr>
          <w:color w:val="000000"/>
        </w:rPr>
      </w:pPr>
      <w:bookmarkStart w:id="3" w:name="entities"/>
      <w:r>
        <w:rPr>
          <w:color w:val="000000"/>
        </w:rPr>
        <w:lastRenderedPageBreak/>
        <w:t>4.3 ARM entity definitions</w:t>
      </w:r>
      <w:bookmarkEnd w:id="3"/>
    </w:p>
    <w:p w:rsidR="007834F2" w:rsidRDefault="007834F2" w:rsidP="007834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This subclause specifies the ARM entities for this module. Each ARM application entity is an atomic element that embodies a unique application concept and contains attributes specifying the data elements of the entity. The ARM entities and definitions are specified below.</w:t>
      </w:r>
    </w:p>
    <w:p w:rsidR="007834F2" w:rsidRDefault="007834F2" w:rsidP="007834F2">
      <w:pPr>
        <w:pStyle w:val="Heading2"/>
        <w:rPr>
          <w:color w:val="000000"/>
        </w:rPr>
      </w:pPr>
      <w:bookmarkStart w:id="4" w:name="component_feature_arm.component_feature"/>
      <w:r>
        <w:rPr>
          <w:color w:val="000000"/>
        </w:rPr>
        <w:t>4.3.1 Component_feature</w:t>
      </w:r>
      <w:bookmarkEnd w:id="4"/>
      <w:r>
        <w:rPr>
          <w:color w:val="000000"/>
        </w:rPr>
        <w:t>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20" name="Picture 20" descr="EXPRESS-G">
              <a:hlinkClick xmlns:a="http://schemas.openxmlformats.org/drawingml/2006/main" r:id="rId9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XPRESS-G">
                      <a:hlinkClick r:id="rId9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19" name="Picture 19" descr="Mapping table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pping table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34F2" w:rsidRDefault="007834F2" w:rsidP="007834F2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Component_feature</w:t>
      </w:r>
      <w:r>
        <w:rPr>
          <w:color w:val="000000"/>
          <w:sz w:val="27"/>
          <w:szCs w:val="27"/>
        </w:rPr>
        <w:t> is a type of </w:t>
      </w:r>
      <w:hyperlink r:id="rId17" w:anchor="shape_property_assignment_arm.shape_element" w:history="1">
        <w:r>
          <w:rPr>
            <w:rStyle w:val="Hyperlink"/>
            <w:b/>
            <w:bCs/>
            <w:sz w:val="27"/>
            <w:szCs w:val="27"/>
          </w:rPr>
          <w:t>Shape_element</w:t>
        </w:r>
      </w:hyperlink>
      <w:r>
        <w:rPr>
          <w:color w:val="000000"/>
          <w:sz w:val="27"/>
          <w:szCs w:val="27"/>
        </w:rPr>
        <w:t> The location of the </w:t>
      </w:r>
      <w:r>
        <w:rPr>
          <w:b/>
          <w:bCs/>
          <w:color w:val="000000"/>
          <w:sz w:val="27"/>
          <w:szCs w:val="27"/>
        </w:rPr>
        <w:t>Component_feature</w:t>
      </w:r>
      <w:r>
        <w:rPr>
          <w:color w:val="000000"/>
          <w:sz w:val="27"/>
          <w:szCs w:val="27"/>
        </w:rPr>
        <w:t> in the assembly model is derived from the placement of the </w:t>
      </w:r>
      <w:r>
        <w:rPr>
          <w:b/>
          <w:bCs/>
          <w:color w:val="000000"/>
          <w:sz w:val="27"/>
          <w:szCs w:val="27"/>
        </w:rPr>
        <w:t>associated_definition</w:t>
      </w:r>
      <w:r>
        <w:rPr>
          <w:color w:val="000000"/>
          <w:sz w:val="27"/>
          <w:szCs w:val="27"/>
        </w:rPr>
        <w:t> in the assembly model and the placement of the </w:t>
      </w:r>
      <w:r>
        <w:rPr>
          <w:b/>
          <w:bCs/>
          <w:color w:val="000000"/>
          <w:sz w:val="27"/>
          <w:szCs w:val="27"/>
        </w:rPr>
        <w:t>definition</w:t>
      </w:r>
      <w:r>
        <w:rPr>
          <w:color w:val="000000"/>
          <w:sz w:val="27"/>
          <w:szCs w:val="27"/>
        </w:rPr>
        <w:t> model in the </w:t>
      </w:r>
      <w:hyperlink r:id="rId18" w:anchor="product_occurrence_arm.definition_based_product_occurrence.derived_from" w:history="1">
        <w:r>
          <w:rPr>
            <w:rStyle w:val="Hyperlink"/>
            <w:b/>
            <w:bCs/>
            <w:sz w:val="27"/>
            <w:szCs w:val="27"/>
          </w:rPr>
          <w:t>derived_from</w:t>
        </w:r>
      </w:hyperlink>
      <w:r>
        <w:rPr>
          <w:color w:val="000000"/>
          <w:sz w:val="27"/>
          <w:szCs w:val="27"/>
        </w:rPr>
        <w:t> model of that </w:t>
      </w:r>
      <w:r>
        <w:rPr>
          <w:b/>
          <w:bCs/>
          <w:color w:val="000000"/>
          <w:sz w:val="27"/>
          <w:szCs w:val="27"/>
        </w:rPr>
        <w:t>associated_definition</w:t>
      </w:r>
      <w:r>
        <w:rPr>
          <w:color w:val="000000"/>
          <w:sz w:val="27"/>
          <w:szCs w:val="27"/>
        </w:rPr>
        <w:t>.</w:t>
      </w:r>
    </w:p>
    <w:p w:rsidR="007834F2" w:rsidRDefault="007834F2" w:rsidP="007834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7834F2" w:rsidRDefault="007834F2" w:rsidP="007834F2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Component_feature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19" w:anchor="shape_property_assignment_arm.shape_ele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Shape_element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definition : OPTIONAL </w:t>
      </w:r>
      <w:hyperlink r:id="rId20" w:anchor="part_shape_arm.part_shape_ele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Part_shape_element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hyperlink r:id="rId21" w:anchor="shape_property_assignment_arm.shape_ele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Shape_element</w:t>
        </w:r>
      </w:hyperlink>
      <w:r>
        <w:rPr>
          <w:rStyle w:val="HTMLCode"/>
          <w:color w:val="000000"/>
        </w:rPr>
        <w:t>.associated_definition : </w:t>
      </w:r>
      <w:hyperlink r:id="rId22" w:anchor="assembly_component_arm.assembly_component" w:history="1">
        <w:r>
          <w:rPr>
            <w:rStyle w:val="Hyperlink"/>
            <w:rFonts w:ascii="Courier New" w:hAnsi="Courier New" w:cs="Courier New"/>
            <w:sz w:val="20"/>
            <w:szCs w:val="20"/>
          </w:rPr>
          <w:t>Assembly_component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DERIVE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hyperlink r:id="rId23" w:anchor="shape_property_assignment_arm.shape_ele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Shape_element</w:t>
        </w:r>
      </w:hyperlink>
      <w:r>
        <w:rPr>
          <w:rStyle w:val="HTMLCode"/>
          <w:color w:val="000000"/>
        </w:rPr>
        <w:t>.product_definitional : BOOLEAN := TRUE;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UNIQUE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UR1: definition, associated_definition;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UR2: SELF\Shape_element.element_name, associated_definition;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7834F2" w:rsidRDefault="007834F2" w:rsidP="007834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7834F2" w:rsidRDefault="007834F2" w:rsidP="007834F2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definition: </w:t>
      </w:r>
      <w:r>
        <w:rPr>
          <w:color w:val="000000"/>
          <w:sz w:val="27"/>
          <w:szCs w:val="27"/>
        </w:rPr>
        <w:t>the </w:t>
      </w:r>
      <w:hyperlink r:id="rId24" w:anchor="part_shape_arm.general_part_feature" w:history="1">
        <w:r>
          <w:rPr>
            <w:rStyle w:val="Hyperlink"/>
            <w:b/>
            <w:bCs/>
            <w:sz w:val="27"/>
            <w:szCs w:val="27"/>
          </w:rPr>
          <w:t>General_part_feature</w:t>
        </w:r>
      </w:hyperlink>
      <w:r>
        <w:rPr>
          <w:color w:val="000000"/>
          <w:sz w:val="27"/>
          <w:szCs w:val="27"/>
        </w:rPr>
        <w:t> that serves as a definition for the </w:t>
      </w:r>
      <w:r>
        <w:rPr>
          <w:b/>
          <w:bCs/>
          <w:color w:val="000000"/>
          <w:sz w:val="27"/>
          <w:szCs w:val="27"/>
        </w:rPr>
        <w:t>Component_feature</w:t>
      </w:r>
      <w:r>
        <w:rPr>
          <w:color w:val="000000"/>
          <w:sz w:val="27"/>
          <w:szCs w:val="27"/>
        </w:rPr>
        <w:t>. The value of this attribute need not be specified.</w:t>
      </w:r>
    </w:p>
    <w:p w:rsidR="007834F2" w:rsidRDefault="007834F2" w:rsidP="007834F2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associated_definition: </w:t>
      </w:r>
      <w:r>
        <w:rPr>
          <w:color w:val="000000"/>
          <w:sz w:val="27"/>
          <w:szCs w:val="27"/>
        </w:rPr>
        <w:t>the </w:t>
      </w:r>
      <w:hyperlink r:id="rId25" w:anchor="assembly_component_arm.assembly_component" w:history="1">
        <w:r>
          <w:rPr>
            <w:rStyle w:val="Hyperlink"/>
            <w:b/>
            <w:bCs/>
            <w:sz w:val="27"/>
            <w:szCs w:val="27"/>
          </w:rPr>
          <w:t>Assembly_component</w:t>
        </w:r>
      </w:hyperlink>
      <w:r>
        <w:rPr>
          <w:color w:val="000000"/>
          <w:sz w:val="27"/>
          <w:szCs w:val="27"/>
        </w:rPr>
        <w:t> that has the </w:t>
      </w:r>
      <w:r>
        <w:rPr>
          <w:b/>
          <w:bCs/>
          <w:color w:val="000000"/>
          <w:sz w:val="27"/>
          <w:szCs w:val="27"/>
        </w:rPr>
        <w:t>Component_feature</w:t>
      </w:r>
      <w:r>
        <w:rPr>
          <w:color w:val="000000"/>
          <w:sz w:val="27"/>
          <w:szCs w:val="27"/>
        </w:rPr>
        <w:t>.</w:t>
      </w:r>
    </w:p>
    <w:p w:rsidR="007834F2" w:rsidRDefault="007834F2" w:rsidP="007834F2">
      <w:pPr>
        <w:pStyle w:val="note"/>
        <w:rPr>
          <w:color w:val="000000"/>
          <w:sz w:val="27"/>
          <w:szCs w:val="27"/>
        </w:rPr>
      </w:pPr>
      <w:bookmarkStart w:id="5" w:name="note_"/>
      <w:r>
        <w:rPr>
          <w:color w:val="000000"/>
        </w:rPr>
        <w:t>NOTE </w:t>
      </w:r>
      <w:bookmarkEnd w:id="5"/>
      <w:r>
        <w:rPr>
          <w:color w:val="000000"/>
        </w:rPr>
        <w:t>   The subtypes of </w:t>
      </w:r>
      <w:r>
        <w:rPr>
          <w:b/>
          <w:bCs/>
          <w:color w:val="000000"/>
        </w:rPr>
        <w:t>Component_feature</w:t>
      </w:r>
      <w:r>
        <w:rPr>
          <w:color w:val="000000"/>
        </w:rPr>
        <w:t> specify specializations of </w:t>
      </w:r>
      <w:hyperlink r:id="rId26" w:anchor="assembly_component_arm.assembly_component" w:history="1">
        <w:r>
          <w:rPr>
            <w:rStyle w:val="Hyperlink"/>
            <w:b/>
            <w:bCs/>
          </w:rPr>
          <w:t>Assembly_component</w:t>
        </w:r>
      </w:hyperlink>
      <w:r>
        <w:rPr>
          <w:color w:val="000000"/>
        </w:rPr>
        <w:t> that are consistent with the subtype of </w:t>
      </w:r>
      <w:r>
        <w:rPr>
          <w:b/>
          <w:bCs/>
          <w:color w:val="000000"/>
        </w:rPr>
        <w:t>definition</w:t>
      </w:r>
      <w:r>
        <w:rPr>
          <w:color w:val="000000"/>
        </w:rPr>
        <w:t>.</w:t>
      </w:r>
    </w:p>
    <w:p w:rsidR="007834F2" w:rsidRDefault="007834F2" w:rsidP="007834F2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product_definitional: </w:t>
      </w:r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Component_feature</w:t>
      </w:r>
      <w:r>
        <w:rPr>
          <w:color w:val="000000"/>
          <w:sz w:val="27"/>
          <w:szCs w:val="27"/>
        </w:rPr>
        <w:t> is always definitional.</w:t>
      </w:r>
    </w:p>
    <w:p w:rsidR="007834F2" w:rsidRDefault="007834F2" w:rsidP="007834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lastRenderedPageBreak/>
        <w:t>Formal propositions:</w:t>
      </w:r>
    </w:p>
    <w:p w:rsidR="007834F2" w:rsidRDefault="007834F2" w:rsidP="007834F2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UR1: </w:t>
      </w:r>
      <w:r>
        <w:rPr>
          <w:color w:val="000000"/>
          <w:sz w:val="27"/>
          <w:szCs w:val="27"/>
        </w:rPr>
        <w:t>The combination of </w:t>
      </w:r>
      <w:r>
        <w:rPr>
          <w:b/>
          <w:bCs/>
          <w:color w:val="000000"/>
          <w:sz w:val="27"/>
          <w:szCs w:val="27"/>
        </w:rPr>
        <w:t>definition</w:t>
      </w:r>
      <w:r>
        <w:rPr>
          <w:color w:val="000000"/>
          <w:sz w:val="27"/>
          <w:szCs w:val="27"/>
        </w:rPr>
        <w:t> and </w:t>
      </w:r>
      <w:r>
        <w:rPr>
          <w:b/>
          <w:bCs/>
          <w:color w:val="000000"/>
          <w:sz w:val="27"/>
          <w:szCs w:val="27"/>
        </w:rPr>
        <w:t>associated_definition</w:t>
      </w:r>
      <w:r>
        <w:rPr>
          <w:color w:val="000000"/>
          <w:sz w:val="27"/>
          <w:szCs w:val="27"/>
        </w:rPr>
        <w:t> shall be unique within a population of </w:t>
      </w:r>
      <w:r>
        <w:rPr>
          <w:b/>
          <w:bCs/>
          <w:color w:val="000000"/>
          <w:sz w:val="27"/>
          <w:szCs w:val="27"/>
        </w:rPr>
        <w:t>Component_feature</w:t>
      </w:r>
      <w:r>
        <w:rPr>
          <w:color w:val="000000"/>
          <w:sz w:val="27"/>
          <w:szCs w:val="27"/>
        </w:rPr>
        <w:t>.</w:t>
      </w:r>
    </w:p>
    <w:p w:rsidR="007834F2" w:rsidRDefault="007834F2" w:rsidP="007834F2">
      <w:pPr>
        <w:pStyle w:val="expressdescription"/>
        <w:rPr>
          <w:color w:val="000000"/>
          <w:sz w:val="27"/>
          <w:szCs w:val="27"/>
        </w:rPr>
      </w:pPr>
      <w:bookmarkStart w:id="6" w:name="component_feature_arm.component_feature."/>
      <w:r>
        <w:rPr>
          <w:b/>
          <w:bCs/>
          <w:color w:val="000000"/>
          <w:sz w:val="27"/>
          <w:szCs w:val="27"/>
        </w:rPr>
        <w:t>UR2: </w:t>
      </w:r>
      <w:bookmarkEnd w:id="6"/>
      <w:r>
        <w:rPr>
          <w:color w:val="000000"/>
          <w:sz w:val="27"/>
          <w:szCs w:val="27"/>
        </w:rPr>
        <w:t>The combination of </w:t>
      </w:r>
      <w:hyperlink r:id="rId27" w:anchor="shape_property_assignment_arm.shape_element.element_name" w:history="1">
        <w:r>
          <w:rPr>
            <w:rStyle w:val="Hyperlink"/>
            <w:b/>
            <w:bCs/>
            <w:sz w:val="27"/>
            <w:szCs w:val="27"/>
          </w:rPr>
          <w:t>element_name</w:t>
        </w:r>
      </w:hyperlink>
      <w:r>
        <w:rPr>
          <w:color w:val="000000"/>
          <w:sz w:val="27"/>
          <w:szCs w:val="27"/>
        </w:rPr>
        <w:t> and </w:t>
      </w:r>
      <w:r>
        <w:rPr>
          <w:b/>
          <w:bCs/>
          <w:color w:val="000000"/>
          <w:sz w:val="27"/>
          <w:szCs w:val="27"/>
        </w:rPr>
        <w:t>associated_definition</w:t>
      </w:r>
      <w:r>
        <w:rPr>
          <w:color w:val="000000"/>
          <w:sz w:val="27"/>
          <w:szCs w:val="27"/>
        </w:rPr>
        <w:t> shall be unique within a population of </w:t>
      </w:r>
      <w:r>
        <w:rPr>
          <w:b/>
          <w:bCs/>
          <w:color w:val="000000"/>
          <w:sz w:val="27"/>
          <w:szCs w:val="27"/>
        </w:rPr>
        <w:t>Component_feature</w:t>
      </w:r>
      <w:r>
        <w:rPr>
          <w:color w:val="000000"/>
          <w:sz w:val="27"/>
          <w:szCs w:val="27"/>
        </w:rPr>
        <w:t>.</w:t>
      </w:r>
    </w:p>
    <w:p w:rsidR="007834F2" w:rsidRDefault="007834F2" w:rsidP="007834F2">
      <w:pPr>
        <w:pStyle w:val="Heading2"/>
        <w:rPr>
          <w:color w:val="000000"/>
        </w:rPr>
      </w:pPr>
      <w:r>
        <w:rPr>
          <w:color w:val="000000"/>
        </w:rPr>
        <w:t>4.3.2 Component_feature_joint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18" name="Picture 18" descr="EXPRESS-G">
              <a:hlinkClick xmlns:a="http://schemas.openxmlformats.org/drawingml/2006/main" r:id="rId9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XPRESS-G">
                      <a:hlinkClick r:id="rId9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17" name="Picture 17" descr="Mapping table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pping table">
                      <a:hlinkClick r:id="rId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34F2" w:rsidRDefault="007834F2" w:rsidP="007834F2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Component_feature_joint</w:t>
      </w:r>
      <w:r>
        <w:rPr>
          <w:color w:val="000000"/>
          <w:sz w:val="27"/>
          <w:szCs w:val="27"/>
        </w:rPr>
        <w:t> is a type of </w:t>
      </w:r>
      <w:hyperlink r:id="rId29" w:anchor="component_feature_arm.component_feature_relationship" w:history="1">
        <w:r>
          <w:rPr>
            <w:rStyle w:val="Hyperlink"/>
            <w:b/>
            <w:bCs/>
            <w:sz w:val="27"/>
            <w:szCs w:val="27"/>
          </w:rPr>
          <w:t>Component_feature_relationship</w:t>
        </w:r>
      </w:hyperlink>
      <w:r>
        <w:rPr>
          <w:color w:val="000000"/>
          <w:sz w:val="27"/>
          <w:szCs w:val="27"/>
        </w:rPr>
        <w:t> and of </w:t>
      </w:r>
      <w:hyperlink r:id="rId30" w:anchor="shape_property_assignment_arm.shape_element" w:history="1">
        <w:r>
          <w:rPr>
            <w:rStyle w:val="Hyperlink"/>
            <w:b/>
            <w:bCs/>
            <w:sz w:val="27"/>
            <w:szCs w:val="27"/>
          </w:rPr>
          <w:t>Shape_element</w:t>
        </w:r>
      </w:hyperlink>
      <w:r>
        <w:rPr>
          <w:color w:val="000000"/>
          <w:sz w:val="27"/>
          <w:szCs w:val="27"/>
        </w:rPr>
        <w:t> for the representation of a joint between two</w:t>
      </w:r>
      <w:ins w:id="7" w:author="Sapp (US), Brandon" w:date="2019-03-20T12:07:00Z">
        <w:r w:rsidR="00083E5B">
          <w:rPr>
            <w:color w:val="000000"/>
            <w:sz w:val="27"/>
            <w:szCs w:val="27"/>
          </w:rPr>
          <w:t xml:space="preserve"> </w:t>
        </w:r>
      </w:ins>
      <w:hyperlink r:id="rId31" w:anchor="component_feature_arm.component_feature" w:history="1">
        <w:r>
          <w:rPr>
            <w:rStyle w:val="Hyperlink"/>
            <w:b/>
            <w:bCs/>
            <w:sz w:val="27"/>
            <w:szCs w:val="27"/>
          </w:rPr>
          <w:t>Component_feature</w:t>
        </w:r>
      </w:hyperlink>
      <w:r>
        <w:rPr>
          <w:color w:val="000000"/>
          <w:sz w:val="27"/>
          <w:szCs w:val="27"/>
        </w:rPr>
        <w:t>s.</w:t>
      </w:r>
    </w:p>
    <w:p w:rsidR="007834F2" w:rsidRDefault="007834F2" w:rsidP="007834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7834F2" w:rsidRDefault="007834F2" w:rsidP="007834F2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Component_feature_joint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ABSTRACT SUPERTYPE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32" w:anchor="component_feature_arm.component_feature_relationship" w:history="1">
        <w:r>
          <w:rPr>
            <w:rStyle w:val="Hyperlink"/>
            <w:rFonts w:ascii="Courier New" w:hAnsi="Courier New" w:cs="Courier New"/>
            <w:sz w:val="20"/>
            <w:szCs w:val="20"/>
          </w:rPr>
          <w:t>Component_feature_relationship</w:t>
        </w:r>
      </w:hyperlink>
      <w:r>
        <w:rPr>
          <w:rStyle w:val="HTMLCode"/>
          <w:color w:val="000000"/>
        </w:rPr>
        <w:t>, </w:t>
      </w:r>
      <w:hyperlink r:id="rId33" w:anchor="shape_property_assignment_arm.shape_ele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Shape_element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hyperlink r:id="rId34" w:anchor="component_feature_arm.component_feature_relationship" w:history="1">
        <w:r>
          <w:rPr>
            <w:rStyle w:val="Hyperlink"/>
            <w:rFonts w:ascii="Courier New" w:hAnsi="Courier New" w:cs="Courier New"/>
            <w:sz w:val="20"/>
            <w:szCs w:val="20"/>
          </w:rPr>
          <w:t>Component_feature_relationship</w:t>
        </w:r>
      </w:hyperlink>
      <w:r>
        <w:rPr>
          <w:rStyle w:val="HTMLCode"/>
          <w:color w:val="000000"/>
        </w:rPr>
        <w:t>.relating RENAMED feature_1 : </w:t>
      </w:r>
      <w:hyperlink r:id="rId35" w:anchor="component_feature_arm.component_feature" w:history="1">
        <w:r>
          <w:rPr>
            <w:rStyle w:val="Hyperlink"/>
            <w:rFonts w:ascii="Courier New" w:hAnsi="Courier New" w:cs="Courier New"/>
            <w:sz w:val="20"/>
            <w:szCs w:val="20"/>
          </w:rPr>
          <w:t>Component_feature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hyperlink r:id="rId36" w:anchor="component_feature_arm.component_feature_relationship" w:history="1">
        <w:r>
          <w:rPr>
            <w:rStyle w:val="Hyperlink"/>
            <w:rFonts w:ascii="Courier New" w:hAnsi="Courier New" w:cs="Courier New"/>
            <w:sz w:val="20"/>
            <w:szCs w:val="20"/>
          </w:rPr>
          <w:t>Component_feature_relationship</w:t>
        </w:r>
      </w:hyperlink>
      <w:r>
        <w:rPr>
          <w:rStyle w:val="HTMLCode"/>
          <w:color w:val="000000"/>
        </w:rPr>
        <w:t>.related RENAMED feature_2 : </w:t>
      </w:r>
      <w:hyperlink r:id="rId37" w:anchor="component_feature_arm.component_feature" w:history="1">
        <w:r>
          <w:rPr>
            <w:rStyle w:val="Hyperlink"/>
            <w:rFonts w:ascii="Courier New" w:hAnsi="Courier New" w:cs="Courier New"/>
            <w:sz w:val="20"/>
            <w:szCs w:val="20"/>
          </w:rPr>
          <w:t>Component_feature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hyperlink r:id="rId38" w:anchor="shape_property_assignment_arm.shape_ele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Shape_element</w:t>
        </w:r>
      </w:hyperlink>
      <w:r>
        <w:rPr>
          <w:rStyle w:val="HTMLCode"/>
          <w:color w:val="000000"/>
        </w:rPr>
        <w:t>.associated_definition : </w:t>
      </w:r>
      <w:hyperlink r:id="rId39" w:anchor="item_definition_structure_arm.assembly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Assembly_definition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WHERE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WR1: feature_1 &lt;&gt; feature_2;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WR2: associated_definition IN feature_1\Shape_element.associated_definition\Assembly_component.assemblies;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WR3: associated_definition IN feature_2\Shape_element.associated_definition\Assembly_component.assemblies;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7834F2" w:rsidRDefault="007834F2" w:rsidP="007834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7834F2" w:rsidRDefault="007834F2" w:rsidP="007834F2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feature_1: </w:t>
      </w:r>
      <w:r>
        <w:rPr>
          <w:color w:val="000000"/>
          <w:sz w:val="27"/>
          <w:szCs w:val="27"/>
        </w:rPr>
        <w:t xml:space="preserve">specifies </w:t>
      </w:r>
      <w:del w:id="8" w:author="Sapp (US), Brandon" w:date="2019-03-20T12:06:00Z">
        <w:r w:rsidDel="00083E5B">
          <w:rPr>
            <w:color w:val="000000"/>
            <w:sz w:val="27"/>
            <w:szCs w:val="27"/>
          </w:rPr>
          <w:delText>a</w:delText>
        </w:r>
      </w:del>
      <w:ins w:id="9" w:author="Sapp (US), Brandon" w:date="2019-03-20T12:06:00Z">
        <w:r w:rsidR="00083E5B">
          <w:rPr>
            <w:color w:val="000000"/>
            <w:sz w:val="27"/>
            <w:szCs w:val="27"/>
          </w:rPr>
          <w:t>the</w:t>
        </w:r>
      </w:ins>
      <w:r>
        <w:rPr>
          <w:color w:val="000000"/>
          <w:sz w:val="27"/>
          <w:szCs w:val="27"/>
        </w:rPr>
        <w:t xml:space="preserve"> role of the </w:t>
      </w:r>
      <w:hyperlink r:id="rId40" w:anchor="component_feature_arm.component_feature" w:history="1">
        <w:r>
          <w:rPr>
            <w:rStyle w:val="Hyperlink"/>
            <w:b/>
            <w:bCs/>
            <w:sz w:val="27"/>
            <w:szCs w:val="27"/>
          </w:rPr>
          <w:t>Component_feature</w:t>
        </w:r>
      </w:hyperlink>
      <w:r>
        <w:rPr>
          <w:color w:val="000000"/>
          <w:sz w:val="27"/>
          <w:szCs w:val="27"/>
        </w:rPr>
        <w:t> for the </w:t>
      </w:r>
      <w:r>
        <w:rPr>
          <w:b/>
          <w:bCs/>
          <w:color w:val="000000"/>
          <w:sz w:val="27"/>
          <w:szCs w:val="27"/>
        </w:rPr>
        <w:t>Component_feature_joint</w:t>
      </w:r>
      <w:r>
        <w:rPr>
          <w:color w:val="000000"/>
          <w:sz w:val="27"/>
          <w:szCs w:val="27"/>
        </w:rPr>
        <w:t>.</w:t>
      </w:r>
    </w:p>
    <w:p w:rsidR="007834F2" w:rsidRDefault="007834F2" w:rsidP="007834F2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feature_2: </w:t>
      </w:r>
      <w:r>
        <w:rPr>
          <w:color w:val="000000"/>
          <w:sz w:val="27"/>
          <w:szCs w:val="27"/>
        </w:rPr>
        <w:t xml:space="preserve">specifies </w:t>
      </w:r>
      <w:ins w:id="10" w:author="Sapp (US), Brandon" w:date="2019-03-20T12:06:00Z">
        <w:r w:rsidR="00083E5B">
          <w:rPr>
            <w:color w:val="000000"/>
            <w:sz w:val="27"/>
            <w:szCs w:val="27"/>
          </w:rPr>
          <w:t>the</w:t>
        </w:r>
      </w:ins>
      <w:del w:id="11" w:author="Sapp (US), Brandon" w:date="2019-03-20T12:06:00Z">
        <w:r w:rsidDel="00083E5B">
          <w:rPr>
            <w:color w:val="000000"/>
            <w:sz w:val="27"/>
            <w:szCs w:val="27"/>
          </w:rPr>
          <w:delText>a</w:delText>
        </w:r>
      </w:del>
      <w:r>
        <w:rPr>
          <w:color w:val="000000"/>
          <w:sz w:val="27"/>
          <w:szCs w:val="27"/>
        </w:rPr>
        <w:t xml:space="preserve"> role of the </w:t>
      </w:r>
      <w:hyperlink r:id="rId41" w:anchor="component_feature_arm.component_feature" w:history="1">
        <w:r>
          <w:rPr>
            <w:rStyle w:val="Hyperlink"/>
            <w:b/>
            <w:bCs/>
            <w:sz w:val="27"/>
            <w:szCs w:val="27"/>
          </w:rPr>
          <w:t>Component_feature</w:t>
        </w:r>
      </w:hyperlink>
      <w:r>
        <w:rPr>
          <w:color w:val="000000"/>
          <w:sz w:val="27"/>
          <w:szCs w:val="27"/>
        </w:rPr>
        <w:t> for the </w:t>
      </w:r>
      <w:r>
        <w:rPr>
          <w:b/>
          <w:bCs/>
          <w:color w:val="000000"/>
          <w:sz w:val="27"/>
          <w:szCs w:val="27"/>
        </w:rPr>
        <w:t>Component_feature_joint</w:t>
      </w:r>
      <w:r>
        <w:rPr>
          <w:color w:val="000000"/>
          <w:sz w:val="27"/>
          <w:szCs w:val="27"/>
        </w:rPr>
        <w:t>.</w:t>
      </w:r>
    </w:p>
    <w:p w:rsidR="007834F2" w:rsidRDefault="007834F2" w:rsidP="007834F2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associated_definition: </w:t>
      </w:r>
      <w:r>
        <w:rPr>
          <w:color w:val="000000"/>
          <w:sz w:val="27"/>
          <w:szCs w:val="27"/>
        </w:rPr>
        <w:t>specifies the </w:t>
      </w:r>
      <w:hyperlink r:id="rId42" w:anchor="item_definition_structure_arm.assembly_definition" w:history="1">
        <w:r>
          <w:rPr>
            <w:rStyle w:val="Hyperlink"/>
            <w:b/>
            <w:bCs/>
            <w:sz w:val="27"/>
            <w:szCs w:val="27"/>
          </w:rPr>
          <w:t>Assembly_definition</w:t>
        </w:r>
      </w:hyperlink>
      <w:r>
        <w:rPr>
          <w:color w:val="000000"/>
          <w:sz w:val="27"/>
          <w:szCs w:val="27"/>
        </w:rPr>
        <w:t> to which the </w:t>
      </w:r>
      <w:r>
        <w:rPr>
          <w:b/>
          <w:bCs/>
          <w:color w:val="000000"/>
          <w:sz w:val="27"/>
          <w:szCs w:val="27"/>
        </w:rPr>
        <w:t>Component_feature_joint</w:t>
      </w:r>
      <w:r>
        <w:rPr>
          <w:color w:val="000000"/>
          <w:sz w:val="27"/>
          <w:szCs w:val="27"/>
        </w:rPr>
        <w:t> belongs.</w:t>
      </w:r>
    </w:p>
    <w:p w:rsidR="007834F2" w:rsidRDefault="007834F2" w:rsidP="007834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Formal propositions:</w:t>
      </w:r>
    </w:p>
    <w:p w:rsidR="007834F2" w:rsidRDefault="007834F2" w:rsidP="007834F2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WR1: </w:t>
      </w:r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feature_1</w:t>
      </w:r>
      <w:r>
        <w:rPr>
          <w:color w:val="000000"/>
          <w:sz w:val="27"/>
          <w:szCs w:val="27"/>
        </w:rPr>
        <w:t> and </w:t>
      </w:r>
      <w:r>
        <w:rPr>
          <w:b/>
          <w:bCs/>
          <w:color w:val="000000"/>
          <w:sz w:val="27"/>
          <w:szCs w:val="27"/>
        </w:rPr>
        <w:t>feature_2</w:t>
      </w:r>
      <w:r>
        <w:rPr>
          <w:color w:val="000000"/>
          <w:sz w:val="27"/>
          <w:szCs w:val="27"/>
        </w:rPr>
        <w:t xml:space="preserve"> shall not point to </w:t>
      </w:r>
      <w:ins w:id="12" w:author="Sapp (US), Brandon" w:date="2019-03-20T12:06:00Z">
        <w:r w:rsidR="00083E5B">
          <w:rPr>
            <w:color w:val="000000"/>
            <w:sz w:val="27"/>
            <w:szCs w:val="27"/>
          </w:rPr>
          <w:t xml:space="preserve">the </w:t>
        </w:r>
      </w:ins>
      <w:r>
        <w:rPr>
          <w:color w:val="000000"/>
          <w:sz w:val="27"/>
          <w:szCs w:val="27"/>
        </w:rPr>
        <w:t>same instance of </w:t>
      </w:r>
      <w:hyperlink r:id="rId43" w:anchor="component_feature_arm.component_feature" w:history="1">
        <w:r>
          <w:rPr>
            <w:rStyle w:val="Hyperlink"/>
            <w:b/>
            <w:bCs/>
            <w:sz w:val="27"/>
            <w:szCs w:val="27"/>
          </w:rPr>
          <w:t>Component_feature</w:t>
        </w:r>
      </w:hyperlink>
      <w:r>
        <w:rPr>
          <w:color w:val="000000"/>
          <w:sz w:val="27"/>
          <w:szCs w:val="27"/>
        </w:rPr>
        <w:t>.</w:t>
      </w:r>
    </w:p>
    <w:p w:rsidR="007834F2" w:rsidRDefault="007834F2" w:rsidP="007834F2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lastRenderedPageBreak/>
        <w:t>WR2: </w:t>
      </w:r>
      <w:r>
        <w:rPr>
          <w:color w:val="000000"/>
          <w:sz w:val="27"/>
          <w:szCs w:val="27"/>
        </w:rPr>
        <w:t>the </w:t>
      </w:r>
      <w:hyperlink r:id="rId44" w:anchor="component_feature_arm.component_feature" w:history="1">
        <w:r>
          <w:rPr>
            <w:rStyle w:val="Hyperlink"/>
            <w:b/>
            <w:bCs/>
            <w:sz w:val="27"/>
            <w:szCs w:val="27"/>
          </w:rPr>
          <w:t>Component_feature</w:t>
        </w:r>
      </w:hyperlink>
      <w:r>
        <w:rPr>
          <w:color w:val="000000"/>
          <w:sz w:val="27"/>
          <w:szCs w:val="27"/>
        </w:rPr>
        <w:t> referenced by </w:t>
      </w:r>
      <w:r>
        <w:rPr>
          <w:b/>
          <w:bCs/>
          <w:color w:val="000000"/>
          <w:sz w:val="27"/>
          <w:szCs w:val="27"/>
        </w:rPr>
        <w:t>feature_1</w:t>
      </w:r>
      <w:r>
        <w:rPr>
          <w:color w:val="000000"/>
          <w:sz w:val="27"/>
          <w:szCs w:val="27"/>
        </w:rPr>
        <w:t> shall be used by the same </w:t>
      </w:r>
      <w:hyperlink r:id="rId45" w:anchor="item_definition_structure_arm.assembly_definition" w:history="1">
        <w:r>
          <w:rPr>
            <w:rStyle w:val="Hyperlink"/>
            <w:b/>
            <w:bCs/>
            <w:sz w:val="27"/>
            <w:szCs w:val="27"/>
          </w:rPr>
          <w:t>Assembly_definition</w:t>
        </w:r>
      </w:hyperlink>
      <w:r>
        <w:rPr>
          <w:color w:val="000000"/>
          <w:sz w:val="27"/>
          <w:szCs w:val="27"/>
        </w:rPr>
        <w:t> as the </w:t>
      </w:r>
      <w:r>
        <w:rPr>
          <w:b/>
          <w:bCs/>
          <w:color w:val="000000"/>
          <w:sz w:val="27"/>
          <w:szCs w:val="27"/>
        </w:rPr>
        <w:t>associated_definition</w:t>
      </w:r>
      <w:r>
        <w:rPr>
          <w:color w:val="000000"/>
          <w:sz w:val="27"/>
          <w:szCs w:val="27"/>
        </w:rPr>
        <w:t>.</w:t>
      </w:r>
    </w:p>
    <w:p w:rsidR="007834F2" w:rsidRDefault="007834F2" w:rsidP="007834F2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WR3: </w:t>
      </w:r>
      <w:r>
        <w:rPr>
          <w:color w:val="000000"/>
          <w:sz w:val="27"/>
          <w:szCs w:val="27"/>
        </w:rPr>
        <w:t>the </w:t>
      </w:r>
      <w:hyperlink r:id="rId46" w:anchor="component_feature_arm.component_feature" w:history="1">
        <w:r>
          <w:rPr>
            <w:rStyle w:val="Hyperlink"/>
            <w:b/>
            <w:bCs/>
            <w:sz w:val="27"/>
            <w:szCs w:val="27"/>
          </w:rPr>
          <w:t>Component_feature</w:t>
        </w:r>
      </w:hyperlink>
      <w:r>
        <w:rPr>
          <w:color w:val="000000"/>
          <w:sz w:val="27"/>
          <w:szCs w:val="27"/>
        </w:rPr>
        <w:t> referenced by </w:t>
      </w:r>
      <w:r>
        <w:rPr>
          <w:b/>
          <w:bCs/>
          <w:color w:val="000000"/>
          <w:sz w:val="27"/>
          <w:szCs w:val="27"/>
        </w:rPr>
        <w:t>feature_2</w:t>
      </w:r>
      <w:r>
        <w:rPr>
          <w:color w:val="000000"/>
          <w:sz w:val="27"/>
          <w:szCs w:val="27"/>
        </w:rPr>
        <w:t> shall be used by the same </w:t>
      </w:r>
      <w:hyperlink r:id="rId47" w:anchor="item_definition_structure_arm.assembly_definition" w:history="1">
        <w:r>
          <w:rPr>
            <w:rStyle w:val="Hyperlink"/>
            <w:b/>
            <w:bCs/>
            <w:sz w:val="27"/>
            <w:szCs w:val="27"/>
          </w:rPr>
          <w:t>Assembly_definition</w:t>
        </w:r>
      </w:hyperlink>
      <w:r>
        <w:rPr>
          <w:color w:val="000000"/>
          <w:sz w:val="27"/>
          <w:szCs w:val="27"/>
        </w:rPr>
        <w:t> as the </w:t>
      </w:r>
      <w:r>
        <w:rPr>
          <w:b/>
          <w:bCs/>
          <w:color w:val="000000"/>
          <w:sz w:val="27"/>
          <w:szCs w:val="27"/>
        </w:rPr>
        <w:t>associated_definition</w:t>
      </w:r>
      <w:r>
        <w:rPr>
          <w:color w:val="000000"/>
          <w:sz w:val="27"/>
          <w:szCs w:val="27"/>
        </w:rPr>
        <w:t>.</w:t>
      </w:r>
    </w:p>
    <w:p w:rsidR="007834F2" w:rsidRDefault="007834F2" w:rsidP="007834F2">
      <w:pPr>
        <w:pStyle w:val="Heading2"/>
        <w:rPr>
          <w:color w:val="000000"/>
        </w:rPr>
      </w:pPr>
      <w:r>
        <w:rPr>
          <w:color w:val="000000"/>
        </w:rPr>
        <w:t>4.3.3 Component_feature_make_from_relationship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16" name="Picture 16" descr="EXPRESS-G">
              <a:hlinkClick xmlns:a="http://schemas.openxmlformats.org/drawingml/2006/main" r:id="rId9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XPRESS-G">
                      <a:hlinkClick r:id="rId9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15" name="Picture 15" descr="Mapping table">
              <a:hlinkClick xmlns:a="http://schemas.openxmlformats.org/drawingml/2006/main" r:id="rId4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pping table">
                      <a:hlinkClick r:id="rId4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34F2" w:rsidRDefault="007834F2" w:rsidP="007834F2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Component_feature_make_from_relationship</w:t>
      </w:r>
      <w:r>
        <w:rPr>
          <w:color w:val="000000"/>
          <w:sz w:val="27"/>
          <w:szCs w:val="27"/>
        </w:rPr>
        <w:t> is a type of </w:t>
      </w:r>
      <w:hyperlink r:id="rId49" w:anchor="component_feature_arm.component_feature_relationship" w:history="1">
        <w:r>
          <w:rPr>
            <w:rStyle w:val="Hyperlink"/>
            <w:b/>
            <w:bCs/>
            <w:sz w:val="27"/>
            <w:szCs w:val="27"/>
          </w:rPr>
          <w:t>Component_feature_relationship</w:t>
        </w:r>
      </w:hyperlink>
      <w:r>
        <w:rPr>
          <w:color w:val="000000"/>
          <w:sz w:val="27"/>
          <w:szCs w:val="27"/>
        </w:rPr>
        <w:t>. A </w:t>
      </w:r>
      <w:r>
        <w:rPr>
          <w:b/>
          <w:bCs/>
          <w:color w:val="000000"/>
          <w:sz w:val="27"/>
          <w:szCs w:val="27"/>
        </w:rPr>
        <w:t>Component_feature_make_from_relationship</w:t>
      </w:r>
      <w:r>
        <w:rPr>
          <w:color w:val="000000"/>
          <w:sz w:val="27"/>
          <w:szCs w:val="27"/>
        </w:rPr>
        <w:t> is an association between two </w:t>
      </w:r>
      <w:hyperlink r:id="rId50" w:anchor="component_feature_arm.component_feature" w:history="1">
        <w:r>
          <w:rPr>
            <w:rStyle w:val="Hyperlink"/>
            <w:b/>
            <w:bCs/>
            <w:sz w:val="27"/>
            <w:szCs w:val="27"/>
          </w:rPr>
          <w:t>Component_feature</w:t>
        </w:r>
      </w:hyperlink>
      <w:r>
        <w:rPr>
          <w:color w:val="000000"/>
          <w:sz w:val="27"/>
          <w:szCs w:val="27"/>
        </w:rPr>
        <w:t>, where one </w:t>
      </w:r>
      <w:hyperlink r:id="rId51" w:anchor="component_feature_arm.component_feature" w:history="1">
        <w:r>
          <w:rPr>
            <w:rStyle w:val="Hyperlink"/>
            <w:b/>
            <w:bCs/>
            <w:sz w:val="27"/>
            <w:szCs w:val="27"/>
          </w:rPr>
          <w:t>Component_feature</w:t>
        </w:r>
      </w:hyperlink>
      <w:r>
        <w:rPr>
          <w:color w:val="000000"/>
          <w:sz w:val="27"/>
          <w:szCs w:val="27"/>
        </w:rPr>
        <w:t> is used as a basis for the development of another </w:t>
      </w:r>
      <w:hyperlink r:id="rId52" w:anchor="component_feature_arm.component_feature" w:history="1">
        <w:r>
          <w:rPr>
            <w:rStyle w:val="Hyperlink"/>
            <w:b/>
            <w:bCs/>
            <w:sz w:val="27"/>
            <w:szCs w:val="27"/>
          </w:rPr>
          <w:t>Component_feature</w:t>
        </w:r>
      </w:hyperlink>
      <w:r>
        <w:rPr>
          <w:color w:val="000000"/>
          <w:sz w:val="27"/>
          <w:szCs w:val="27"/>
        </w:rPr>
        <w:t>.</w:t>
      </w:r>
    </w:p>
    <w:p w:rsidR="007834F2" w:rsidRDefault="007834F2" w:rsidP="007834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7834F2" w:rsidRDefault="007834F2" w:rsidP="007834F2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Component_feature_make_from_relationship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53" w:anchor="component_feature_arm.component_feature_relationship" w:history="1">
        <w:r>
          <w:rPr>
            <w:rStyle w:val="Hyperlink"/>
            <w:rFonts w:ascii="Courier New" w:hAnsi="Courier New" w:cs="Courier New"/>
            <w:sz w:val="20"/>
            <w:szCs w:val="20"/>
          </w:rPr>
          <w:t>Component_feature_relationship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hyperlink r:id="rId54" w:anchor="shape_property_assignment_arm.shape_element_relationship" w:history="1">
        <w:r>
          <w:rPr>
            <w:rStyle w:val="Hyperlink"/>
            <w:rFonts w:ascii="Courier New" w:hAnsi="Courier New" w:cs="Courier New"/>
            <w:sz w:val="20"/>
            <w:szCs w:val="20"/>
          </w:rPr>
          <w:t>Shape_element_relationship</w:t>
        </w:r>
      </w:hyperlink>
      <w:r>
        <w:rPr>
          <w:rStyle w:val="HTMLCode"/>
          <w:color w:val="000000"/>
        </w:rPr>
        <w:t>.relating RENAMED reusable_feature : </w:t>
      </w:r>
      <w:hyperlink r:id="rId55" w:anchor="component_feature_arm.component_feature" w:history="1">
        <w:r>
          <w:rPr>
            <w:rStyle w:val="Hyperlink"/>
            <w:rFonts w:ascii="Courier New" w:hAnsi="Courier New" w:cs="Courier New"/>
            <w:sz w:val="20"/>
            <w:szCs w:val="20"/>
          </w:rPr>
          <w:t>Component_feature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hyperlink r:id="rId56" w:anchor="shape_property_assignment_arm.shape_element_relationship" w:history="1">
        <w:r>
          <w:rPr>
            <w:rStyle w:val="Hyperlink"/>
            <w:rFonts w:ascii="Courier New" w:hAnsi="Courier New" w:cs="Courier New"/>
            <w:sz w:val="20"/>
            <w:szCs w:val="20"/>
          </w:rPr>
          <w:t>Shape_element_relationship</w:t>
        </w:r>
      </w:hyperlink>
      <w:r>
        <w:rPr>
          <w:rStyle w:val="HTMLCode"/>
          <w:color w:val="000000"/>
        </w:rPr>
        <w:t>.related RENAMED resultant_feature : </w:t>
      </w:r>
      <w:hyperlink r:id="rId57" w:anchor="component_feature_arm.component_feature" w:history="1">
        <w:r>
          <w:rPr>
            <w:rStyle w:val="Hyperlink"/>
            <w:rFonts w:ascii="Courier New" w:hAnsi="Courier New" w:cs="Courier New"/>
            <w:sz w:val="20"/>
            <w:szCs w:val="20"/>
          </w:rPr>
          <w:t>Component_feature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7834F2" w:rsidRDefault="007834F2" w:rsidP="007834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7834F2" w:rsidRDefault="007834F2" w:rsidP="007834F2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reusable_feature: </w:t>
      </w:r>
      <w:r>
        <w:rPr>
          <w:color w:val="000000"/>
          <w:sz w:val="27"/>
          <w:szCs w:val="27"/>
        </w:rPr>
        <w:t>specifies the </w:t>
      </w:r>
      <w:hyperlink r:id="rId58" w:anchor="component_feature_arm.component_feature" w:history="1">
        <w:r>
          <w:rPr>
            <w:rStyle w:val="Hyperlink"/>
            <w:b/>
            <w:bCs/>
            <w:sz w:val="27"/>
            <w:szCs w:val="27"/>
          </w:rPr>
          <w:t>Component_feature</w:t>
        </w:r>
      </w:hyperlink>
      <w:r>
        <w:rPr>
          <w:color w:val="000000"/>
          <w:sz w:val="27"/>
          <w:szCs w:val="27"/>
        </w:rPr>
        <w:t> that is modified or reused to become the </w:t>
      </w:r>
      <w:r>
        <w:rPr>
          <w:b/>
          <w:bCs/>
          <w:color w:val="000000"/>
          <w:sz w:val="27"/>
          <w:szCs w:val="27"/>
        </w:rPr>
        <w:t>resultant_feature</w:t>
      </w:r>
      <w:r>
        <w:rPr>
          <w:color w:val="000000"/>
          <w:sz w:val="27"/>
          <w:szCs w:val="27"/>
        </w:rPr>
        <w:t> in the</w:t>
      </w:r>
      <w:ins w:id="13" w:author="Sapp (US), Brandon" w:date="2019-03-20T12:07:00Z">
        <w:r w:rsidR="00083E5B">
          <w:rPr>
            <w:color w:val="000000"/>
            <w:sz w:val="27"/>
            <w:szCs w:val="27"/>
          </w:rPr>
          <w:t xml:space="preserve"> </w:t>
        </w:r>
      </w:ins>
      <w:r>
        <w:rPr>
          <w:b/>
          <w:bCs/>
          <w:color w:val="000000"/>
          <w:sz w:val="27"/>
          <w:szCs w:val="27"/>
        </w:rPr>
        <w:t>Component_feature_make_from_relationship</w:t>
      </w:r>
      <w:r>
        <w:rPr>
          <w:color w:val="000000"/>
          <w:sz w:val="27"/>
          <w:szCs w:val="27"/>
        </w:rPr>
        <w:t>.</w:t>
      </w:r>
    </w:p>
    <w:p w:rsidR="007834F2" w:rsidRDefault="007834F2" w:rsidP="007834F2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resultant_feature: </w:t>
      </w:r>
      <w:r>
        <w:rPr>
          <w:color w:val="000000"/>
          <w:sz w:val="27"/>
          <w:szCs w:val="27"/>
        </w:rPr>
        <w:t>specifies the </w:t>
      </w:r>
      <w:hyperlink r:id="rId59" w:anchor="component_feature_arm.component_feature" w:history="1">
        <w:r>
          <w:rPr>
            <w:rStyle w:val="Hyperlink"/>
            <w:b/>
            <w:bCs/>
            <w:sz w:val="27"/>
            <w:szCs w:val="27"/>
          </w:rPr>
          <w:t>Component_feature</w:t>
        </w:r>
      </w:hyperlink>
      <w:r>
        <w:rPr>
          <w:color w:val="000000"/>
          <w:sz w:val="27"/>
          <w:szCs w:val="27"/>
        </w:rPr>
        <w:t> that results from modifying or reusing the </w:t>
      </w:r>
      <w:r>
        <w:rPr>
          <w:b/>
          <w:bCs/>
          <w:color w:val="000000"/>
          <w:sz w:val="27"/>
          <w:szCs w:val="27"/>
        </w:rPr>
        <w:t>reusable_feature</w:t>
      </w:r>
      <w:r>
        <w:rPr>
          <w:color w:val="000000"/>
          <w:sz w:val="27"/>
          <w:szCs w:val="27"/>
        </w:rPr>
        <w:t> in the</w:t>
      </w:r>
      <w:ins w:id="14" w:author="Sapp (US), Brandon" w:date="2019-03-20T12:07:00Z">
        <w:r w:rsidR="00083E5B">
          <w:rPr>
            <w:color w:val="000000"/>
            <w:sz w:val="27"/>
            <w:szCs w:val="27"/>
          </w:rPr>
          <w:t xml:space="preserve"> </w:t>
        </w:r>
      </w:ins>
      <w:bookmarkStart w:id="15" w:name="_GoBack"/>
      <w:bookmarkEnd w:id="15"/>
      <w:r>
        <w:rPr>
          <w:b/>
          <w:bCs/>
          <w:color w:val="000000"/>
          <w:sz w:val="27"/>
          <w:szCs w:val="27"/>
        </w:rPr>
        <w:t>Component_feature_make_from_relationship</w:t>
      </w:r>
      <w:r>
        <w:rPr>
          <w:color w:val="000000"/>
          <w:sz w:val="27"/>
          <w:szCs w:val="27"/>
        </w:rPr>
        <w:t>.</w:t>
      </w:r>
    </w:p>
    <w:p w:rsidR="007834F2" w:rsidRDefault="007834F2" w:rsidP="007834F2">
      <w:pPr>
        <w:pStyle w:val="Heading2"/>
        <w:rPr>
          <w:color w:val="000000"/>
        </w:rPr>
      </w:pPr>
      <w:r>
        <w:rPr>
          <w:color w:val="000000"/>
        </w:rPr>
        <w:t>4.3.4 Component_feature_relationship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14" name="Picture 14" descr="EXPRESS-G">
              <a:hlinkClick xmlns:a="http://schemas.openxmlformats.org/drawingml/2006/main" r:id="rId9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XPRESS-G">
                      <a:hlinkClick r:id="rId9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13" name="Picture 13" descr="Mapping table">
              <a:hlinkClick xmlns:a="http://schemas.openxmlformats.org/drawingml/2006/main" r:id="rId6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apping table">
                      <a:hlinkClick r:id="rId6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34F2" w:rsidRDefault="007834F2" w:rsidP="007834F2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Component_feature_relationship</w:t>
      </w:r>
      <w:r>
        <w:rPr>
          <w:color w:val="000000"/>
          <w:sz w:val="27"/>
          <w:szCs w:val="27"/>
        </w:rPr>
        <w:t> is a type of </w:t>
      </w:r>
      <w:hyperlink r:id="rId61" w:anchor="shape_property_assignment_arm.shape_element_relationship" w:history="1">
        <w:r>
          <w:rPr>
            <w:rStyle w:val="Hyperlink"/>
            <w:b/>
            <w:bCs/>
            <w:sz w:val="27"/>
            <w:szCs w:val="27"/>
          </w:rPr>
          <w:t>Shape_element_relationship</w:t>
        </w:r>
      </w:hyperlink>
      <w:r>
        <w:rPr>
          <w:color w:val="000000"/>
          <w:sz w:val="27"/>
          <w:szCs w:val="27"/>
        </w:rPr>
        <w:t>. A </w:t>
      </w:r>
      <w:r>
        <w:rPr>
          <w:b/>
          <w:bCs/>
          <w:color w:val="000000"/>
          <w:sz w:val="27"/>
          <w:szCs w:val="27"/>
        </w:rPr>
        <w:t>Component_feature_relationship</w:t>
      </w:r>
      <w:r>
        <w:rPr>
          <w:color w:val="000000"/>
          <w:sz w:val="27"/>
          <w:szCs w:val="27"/>
        </w:rPr>
        <w:t> is the association between two </w:t>
      </w:r>
      <w:hyperlink r:id="rId62" w:anchor="component_feature_arm.component_feature" w:history="1">
        <w:r>
          <w:rPr>
            <w:rStyle w:val="Hyperlink"/>
            <w:b/>
            <w:bCs/>
            <w:sz w:val="27"/>
            <w:szCs w:val="27"/>
          </w:rPr>
          <w:t>Component_feature</w:t>
        </w:r>
      </w:hyperlink>
      <w:r>
        <w:rPr>
          <w:color w:val="000000"/>
          <w:sz w:val="27"/>
          <w:szCs w:val="27"/>
        </w:rPr>
        <w:t>. A </w:t>
      </w:r>
      <w:r>
        <w:rPr>
          <w:b/>
          <w:bCs/>
          <w:color w:val="000000"/>
          <w:sz w:val="27"/>
          <w:szCs w:val="27"/>
        </w:rPr>
        <w:t>Component_feature_relationship</w:t>
      </w:r>
      <w:r>
        <w:rPr>
          <w:color w:val="000000"/>
          <w:sz w:val="27"/>
          <w:szCs w:val="27"/>
        </w:rPr>
        <w:t> may be a </w:t>
      </w:r>
      <w:hyperlink r:id="rId63" w:anchor="component_feature_arm.component_feature_joint" w:history="1">
        <w:r>
          <w:rPr>
            <w:rStyle w:val="Hyperlink"/>
            <w:b/>
            <w:bCs/>
            <w:sz w:val="27"/>
            <w:szCs w:val="27"/>
          </w:rPr>
          <w:t>Component_feature_joint</w:t>
        </w:r>
      </w:hyperlink>
      <w:r>
        <w:rPr>
          <w:color w:val="000000"/>
          <w:sz w:val="27"/>
          <w:szCs w:val="27"/>
        </w:rPr>
        <w:t> or a </w:t>
      </w:r>
      <w:hyperlink r:id="rId64" w:anchor="component_feature_arm.component_feature_make_from_relationship" w:history="1">
        <w:r>
          <w:rPr>
            <w:rStyle w:val="Hyperlink"/>
            <w:b/>
            <w:bCs/>
            <w:sz w:val="27"/>
            <w:szCs w:val="27"/>
          </w:rPr>
          <w:t>Component_feature_make_from_relationship</w:t>
        </w:r>
      </w:hyperlink>
      <w:r>
        <w:rPr>
          <w:color w:val="000000"/>
          <w:sz w:val="27"/>
          <w:szCs w:val="27"/>
        </w:rPr>
        <w:t>.</w:t>
      </w:r>
    </w:p>
    <w:p w:rsidR="007834F2" w:rsidRDefault="007834F2" w:rsidP="007834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lastRenderedPageBreak/>
        <w:t>EXPRESS specification:</w:t>
      </w:r>
    </w:p>
    <w:p w:rsidR="007834F2" w:rsidRDefault="007834F2" w:rsidP="007834F2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Component_feature_relationship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SUPERTYPE OF (ONEOF (</w:t>
      </w:r>
      <w:hyperlink r:id="rId65" w:anchor="component_feature_arm.component_feature_joint" w:history="1">
        <w:r>
          <w:rPr>
            <w:rStyle w:val="Hyperlink"/>
            <w:rFonts w:ascii="Courier New" w:hAnsi="Courier New" w:cs="Courier New"/>
            <w:sz w:val="20"/>
            <w:szCs w:val="20"/>
          </w:rPr>
          <w:t>Component_feature_joint</w:t>
        </w:r>
      </w:hyperlink>
      <w:r>
        <w:rPr>
          <w:rStyle w:val="HTMLCode"/>
          <w:color w:val="00000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                   </w:t>
      </w:r>
      <w:hyperlink r:id="rId66" w:anchor="component_feature_arm.component_feature_make_from_relationship" w:history="1">
        <w:r>
          <w:rPr>
            <w:rStyle w:val="Hyperlink"/>
            <w:rFonts w:ascii="Courier New" w:hAnsi="Courier New" w:cs="Courier New"/>
            <w:sz w:val="20"/>
            <w:szCs w:val="20"/>
          </w:rPr>
          <w:t>Component_feature_make_from_relationship</w:t>
        </w:r>
      </w:hyperlink>
      <w:r>
        <w:rPr>
          <w:rStyle w:val="HTMLCode"/>
          <w:color w:val="000000"/>
        </w:rPr>
        <w:t>))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67" w:anchor="shape_property_assignment_arm.shape_element_relationship" w:history="1">
        <w:r>
          <w:rPr>
            <w:rStyle w:val="Hyperlink"/>
            <w:rFonts w:ascii="Courier New" w:hAnsi="Courier New" w:cs="Courier New"/>
            <w:sz w:val="20"/>
            <w:szCs w:val="20"/>
          </w:rPr>
          <w:t>Shape_element_relationship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hyperlink r:id="rId68" w:anchor="shape_property_assignment_arm.shape_element_relationship" w:history="1">
        <w:r>
          <w:rPr>
            <w:rStyle w:val="Hyperlink"/>
            <w:rFonts w:ascii="Courier New" w:hAnsi="Courier New" w:cs="Courier New"/>
            <w:sz w:val="20"/>
            <w:szCs w:val="20"/>
          </w:rPr>
          <w:t>Shape_element_relationship</w:t>
        </w:r>
      </w:hyperlink>
      <w:r>
        <w:rPr>
          <w:rStyle w:val="HTMLCode"/>
          <w:color w:val="000000"/>
        </w:rPr>
        <w:t>.relating : </w:t>
      </w:r>
      <w:hyperlink r:id="rId69" w:anchor="component_feature_arm.component_feature" w:history="1">
        <w:r>
          <w:rPr>
            <w:rStyle w:val="Hyperlink"/>
            <w:rFonts w:ascii="Courier New" w:hAnsi="Courier New" w:cs="Courier New"/>
            <w:sz w:val="20"/>
            <w:szCs w:val="20"/>
          </w:rPr>
          <w:t>Component_feature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hyperlink r:id="rId70" w:anchor="shape_property_assignment_arm.shape_element_relationship" w:history="1">
        <w:r>
          <w:rPr>
            <w:rStyle w:val="Hyperlink"/>
            <w:rFonts w:ascii="Courier New" w:hAnsi="Courier New" w:cs="Courier New"/>
            <w:sz w:val="20"/>
            <w:szCs w:val="20"/>
          </w:rPr>
          <w:t>Shape_element_relationship</w:t>
        </w:r>
      </w:hyperlink>
      <w:r>
        <w:rPr>
          <w:rStyle w:val="HTMLCode"/>
          <w:color w:val="000000"/>
        </w:rPr>
        <w:t>.related : </w:t>
      </w:r>
      <w:hyperlink r:id="rId71" w:anchor="component_feature_arm.component_feature" w:history="1">
        <w:r>
          <w:rPr>
            <w:rStyle w:val="Hyperlink"/>
            <w:rFonts w:ascii="Courier New" w:hAnsi="Courier New" w:cs="Courier New"/>
            <w:sz w:val="20"/>
            <w:szCs w:val="20"/>
          </w:rPr>
          <w:t>Component_feature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7834F2" w:rsidRDefault="007834F2" w:rsidP="007834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7834F2" w:rsidRDefault="007834F2" w:rsidP="007834F2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relating: </w:t>
      </w:r>
      <w:r>
        <w:rPr>
          <w:color w:val="000000"/>
          <w:sz w:val="27"/>
          <w:szCs w:val="27"/>
        </w:rPr>
        <w:t>the first instance of </w:t>
      </w:r>
      <w:hyperlink r:id="rId72" w:anchor="component_feature_arm.component_feature" w:history="1">
        <w:r>
          <w:rPr>
            <w:rStyle w:val="Hyperlink"/>
            <w:b/>
            <w:bCs/>
            <w:sz w:val="27"/>
            <w:szCs w:val="27"/>
          </w:rPr>
          <w:t>Component_feature</w:t>
        </w:r>
      </w:hyperlink>
      <w:r>
        <w:rPr>
          <w:color w:val="000000"/>
          <w:sz w:val="27"/>
          <w:szCs w:val="27"/>
        </w:rPr>
        <w:t> that is part of the relationship.</w:t>
      </w:r>
    </w:p>
    <w:p w:rsidR="007834F2" w:rsidRDefault="007834F2" w:rsidP="007834F2">
      <w:pPr>
        <w:pStyle w:val="expressdescription"/>
        <w:rPr>
          <w:color w:val="000000"/>
          <w:sz w:val="27"/>
          <w:szCs w:val="27"/>
        </w:rPr>
      </w:pPr>
      <w:bookmarkStart w:id="16" w:name="component_feature_arm.component_feature_"/>
      <w:r>
        <w:rPr>
          <w:b/>
          <w:bCs/>
          <w:color w:val="000000"/>
          <w:sz w:val="27"/>
          <w:szCs w:val="27"/>
        </w:rPr>
        <w:t>related: </w:t>
      </w:r>
      <w:bookmarkEnd w:id="16"/>
      <w:r>
        <w:rPr>
          <w:color w:val="000000"/>
          <w:sz w:val="27"/>
          <w:szCs w:val="27"/>
        </w:rPr>
        <w:t>the second of the instances of </w:t>
      </w:r>
      <w:hyperlink r:id="rId73" w:anchor="component_feature_arm.component_feature" w:history="1">
        <w:r>
          <w:rPr>
            <w:rStyle w:val="Hyperlink"/>
            <w:b/>
            <w:bCs/>
            <w:sz w:val="27"/>
            <w:szCs w:val="27"/>
          </w:rPr>
          <w:t>Component_feature</w:t>
        </w:r>
      </w:hyperlink>
      <w:r>
        <w:rPr>
          <w:color w:val="000000"/>
          <w:sz w:val="27"/>
          <w:szCs w:val="27"/>
        </w:rPr>
        <w:t> that is part of the relationship. If one element of the relationship is dependent upon the other, this attribute shall be the dependent one.</w:t>
      </w:r>
    </w:p>
    <w:p w:rsidR="007834F2" w:rsidRDefault="007834F2" w:rsidP="007834F2">
      <w:pPr>
        <w:pStyle w:val="Heading2"/>
        <w:rPr>
          <w:color w:val="000000"/>
        </w:rPr>
      </w:pPr>
      <w:r>
        <w:rPr>
          <w:color w:val="000000"/>
        </w:rPr>
        <w:t>4.3.5 Component_terminal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12" name="Picture 12" descr="EXPRESS-G">
              <a:hlinkClick xmlns:a="http://schemas.openxmlformats.org/drawingml/2006/main" r:id="rId9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EXPRESS-G">
                      <a:hlinkClick r:id="rId9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11" name="Picture 11" descr="Mapping table">
              <a:hlinkClick xmlns:a="http://schemas.openxmlformats.org/drawingml/2006/main" r:id="rId7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apping table">
                      <a:hlinkClick r:id="rId7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34F2" w:rsidRDefault="007834F2" w:rsidP="007834F2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Component_terminal</w:t>
      </w:r>
      <w:r>
        <w:rPr>
          <w:color w:val="000000"/>
          <w:sz w:val="27"/>
          <w:szCs w:val="27"/>
        </w:rPr>
        <w:t> is a type of </w:t>
      </w:r>
      <w:hyperlink r:id="rId75" w:anchor="component_feature_arm.component_feature" w:history="1">
        <w:r>
          <w:rPr>
            <w:rStyle w:val="Hyperlink"/>
            <w:b/>
            <w:bCs/>
            <w:sz w:val="27"/>
            <w:szCs w:val="27"/>
          </w:rPr>
          <w:t>Component_feature</w:t>
        </w:r>
      </w:hyperlink>
      <w:r>
        <w:rPr>
          <w:color w:val="000000"/>
          <w:sz w:val="27"/>
          <w:szCs w:val="27"/>
        </w:rPr>
        <w:t>. A </w:t>
      </w:r>
      <w:r>
        <w:rPr>
          <w:b/>
          <w:bCs/>
          <w:color w:val="000000"/>
          <w:sz w:val="27"/>
          <w:szCs w:val="27"/>
        </w:rPr>
        <w:t>Component_terminal</w:t>
      </w:r>
      <w:r>
        <w:rPr>
          <w:color w:val="000000"/>
          <w:sz w:val="27"/>
          <w:szCs w:val="27"/>
        </w:rPr>
        <w:t xml:space="preserve"> is the defined conductive shape for conductors from other components to access </w:t>
      </w:r>
      <w:ins w:id="17" w:author="Sapp (US), Brandon" w:date="2019-03-20T12:06:00Z">
        <w:r w:rsidR="00083E5B">
          <w:rPr>
            <w:color w:val="000000"/>
            <w:sz w:val="27"/>
            <w:szCs w:val="27"/>
          </w:rPr>
          <w:t xml:space="preserve">the </w:t>
        </w:r>
      </w:ins>
      <w:r>
        <w:rPr>
          <w:color w:val="000000"/>
          <w:sz w:val="27"/>
          <w:szCs w:val="27"/>
        </w:rPr>
        <w:t>electrical functionality of the </w:t>
      </w:r>
      <w:hyperlink r:id="rId76" w:anchor="assembly_component_arm.assembly_component" w:history="1">
        <w:r>
          <w:rPr>
            <w:rStyle w:val="Hyperlink"/>
            <w:b/>
            <w:bCs/>
            <w:sz w:val="27"/>
            <w:szCs w:val="27"/>
          </w:rPr>
          <w:t>Assembly_component</w:t>
        </w:r>
      </w:hyperlink>
      <w:r>
        <w:rPr>
          <w:color w:val="000000"/>
          <w:sz w:val="27"/>
          <w:szCs w:val="27"/>
        </w:rPr>
        <w:t>.</w:t>
      </w:r>
    </w:p>
    <w:p w:rsidR="007834F2" w:rsidRDefault="007834F2" w:rsidP="007834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7834F2" w:rsidRDefault="007834F2" w:rsidP="007834F2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Component_terminal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ABSTRACT SUPERTYPE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77" w:anchor="component_feature_arm.component_feature" w:history="1">
        <w:r>
          <w:rPr>
            <w:rStyle w:val="Hyperlink"/>
            <w:rFonts w:ascii="Courier New" w:hAnsi="Courier New" w:cs="Courier New"/>
            <w:sz w:val="20"/>
            <w:szCs w:val="20"/>
          </w:rPr>
          <w:t>Component_feature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local_swappable : OPTIONAL BOOLEAN;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global_swappable : OPTIONAL BOOLEAN;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swap_code : OPTIONAL STRING;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7834F2" w:rsidRDefault="007834F2" w:rsidP="007834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7834F2" w:rsidRDefault="007834F2" w:rsidP="007834F2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local_swappable: </w:t>
      </w:r>
      <w:r>
        <w:rPr>
          <w:color w:val="000000"/>
          <w:sz w:val="27"/>
          <w:szCs w:val="27"/>
        </w:rPr>
        <w:t>specifies a Boolean value that indicates if the terminal can be exchanged within the associated functional unit. The value of this attribute need not be specified.</w:t>
      </w:r>
    </w:p>
    <w:p w:rsidR="007834F2" w:rsidRDefault="007834F2" w:rsidP="007834F2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lastRenderedPageBreak/>
        <w:t>global_swappable: </w:t>
      </w:r>
      <w:r>
        <w:rPr>
          <w:color w:val="000000"/>
          <w:sz w:val="27"/>
          <w:szCs w:val="27"/>
        </w:rPr>
        <w:t>specifies a Boolean value that indicates if the terminal can be exchanged within associated functional units of the same type. The value of this attribute need not be specified.</w:t>
      </w:r>
    </w:p>
    <w:p w:rsidR="007834F2" w:rsidRDefault="007834F2" w:rsidP="007834F2">
      <w:pPr>
        <w:pStyle w:val="expressdescription"/>
        <w:rPr>
          <w:color w:val="000000"/>
          <w:sz w:val="27"/>
          <w:szCs w:val="27"/>
        </w:rPr>
      </w:pPr>
      <w:bookmarkStart w:id="18" w:name="component_feature_arm.component_terminal"/>
      <w:r>
        <w:rPr>
          <w:b/>
          <w:bCs/>
          <w:color w:val="000000"/>
          <w:sz w:val="27"/>
          <w:szCs w:val="27"/>
        </w:rPr>
        <w:t>swap_code: </w:t>
      </w:r>
      <w:bookmarkEnd w:id="18"/>
      <w:r>
        <w:rPr>
          <w:color w:val="000000"/>
          <w:sz w:val="27"/>
          <w:szCs w:val="27"/>
        </w:rPr>
        <w:t>specifies a string for the </w:t>
      </w:r>
      <w:r>
        <w:rPr>
          <w:b/>
          <w:bCs/>
          <w:color w:val="000000"/>
          <w:sz w:val="27"/>
          <w:szCs w:val="27"/>
        </w:rPr>
        <w:t>Component_terminal</w:t>
      </w:r>
      <w:r>
        <w:rPr>
          <w:color w:val="000000"/>
          <w:sz w:val="27"/>
          <w:szCs w:val="27"/>
        </w:rPr>
        <w:t>. The value of this attribute need not be specified.</w:t>
      </w:r>
    </w:p>
    <w:p w:rsidR="007834F2" w:rsidRDefault="007834F2" w:rsidP="007834F2">
      <w:pPr>
        <w:rPr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END_SCHEMA;  -- Component_feature_arm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(* 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</w:r>
    </w:p>
    <w:p w:rsidR="007834F2" w:rsidRDefault="007834F2" w:rsidP="007834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© ISO 2019 — All rights reserved</w:t>
      </w:r>
    </w:p>
    <w:p w:rsidR="004B0747" w:rsidRPr="007834F2" w:rsidRDefault="004B0747" w:rsidP="007834F2"/>
    <w:sectPr w:rsidR="004B0747" w:rsidRPr="007834F2" w:rsidSect="007834F2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F4B2C"/>
    <w:multiLevelType w:val="multilevel"/>
    <w:tmpl w:val="35BE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15176D"/>
    <w:multiLevelType w:val="multilevel"/>
    <w:tmpl w:val="DA2A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Sapp (US), Brandon">
    <w15:presenceInfo w15:providerId="AD" w15:userId="S-1-5-21-2025429265-1303643608-1417001333-73549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c1NzEwMLOwtDSyNDBV0lEKTi0uzszPAykwqgUAA5hO8CwAAAA="/>
  </w:docVars>
  <w:rsids>
    <w:rsidRoot w:val="0025162F"/>
    <w:rsid w:val="00083E5B"/>
    <w:rsid w:val="001047C2"/>
    <w:rsid w:val="0025162F"/>
    <w:rsid w:val="004A0CED"/>
    <w:rsid w:val="004B0747"/>
    <w:rsid w:val="007834F2"/>
    <w:rsid w:val="008134E3"/>
    <w:rsid w:val="00867951"/>
    <w:rsid w:val="00903347"/>
    <w:rsid w:val="009C618B"/>
    <w:rsid w:val="00C16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F61E6"/>
  <w15:chartTrackingRefBased/>
  <w15:docId w15:val="{00EB9D40-7D0C-4C1F-ACB7-26D135C48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paragraph" w:styleId="Heading2">
    <w:name w:val="heading 2"/>
    <w:basedOn w:val="Normal"/>
    <w:link w:val="Heading2Char"/>
    <w:uiPriority w:val="9"/>
    <w:qFormat/>
    <w:rsid w:val="002516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162F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oc">
    <w:name w:val="toc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5162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162F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te">
    <w:name w:val="note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5162F"/>
    <w:rPr>
      <w:rFonts w:ascii="Courier New" w:eastAsia="Times New Roman" w:hAnsi="Courier New" w:cs="Courier New"/>
      <w:sz w:val="20"/>
      <w:szCs w:val="20"/>
    </w:rPr>
  </w:style>
  <w:style w:type="paragraph" w:customStyle="1" w:styleId="expressdescription">
    <w:name w:val="expressdescription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xample">
    <w:name w:val="example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5B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083E5B"/>
    <w:pPr>
      <w:spacing w:after="0" w:line="240" w:lineRule="auto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02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54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9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71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39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7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5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2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38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336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68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049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9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77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Users\bus4005\Downloads\CR_FDIS_3_20190311_draft\CR_FDIS_3\part1000\data\modules\group\sys\4_info_reqs.htm" TargetMode="External"/><Relationship Id="rId18" Type="http://schemas.openxmlformats.org/officeDocument/2006/relationships/hyperlink" Target="file:///C:\Users\bus4005\Downloads\CR_FDIS_3_20190311_draft\CR_FDIS_3\part1000\data\modules\product_occurrence\sys\4_info_reqs.htm" TargetMode="External"/><Relationship Id="rId26" Type="http://schemas.openxmlformats.org/officeDocument/2006/relationships/hyperlink" Target="file:///C:\Users\bus4005\Downloads\CR_FDIS_3_20190311_draft\CR_FDIS_3\part1000\data\modules\assembly_component\sys\4_info_reqs.htm" TargetMode="External"/><Relationship Id="rId39" Type="http://schemas.openxmlformats.org/officeDocument/2006/relationships/hyperlink" Target="file:///C:\Users\bus4005\Downloads\CR_FDIS_3_20190311_draft\CR_FDIS_3\part1000\data\modules\item_definition_structure\sys\4_info_reqs.htm" TargetMode="External"/><Relationship Id="rId21" Type="http://schemas.openxmlformats.org/officeDocument/2006/relationships/hyperlink" Target="file:///C:\Users\bus4005\Downloads\CR_FDIS_3_20190311_draft\CR_FDIS_3\part1000\data\modules\shape_property_assignment\sys\4_info_reqs.htm" TargetMode="External"/><Relationship Id="rId34" Type="http://schemas.openxmlformats.org/officeDocument/2006/relationships/hyperlink" Target="file:///C:\Users\bus4005\Downloads\CR_FDIS_3_20190311_draft\CR_FDIS_3\part1000\data\modules\component_feature\sys\4_info_reqs.htm" TargetMode="External"/><Relationship Id="rId42" Type="http://schemas.openxmlformats.org/officeDocument/2006/relationships/hyperlink" Target="file:///C:\Users\bus4005\Downloads\CR_FDIS_3_20190311_draft\CR_FDIS_3\part1000\data\modules\item_definition_structure\sys\4_info_reqs.htm" TargetMode="External"/><Relationship Id="rId47" Type="http://schemas.openxmlformats.org/officeDocument/2006/relationships/hyperlink" Target="file:///C:\Users\bus4005\Downloads\CR_FDIS_3_20190311_draft\CR_FDIS_3\part1000\data\modules\item_definition_structure\sys\4_info_reqs.htm" TargetMode="External"/><Relationship Id="rId50" Type="http://schemas.openxmlformats.org/officeDocument/2006/relationships/hyperlink" Target="file:///C:\Users\bus4005\Downloads\CR_FDIS_3_20190311_draft\CR_FDIS_3\part1000\data\modules\component_feature\sys\4_info_reqs.htm" TargetMode="External"/><Relationship Id="rId55" Type="http://schemas.openxmlformats.org/officeDocument/2006/relationships/hyperlink" Target="file:///C:\Users\bus4005\Downloads\CR_FDIS_3_20190311_draft\CR_FDIS_3\part1000\data\modules\component_feature\sys\4_info_reqs.htm" TargetMode="External"/><Relationship Id="rId63" Type="http://schemas.openxmlformats.org/officeDocument/2006/relationships/hyperlink" Target="file:///C:\Users\bus4005\Downloads\CR_FDIS_3_20190311_draft\CR_FDIS_3\part1000\data\modules\component_feature\sys\4_info_reqs.htm" TargetMode="External"/><Relationship Id="rId68" Type="http://schemas.openxmlformats.org/officeDocument/2006/relationships/hyperlink" Target="file:///C:\Users\bus4005\Downloads\CR_FDIS_3_20190311_draft\CR_FDIS_3\part1000\data\modules\shape_property_assignment\sys\4_info_reqs.htm" TargetMode="External"/><Relationship Id="rId76" Type="http://schemas.openxmlformats.org/officeDocument/2006/relationships/hyperlink" Target="file:///C:\Users\bus4005\Downloads\CR_FDIS_3_20190311_draft\CR_FDIS_3\part1000\data\modules\assembly_component\sys\4_info_reqs.htm" TargetMode="External"/><Relationship Id="rId7" Type="http://schemas.openxmlformats.org/officeDocument/2006/relationships/hyperlink" Target="file:///C:\Users\bus4005\Downloads\CR_FDIS_3_20190311_draft\CR_FDIS_3\part1000\data\modules\component_feature\sys\c_arm_expg.htm" TargetMode="External"/><Relationship Id="rId71" Type="http://schemas.openxmlformats.org/officeDocument/2006/relationships/hyperlink" Target="file:///C:\Users\bus4005\Downloads\CR_FDIS_3_20190311_draft\CR_FDIS_3\part1000\data\modules\component_feature\sys\4_info_reqs.htm" TargetMode="External"/><Relationship Id="rId2" Type="http://schemas.openxmlformats.org/officeDocument/2006/relationships/styles" Target="styles.xml"/><Relationship Id="rId16" Type="http://schemas.openxmlformats.org/officeDocument/2006/relationships/image" Target="media/image2.gif"/><Relationship Id="rId29" Type="http://schemas.openxmlformats.org/officeDocument/2006/relationships/hyperlink" Target="file:///C:\Users\bus4005\Downloads\CR_FDIS_3_20190311_draft\CR_FDIS_3\part1000\data\modules\component_feature\sys\4_info_reqs.htm" TargetMode="External"/><Relationship Id="rId11" Type="http://schemas.openxmlformats.org/officeDocument/2006/relationships/hyperlink" Target="file:///C:\Users\bus4005\Downloads\CR_FDIS_3_20190311_draft\CR_FDIS_3\part1000\data\modules\group\sys\4_info_reqs.htm" TargetMode="External"/><Relationship Id="rId24" Type="http://schemas.openxmlformats.org/officeDocument/2006/relationships/hyperlink" Target="file:///C:\Users\bus4005\Downloads\CR_FDIS_3_20190311_draft\CR_FDIS_3\part1000\data\modules\part_shape\sys\4_info_reqs.htm" TargetMode="External"/><Relationship Id="rId32" Type="http://schemas.openxmlformats.org/officeDocument/2006/relationships/hyperlink" Target="file:///C:\Users\bus4005\Downloads\CR_FDIS_3_20190311_draft\CR_FDIS_3\part1000\data\modules\component_feature\sys\4_info_reqs.htm" TargetMode="External"/><Relationship Id="rId37" Type="http://schemas.openxmlformats.org/officeDocument/2006/relationships/hyperlink" Target="file:///C:\Users\bus4005\Downloads\CR_FDIS_3_20190311_draft\CR_FDIS_3\part1000\data\modules\component_feature\sys\4_info_reqs.htm" TargetMode="External"/><Relationship Id="rId40" Type="http://schemas.openxmlformats.org/officeDocument/2006/relationships/hyperlink" Target="file:///C:\Users\bus4005\Downloads\CR_FDIS_3_20190311_draft\CR_FDIS_3\part1000\data\modules\component_feature\sys\4_info_reqs.htm" TargetMode="External"/><Relationship Id="rId45" Type="http://schemas.openxmlformats.org/officeDocument/2006/relationships/hyperlink" Target="file:///C:\Users\bus4005\Downloads\CR_FDIS_3_20190311_draft\CR_FDIS_3\part1000\data\modules\item_definition_structure\sys\4_info_reqs.htm" TargetMode="External"/><Relationship Id="rId53" Type="http://schemas.openxmlformats.org/officeDocument/2006/relationships/hyperlink" Target="file:///C:\Users\bus4005\Downloads\CR_FDIS_3_20190311_draft\CR_FDIS_3\part1000\data\modules\component_feature\sys\4_info_reqs.htm" TargetMode="External"/><Relationship Id="rId58" Type="http://schemas.openxmlformats.org/officeDocument/2006/relationships/hyperlink" Target="file:///C:\Users\bus4005\Downloads\CR_FDIS_3_20190311_draft\CR_FDIS_3\part1000\data\modules\component_feature\sys\4_info_reqs.htm" TargetMode="External"/><Relationship Id="rId66" Type="http://schemas.openxmlformats.org/officeDocument/2006/relationships/hyperlink" Target="file:///C:\Users\bus4005\Downloads\CR_FDIS_3_20190311_draft\CR_FDIS_3\part1000\data\modules\component_feature\sys\4_info_reqs.htm" TargetMode="External"/><Relationship Id="rId74" Type="http://schemas.openxmlformats.org/officeDocument/2006/relationships/hyperlink" Target="file:///C:\Users\bus4005\Downloads\CR_FDIS_3_20190311_draft\CR_FDIS_3\part1000\data\modules\component_feature\sys\5_mapping.htm#aeentitycomponent_terminal" TargetMode="External"/><Relationship Id="rId79" Type="http://schemas.microsoft.com/office/2011/relationships/people" Target="people.xml"/><Relationship Id="rId5" Type="http://schemas.openxmlformats.org/officeDocument/2006/relationships/hyperlink" Target="file:///C:\Users\bus4005\Downloads\CR_FDIS_3_20190311_draft\CR_FDIS_3\part1000\data\modules\assembly_component\sys\4_info_reqs.htm" TargetMode="External"/><Relationship Id="rId61" Type="http://schemas.openxmlformats.org/officeDocument/2006/relationships/hyperlink" Target="file:///C:\Users\bus4005\Downloads\CR_FDIS_3_20190311_draft\CR_FDIS_3\part1000\data\modules\shape_property_assignment\sys\4_info_reqs.htm" TargetMode="External"/><Relationship Id="rId10" Type="http://schemas.openxmlformats.org/officeDocument/2006/relationships/image" Target="media/image1.gif"/><Relationship Id="rId19" Type="http://schemas.openxmlformats.org/officeDocument/2006/relationships/hyperlink" Target="file:///C:\Users\bus4005\Downloads\CR_FDIS_3_20190311_draft\CR_FDIS_3\part1000\data\modules\shape_property_assignment\sys\4_info_reqs.htm" TargetMode="External"/><Relationship Id="rId31" Type="http://schemas.openxmlformats.org/officeDocument/2006/relationships/hyperlink" Target="file:///C:\Users\bus4005\Downloads\CR_FDIS_3_20190311_draft\CR_FDIS_3\part1000\data\modules\component_feature\sys\4_info_reqs.htm" TargetMode="External"/><Relationship Id="rId44" Type="http://schemas.openxmlformats.org/officeDocument/2006/relationships/hyperlink" Target="file:///C:\Users\bus4005\Downloads\CR_FDIS_3_20190311_draft\CR_FDIS_3\part1000\data\modules\component_feature\sys\4_info_reqs.htm" TargetMode="External"/><Relationship Id="rId52" Type="http://schemas.openxmlformats.org/officeDocument/2006/relationships/hyperlink" Target="file:///C:\Users\bus4005\Downloads\CR_FDIS_3_20190311_draft\CR_FDIS_3\part1000\data\modules\component_feature\sys\4_info_reqs.htm" TargetMode="External"/><Relationship Id="rId60" Type="http://schemas.openxmlformats.org/officeDocument/2006/relationships/hyperlink" Target="file:///C:\Users\bus4005\Downloads\CR_FDIS_3_20190311_draft\CR_FDIS_3\part1000\data\modules\component_feature\sys\5_mapping.htm#aeentitycomponent_feature_relationship" TargetMode="External"/><Relationship Id="rId65" Type="http://schemas.openxmlformats.org/officeDocument/2006/relationships/hyperlink" Target="file:///C:\Users\bus4005\Downloads\CR_FDIS_3_20190311_draft\CR_FDIS_3\part1000\data\modules\component_feature\sys\4_info_reqs.htm" TargetMode="External"/><Relationship Id="rId73" Type="http://schemas.openxmlformats.org/officeDocument/2006/relationships/hyperlink" Target="file:///C:\Users\bus4005\Downloads\CR_FDIS_3_20190311_draft\CR_FDIS_3\part1000\data\modules\component_feature\sys\4_info_reqs.htm" TargetMode="External"/><Relationship Id="rId7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file:///C:\Users\bus4005\Downloads\CR_FDIS_3_20190311_draft\CR_FDIS_3\part1000\data\modules\component_feature\armexpg2.htm" TargetMode="External"/><Relationship Id="rId14" Type="http://schemas.openxmlformats.org/officeDocument/2006/relationships/hyperlink" Target="file:///C:\Users\bus4005\Downloads\CR_FDIS_3_20190311_draft\CR_FDIS_3\part1000\data\modules\component_feature\sys\4_info_reqs.htm" TargetMode="External"/><Relationship Id="rId22" Type="http://schemas.openxmlformats.org/officeDocument/2006/relationships/hyperlink" Target="file:///C:\Users\bus4005\Downloads\CR_FDIS_3_20190311_draft\CR_FDIS_3\part1000\data\modules\assembly_component\sys\4_info_reqs.htm" TargetMode="External"/><Relationship Id="rId27" Type="http://schemas.openxmlformats.org/officeDocument/2006/relationships/hyperlink" Target="file:///C:\Users\bus4005\Downloads\CR_FDIS_3_20190311_draft\CR_FDIS_3\part1000\data\modules\shape_property_assignment\sys\4_info_reqs.htm" TargetMode="External"/><Relationship Id="rId30" Type="http://schemas.openxmlformats.org/officeDocument/2006/relationships/hyperlink" Target="file:///C:\Users\bus4005\Downloads\CR_FDIS_3_20190311_draft\CR_FDIS_3\part1000\data\modules\shape_property_assignment\sys\4_info_reqs.htm" TargetMode="External"/><Relationship Id="rId35" Type="http://schemas.openxmlformats.org/officeDocument/2006/relationships/hyperlink" Target="file:///C:\Users\bus4005\Downloads\CR_FDIS_3_20190311_draft\CR_FDIS_3\part1000\data\modules\component_feature\sys\4_info_reqs.htm" TargetMode="External"/><Relationship Id="rId43" Type="http://schemas.openxmlformats.org/officeDocument/2006/relationships/hyperlink" Target="file:///C:\Users\bus4005\Downloads\CR_FDIS_3_20190311_draft\CR_FDIS_3\part1000\data\modules\component_feature\sys\4_info_reqs.htm" TargetMode="External"/><Relationship Id="rId48" Type="http://schemas.openxmlformats.org/officeDocument/2006/relationships/hyperlink" Target="file:///C:\Users\bus4005\Downloads\CR_FDIS_3_20190311_draft\CR_FDIS_3\part1000\data\modules\component_feature\sys\5_mapping.htm#aeentitycomponent_feature_make_from_relationship" TargetMode="External"/><Relationship Id="rId56" Type="http://schemas.openxmlformats.org/officeDocument/2006/relationships/hyperlink" Target="file:///C:\Users\bus4005\Downloads\CR_FDIS_3_20190311_draft\CR_FDIS_3\part1000\data\modules\shape_property_assignment\sys\4_info_reqs.htm" TargetMode="External"/><Relationship Id="rId64" Type="http://schemas.openxmlformats.org/officeDocument/2006/relationships/hyperlink" Target="file:///C:\Users\bus4005\Downloads\CR_FDIS_3_20190311_draft\CR_FDIS_3\part1000\data\modules\component_feature\sys\4_info_reqs.htm" TargetMode="External"/><Relationship Id="rId69" Type="http://schemas.openxmlformats.org/officeDocument/2006/relationships/hyperlink" Target="file:///C:\Users\bus4005\Downloads\CR_FDIS_3_20190311_draft\CR_FDIS_3\part1000\data\modules\component_feature\sys\4_info_reqs.htm" TargetMode="External"/><Relationship Id="rId77" Type="http://schemas.openxmlformats.org/officeDocument/2006/relationships/hyperlink" Target="file:///C:\Users\bus4005\Downloads\CR_FDIS_3_20190311_draft\CR_FDIS_3\part1000\data\modules\component_feature\sys\4_info_reqs.htm" TargetMode="External"/><Relationship Id="rId8" Type="http://schemas.openxmlformats.org/officeDocument/2006/relationships/hyperlink" Target="file:///C:\Users\bus4005\Downloads\CR_FDIS_3_20190311_draft\CR_FDIS_3\part1000\data\modules\component_feature\armexpg1.htm" TargetMode="External"/><Relationship Id="rId51" Type="http://schemas.openxmlformats.org/officeDocument/2006/relationships/hyperlink" Target="file:///C:\Users\bus4005\Downloads\CR_FDIS_3_20190311_draft\CR_FDIS_3\part1000\data\modules\component_feature\sys\4_info_reqs.htm" TargetMode="External"/><Relationship Id="rId72" Type="http://schemas.openxmlformats.org/officeDocument/2006/relationships/hyperlink" Target="file:///C:\Users\bus4005\Downloads\CR_FDIS_3_20190311_draft\CR_FDIS_3\part1000\data\modules\component_feature\sys\4_info_reqs.htm" TargetMode="External"/><Relationship Id="rId80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file:///C:\Users\bus4005\Downloads\CR_FDIS_3_20190311_draft\CR_FDIS_3\part1000\data\modules\component_feature\sys\4_info_reqs.htm" TargetMode="External"/><Relationship Id="rId17" Type="http://schemas.openxmlformats.org/officeDocument/2006/relationships/hyperlink" Target="file:///C:\Users\bus4005\Downloads\CR_FDIS_3_20190311_draft\CR_FDIS_3\part1000\data\modules\shape_property_assignment\sys\4_info_reqs.htm" TargetMode="External"/><Relationship Id="rId25" Type="http://schemas.openxmlformats.org/officeDocument/2006/relationships/hyperlink" Target="file:///C:\Users\bus4005\Downloads\CR_FDIS_3_20190311_draft\CR_FDIS_3\part1000\data\modules\assembly_component\sys\4_info_reqs.htm" TargetMode="External"/><Relationship Id="rId33" Type="http://schemas.openxmlformats.org/officeDocument/2006/relationships/hyperlink" Target="file:///C:\Users\bus4005\Downloads\CR_FDIS_3_20190311_draft\CR_FDIS_3\part1000\data\modules\shape_property_assignment\sys\4_info_reqs.htm" TargetMode="External"/><Relationship Id="rId38" Type="http://schemas.openxmlformats.org/officeDocument/2006/relationships/hyperlink" Target="file:///C:\Users\bus4005\Downloads\CR_FDIS_3_20190311_draft\CR_FDIS_3\part1000\data\modules\shape_property_assignment\sys\4_info_reqs.htm" TargetMode="External"/><Relationship Id="rId46" Type="http://schemas.openxmlformats.org/officeDocument/2006/relationships/hyperlink" Target="file:///C:\Users\bus4005\Downloads\CR_FDIS_3_20190311_draft\CR_FDIS_3\part1000\data\modules\component_feature\sys\4_info_reqs.htm" TargetMode="External"/><Relationship Id="rId59" Type="http://schemas.openxmlformats.org/officeDocument/2006/relationships/hyperlink" Target="file:///C:\Users\bus4005\Downloads\CR_FDIS_3_20190311_draft\CR_FDIS_3\part1000\data\modules\component_feature\sys\4_info_reqs.htm" TargetMode="External"/><Relationship Id="rId67" Type="http://schemas.openxmlformats.org/officeDocument/2006/relationships/hyperlink" Target="file:///C:\Users\bus4005\Downloads\CR_FDIS_3_20190311_draft\CR_FDIS_3\part1000\data\modules\shape_property_assignment\sys\4_info_reqs.htm" TargetMode="External"/><Relationship Id="rId20" Type="http://schemas.openxmlformats.org/officeDocument/2006/relationships/hyperlink" Target="file:///C:\Users\bus4005\Downloads\CR_FDIS_3_20190311_draft\CR_FDIS_3\part1000\data\modules\part_shape\sys\4_info_reqs.htm" TargetMode="External"/><Relationship Id="rId41" Type="http://schemas.openxmlformats.org/officeDocument/2006/relationships/hyperlink" Target="file:///C:\Users\bus4005\Downloads\CR_FDIS_3_20190311_draft\CR_FDIS_3\part1000\data\modules\component_feature\sys\4_info_reqs.htm" TargetMode="External"/><Relationship Id="rId54" Type="http://schemas.openxmlformats.org/officeDocument/2006/relationships/hyperlink" Target="file:///C:\Users\bus4005\Downloads\CR_FDIS_3_20190311_draft\CR_FDIS_3\part1000\data\modules\shape_property_assignment\sys\4_info_reqs.htm" TargetMode="External"/><Relationship Id="rId62" Type="http://schemas.openxmlformats.org/officeDocument/2006/relationships/hyperlink" Target="file:///C:\Users\bus4005\Downloads\CR_FDIS_3_20190311_draft\CR_FDIS_3\part1000\data\modules\component_feature\sys\4_info_reqs.htm" TargetMode="External"/><Relationship Id="rId70" Type="http://schemas.openxmlformats.org/officeDocument/2006/relationships/hyperlink" Target="file:///C:\Users\bus4005\Downloads\CR_FDIS_3_20190311_draft\CR_FDIS_3\part1000\data\modules\shape_property_assignment\sys\4_info_reqs.htm" TargetMode="External"/><Relationship Id="rId75" Type="http://schemas.openxmlformats.org/officeDocument/2006/relationships/hyperlink" Target="file:///C:\Users\bus4005\Downloads\CR_FDIS_3_20190311_draft\CR_FDIS_3\part1000\data\modules\component_feature\sys\4_info_reqs.htm" TargetMode="External"/><Relationship Id="rId1" Type="http://schemas.openxmlformats.org/officeDocument/2006/relationships/numbering" Target="numbering.xml"/><Relationship Id="rId6" Type="http://schemas.openxmlformats.org/officeDocument/2006/relationships/hyperlink" Target="file:///C:\Users\bus4005\Downloads\CR_FDIS_3_20190311_draft\CR_FDIS_3\part1000\data\modules\assembly_shape\sys\4_info_reqs.htm" TargetMode="External"/><Relationship Id="rId15" Type="http://schemas.openxmlformats.org/officeDocument/2006/relationships/hyperlink" Target="file:///C:\Users\bus4005\Downloads\CR_FDIS_3_20190311_draft\CR_FDIS_3\part1000\data\modules\component_feature\sys\5_mapping.htm#aeentitycomponent_feature" TargetMode="External"/><Relationship Id="rId23" Type="http://schemas.openxmlformats.org/officeDocument/2006/relationships/hyperlink" Target="file:///C:\Users\bus4005\Downloads\CR_FDIS_3_20190311_draft\CR_FDIS_3\part1000\data\modules\shape_property_assignment\sys\4_info_reqs.htm" TargetMode="External"/><Relationship Id="rId28" Type="http://schemas.openxmlformats.org/officeDocument/2006/relationships/hyperlink" Target="file:///C:\Users\bus4005\Downloads\CR_FDIS_3_20190311_draft\CR_FDIS_3\part1000\data\modules\component_feature\sys\5_mapping.htm#aeentitycomponent_feature_joint" TargetMode="External"/><Relationship Id="rId36" Type="http://schemas.openxmlformats.org/officeDocument/2006/relationships/hyperlink" Target="file:///C:\Users\bus4005\Downloads\CR_FDIS_3_20190311_draft\CR_FDIS_3\part1000\data\modules\component_feature\sys\4_info_reqs.htm" TargetMode="External"/><Relationship Id="rId49" Type="http://schemas.openxmlformats.org/officeDocument/2006/relationships/hyperlink" Target="file:///C:\Users\bus4005\Downloads\CR_FDIS_3_20190311_draft\CR_FDIS_3\part1000\data\modules\component_feature\sys\4_info_reqs.htm" TargetMode="External"/><Relationship Id="rId57" Type="http://schemas.openxmlformats.org/officeDocument/2006/relationships/hyperlink" Target="file:///C:\Users\bus4005\Downloads\CR_FDIS_3_20190311_draft\CR_FDIS_3\part1000\data\modules\component_feature\sys\4_info_reqs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3104</Words>
  <Characters>17696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Boeing Company</Company>
  <LinksUpToDate>false</LinksUpToDate>
  <CharactersWithSpaces>20759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Sapp (US), Brandon</dc:creator>
  <cp:keywords/>
  <dc:description/>
  <cp:lastModifiedBy>Sapp (US), Brandon</cp:lastModifiedBy>
  <cp:revision>2</cp:revision>
  <dcterms:created xsi:type="dcterms:W3CDTF">2019-03-20T19:08:00Z</dcterms:created>
  <dcterms:modified xsi:type="dcterms:W3CDTF">2019-03-20T19:08:00Z</dcterms:modified>
</cp:coreProperties>
</file>