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DF2" w:rsidRDefault="00FA6DF2" w:rsidP="00FA6DF2">
      <w:pPr>
        <w:pStyle w:val="Heading2"/>
        <w:rPr>
          <w:color w:val="000000"/>
        </w:rPr>
      </w:pPr>
      <w:bookmarkStart w:id="0" w:name="interfaces"/>
      <w:r>
        <w:rPr>
          <w:color w:val="000000"/>
        </w:rPr>
        <w:t>4.1 Required AM ARMs</w:t>
      </w:r>
      <w:bookmarkEnd w:id="0"/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statements specify the elements imported from the ARMs of other application modules.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FA6DF2" w:rsidRDefault="00FA6DF2" w:rsidP="00FA6DF2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hyperlink r:id="rId5" w:anchor="feature_and_connection_zon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Feature_and_connection_zone_arm</w:t>
        </w:r>
      </w:hyperlink>
      <w:r>
        <w:rPr>
          <w:rStyle w:val="HTMLCode"/>
          <w:color w:val="000000"/>
        </w:rPr>
        <w:t>;    --  ISO/TS 10303-1671</w:t>
      </w:r>
    </w:p>
    <w:p w:rsidR="00FA6DF2" w:rsidRDefault="00FA6DF2" w:rsidP="00FA6DF2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6" w:anchor="part_shap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Part_shape_arm</w:t>
        </w:r>
      </w:hyperlink>
      <w:r>
        <w:rPr>
          <w:rStyle w:val="HTMLCode"/>
          <w:color w:val="000000"/>
        </w:rPr>
        <w:t>;    --  ISO/TS 10303-1807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FA6DF2" w:rsidRDefault="00FA6DF2" w:rsidP="00FA6DF2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FA6DF2" w:rsidTr="00FA6DF2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FA6DF2" w:rsidRDefault="00FA6DF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Feature_and_connection_zone_arm</w:t>
            </w:r>
          </w:p>
        </w:tc>
        <w:tc>
          <w:tcPr>
            <w:tcW w:w="1905" w:type="dxa"/>
            <w:vAlign w:val="center"/>
            <w:hideMark/>
          </w:tcPr>
          <w:p w:rsidR="00FA6DF2" w:rsidRDefault="00FA6DF2">
            <w:r>
              <w:rPr>
                <w:sz w:val="20"/>
                <w:szCs w:val="20"/>
              </w:rPr>
              <w:t>ISO/TS 10303-1671</w:t>
            </w:r>
          </w:p>
        </w:tc>
      </w:tr>
      <w:tr w:rsidR="00FA6DF2" w:rsidTr="00FA6DF2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FA6DF2" w:rsidRDefault="00FA6DF2">
            <w:r>
              <w:rPr>
                <w:b/>
                <w:bCs/>
                <w:sz w:val="20"/>
                <w:szCs w:val="20"/>
              </w:rPr>
              <w:t>Part_shape_arm</w:t>
            </w:r>
          </w:p>
        </w:tc>
        <w:tc>
          <w:tcPr>
            <w:tcW w:w="1905" w:type="dxa"/>
            <w:vAlign w:val="center"/>
            <w:hideMark/>
          </w:tcPr>
          <w:p w:rsidR="00FA6DF2" w:rsidRDefault="00FA6DF2">
            <w:r>
              <w:rPr>
                <w:sz w:val="20"/>
                <w:szCs w:val="20"/>
              </w:rPr>
              <w:t>ISO/TS 10303-1807</w:t>
            </w:r>
          </w:p>
        </w:tc>
      </w:tr>
    </w:tbl>
    <w:p w:rsidR="00FA6DF2" w:rsidRDefault="00FA6DF2" w:rsidP="00FA6DF2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7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8" w:history="1">
        <w:r>
          <w:rPr>
            <w:rStyle w:val="Hyperlink"/>
          </w:rPr>
          <w:t>C.1</w:t>
        </w:r>
      </w:hyperlink>
      <w:r>
        <w:rPr>
          <w:color w:val="000000"/>
        </w:rPr>
        <w:t>and </w:t>
      </w:r>
      <w:hyperlink r:id="rId9" w:history="1">
        <w:r>
          <w:rPr>
            <w:rStyle w:val="Hyperlink"/>
          </w:rPr>
          <w:t>C.2</w:t>
        </w:r>
      </w:hyperlink>
      <w:r>
        <w:rPr>
          <w:color w:val="000000"/>
        </w:rPr>
        <w:t> for a graphical representation of this schema.</w:t>
      </w:r>
    </w:p>
    <w:p w:rsidR="00FA6DF2" w:rsidRDefault="00FA6DF2" w:rsidP="00FA6DF2">
      <w:pPr>
        <w:pStyle w:val="Heading2"/>
        <w:rPr>
          <w:color w:val="000000"/>
        </w:rPr>
      </w:pPr>
      <w:bookmarkStart w:id="1" w:name="types"/>
      <w:r>
        <w:rPr>
          <w:color w:val="000000"/>
        </w:rPr>
        <w:t>4.2 ARM type definition</w:t>
      </w:r>
      <w:bookmarkEnd w:id="1"/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type for this application module. The ARM type and definition is specified below.</w:t>
      </w:r>
    </w:p>
    <w:p w:rsidR="00FA6DF2" w:rsidRDefault="00FA6DF2" w:rsidP="00FA6DF2">
      <w:pPr>
        <w:pStyle w:val="Heading2"/>
        <w:rPr>
          <w:color w:val="000000"/>
        </w:rPr>
      </w:pPr>
      <w:bookmarkStart w:id="2" w:name="part_template_arm.plp_material_item_sele"/>
      <w:r>
        <w:rPr>
          <w:color w:val="000000"/>
        </w:rPr>
        <w:t>4.2.1 plp_material_item_select</w:t>
      </w:r>
      <w:bookmarkEnd w:id="2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4" name="Picture 24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plp_material_item_select</w:t>
      </w:r>
      <w:r>
        <w:rPr>
          <w:color w:val="000000"/>
          <w:sz w:val="27"/>
          <w:szCs w:val="27"/>
        </w:rPr>
        <w:t> type is an extension of the </w:t>
      </w:r>
      <w:hyperlink r:id="rId11" w:anchor="generic_material_aspects_arm.material_item_select" w:history="1">
        <w:r>
          <w:rPr>
            <w:rStyle w:val="Hyperlink"/>
            <w:b/>
            <w:bCs/>
            <w:sz w:val="27"/>
            <w:szCs w:val="27"/>
          </w:rPr>
          <w:t>material_item_select</w:t>
        </w:r>
      </w:hyperlink>
      <w:r>
        <w:rPr>
          <w:color w:val="000000"/>
          <w:sz w:val="27"/>
          <w:szCs w:val="27"/>
        </w:rPr>
        <w:t> type. It adds the data type </w:t>
      </w:r>
      <w:hyperlink r:id="rId12" w:anchor="part_template_arm.template_definition" w:history="1">
        <w:r>
          <w:rPr>
            <w:rStyle w:val="Hyperlink"/>
            <w:b/>
            <w:bCs/>
            <w:sz w:val="27"/>
            <w:szCs w:val="27"/>
          </w:rPr>
          <w:t>Template_definition</w:t>
        </w:r>
      </w:hyperlink>
      <w:r>
        <w:rPr>
          <w:color w:val="000000"/>
          <w:sz w:val="27"/>
          <w:szCs w:val="27"/>
        </w:rPr>
        <w:t> to the list of alternate data types.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plp_material_item_select = SELECT BASED_ON </w:t>
      </w:r>
      <w:hyperlink r:id="rId13" w:anchor="generic_material_aspects_arm.material_item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material_item_select</w:t>
        </w:r>
      </w:hyperlink>
      <w:r>
        <w:rPr>
          <w:rStyle w:val="HTMLCode"/>
          <w:color w:val="000000"/>
        </w:rPr>
        <w:t> WITH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4" w:anchor="part_template_arm.template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FA6DF2" w:rsidRDefault="00FA6DF2" w:rsidP="00FA6DF2">
      <w:pPr>
        <w:pStyle w:val="Heading2"/>
        <w:rPr>
          <w:color w:val="000000"/>
        </w:rPr>
      </w:pPr>
      <w:bookmarkStart w:id="3" w:name="entities"/>
      <w:r>
        <w:rPr>
          <w:color w:val="000000"/>
        </w:rPr>
        <w:lastRenderedPageBreak/>
        <w:t>4.3 ARM entity definitions</w:t>
      </w:r>
      <w:bookmarkEnd w:id="3"/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FA6DF2" w:rsidRDefault="00FA6DF2" w:rsidP="00FA6DF2">
      <w:pPr>
        <w:pStyle w:val="Heading2"/>
        <w:rPr>
          <w:color w:val="000000"/>
        </w:rPr>
      </w:pPr>
      <w:bookmarkStart w:id="4" w:name="part_template_arm.template"/>
      <w:r>
        <w:rPr>
          <w:color w:val="000000"/>
        </w:rPr>
        <w:t>4.3.1 Template</w:t>
      </w:r>
      <w:bookmarkEnd w:id="4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3" name="Picture 23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2" name="Picture 22" descr="Mapping table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apping table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DF2" w:rsidRDefault="00FA6DF2" w:rsidP="00FA6DF2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Template</w:t>
      </w:r>
      <w:r>
        <w:rPr>
          <w:color w:val="000000"/>
          <w:sz w:val="27"/>
          <w:szCs w:val="27"/>
        </w:rPr>
        <w:t> is a type of </w:t>
      </w:r>
      <w:hyperlink r:id="rId17" w:anchor="part_and_version_identification_arm.part" w:history="1">
        <w:r>
          <w:rPr>
            <w:rStyle w:val="Hyperlink"/>
            <w:b/>
            <w:bCs/>
            <w:sz w:val="27"/>
            <w:szCs w:val="27"/>
          </w:rPr>
          <w:t>Part</w:t>
        </w:r>
      </w:hyperlink>
      <w:r>
        <w:rPr>
          <w:color w:val="000000"/>
          <w:sz w:val="27"/>
          <w:szCs w:val="27"/>
        </w:rPr>
        <w:t>. Intellectual rights to a </w:t>
      </w:r>
      <w:r>
        <w:rPr>
          <w:b/>
          <w:bCs/>
          <w:color w:val="000000"/>
          <w:sz w:val="27"/>
          <w:szCs w:val="27"/>
        </w:rPr>
        <w:t>Template</w:t>
      </w:r>
      <w:r>
        <w:rPr>
          <w:color w:val="000000"/>
          <w:sz w:val="27"/>
          <w:szCs w:val="27"/>
        </w:rPr>
        <w:t> may be bought or sold or licensed.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Template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8" w:anchor="part_and_version_identification_arm.par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UR1: SELF\Product.id;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FA6DF2" w:rsidRDefault="00FA6DF2" w:rsidP="00FA6DF2">
      <w:pPr>
        <w:pStyle w:val="expressdescription"/>
        <w:rPr>
          <w:color w:val="000000"/>
          <w:sz w:val="27"/>
          <w:szCs w:val="27"/>
        </w:rPr>
      </w:pPr>
      <w:bookmarkStart w:id="5" w:name="part_template_arm.template.ur:ur1"/>
      <w:r>
        <w:rPr>
          <w:b/>
          <w:bCs/>
          <w:color w:val="000000"/>
          <w:sz w:val="27"/>
          <w:szCs w:val="27"/>
        </w:rPr>
        <w:t>UR1: </w:t>
      </w:r>
      <w:bookmarkEnd w:id="5"/>
      <w:r>
        <w:rPr>
          <w:color w:val="000000"/>
          <w:sz w:val="27"/>
          <w:szCs w:val="27"/>
        </w:rPr>
        <w:t>The </w:t>
      </w:r>
      <w:hyperlink r:id="rId19" w:anchor="product_identification_arm.product.id" w:history="1">
        <w:r>
          <w:rPr>
            <w:rStyle w:val="Hyperlink"/>
            <w:b/>
            <w:bCs/>
            <w:sz w:val="27"/>
            <w:szCs w:val="27"/>
          </w:rPr>
          <w:t>id</w:t>
        </w:r>
      </w:hyperlink>
      <w:r>
        <w:rPr>
          <w:color w:val="000000"/>
          <w:sz w:val="27"/>
          <w:szCs w:val="27"/>
        </w:rPr>
        <w:t> shall be unique within a population of </w:t>
      </w:r>
      <w:r>
        <w:rPr>
          <w:b/>
          <w:bCs/>
          <w:color w:val="000000"/>
          <w:sz w:val="27"/>
          <w:szCs w:val="27"/>
        </w:rPr>
        <w:t>Template</w:t>
      </w:r>
      <w:r>
        <w:rPr>
          <w:color w:val="000000"/>
          <w:sz w:val="27"/>
          <w:szCs w:val="27"/>
        </w:rPr>
        <w:t>.</w:t>
      </w:r>
    </w:p>
    <w:p w:rsidR="00FA6DF2" w:rsidRDefault="00FA6DF2" w:rsidP="00FA6DF2">
      <w:pPr>
        <w:pStyle w:val="Heading2"/>
        <w:rPr>
          <w:color w:val="000000"/>
        </w:rPr>
      </w:pPr>
      <w:bookmarkStart w:id="6" w:name="part_template_arm.template_definition"/>
      <w:r>
        <w:rPr>
          <w:color w:val="000000"/>
        </w:rPr>
        <w:t>4.3.2 Template_definition</w:t>
      </w:r>
      <w:bookmarkEnd w:id="6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1" name="Picture 21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0" name="Picture 20" descr="Mapping table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Mapping table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DF2" w:rsidRDefault="00FA6DF2" w:rsidP="00FA6DF2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Template_definition</w:t>
      </w:r>
      <w:r>
        <w:rPr>
          <w:color w:val="000000"/>
          <w:sz w:val="27"/>
          <w:szCs w:val="27"/>
        </w:rPr>
        <w:t> is a type of </w:t>
      </w:r>
      <w:hyperlink r:id="rId21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 that defines a characterization view of a version of a </w:t>
      </w:r>
      <w:hyperlink r:id="rId22" w:anchor="part_template_arm.template" w:history="1">
        <w:r>
          <w:rPr>
            <w:rStyle w:val="Hyperlink"/>
            <w:b/>
            <w:bCs/>
            <w:sz w:val="27"/>
            <w:szCs w:val="27"/>
          </w:rPr>
          <w:t>Template</w:t>
        </w:r>
      </w:hyperlink>
      <w:r>
        <w:rPr>
          <w:color w:val="000000"/>
          <w:sz w:val="27"/>
          <w:szCs w:val="27"/>
        </w:rPr>
        <w:t>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Template_definition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23" w:anchor="part_view_definition_arm.par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24" w:anchor="product_view_definition_arm.produc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Product_view_definition</w:t>
        </w:r>
      </w:hyperlink>
      <w:r>
        <w:rPr>
          <w:rStyle w:val="HTMLCode"/>
          <w:color w:val="000000"/>
        </w:rPr>
        <w:t>.defined_version : </w:t>
      </w:r>
      <w:hyperlink r:id="rId25" w:anchor="part_template_arm.template_version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Template_version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FA6DF2" w:rsidRDefault="00FA6DF2" w:rsidP="00FA6DF2">
      <w:pPr>
        <w:pStyle w:val="expressdescription"/>
        <w:rPr>
          <w:color w:val="000000"/>
          <w:sz w:val="27"/>
          <w:szCs w:val="27"/>
        </w:rPr>
      </w:pPr>
      <w:bookmarkStart w:id="7" w:name="part_template_arm.template_definition.de"/>
      <w:r>
        <w:rPr>
          <w:b/>
          <w:bCs/>
          <w:color w:val="000000"/>
          <w:sz w:val="27"/>
          <w:szCs w:val="27"/>
        </w:rPr>
        <w:lastRenderedPageBreak/>
        <w:t>defined_version: </w:t>
      </w:r>
      <w:bookmarkEnd w:id="7"/>
      <w:r>
        <w:rPr>
          <w:color w:val="000000"/>
          <w:sz w:val="27"/>
          <w:szCs w:val="27"/>
        </w:rPr>
        <w:t>an inherited attribute that shall have a value of type </w:t>
      </w:r>
      <w:hyperlink r:id="rId26" w:anchor="part_template_arm.template_version" w:history="1">
        <w:r>
          <w:rPr>
            <w:rStyle w:val="Hyperlink"/>
            <w:b/>
            <w:bCs/>
            <w:sz w:val="27"/>
            <w:szCs w:val="27"/>
          </w:rPr>
          <w:t>Template_version</w:t>
        </w:r>
      </w:hyperlink>
      <w:r>
        <w:rPr>
          <w:color w:val="000000"/>
          <w:sz w:val="27"/>
          <w:szCs w:val="27"/>
        </w:rPr>
        <w:t>.</w:t>
      </w:r>
    </w:p>
    <w:p w:rsidR="00FA6DF2" w:rsidRDefault="00FA6DF2" w:rsidP="00FA6DF2">
      <w:pPr>
        <w:pStyle w:val="Heading2"/>
        <w:rPr>
          <w:color w:val="000000"/>
        </w:rPr>
      </w:pPr>
      <w:bookmarkStart w:id="8" w:name="part_template_arm.template_version"/>
      <w:r>
        <w:rPr>
          <w:color w:val="000000"/>
        </w:rPr>
        <w:t>4.3.3 Template_version</w:t>
      </w:r>
      <w:bookmarkEnd w:id="8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9" name="Picture 19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8" name="Picture 18" descr="Mapping table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apping table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DF2" w:rsidRDefault="00FA6DF2" w:rsidP="00FA6DF2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Template_version</w:t>
      </w:r>
      <w:r>
        <w:rPr>
          <w:color w:val="000000"/>
          <w:sz w:val="27"/>
          <w:szCs w:val="27"/>
        </w:rPr>
        <w:t> is a type of </w:t>
      </w:r>
      <w:hyperlink r:id="rId28" w:anchor="part_and_version_identification_arm.part_version" w:history="1">
        <w:r>
          <w:rPr>
            <w:rStyle w:val="Hyperlink"/>
            <w:b/>
            <w:bCs/>
            <w:sz w:val="27"/>
            <w:szCs w:val="27"/>
          </w:rPr>
          <w:t>Part_version</w:t>
        </w:r>
      </w:hyperlink>
      <w:r>
        <w:rPr>
          <w:color w:val="000000"/>
          <w:sz w:val="27"/>
          <w:szCs w:val="27"/>
        </w:rPr>
        <w:t> that identifies a version of a template. A </w:t>
      </w:r>
      <w:r>
        <w:rPr>
          <w:b/>
          <w:bCs/>
          <w:color w:val="000000"/>
          <w:sz w:val="27"/>
          <w:szCs w:val="27"/>
        </w:rPr>
        <w:t>Template_version</w:t>
      </w:r>
      <w:r>
        <w:rPr>
          <w:color w:val="000000"/>
          <w:sz w:val="27"/>
          <w:szCs w:val="27"/>
        </w:rPr>
        <w:t> serves as the collector of the data characterizing a template.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Template_version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29" w:anchor="part_and_version_identification_arm.part_vers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Part_version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30" w:anchor="product_version_arm.product_vers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Product_version</w:t>
        </w:r>
      </w:hyperlink>
      <w:r>
        <w:rPr>
          <w:rStyle w:val="HTMLCode"/>
          <w:color w:val="000000"/>
        </w:rPr>
        <w:t>.of_product : </w:t>
      </w:r>
      <w:hyperlink r:id="rId31" w:anchor="part_template_arm.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FA6DF2" w:rsidRDefault="00FA6DF2" w:rsidP="00FA6DF2">
      <w:pPr>
        <w:pStyle w:val="expressdescription"/>
        <w:rPr>
          <w:color w:val="000000"/>
          <w:sz w:val="27"/>
          <w:szCs w:val="27"/>
        </w:rPr>
      </w:pPr>
      <w:bookmarkStart w:id="9" w:name="part_template_arm.template_version.of_pr"/>
      <w:r>
        <w:rPr>
          <w:b/>
          <w:bCs/>
          <w:color w:val="000000"/>
          <w:sz w:val="27"/>
          <w:szCs w:val="27"/>
        </w:rPr>
        <w:t>of_product: </w:t>
      </w:r>
      <w:bookmarkEnd w:id="9"/>
      <w:r>
        <w:rPr>
          <w:color w:val="000000"/>
          <w:sz w:val="27"/>
          <w:szCs w:val="27"/>
        </w:rPr>
        <w:t>an attribute inherited from the </w:t>
      </w:r>
      <w:hyperlink r:id="rId32" w:anchor="product_version_arm.product_version" w:history="1">
        <w:r>
          <w:rPr>
            <w:rStyle w:val="Hyperlink"/>
            <w:b/>
            <w:bCs/>
            <w:sz w:val="27"/>
            <w:szCs w:val="27"/>
          </w:rPr>
          <w:t>Product_version</w:t>
        </w:r>
      </w:hyperlink>
      <w:r>
        <w:rPr>
          <w:color w:val="000000"/>
          <w:sz w:val="27"/>
          <w:szCs w:val="27"/>
        </w:rPr>
        <w:t> shall be redeclared as the </w:t>
      </w:r>
      <w:hyperlink r:id="rId33" w:anchor="part_template_arm.template" w:history="1">
        <w:r>
          <w:rPr>
            <w:rStyle w:val="Hyperlink"/>
            <w:b/>
            <w:bCs/>
            <w:sz w:val="27"/>
            <w:szCs w:val="27"/>
          </w:rPr>
          <w:t>Template</w:t>
        </w:r>
      </w:hyperlink>
      <w:r>
        <w:rPr>
          <w:color w:val="000000"/>
          <w:sz w:val="27"/>
          <w:szCs w:val="27"/>
        </w:rPr>
        <w:t> of which the </w:t>
      </w:r>
      <w:r>
        <w:rPr>
          <w:b/>
          <w:bCs/>
          <w:color w:val="000000"/>
          <w:sz w:val="27"/>
          <w:szCs w:val="27"/>
        </w:rPr>
        <w:t>Template_version</w:t>
      </w:r>
      <w:r>
        <w:rPr>
          <w:color w:val="000000"/>
          <w:sz w:val="27"/>
          <w:szCs w:val="27"/>
        </w:rPr>
        <w:t> specifies a version.</w:t>
      </w:r>
    </w:p>
    <w:p w:rsidR="00FA6DF2" w:rsidRDefault="00FA6DF2" w:rsidP="00FA6DF2">
      <w:pPr>
        <w:pStyle w:val="Heading2"/>
        <w:rPr>
          <w:color w:val="000000"/>
        </w:rPr>
      </w:pPr>
      <w:bookmarkStart w:id="10" w:name="rules"/>
      <w:r>
        <w:rPr>
          <w:color w:val="000000"/>
        </w:rPr>
        <w:t>4.4 ARM rule definitions</w:t>
      </w:r>
      <w:bookmarkEnd w:id="10"/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rules for this module. The ARM rules and definitions are specified below.</w:t>
      </w:r>
    </w:p>
    <w:p w:rsidR="00FA6DF2" w:rsidRDefault="00FA6DF2" w:rsidP="00FA6DF2">
      <w:pPr>
        <w:pStyle w:val="Heading2"/>
        <w:rPr>
          <w:color w:val="000000"/>
        </w:rPr>
      </w:pPr>
      <w:r>
        <w:rPr>
          <w:color w:val="000000"/>
        </w:rPr>
        <w:t>4.4.1 template_definition_constraint</w:t>
      </w:r>
    </w:p>
    <w:p w:rsidR="00FA6DF2" w:rsidRDefault="00FA6DF2" w:rsidP="00FA6DF2">
      <w:r>
        <w:rPr>
          <w:color w:val="000000"/>
          <w:sz w:val="27"/>
          <w:szCs w:val="27"/>
        </w:rPr>
        <w:t>The rule </w:t>
      </w:r>
      <w:r>
        <w:rPr>
          <w:b/>
          <w:bCs/>
          <w:color w:val="000000"/>
          <w:sz w:val="27"/>
          <w:szCs w:val="27"/>
        </w:rPr>
        <w:t>template_definition_constraint</w:t>
      </w:r>
      <w:r>
        <w:rPr>
          <w:color w:val="000000"/>
          <w:sz w:val="27"/>
          <w:szCs w:val="27"/>
        </w:rPr>
        <w:t> constrains the use of </w:t>
      </w:r>
      <w:hyperlink r:id="rId34" w:anchor="part_template_arm.template_version" w:history="1">
        <w:r>
          <w:rPr>
            <w:rStyle w:val="Hyperlink"/>
            <w:b/>
            <w:bCs/>
            <w:sz w:val="27"/>
            <w:szCs w:val="27"/>
          </w:rPr>
          <w:t>Template_version</w:t>
        </w:r>
      </w:hyperlink>
      <w:r>
        <w:rPr>
          <w:color w:val="000000"/>
          <w:sz w:val="27"/>
          <w:szCs w:val="27"/>
        </w:rPr>
        <w:t> as </w:t>
      </w:r>
      <w:hyperlink r:id="rId35" w:anchor="product_view_definition_arm.product_view_definition.defined_version" w:history="1">
        <w:r>
          <w:rPr>
            <w:rStyle w:val="Hyperlink"/>
            <w:b/>
            <w:bCs/>
            <w:sz w:val="27"/>
            <w:szCs w:val="27"/>
          </w:rPr>
          <w:t>defined_version</w:t>
        </w:r>
      </w:hyperlink>
      <w:r>
        <w:rPr>
          <w:color w:val="000000"/>
          <w:sz w:val="27"/>
          <w:szCs w:val="27"/>
        </w:rPr>
        <w:t> to </w:t>
      </w:r>
      <w:hyperlink r:id="rId36" w:anchor="part_template_arm.template_definition" w:history="1">
        <w:r>
          <w:rPr>
            <w:rStyle w:val="Hyperlink"/>
            <w:b/>
            <w:bCs/>
            <w:sz w:val="27"/>
            <w:szCs w:val="27"/>
          </w:rPr>
          <w:t>Template_definition</w:t>
        </w:r>
      </w:hyperlink>
      <w:r>
        <w:rPr>
          <w:color w:val="000000"/>
          <w:sz w:val="27"/>
          <w:szCs w:val="27"/>
        </w:rPr>
        <w:t> only.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FA6DF2" w:rsidRDefault="00FA6DF2" w:rsidP="00FA6DF2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RULE template_definition_constraint FOR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</w:t>
      </w:r>
      <w:hyperlink r:id="rId37" w:anchor="product_view_definition_arm.produc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Product_view_definition</w:t>
        </w:r>
      </w:hyperlink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  WR1: SIZEOF ( QUERY ( pvd &lt;* Product_view_definition | ( NOT ( 'PART_TEMPLATE_ARM.' + 'TEMPLATE_DEFINITION' IN TYPEOF (pvd) ) ) AND ( 'PART_TEMPLATE_ARM.' + 'TEMPLATE_VERSION' IN TYPEOF ( pvd.defined_version) ) ) ) =0;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lastRenderedPageBreak/>
        <w:t>END_RULE;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FA6DF2" w:rsidRDefault="00FA6DF2" w:rsidP="00FA6D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Product_view_definition : </w:t>
      </w:r>
      <w:r>
        <w:rPr>
          <w:color w:val="000000"/>
          <w:sz w:val="27"/>
          <w:szCs w:val="27"/>
        </w:rPr>
        <w:t>the set of all instances of </w:t>
      </w:r>
      <w:hyperlink r:id="rId38" w:anchor="product_view_definition_arm.product_view_definition" w:history="1">
        <w:r>
          <w:rPr>
            <w:rStyle w:val="Hyperlink"/>
            <w:sz w:val="27"/>
            <w:szCs w:val="27"/>
          </w:rPr>
          <w:t>Product_view_definition</w:t>
        </w:r>
      </w:hyperlink>
      <w:r>
        <w:rPr>
          <w:color w:val="000000"/>
          <w:sz w:val="27"/>
          <w:szCs w:val="27"/>
        </w:rPr>
        <w:t>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FA6DF2" w:rsidRDefault="00FA6DF2" w:rsidP="00FA6DF2">
      <w:pPr>
        <w:pStyle w:val="expressdescription"/>
        <w:rPr>
          <w:color w:val="000000"/>
          <w:sz w:val="27"/>
          <w:szCs w:val="27"/>
        </w:rPr>
      </w:pPr>
      <w:bookmarkStart w:id="11" w:name="part_template_arm.template_definition_co"/>
      <w:r>
        <w:rPr>
          <w:b/>
          <w:bCs/>
          <w:color w:val="000000"/>
          <w:sz w:val="27"/>
          <w:szCs w:val="27"/>
        </w:rPr>
        <w:t>WR1: </w:t>
      </w:r>
      <w:bookmarkEnd w:id="11"/>
      <w:r>
        <w:rPr>
          <w:color w:val="000000"/>
          <w:sz w:val="27"/>
          <w:szCs w:val="27"/>
        </w:rPr>
        <w:t>There shall not be any instance of </w:t>
      </w:r>
      <w:hyperlink r:id="rId39" w:anchor="product_view_definition_arm.product_view_definition" w:history="1">
        <w:r>
          <w:rPr>
            <w:rStyle w:val="Hyperlink"/>
            <w:b/>
            <w:bCs/>
            <w:sz w:val="27"/>
            <w:szCs w:val="27"/>
          </w:rPr>
          <w:t>Product_view_definition</w:t>
        </w:r>
      </w:hyperlink>
      <w:r>
        <w:rPr>
          <w:color w:val="000000"/>
          <w:sz w:val="27"/>
          <w:szCs w:val="27"/>
        </w:rPr>
        <w:t xml:space="preserve"> that </w:t>
      </w:r>
      <w:del w:id="12" w:author="Sapp (US), Brandon" w:date="2019-03-21T08:01:00Z">
        <w:r w:rsidDel="007E1A2F">
          <w:rPr>
            <w:color w:val="000000"/>
            <w:sz w:val="27"/>
            <w:szCs w:val="27"/>
          </w:rPr>
          <w:delText>refers </w:delText>
        </w:r>
      </w:del>
      <w:ins w:id="13" w:author="Sapp (US), Brandon" w:date="2019-03-21T08:01:00Z">
        <w:r w:rsidR="007E1A2F">
          <w:rPr>
            <w:color w:val="000000"/>
            <w:sz w:val="27"/>
            <w:szCs w:val="27"/>
          </w:rPr>
          <w:t>refers</w:t>
        </w:r>
        <w:r w:rsidR="007E1A2F">
          <w:rPr>
            <w:color w:val="000000"/>
            <w:sz w:val="27"/>
            <w:szCs w:val="27"/>
          </w:rPr>
          <w:t xml:space="preserve"> to </w:t>
        </w:r>
      </w:ins>
      <w:hyperlink r:id="rId40" w:anchor="part_template_arm.template_version" w:history="1">
        <w:r>
          <w:rPr>
            <w:rStyle w:val="Hyperlink"/>
            <w:b/>
            <w:bCs/>
            <w:sz w:val="27"/>
            <w:szCs w:val="27"/>
          </w:rPr>
          <w:t>Template_version</w:t>
        </w:r>
      </w:hyperlink>
      <w:r>
        <w:rPr>
          <w:color w:val="000000"/>
          <w:sz w:val="27"/>
          <w:szCs w:val="27"/>
        </w:rPr>
        <w:t> as </w:t>
      </w:r>
      <w:hyperlink r:id="rId41" w:anchor="product_view_definition_arm.product_view_definition.defined_version" w:history="1">
        <w:r>
          <w:rPr>
            <w:rStyle w:val="Hyperlink"/>
            <w:b/>
            <w:bCs/>
            <w:sz w:val="27"/>
            <w:szCs w:val="27"/>
          </w:rPr>
          <w:t>defined_version</w:t>
        </w:r>
      </w:hyperlink>
      <w:r>
        <w:rPr>
          <w:color w:val="000000"/>
          <w:sz w:val="27"/>
          <w:szCs w:val="27"/>
        </w:rPr>
        <w:t> and is not an instance of </w:t>
      </w:r>
      <w:hyperlink r:id="rId42" w:anchor="part_template_arm.template_definition" w:history="1">
        <w:r>
          <w:rPr>
            <w:rStyle w:val="Hyperlink"/>
            <w:b/>
            <w:bCs/>
            <w:sz w:val="27"/>
            <w:szCs w:val="27"/>
          </w:rPr>
          <w:t>Template_definition</w:t>
        </w:r>
      </w:hyperlink>
      <w:r>
        <w:rPr>
          <w:color w:val="000000"/>
          <w:sz w:val="27"/>
          <w:szCs w:val="27"/>
        </w:rPr>
        <w:t>.</w:t>
      </w:r>
    </w:p>
    <w:p w:rsidR="00FA6DF2" w:rsidRDefault="00FA6DF2" w:rsidP="00FA6DF2">
      <w:pPr>
        <w:pStyle w:val="Heading2"/>
        <w:rPr>
          <w:color w:val="000000"/>
        </w:rPr>
      </w:pPr>
      <w:r>
        <w:rPr>
          <w:color w:val="000000"/>
        </w:rPr>
        <w:t>4.4.2 template_version_constraint</w:t>
      </w:r>
    </w:p>
    <w:p w:rsidR="00FA6DF2" w:rsidRDefault="00FA6DF2" w:rsidP="00FA6DF2">
      <w:r>
        <w:rPr>
          <w:color w:val="000000"/>
          <w:sz w:val="27"/>
          <w:szCs w:val="27"/>
        </w:rPr>
        <w:t>The rule </w:t>
      </w:r>
      <w:r>
        <w:rPr>
          <w:b/>
          <w:bCs/>
          <w:color w:val="000000"/>
          <w:sz w:val="27"/>
          <w:szCs w:val="27"/>
        </w:rPr>
        <w:t>template_version_constraint</w:t>
      </w:r>
      <w:r>
        <w:rPr>
          <w:color w:val="000000"/>
          <w:sz w:val="27"/>
          <w:szCs w:val="27"/>
        </w:rPr>
        <w:t> constrains the use of </w:t>
      </w:r>
      <w:hyperlink r:id="rId43" w:anchor="part_template_arm.template" w:history="1">
        <w:r>
          <w:rPr>
            <w:rStyle w:val="Hyperlink"/>
            <w:b/>
            <w:bCs/>
            <w:sz w:val="27"/>
            <w:szCs w:val="27"/>
          </w:rPr>
          <w:t>Template</w:t>
        </w:r>
      </w:hyperlink>
      <w:r>
        <w:rPr>
          <w:color w:val="000000"/>
          <w:sz w:val="27"/>
          <w:szCs w:val="27"/>
        </w:rPr>
        <w:t> as </w:t>
      </w:r>
      <w:hyperlink r:id="rId44" w:anchor="product_version_arm.product_version.of_product" w:history="1">
        <w:r>
          <w:rPr>
            <w:rStyle w:val="Hyperlink"/>
            <w:b/>
            <w:bCs/>
            <w:sz w:val="27"/>
            <w:szCs w:val="27"/>
          </w:rPr>
          <w:t>of_product</w:t>
        </w:r>
      </w:hyperlink>
      <w:r>
        <w:rPr>
          <w:color w:val="000000"/>
          <w:sz w:val="27"/>
          <w:szCs w:val="27"/>
        </w:rPr>
        <w:t> to </w:t>
      </w:r>
      <w:hyperlink r:id="rId45" w:anchor="part_template_arm.template_version" w:history="1">
        <w:r>
          <w:rPr>
            <w:rStyle w:val="Hyperlink"/>
            <w:b/>
            <w:bCs/>
            <w:sz w:val="27"/>
            <w:szCs w:val="27"/>
          </w:rPr>
          <w:t>Template_version</w:t>
        </w:r>
      </w:hyperlink>
      <w:r>
        <w:rPr>
          <w:color w:val="000000"/>
          <w:sz w:val="27"/>
          <w:szCs w:val="27"/>
        </w:rPr>
        <w:t> only.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FA6DF2" w:rsidRDefault="00FA6DF2" w:rsidP="00FA6DF2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RULE template_version_constraint FOR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</w:t>
      </w:r>
      <w:hyperlink r:id="rId46" w:anchor="product_version_arm.product_vers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Product_version</w:t>
        </w:r>
      </w:hyperlink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  WR1: SIZEOF ( QUERY ( pv &lt;* Product_version | ( NOT ( 'PART_TEMPLATE_ARM.' + 'TEMPLATE_VERSION' IN TYPEOF ( pv) ) ) AND ( 'PART_TEMPLATE_ARM.' + 'TEMPLATE' IN TYPEOF ( pv.of_product) ) ) ) =0;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END_RULE;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FA6DF2" w:rsidRDefault="00FA6DF2" w:rsidP="00FA6D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Product_version : </w:t>
      </w:r>
      <w:r>
        <w:rPr>
          <w:color w:val="000000"/>
          <w:sz w:val="27"/>
          <w:szCs w:val="27"/>
        </w:rPr>
        <w:t>the set of all instances of </w:t>
      </w:r>
      <w:hyperlink r:id="rId47" w:anchor="product_version_arm.product_version" w:history="1">
        <w:r>
          <w:rPr>
            <w:rStyle w:val="Hyperlink"/>
            <w:sz w:val="27"/>
            <w:szCs w:val="27"/>
          </w:rPr>
          <w:t>Product_version</w:t>
        </w:r>
      </w:hyperlink>
      <w:r>
        <w:rPr>
          <w:color w:val="000000"/>
          <w:sz w:val="27"/>
          <w:szCs w:val="27"/>
        </w:rPr>
        <w:t>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FA6DF2" w:rsidRDefault="00FA6DF2" w:rsidP="00FA6DF2">
      <w:pPr>
        <w:pStyle w:val="expressdescription"/>
        <w:rPr>
          <w:color w:val="000000"/>
          <w:sz w:val="27"/>
          <w:szCs w:val="27"/>
        </w:rPr>
      </w:pPr>
      <w:bookmarkStart w:id="14" w:name="part_template_arm.template_version_const"/>
      <w:r>
        <w:rPr>
          <w:b/>
          <w:bCs/>
          <w:color w:val="000000"/>
          <w:sz w:val="27"/>
          <w:szCs w:val="27"/>
        </w:rPr>
        <w:t>WR1: </w:t>
      </w:r>
      <w:bookmarkEnd w:id="14"/>
      <w:r>
        <w:rPr>
          <w:color w:val="000000"/>
          <w:sz w:val="27"/>
          <w:szCs w:val="27"/>
        </w:rPr>
        <w:t>There shall not be any instance of </w:t>
      </w:r>
      <w:hyperlink r:id="rId48" w:anchor="product_version_arm.product_version" w:history="1">
        <w:r>
          <w:rPr>
            <w:rStyle w:val="Hyperlink"/>
            <w:b/>
            <w:bCs/>
            <w:sz w:val="27"/>
            <w:szCs w:val="27"/>
          </w:rPr>
          <w:t>Product_version</w:t>
        </w:r>
      </w:hyperlink>
      <w:r>
        <w:rPr>
          <w:color w:val="000000"/>
          <w:sz w:val="27"/>
          <w:szCs w:val="27"/>
        </w:rPr>
        <w:t xml:space="preserve"> that </w:t>
      </w:r>
      <w:bookmarkStart w:id="15" w:name="_GoBack"/>
      <w:bookmarkEnd w:id="15"/>
      <w:del w:id="16" w:author="Sapp (US), Brandon" w:date="2019-03-21T08:01:00Z">
        <w:r w:rsidDel="007E1A2F">
          <w:rPr>
            <w:color w:val="000000"/>
            <w:sz w:val="27"/>
            <w:szCs w:val="27"/>
          </w:rPr>
          <w:delText>refers </w:delText>
        </w:r>
      </w:del>
      <w:ins w:id="17" w:author="Sapp (US), Brandon" w:date="2019-03-21T08:01:00Z">
        <w:r w:rsidR="007E1A2F">
          <w:rPr>
            <w:color w:val="000000"/>
            <w:sz w:val="27"/>
            <w:szCs w:val="27"/>
          </w:rPr>
          <w:t>refers</w:t>
        </w:r>
        <w:r w:rsidR="007E1A2F">
          <w:rPr>
            <w:color w:val="000000"/>
            <w:sz w:val="27"/>
            <w:szCs w:val="27"/>
          </w:rPr>
          <w:t xml:space="preserve"> to </w:t>
        </w:r>
      </w:ins>
      <w:hyperlink r:id="rId49" w:anchor="part_template_arm.template" w:history="1">
        <w:r>
          <w:rPr>
            <w:rStyle w:val="Hyperlink"/>
            <w:b/>
            <w:bCs/>
            <w:sz w:val="27"/>
            <w:szCs w:val="27"/>
          </w:rPr>
          <w:t>Template</w:t>
        </w:r>
      </w:hyperlink>
      <w:r>
        <w:rPr>
          <w:color w:val="000000"/>
          <w:sz w:val="27"/>
          <w:szCs w:val="27"/>
        </w:rPr>
        <w:t> as </w:t>
      </w:r>
      <w:hyperlink r:id="rId50" w:anchor="product_version_arm.product_version.of_product" w:history="1">
        <w:r>
          <w:rPr>
            <w:rStyle w:val="Hyperlink"/>
            <w:b/>
            <w:bCs/>
            <w:sz w:val="27"/>
            <w:szCs w:val="27"/>
          </w:rPr>
          <w:t>of_product</w:t>
        </w:r>
      </w:hyperlink>
      <w:r>
        <w:rPr>
          <w:color w:val="000000"/>
          <w:sz w:val="27"/>
          <w:szCs w:val="27"/>
        </w:rPr>
        <w:t> and is not an instance of </w:t>
      </w:r>
      <w:hyperlink r:id="rId51" w:anchor="part_template_arm.template_version" w:history="1">
        <w:r>
          <w:rPr>
            <w:rStyle w:val="Hyperlink"/>
            <w:b/>
            <w:bCs/>
            <w:sz w:val="27"/>
            <w:szCs w:val="27"/>
          </w:rPr>
          <w:t>Template_version</w:t>
        </w:r>
      </w:hyperlink>
      <w:r>
        <w:rPr>
          <w:color w:val="000000"/>
          <w:sz w:val="27"/>
          <w:szCs w:val="27"/>
        </w:rPr>
        <w:t>.</w:t>
      </w:r>
    </w:p>
    <w:p w:rsidR="00FA6DF2" w:rsidRDefault="00FA6DF2" w:rsidP="00FA6DF2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Part_template_arm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FA6DF2" w:rsidRDefault="004B0747" w:rsidP="00FA6DF2"/>
    <w:sectPr w:rsidR="004B0747" w:rsidRPr="00FA6DF2" w:rsidSect="00683EA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B9D"/>
    <w:multiLevelType w:val="multilevel"/>
    <w:tmpl w:val="702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40B3"/>
    <w:multiLevelType w:val="multilevel"/>
    <w:tmpl w:val="8AD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1721"/>
    <w:multiLevelType w:val="multilevel"/>
    <w:tmpl w:val="F6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12550"/>
    <w:multiLevelType w:val="multilevel"/>
    <w:tmpl w:val="69F4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0787"/>
    <w:multiLevelType w:val="multilevel"/>
    <w:tmpl w:val="EC1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66BC6"/>
    <w:multiLevelType w:val="multilevel"/>
    <w:tmpl w:val="95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A1A98"/>
    <w:multiLevelType w:val="multilevel"/>
    <w:tmpl w:val="C1B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42E08"/>
    <w:multiLevelType w:val="multilevel"/>
    <w:tmpl w:val="3AC8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D45EC"/>
    <w:multiLevelType w:val="multilevel"/>
    <w:tmpl w:val="4CA4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A33D4"/>
    <w:multiLevelType w:val="multilevel"/>
    <w:tmpl w:val="262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93991"/>
    <w:multiLevelType w:val="multilevel"/>
    <w:tmpl w:val="5EF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B1C28"/>
    <w:multiLevelType w:val="multilevel"/>
    <w:tmpl w:val="AD1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E2DF3"/>
    <w:multiLevelType w:val="multilevel"/>
    <w:tmpl w:val="DD1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13"/>
  </w:num>
  <w:num w:numId="5">
    <w:abstractNumId w:val="14"/>
  </w:num>
  <w:num w:numId="6">
    <w:abstractNumId w:val="1"/>
  </w:num>
  <w:num w:numId="7">
    <w:abstractNumId w:val="11"/>
  </w:num>
  <w:num w:numId="8">
    <w:abstractNumId w:val="6"/>
  </w:num>
  <w:num w:numId="9">
    <w:abstractNumId w:val="7"/>
  </w:num>
  <w:num w:numId="10">
    <w:abstractNumId w:val="0"/>
  </w:num>
  <w:num w:numId="11">
    <w:abstractNumId w:val="5"/>
  </w:num>
  <w:num w:numId="12">
    <w:abstractNumId w:val="12"/>
  </w:num>
  <w:num w:numId="13">
    <w:abstractNumId w:val="9"/>
  </w:num>
  <w:num w:numId="14">
    <w:abstractNumId w:val="3"/>
  </w:num>
  <w:num w:numId="15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pp (US), Brandon">
    <w15:presenceInfo w15:providerId="AD" w15:userId="S-1-5-21-2025429265-1303643608-1417001333-7354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tDQzMTIzMjU1NbRU0lEKTi0uzszPAykwrgUAJg5AziwAAAA="/>
  </w:docVars>
  <w:rsids>
    <w:rsidRoot w:val="0025162F"/>
    <w:rsid w:val="000D6036"/>
    <w:rsid w:val="001047C2"/>
    <w:rsid w:val="0016543A"/>
    <w:rsid w:val="00196BF5"/>
    <w:rsid w:val="0025162F"/>
    <w:rsid w:val="004A0CED"/>
    <w:rsid w:val="004B0747"/>
    <w:rsid w:val="005A5B46"/>
    <w:rsid w:val="00683EA8"/>
    <w:rsid w:val="007D5C51"/>
    <w:rsid w:val="007E1A2F"/>
    <w:rsid w:val="008134E3"/>
    <w:rsid w:val="008461C1"/>
    <w:rsid w:val="00867951"/>
    <w:rsid w:val="008A6D26"/>
    <w:rsid w:val="008C47A7"/>
    <w:rsid w:val="00903347"/>
    <w:rsid w:val="009A7CCC"/>
    <w:rsid w:val="009C618B"/>
    <w:rsid w:val="00A36C79"/>
    <w:rsid w:val="00AF260F"/>
    <w:rsid w:val="00B14CC8"/>
    <w:rsid w:val="00B853D3"/>
    <w:rsid w:val="00C163C3"/>
    <w:rsid w:val="00DC67B9"/>
    <w:rsid w:val="00DE3BB2"/>
    <w:rsid w:val="00F60844"/>
    <w:rsid w:val="00F64006"/>
    <w:rsid w:val="00FA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D2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1A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A2F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7E1A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3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9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1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5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3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4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bus4005\Downloads\CR_FDIS_3_20190311_draft\CR_FDIS_3\part1000\data\modules\generic_material_aspects\sys\4_info_reqs.htm" TargetMode="External"/><Relationship Id="rId18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26" Type="http://schemas.openxmlformats.org/officeDocument/2006/relationships/hyperlink" Target="file:///C:\Users\bus4005\Downloads\CR_FDIS_3_20190311_draft\CR_FDIS_3\part1000\data\modules\part_template\sys\4_info_reqs.htm" TargetMode="External"/><Relationship Id="rId39" Type="http://schemas.openxmlformats.org/officeDocument/2006/relationships/hyperlink" Target="file:///C:\Users\bus4005\Downloads\CR_FDIS_3_20190311_draft\CR_FDIS_3\part1000\data\modules\product_view_definition\sys\4_info_reqs.htm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bus4005\Downloads\CR_FDIS_3_20190311_draft\CR_FDIS_3\part1000\data\modules\part_view_definition\sys\4_info_reqs.htm" TargetMode="External"/><Relationship Id="rId34" Type="http://schemas.openxmlformats.org/officeDocument/2006/relationships/hyperlink" Target="file:///C:\Users\bus4005\Downloads\CR_FDIS_3_20190311_draft\CR_FDIS_3\part1000\data\modules\part_template\sys\4_info_reqs.htm" TargetMode="External"/><Relationship Id="rId42" Type="http://schemas.openxmlformats.org/officeDocument/2006/relationships/hyperlink" Target="file:///C:\Users\bus4005\Downloads\CR_FDIS_3_20190311_draft\CR_FDIS_3\part1000\data\modules\part_template\sys\4_info_reqs.htm" TargetMode="External"/><Relationship Id="rId47" Type="http://schemas.openxmlformats.org/officeDocument/2006/relationships/hyperlink" Target="file:///C:\Users\bus4005\Downloads\CR_FDIS_3_20190311_draft\CR_FDIS_3\part1000\data\modules\product_version\sys\4_info_reqs.htm" TargetMode="External"/><Relationship Id="rId50" Type="http://schemas.openxmlformats.org/officeDocument/2006/relationships/hyperlink" Target="file:///C:\Users\bus4005\Downloads\CR_FDIS_3_20190311_draft\CR_FDIS_3\part1000\data\modules\product_version\sys\4_info_reqs.htm" TargetMode="External"/><Relationship Id="rId7" Type="http://schemas.openxmlformats.org/officeDocument/2006/relationships/hyperlink" Target="file:///C:\Users\bus4005\Downloads\CR_FDIS_3_20190311_draft\CR_FDIS_3\part1000\data\modules\part_template\sys\c_arm_expg.htm" TargetMode="External"/><Relationship Id="rId12" Type="http://schemas.openxmlformats.org/officeDocument/2006/relationships/hyperlink" Target="file:///C:\Users\bus4005\Downloads\CR_FDIS_3_20190311_draft\CR_FDIS_3\part1000\data\modules\part_template\sys\4_info_reqs.htm" TargetMode="External"/><Relationship Id="rId17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25" Type="http://schemas.openxmlformats.org/officeDocument/2006/relationships/hyperlink" Target="file:///C:\Users\bus4005\Downloads\CR_FDIS_3_20190311_draft\CR_FDIS_3\part1000\data\modules\part_template\sys\4_info_reqs.htm" TargetMode="External"/><Relationship Id="rId33" Type="http://schemas.openxmlformats.org/officeDocument/2006/relationships/hyperlink" Target="file:///C:\Users\bus4005\Downloads\CR_FDIS_3_20190311_draft\CR_FDIS_3\part1000\data\modules\part_template\sys\4_info_reqs.htm" TargetMode="External"/><Relationship Id="rId38" Type="http://schemas.openxmlformats.org/officeDocument/2006/relationships/hyperlink" Target="file:///C:\Users\bus4005\Downloads\CR_FDIS_3_20190311_draft\CR_FDIS_3\part1000\data\modules\product_view_definition\sys\4_info_reqs.htm" TargetMode="External"/><Relationship Id="rId46" Type="http://schemas.openxmlformats.org/officeDocument/2006/relationships/hyperlink" Target="file:///C:\Users\bus4005\Downloads\CR_FDIS_3_20190311_draft\CR_FDIS_3\part1000\data\modules\product_version\sys\4_info_reqs.htm" TargetMode="External"/><Relationship Id="rId2" Type="http://schemas.openxmlformats.org/officeDocument/2006/relationships/styles" Target="styles.xml"/><Relationship Id="rId16" Type="http://schemas.openxmlformats.org/officeDocument/2006/relationships/image" Target="media/image2.gif"/><Relationship Id="rId20" Type="http://schemas.openxmlformats.org/officeDocument/2006/relationships/hyperlink" Target="file:///C:\Users\bus4005\Downloads\CR_FDIS_3_20190311_draft\CR_FDIS_3\part1000\data\modules\part_template\sys\5_mapping.htm#aeentitytemplate_definition" TargetMode="External"/><Relationship Id="rId29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41" Type="http://schemas.openxmlformats.org/officeDocument/2006/relationships/hyperlink" Target="file:///C:\Users\bus4005\Downloads\CR_FDIS_3_20190311_draft\CR_FDIS_3\part1000\data\modules\product_view_definition\sys\4_info_reqs.htm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C:\Users\bus4005\Downloads\CR_FDIS_3_20190311_draft\CR_FDIS_3\part1000\data\modules\part_shape\sys\4_info_reqs.htm" TargetMode="External"/><Relationship Id="rId11" Type="http://schemas.openxmlformats.org/officeDocument/2006/relationships/hyperlink" Target="file:///C:\Users\bus4005\Downloads\CR_FDIS_3_20190311_draft\CR_FDIS_3\part1000\data\modules\generic_material_aspects\sys\4_info_reqs.htm" TargetMode="External"/><Relationship Id="rId24" Type="http://schemas.openxmlformats.org/officeDocument/2006/relationships/hyperlink" Target="file:///C:\Users\bus4005\Downloads\CR_FDIS_3_20190311_draft\CR_FDIS_3\part1000\data\modules\product_view_definition\sys\4_info_reqs.htm" TargetMode="External"/><Relationship Id="rId32" Type="http://schemas.openxmlformats.org/officeDocument/2006/relationships/hyperlink" Target="file:///C:\Users\bus4005\Downloads\CR_FDIS_3_20190311_draft\CR_FDIS_3\part1000\data\modules\product_version\sys\4_info_reqs.htm" TargetMode="External"/><Relationship Id="rId37" Type="http://schemas.openxmlformats.org/officeDocument/2006/relationships/hyperlink" Target="file:///C:\Users\bus4005\Downloads\CR_FDIS_3_20190311_draft\CR_FDIS_3\part1000\data\modules\product_view_definition\sys\4_info_reqs.htm" TargetMode="External"/><Relationship Id="rId40" Type="http://schemas.openxmlformats.org/officeDocument/2006/relationships/hyperlink" Target="file:///C:\Users\bus4005\Downloads\CR_FDIS_3_20190311_draft\CR_FDIS_3\part1000\data\modules\part_template\sys\4_info_reqs.htm" TargetMode="External"/><Relationship Id="rId45" Type="http://schemas.openxmlformats.org/officeDocument/2006/relationships/hyperlink" Target="file:///C:\Users\bus4005\Downloads\CR_FDIS_3_20190311_draft\CR_FDIS_3\part1000\data\modules\part_template\sys\4_info_reqs.htm" TargetMode="External"/><Relationship Id="rId53" Type="http://schemas.microsoft.com/office/2011/relationships/people" Target="people.xml"/><Relationship Id="rId5" Type="http://schemas.openxmlformats.org/officeDocument/2006/relationships/hyperlink" Target="file:///C:\Users\bus4005\Downloads\CR_FDIS_3_20190311_draft\CR_FDIS_3\part1000\data\modules\feature_and_connection_zone\sys\4_info_reqs.htm" TargetMode="External"/><Relationship Id="rId15" Type="http://schemas.openxmlformats.org/officeDocument/2006/relationships/hyperlink" Target="file:///C:\Users\bus4005\Downloads\CR_FDIS_3_20190311_draft\CR_FDIS_3\part1000\data\modules\part_template\sys\5_mapping.htm#aeentitytemplate" TargetMode="External"/><Relationship Id="rId23" Type="http://schemas.openxmlformats.org/officeDocument/2006/relationships/hyperlink" Target="file:///C:\Users\bus4005\Downloads\CR_FDIS_3_20190311_draft\CR_FDIS_3\part1000\data\modules\part_view_definition\sys\4_info_reqs.htm" TargetMode="External"/><Relationship Id="rId28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36" Type="http://schemas.openxmlformats.org/officeDocument/2006/relationships/hyperlink" Target="file:///C:\Users\bus4005\Downloads\CR_FDIS_3_20190311_draft\CR_FDIS_3\part1000\data\modules\part_template\sys\4_info_reqs.htm" TargetMode="External"/><Relationship Id="rId49" Type="http://schemas.openxmlformats.org/officeDocument/2006/relationships/hyperlink" Target="file:///C:\Users\bus4005\Downloads\CR_FDIS_3_20190311_draft\CR_FDIS_3\part1000\data\modules\part_template\sys\4_info_reqs.htm" TargetMode="External"/><Relationship Id="rId10" Type="http://schemas.openxmlformats.org/officeDocument/2006/relationships/image" Target="media/image1.gif"/><Relationship Id="rId19" Type="http://schemas.openxmlformats.org/officeDocument/2006/relationships/hyperlink" Target="file:///C:\Users\bus4005\Downloads\CR_FDIS_3_20190311_draft\CR_FDIS_3\part1000\data\modules\product_identification\sys\4_info_reqs.htm" TargetMode="External"/><Relationship Id="rId31" Type="http://schemas.openxmlformats.org/officeDocument/2006/relationships/hyperlink" Target="file:///C:\Users\bus4005\Downloads\CR_FDIS_3_20190311_draft\CR_FDIS_3\part1000\data\modules\part_template\sys\4_info_reqs.htm" TargetMode="External"/><Relationship Id="rId44" Type="http://schemas.openxmlformats.org/officeDocument/2006/relationships/hyperlink" Target="file:///C:\Users\bus4005\Downloads\CR_FDIS_3_20190311_draft\CR_FDIS_3\part1000\data\modules\product_version\sys\4_info_reqs.htm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bus4005\Downloads\CR_FDIS_3_20190311_draft\CR_FDIS_3\part1000\data\modules\part_template\armexpg2.htm" TargetMode="External"/><Relationship Id="rId14" Type="http://schemas.openxmlformats.org/officeDocument/2006/relationships/hyperlink" Target="file:///C:\Users\bus4005\Downloads\CR_FDIS_3_20190311_draft\CR_FDIS_3\part1000\data\modules\part_template\sys\4_info_reqs.htm" TargetMode="External"/><Relationship Id="rId22" Type="http://schemas.openxmlformats.org/officeDocument/2006/relationships/hyperlink" Target="file:///C:\Users\bus4005\Downloads\CR_FDIS_3_20190311_draft\CR_FDIS_3\part1000\data\modules\part_template\sys\4_info_reqs.htm" TargetMode="External"/><Relationship Id="rId27" Type="http://schemas.openxmlformats.org/officeDocument/2006/relationships/hyperlink" Target="file:///C:\Users\bus4005\Downloads\CR_FDIS_3_20190311_draft\CR_FDIS_3\part1000\data\modules\part_template\sys\5_mapping.htm#aeentitytemplate_version" TargetMode="External"/><Relationship Id="rId30" Type="http://schemas.openxmlformats.org/officeDocument/2006/relationships/hyperlink" Target="file:///C:\Users\bus4005\Downloads\CR_FDIS_3_20190311_draft\CR_FDIS_3\part1000\data\modules\product_version\sys\4_info_reqs.htm" TargetMode="External"/><Relationship Id="rId35" Type="http://schemas.openxmlformats.org/officeDocument/2006/relationships/hyperlink" Target="file:///C:\Users\bus4005\Downloads\CR_FDIS_3_20190311_draft\CR_FDIS_3\part1000\data\modules\product_view_definition\sys\4_info_reqs.htm" TargetMode="External"/><Relationship Id="rId43" Type="http://schemas.openxmlformats.org/officeDocument/2006/relationships/hyperlink" Target="file:///C:\Users\bus4005\Downloads\CR_FDIS_3_20190311_draft\CR_FDIS_3\part1000\data\modules\part_template\sys\4_info_reqs.htm" TargetMode="External"/><Relationship Id="rId48" Type="http://schemas.openxmlformats.org/officeDocument/2006/relationships/hyperlink" Target="file:///C:\Users\bus4005\Downloads\CR_FDIS_3_20190311_draft\CR_FDIS_3\part1000\data\modules\product_version\sys\4_info_reqs.htm" TargetMode="External"/><Relationship Id="rId8" Type="http://schemas.openxmlformats.org/officeDocument/2006/relationships/hyperlink" Target="file:///C:\Users\bus4005\Downloads\CR_FDIS_3_20190311_draft\CR_FDIS_3\part1000\data\modules\part_template\armexpg1.htm" TargetMode="External"/><Relationship Id="rId51" Type="http://schemas.openxmlformats.org/officeDocument/2006/relationships/hyperlink" Target="file:///C:\Users\bus4005\Downloads\CR_FDIS_3_20190311_draft\CR_FDIS_3\part1000\data\modules\part_template\sys\4_info_req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1887</Words>
  <Characters>10759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12621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2</cp:revision>
  <dcterms:created xsi:type="dcterms:W3CDTF">2019-03-21T15:01:00Z</dcterms:created>
  <dcterms:modified xsi:type="dcterms:W3CDTF">2019-03-21T15:01:00Z</dcterms:modified>
</cp:coreProperties>
</file>