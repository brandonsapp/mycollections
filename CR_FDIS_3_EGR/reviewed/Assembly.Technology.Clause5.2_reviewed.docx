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892" w:rsidRDefault="00BC0892" w:rsidP="00BC0892">
      <w:pPr>
        <w:pStyle w:val="Heading2"/>
        <w:rPr>
          <w:color w:val="000000"/>
        </w:rPr>
      </w:pPr>
      <w:bookmarkStart w:id="0" w:name="mim_express"/>
      <w:r>
        <w:rPr>
          <w:color w:val="000000"/>
        </w:rPr>
        <w:t>5.2 MIM EXPRESS short listing</w:t>
      </w:r>
      <w:bookmarkEnd w:id="0"/>
    </w:p>
    <w:p w:rsidR="00BC0892" w:rsidRDefault="00BC0892" w:rsidP="00BC0892">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BC0892" w:rsidRDefault="00BC0892" w:rsidP="00BC0892">
      <w:pPr>
        <w:pStyle w:val="NormalWeb"/>
        <w:rPr>
          <w:color w:val="000000"/>
          <w:sz w:val="27"/>
          <w:szCs w:val="27"/>
        </w:rPr>
      </w:pPr>
      <w:r>
        <w:rPr>
          <w:color w:val="000000"/>
          <w:sz w:val="27"/>
          <w:szCs w:val="27"/>
        </w:rPr>
        <w:t>This clause constitutes the Module Interpreted Module (MIM) of the application module.</w:t>
      </w:r>
    </w:p>
    <w:p w:rsidR="00BC0892" w:rsidRDefault="00BC0892" w:rsidP="00BC0892">
      <w:pPr>
        <w:pStyle w:val="NormalWeb"/>
        <w:rPr>
          <w:color w:val="000000"/>
          <w:sz w:val="27"/>
          <w:szCs w:val="27"/>
        </w:rPr>
      </w:pPr>
      <w:r>
        <w:rPr>
          <w:color w:val="000000"/>
          <w:sz w:val="27"/>
          <w:szCs w:val="27"/>
        </w:rPr>
        <w:t>This clause also specifies the modifications that apply to the constructs imported from the common resources.</w:t>
      </w:r>
    </w:p>
    <w:p w:rsidR="00BC0892" w:rsidRDefault="00BC0892" w:rsidP="00BC0892">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BC0892" w:rsidRDefault="00BC0892" w:rsidP="00BC0892">
      <w:pPr>
        <w:numPr>
          <w:ilvl w:val="0"/>
          <w:numId w:val="3"/>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BC0892" w:rsidRDefault="00BC0892" w:rsidP="00BC0892">
      <w:pPr>
        <w:numPr>
          <w:ilvl w:val="0"/>
          <w:numId w:val="3"/>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BC0892" w:rsidRDefault="00BC0892" w:rsidP="00BC0892">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BC0892" w:rsidRDefault="00BC0892" w:rsidP="00BC0892">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technology_mim"/>
      <w:r>
        <w:rPr>
          <w:rStyle w:val="HTMLCode"/>
          <w:rFonts w:eastAsiaTheme="minorHAnsi"/>
          <w:color w:val="000000"/>
        </w:rPr>
        <w:t>SCHEMA Assembly_technology_mim;</w:t>
      </w:r>
      <w:bookmarkEnd w:id="1"/>
    </w:p>
    <w:p w:rsidR="00BC0892" w:rsidRDefault="00BC0892" w:rsidP="00BC0892">
      <w:pPr>
        <w:pStyle w:val="NormalWeb"/>
        <w:spacing w:after="270" w:afterAutospacing="0"/>
        <w:rPr>
          <w:color w:val="000000"/>
          <w:sz w:val="27"/>
          <w:szCs w:val="27"/>
        </w:rPr>
      </w:pPr>
      <w:bookmarkStart w:id="2" w:name="interfaces"/>
      <w:bookmarkEnd w:id="2"/>
      <w:r>
        <w:rPr>
          <w:rStyle w:val="HTMLCode"/>
          <w:color w:val="000000"/>
        </w:rPr>
        <w:t>USE FROM </w:t>
      </w:r>
      <w:hyperlink r:id="rId5" w:anchor="feature_and_connection_zone_mim" w:history="1">
        <w:r>
          <w:rPr>
            <w:rStyle w:val="Hyperlink"/>
            <w:rFonts w:ascii="Courier New" w:hAnsi="Courier New" w:cs="Courier New"/>
            <w:sz w:val="20"/>
            <w:szCs w:val="20"/>
          </w:rPr>
          <w:t>Feature_and_connection_zone_mim</w:t>
        </w:r>
      </w:hyperlink>
      <w:r>
        <w:rPr>
          <w:rStyle w:val="HTMLCode"/>
          <w:color w:val="000000"/>
        </w:rPr>
        <w:t>;    --  ISO/TS 10303-1671</w:t>
      </w:r>
    </w:p>
    <w:p w:rsidR="00BC0892" w:rsidRDefault="00BC0892" w:rsidP="00BC0892">
      <w:pPr>
        <w:pStyle w:val="NormalWeb"/>
        <w:spacing w:after="270" w:afterAutospacing="0"/>
        <w:rPr>
          <w:color w:val="000000"/>
          <w:sz w:val="27"/>
          <w:szCs w:val="27"/>
        </w:rPr>
      </w:pPr>
      <w:r>
        <w:rPr>
          <w:rStyle w:val="HTMLCode"/>
          <w:color w:val="000000"/>
        </w:rPr>
        <w:t>USE FROM </w:t>
      </w:r>
      <w:hyperlink r:id="rId6" w:anchor="generic_material_aspects_mim" w:history="1">
        <w:r>
          <w:rPr>
            <w:rStyle w:val="Hyperlink"/>
            <w:rFonts w:ascii="Courier New" w:hAnsi="Courier New" w:cs="Courier New"/>
            <w:sz w:val="20"/>
            <w:szCs w:val="20"/>
          </w:rPr>
          <w:t>Generic_material_aspects_mim</w:t>
        </w:r>
      </w:hyperlink>
      <w:r>
        <w:rPr>
          <w:rStyle w:val="HTMLCode"/>
          <w:color w:val="000000"/>
        </w:rPr>
        <w:t>;    --  ISO/TS 10303-1681</w:t>
      </w:r>
    </w:p>
    <w:p w:rsidR="00BC0892" w:rsidRDefault="00BC0892" w:rsidP="00BC0892">
      <w:pPr>
        <w:pStyle w:val="NormalWeb"/>
        <w:spacing w:after="270" w:afterAutospacing="0"/>
        <w:rPr>
          <w:color w:val="000000"/>
          <w:sz w:val="27"/>
          <w:szCs w:val="27"/>
        </w:rPr>
      </w:pPr>
      <w:r>
        <w:rPr>
          <w:rStyle w:val="HTMLCode"/>
          <w:color w:val="000000"/>
        </w:rPr>
        <w:t>USE FROM </w:t>
      </w:r>
      <w:hyperlink r:id="rId7" w:anchor="physical_component_feature_mim" w:history="1">
        <w:r>
          <w:rPr>
            <w:rStyle w:val="Hyperlink"/>
            <w:rFonts w:ascii="Courier New" w:hAnsi="Courier New" w:cs="Courier New"/>
            <w:sz w:val="20"/>
            <w:szCs w:val="20"/>
          </w:rPr>
          <w:t>Physical_component_feature_mim</w:t>
        </w:r>
      </w:hyperlink>
      <w:r>
        <w:rPr>
          <w:rStyle w:val="HTMLCode"/>
          <w:color w:val="000000"/>
        </w:rPr>
        <w:t>;    --  ISO/TS 10303-1721</w:t>
      </w:r>
    </w:p>
    <w:p w:rsidR="00BC0892" w:rsidRDefault="00BC0892" w:rsidP="00BC0892">
      <w:pPr>
        <w:pStyle w:val="NormalWeb"/>
        <w:spacing w:after="270" w:afterAutospacing="0"/>
        <w:rPr>
          <w:color w:val="000000"/>
          <w:sz w:val="27"/>
          <w:szCs w:val="27"/>
        </w:rPr>
      </w:pPr>
      <w:r>
        <w:rPr>
          <w:rStyle w:val="HTMLCode"/>
          <w:color w:val="000000"/>
        </w:rPr>
        <w:t>USE FROM </w:t>
      </w:r>
      <w:hyperlink r:id="rId8" w:anchor="product_view_definition_reference_mim" w:history="1">
        <w:r>
          <w:rPr>
            <w:rStyle w:val="Hyperlink"/>
            <w:rFonts w:ascii="Courier New" w:hAnsi="Courier New" w:cs="Courier New"/>
            <w:sz w:val="20"/>
            <w:szCs w:val="20"/>
          </w:rPr>
          <w:t>Product_view_definition_reference_mim</w:t>
        </w:r>
      </w:hyperlink>
      <w:r>
        <w:rPr>
          <w:rStyle w:val="HTMLCode"/>
          <w:color w:val="000000"/>
        </w:rPr>
        <w:t>;    --  ISO/TS 10303-1823</w:t>
      </w:r>
    </w:p>
    <w:p w:rsidR="00BC0892" w:rsidRDefault="00BC0892" w:rsidP="00BC0892">
      <w:pPr>
        <w:pStyle w:val="NormalWeb"/>
        <w:spacing w:after="270" w:afterAutospacing="0"/>
        <w:rPr>
          <w:color w:val="000000"/>
          <w:sz w:val="27"/>
          <w:szCs w:val="27"/>
        </w:rPr>
      </w:pPr>
      <w:r>
        <w:rPr>
          <w:rStyle w:val="HTMLCode"/>
          <w:color w:val="000000"/>
        </w:rPr>
        <w:t>USE FROM </w:t>
      </w:r>
      <w:hyperlink r:id="rId9" w:anchor="requirement_assignment_mim" w:history="1">
        <w:r>
          <w:rPr>
            <w:rStyle w:val="Hyperlink"/>
            <w:rFonts w:ascii="Courier New" w:hAnsi="Courier New" w:cs="Courier New"/>
            <w:sz w:val="20"/>
            <w:szCs w:val="20"/>
          </w:rPr>
          <w:t>Requirement_assignment_mim</w:t>
        </w:r>
      </w:hyperlink>
      <w:r>
        <w:rPr>
          <w:rStyle w:val="HTMLCode"/>
          <w:color w:val="000000"/>
        </w:rPr>
        <w:t>;    --  ISO/TS 10303-1233</w:t>
      </w:r>
    </w:p>
    <w:p w:rsidR="00BC0892" w:rsidRDefault="00BC0892" w:rsidP="00BC0892">
      <w:pPr>
        <w:pStyle w:val="NormalWeb"/>
        <w:spacing w:after="270" w:afterAutospacing="0"/>
        <w:rPr>
          <w:color w:val="000000"/>
          <w:sz w:val="27"/>
          <w:szCs w:val="27"/>
        </w:rPr>
      </w:pPr>
      <w:r>
        <w:rPr>
          <w:rStyle w:val="HTMLCode"/>
          <w:color w:val="000000"/>
        </w:rPr>
        <w:t>REFERENCE FROM </w:t>
      </w:r>
      <w:hyperlink r:id="rId10" w:anchor="product_property_definition_schema" w:history="1">
        <w:r>
          <w:rPr>
            <w:rStyle w:val="Hyperlink"/>
            <w:rFonts w:ascii="Courier New" w:hAnsi="Courier New" w:cs="Courier New"/>
            <w:sz w:val="20"/>
            <w:szCs w:val="20"/>
          </w:rPr>
          <w:t>product_property_definition_schema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1" w:anchor="product_property_definition_schema.acyclic_shape_aspect_relationship" w:history="1">
        <w:r>
          <w:rPr>
            <w:rStyle w:val="Hyperlink"/>
            <w:rFonts w:ascii="Courier New" w:hAnsi="Courier New" w:cs="Courier New"/>
            <w:sz w:val="20"/>
            <w:szCs w:val="20"/>
          </w:rPr>
          <w:t>acyclic_shape_aspect_relationship</w:t>
        </w:r>
      </w:hyperlink>
      <w:r>
        <w:rPr>
          <w:rStyle w:val="HTMLCode"/>
          <w:color w:val="000000"/>
        </w:rPr>
        <w:t>); </w:t>
      </w:r>
      <w:r>
        <w:rPr>
          <w:rFonts w:ascii="Courier New" w:hAnsi="Courier New" w:cs="Courier New"/>
          <w:color w:val="000000"/>
          <w:sz w:val="20"/>
          <w:szCs w:val="20"/>
        </w:rPr>
        <w:br/>
      </w:r>
      <w:r>
        <w:rPr>
          <w:rStyle w:val="HTMLCode"/>
          <w:color w:val="000000"/>
        </w:rPr>
        <w:t>(*</w:t>
      </w:r>
    </w:p>
    <w:p w:rsidR="00BC0892" w:rsidRDefault="00BC0892" w:rsidP="00BC0892">
      <w:pPr>
        <w:pStyle w:val="note"/>
        <w:rPr>
          <w:color w:val="000000"/>
          <w:sz w:val="27"/>
          <w:szCs w:val="27"/>
        </w:rPr>
      </w:pPr>
      <w:r>
        <w:rPr>
          <w:color w:val="000000"/>
        </w:rPr>
        <w:lastRenderedPageBreak/>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BC0892" w:rsidTr="00BC0892">
        <w:trPr>
          <w:tblCellSpacing w:w="15" w:type="dxa"/>
        </w:trPr>
        <w:tc>
          <w:tcPr>
            <w:tcW w:w="3990" w:type="dxa"/>
            <w:vAlign w:val="center"/>
            <w:hideMark/>
          </w:tcPr>
          <w:p w:rsidR="00BC0892" w:rsidRDefault="00BC0892">
            <w:pPr>
              <w:rPr>
                <w:sz w:val="24"/>
                <w:szCs w:val="24"/>
              </w:rPr>
            </w:pPr>
            <w:r>
              <w:rPr>
                <w:b/>
                <w:bCs/>
                <w:sz w:val="20"/>
                <w:szCs w:val="20"/>
              </w:rPr>
              <w:t>Feature_and_connection_zone_mim</w:t>
            </w:r>
          </w:p>
        </w:tc>
        <w:tc>
          <w:tcPr>
            <w:tcW w:w="1905" w:type="dxa"/>
            <w:vAlign w:val="center"/>
            <w:hideMark/>
          </w:tcPr>
          <w:p w:rsidR="00BC0892" w:rsidRDefault="00BC0892">
            <w:r>
              <w:rPr>
                <w:sz w:val="20"/>
                <w:szCs w:val="20"/>
              </w:rPr>
              <w:t>ISO/TS 10303-1671</w:t>
            </w:r>
          </w:p>
        </w:tc>
      </w:tr>
      <w:tr w:rsidR="00BC0892" w:rsidTr="00BC0892">
        <w:trPr>
          <w:tblCellSpacing w:w="15" w:type="dxa"/>
        </w:trPr>
        <w:tc>
          <w:tcPr>
            <w:tcW w:w="3990" w:type="dxa"/>
            <w:vAlign w:val="center"/>
            <w:hideMark/>
          </w:tcPr>
          <w:p w:rsidR="00BC0892" w:rsidRDefault="00BC0892">
            <w:r>
              <w:rPr>
                <w:b/>
                <w:bCs/>
                <w:sz w:val="20"/>
                <w:szCs w:val="20"/>
              </w:rPr>
              <w:t>Generic_material_aspects_mim</w:t>
            </w:r>
          </w:p>
        </w:tc>
        <w:tc>
          <w:tcPr>
            <w:tcW w:w="1905" w:type="dxa"/>
            <w:vAlign w:val="center"/>
            <w:hideMark/>
          </w:tcPr>
          <w:p w:rsidR="00BC0892" w:rsidRDefault="00BC0892">
            <w:r>
              <w:rPr>
                <w:sz w:val="20"/>
                <w:szCs w:val="20"/>
              </w:rPr>
              <w:t>ISO/TS 10303-1681</w:t>
            </w:r>
          </w:p>
        </w:tc>
      </w:tr>
      <w:tr w:rsidR="00BC0892" w:rsidTr="00BC0892">
        <w:trPr>
          <w:tblCellSpacing w:w="15" w:type="dxa"/>
        </w:trPr>
        <w:tc>
          <w:tcPr>
            <w:tcW w:w="3990" w:type="dxa"/>
            <w:vAlign w:val="center"/>
            <w:hideMark/>
          </w:tcPr>
          <w:p w:rsidR="00BC0892" w:rsidRDefault="00BC0892">
            <w:r>
              <w:rPr>
                <w:b/>
                <w:bCs/>
                <w:sz w:val="20"/>
                <w:szCs w:val="20"/>
              </w:rPr>
              <w:t>Physical_component_feature_mim</w:t>
            </w:r>
          </w:p>
        </w:tc>
        <w:tc>
          <w:tcPr>
            <w:tcW w:w="1905" w:type="dxa"/>
            <w:vAlign w:val="center"/>
            <w:hideMark/>
          </w:tcPr>
          <w:p w:rsidR="00BC0892" w:rsidRDefault="00BC0892">
            <w:r>
              <w:rPr>
                <w:sz w:val="20"/>
                <w:szCs w:val="20"/>
              </w:rPr>
              <w:t>ISO/TS 10303-1721</w:t>
            </w:r>
          </w:p>
        </w:tc>
      </w:tr>
      <w:tr w:rsidR="00BC0892" w:rsidTr="00BC0892">
        <w:trPr>
          <w:tblCellSpacing w:w="15" w:type="dxa"/>
        </w:trPr>
        <w:tc>
          <w:tcPr>
            <w:tcW w:w="3990" w:type="dxa"/>
            <w:vAlign w:val="center"/>
            <w:hideMark/>
          </w:tcPr>
          <w:p w:rsidR="00BC0892" w:rsidRDefault="00BC0892">
            <w:r>
              <w:rPr>
                <w:b/>
                <w:bCs/>
                <w:sz w:val="20"/>
                <w:szCs w:val="20"/>
              </w:rPr>
              <w:t>Product_view_definition_reference_mim</w:t>
            </w:r>
          </w:p>
        </w:tc>
        <w:tc>
          <w:tcPr>
            <w:tcW w:w="1905" w:type="dxa"/>
            <w:vAlign w:val="center"/>
            <w:hideMark/>
          </w:tcPr>
          <w:p w:rsidR="00BC0892" w:rsidRDefault="00BC0892">
            <w:r>
              <w:rPr>
                <w:sz w:val="20"/>
                <w:szCs w:val="20"/>
              </w:rPr>
              <w:t>ISO/TS 10303-1823</w:t>
            </w:r>
          </w:p>
        </w:tc>
      </w:tr>
      <w:tr w:rsidR="00BC0892" w:rsidTr="00BC0892">
        <w:trPr>
          <w:tblCellSpacing w:w="15" w:type="dxa"/>
        </w:trPr>
        <w:tc>
          <w:tcPr>
            <w:tcW w:w="3990" w:type="dxa"/>
            <w:vAlign w:val="center"/>
            <w:hideMark/>
          </w:tcPr>
          <w:p w:rsidR="00BC0892" w:rsidRDefault="00BC0892">
            <w:r>
              <w:rPr>
                <w:b/>
                <w:bCs/>
                <w:sz w:val="20"/>
                <w:szCs w:val="20"/>
              </w:rPr>
              <w:t>Requirement_assignment_mim</w:t>
            </w:r>
          </w:p>
        </w:tc>
        <w:tc>
          <w:tcPr>
            <w:tcW w:w="1905" w:type="dxa"/>
            <w:vAlign w:val="center"/>
            <w:hideMark/>
          </w:tcPr>
          <w:p w:rsidR="00BC0892" w:rsidRDefault="00BC0892">
            <w:r>
              <w:rPr>
                <w:sz w:val="20"/>
                <w:szCs w:val="20"/>
              </w:rPr>
              <w:t>ISO/TS 10303-1233</w:t>
            </w:r>
          </w:p>
        </w:tc>
      </w:tr>
      <w:tr w:rsidR="00BC0892" w:rsidTr="00BC0892">
        <w:trPr>
          <w:tblCellSpacing w:w="15" w:type="dxa"/>
        </w:trPr>
        <w:tc>
          <w:tcPr>
            <w:tcW w:w="3990" w:type="dxa"/>
            <w:vAlign w:val="center"/>
            <w:hideMark/>
          </w:tcPr>
          <w:p w:rsidR="00BC0892" w:rsidRDefault="00BC0892">
            <w:r>
              <w:rPr>
                <w:b/>
                <w:bCs/>
                <w:sz w:val="20"/>
                <w:szCs w:val="20"/>
              </w:rPr>
              <w:t>product_property_definition_schema</w:t>
            </w:r>
          </w:p>
        </w:tc>
        <w:tc>
          <w:tcPr>
            <w:tcW w:w="1905" w:type="dxa"/>
            <w:vAlign w:val="center"/>
            <w:hideMark/>
          </w:tcPr>
          <w:p w:rsidR="00BC0892" w:rsidRDefault="00BC0892">
            <w:r>
              <w:rPr>
                <w:sz w:val="20"/>
                <w:szCs w:val="20"/>
              </w:rPr>
              <w:t>ISO 10303-41</w:t>
            </w:r>
          </w:p>
        </w:tc>
      </w:tr>
    </w:tbl>
    <w:p w:rsidR="00BC0892" w:rsidRDefault="00BC0892" w:rsidP="00BC0892">
      <w:pPr>
        <w:pStyle w:val="note"/>
        <w:rPr>
          <w:color w:val="000000"/>
          <w:sz w:val="27"/>
          <w:szCs w:val="27"/>
        </w:rPr>
      </w:pPr>
      <w:r>
        <w:rPr>
          <w:color w:val="000000"/>
        </w:rPr>
        <w:t>NOTE 2   See Annex </w:t>
      </w:r>
      <w:hyperlink r:id="rId12" w:history="1">
        <w:r>
          <w:rPr>
            <w:rStyle w:val="Hyperlink"/>
          </w:rPr>
          <w:t>D</w:t>
        </w:r>
      </w:hyperlink>
      <w:r>
        <w:rPr>
          <w:color w:val="000000"/>
        </w:rPr>
        <w:t>, Figures </w:t>
      </w:r>
      <w:hyperlink r:id="rId13" w:history="1">
        <w:r>
          <w:rPr>
            <w:rStyle w:val="Hyperlink"/>
          </w:rPr>
          <w:t>D.1</w:t>
        </w:r>
      </w:hyperlink>
      <w:r>
        <w:rPr>
          <w:color w:val="000000"/>
        </w:rPr>
        <w:t>and </w:t>
      </w:r>
      <w:hyperlink r:id="rId14" w:history="1">
        <w:r>
          <w:rPr>
            <w:rStyle w:val="Hyperlink"/>
          </w:rPr>
          <w:t>D.2</w:t>
        </w:r>
      </w:hyperlink>
      <w:r>
        <w:rPr>
          <w:color w:val="000000"/>
        </w:rPr>
        <w:t> for a graphical representation of this schema.</w:t>
      </w:r>
    </w:p>
    <w:p w:rsidR="00BC0892" w:rsidRDefault="00BC0892" w:rsidP="00BC0892">
      <w:pPr>
        <w:pStyle w:val="Heading2"/>
        <w:rPr>
          <w:color w:val="000000"/>
        </w:rPr>
      </w:pPr>
      <w:bookmarkStart w:id="3" w:name="types"/>
      <w:r>
        <w:rPr>
          <w:color w:val="000000"/>
        </w:rPr>
        <w:t>5.2.1 MIM type definitions</w:t>
      </w:r>
      <w:bookmarkEnd w:id="3"/>
    </w:p>
    <w:p w:rsidR="00BC0892" w:rsidRDefault="00BC0892" w:rsidP="00BC0892">
      <w:pPr>
        <w:pStyle w:val="NormalWeb"/>
        <w:rPr>
          <w:color w:val="000000"/>
          <w:sz w:val="27"/>
          <w:szCs w:val="27"/>
        </w:rPr>
      </w:pPr>
      <w:r>
        <w:rPr>
          <w:color w:val="000000"/>
          <w:sz w:val="27"/>
          <w:szCs w:val="27"/>
        </w:rPr>
        <w:t>This subclause specifies the MIM types for this application module. The MIM types and definitions are specified below.</w:t>
      </w:r>
    </w:p>
    <w:p w:rsidR="00BC0892" w:rsidRDefault="00BC0892" w:rsidP="00BC0892">
      <w:pPr>
        <w:pStyle w:val="Heading2"/>
        <w:rPr>
          <w:color w:val="000000"/>
        </w:rPr>
      </w:pPr>
      <w:bookmarkStart w:id="4" w:name="assembly_technology_mim.at_external_iden"/>
      <w:r>
        <w:rPr>
          <w:color w:val="000000"/>
        </w:rPr>
        <w:t>5.2.1.1 at_external_identification_item</w:t>
      </w:r>
      <w:bookmarkEnd w:id="4"/>
      <w:r>
        <w:rPr>
          <w:color w:val="000000"/>
        </w:rPr>
        <w:t>   </w:t>
      </w:r>
      <w:r>
        <w:rPr>
          <w:noProof/>
          <w:color w:val="0000FF"/>
          <w:lang w:eastAsia="en-GB"/>
        </w:rPr>
        <w:drawing>
          <wp:inline distT="0" distB="0" distL="0" distR="0">
            <wp:extent cx="180975" cy="209550"/>
            <wp:effectExtent l="0" t="0" r="9525" b="0"/>
            <wp:docPr id="14" name="Picture 14"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The </w:t>
      </w:r>
      <w:r>
        <w:rPr>
          <w:b/>
          <w:bCs/>
          <w:color w:val="000000"/>
          <w:sz w:val="27"/>
          <w:szCs w:val="27"/>
        </w:rPr>
        <w:t>at_external_identification_item</w:t>
      </w:r>
      <w:r>
        <w:rPr>
          <w:color w:val="000000"/>
          <w:sz w:val="27"/>
          <w:szCs w:val="27"/>
        </w:rPr>
        <w:t> type is an extension of the </w:t>
      </w:r>
      <w:hyperlink r:id="rId16" w:anchor="external_item_identification_assignment_mim.external_identification_item" w:history="1">
        <w:r>
          <w:rPr>
            <w:rStyle w:val="Hyperlink"/>
            <w:b/>
            <w:bCs/>
            <w:sz w:val="27"/>
            <w:szCs w:val="27"/>
          </w:rPr>
          <w:t>external_identification_item</w:t>
        </w:r>
      </w:hyperlink>
      <w:r>
        <w:rPr>
          <w:color w:val="000000"/>
          <w:sz w:val="27"/>
          <w:szCs w:val="27"/>
        </w:rPr>
        <w:t> type. It adds the data type </w:t>
      </w:r>
      <w:hyperlink r:id="rId17" w:anchor="assembly_technology_mim.assembly_bond_definition" w:history="1">
        <w:r>
          <w:rPr>
            <w:rStyle w:val="Hyperlink"/>
            <w:b/>
            <w:bCs/>
            <w:sz w:val="27"/>
            <w:szCs w:val="27"/>
          </w:rPr>
          <w:t>assembly_bond_definition</w:t>
        </w:r>
      </w:hyperlink>
      <w:r>
        <w:rPr>
          <w:color w:val="000000"/>
          <w:sz w:val="27"/>
          <w:szCs w:val="27"/>
        </w:rPr>
        <w:t> to the list of alternate data types.</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at_external_identification_item = SELECT BASED_ON </w:t>
      </w:r>
      <w:hyperlink r:id="rId18" w:anchor="external_item_identification_assignment_mi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9" w:anchor="assembly_technology_mi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BC0892" w:rsidRDefault="00BC0892" w:rsidP="00BC0892">
      <w:pPr>
        <w:pStyle w:val="Heading2"/>
        <w:rPr>
          <w:color w:val="000000"/>
        </w:rPr>
      </w:pPr>
      <w:bookmarkStart w:id="5" w:name="assembly_technology_mim.at_requirement_a"/>
      <w:r>
        <w:rPr>
          <w:color w:val="000000"/>
        </w:rPr>
        <w:t>5.2.1.2 at_requirement_assigned_item</w:t>
      </w:r>
      <w:bookmarkEnd w:id="5"/>
      <w:r>
        <w:rPr>
          <w:color w:val="000000"/>
        </w:rPr>
        <w:t>   </w:t>
      </w:r>
      <w:r>
        <w:rPr>
          <w:noProof/>
          <w:color w:val="0000FF"/>
          <w:lang w:eastAsia="en-GB"/>
        </w:rPr>
        <w:drawing>
          <wp:inline distT="0" distB="0" distL="0" distR="0">
            <wp:extent cx="180975" cy="209550"/>
            <wp:effectExtent l="0" t="0" r="9525" b="0"/>
            <wp:docPr id="13" name="Picture 13"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The </w:t>
      </w:r>
      <w:r>
        <w:rPr>
          <w:b/>
          <w:bCs/>
          <w:color w:val="000000"/>
          <w:sz w:val="27"/>
          <w:szCs w:val="27"/>
        </w:rPr>
        <w:t>at_requirement_assigned_item</w:t>
      </w:r>
      <w:r>
        <w:rPr>
          <w:color w:val="000000"/>
          <w:sz w:val="27"/>
          <w:szCs w:val="27"/>
        </w:rPr>
        <w:t> type is an extension of the </w:t>
      </w:r>
      <w:hyperlink r:id="rId20" w:anchor="requirement_assignment_mim.requirement_assigned_item" w:history="1">
        <w:r>
          <w:rPr>
            <w:rStyle w:val="Hyperlink"/>
            <w:b/>
            <w:bCs/>
            <w:sz w:val="27"/>
            <w:szCs w:val="27"/>
          </w:rPr>
          <w:t>requirement_assigned_item</w:t>
        </w:r>
      </w:hyperlink>
      <w:r>
        <w:rPr>
          <w:color w:val="000000"/>
          <w:sz w:val="27"/>
          <w:szCs w:val="27"/>
        </w:rPr>
        <w:t> type. It adds the data type </w:t>
      </w:r>
      <w:hyperlink r:id="rId21" w:anchor="assembly_technology_mim.assembly_joint" w:history="1">
        <w:r>
          <w:rPr>
            <w:rStyle w:val="Hyperlink"/>
            <w:b/>
            <w:bCs/>
            <w:sz w:val="27"/>
            <w:szCs w:val="27"/>
          </w:rPr>
          <w:t>assembly_joint</w:t>
        </w:r>
      </w:hyperlink>
      <w:r>
        <w:rPr>
          <w:color w:val="000000"/>
          <w:sz w:val="27"/>
          <w:szCs w:val="27"/>
        </w:rPr>
        <w:t> to the list of alternate data types.</w:t>
      </w:r>
    </w:p>
    <w:p w:rsidR="00BC0892" w:rsidRDefault="00BC0892" w:rsidP="00BC0892">
      <w:pPr>
        <w:pStyle w:val="NormalWeb"/>
        <w:rPr>
          <w:color w:val="000000"/>
          <w:sz w:val="27"/>
          <w:szCs w:val="27"/>
        </w:rPr>
      </w:pPr>
      <w:r>
        <w:rPr>
          <w:color w:val="000000"/>
          <w:sz w:val="27"/>
          <w:szCs w:val="27"/>
          <w:u w:val="single"/>
        </w:rPr>
        <w:lastRenderedPageBreak/>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at_requirement_assigned_item = SELECT BASED_ON </w:t>
      </w:r>
      <w:hyperlink r:id="rId22" w:anchor="requirement_assignment_mim.requirement_assigned_item" w:history="1">
        <w:r>
          <w:rPr>
            <w:rStyle w:val="Hyperlink"/>
            <w:rFonts w:ascii="Courier New" w:hAnsi="Courier New" w:cs="Courier New"/>
            <w:sz w:val="20"/>
            <w:szCs w:val="20"/>
          </w:rPr>
          <w:t>requirement_assigned_item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3" w:anchor="assembly_technology_mi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BC0892" w:rsidRDefault="00BC0892" w:rsidP="00BC0892">
      <w:pPr>
        <w:pStyle w:val="Heading2"/>
        <w:rPr>
          <w:color w:val="000000"/>
        </w:rPr>
      </w:pPr>
      <w:bookmarkStart w:id="6" w:name="entities"/>
      <w:r>
        <w:rPr>
          <w:color w:val="000000"/>
        </w:rPr>
        <w:t>5.2.2 MIM entity definitions</w:t>
      </w:r>
      <w:bookmarkEnd w:id="6"/>
    </w:p>
    <w:p w:rsidR="00BC0892" w:rsidRDefault="00BC0892" w:rsidP="00BC0892">
      <w:pPr>
        <w:pStyle w:val="NormalWeb"/>
        <w:rPr>
          <w:color w:val="000000"/>
          <w:sz w:val="27"/>
          <w:szCs w:val="27"/>
        </w:rPr>
      </w:pPr>
      <w:r>
        <w:rPr>
          <w:color w:val="000000"/>
          <w:sz w:val="27"/>
          <w:szCs w:val="27"/>
        </w:rPr>
        <w:t>This subclause specifies the MIM entities for this module. The MIM entities and definitions are specified below.</w:t>
      </w:r>
    </w:p>
    <w:p w:rsidR="00BC0892" w:rsidRDefault="00BC0892" w:rsidP="00BC0892">
      <w:pPr>
        <w:pStyle w:val="Heading2"/>
        <w:rPr>
          <w:color w:val="000000"/>
        </w:rPr>
      </w:pPr>
      <w:r>
        <w:rPr>
          <w:color w:val="000000"/>
        </w:rPr>
        <w:t>5.2.2.1 assembly_bond_definition   </w:t>
      </w:r>
      <w:r>
        <w:rPr>
          <w:noProof/>
          <w:color w:val="0000FF"/>
          <w:lang w:eastAsia="en-GB"/>
        </w:rPr>
        <w:drawing>
          <wp:inline distT="0" distB="0" distL="0" distR="0">
            <wp:extent cx="180975" cy="209550"/>
            <wp:effectExtent l="0" t="0" r="9525" b="0"/>
            <wp:docPr id="12" name="Picture 12"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An </w:t>
      </w:r>
      <w:r>
        <w:rPr>
          <w:b/>
          <w:bCs/>
          <w:color w:val="000000"/>
          <w:sz w:val="27"/>
          <w:szCs w:val="27"/>
        </w:rPr>
        <w:t>assembly_bond_definition</w:t>
      </w:r>
      <w:r>
        <w:rPr>
          <w:color w:val="000000"/>
          <w:sz w:val="27"/>
          <w:szCs w:val="27"/>
        </w:rPr>
        <w:t> is a type of </w:t>
      </w:r>
      <w:hyperlink r:id="rId24" w:anchor="product_property_definition_schema.shape_aspect" w:history="1">
        <w:r>
          <w:rPr>
            <w:rStyle w:val="Hyperlink"/>
            <w:b/>
            <w:bCs/>
            <w:sz w:val="27"/>
            <w:szCs w:val="27"/>
          </w:rPr>
          <w:t>shape_aspect</w:t>
        </w:r>
      </w:hyperlink>
      <w:r>
        <w:rPr>
          <w:color w:val="000000"/>
          <w:sz w:val="27"/>
          <w:szCs w:val="27"/>
        </w:rPr>
        <w:t> that implements the ARM concept of </w:t>
      </w:r>
      <w:hyperlink r:id="rId25" w:anchor="assembly_technology_arm.assembly_bond_definition" w:history="1">
        <w:r>
          <w:rPr>
            <w:rStyle w:val="Hyperlink"/>
            <w:b/>
            <w:bCs/>
            <w:sz w:val="27"/>
            <w:szCs w:val="27"/>
          </w:rPr>
          <w:t>Assembly_bond_definition</w:t>
        </w:r>
      </w:hyperlink>
      <w:r>
        <w:rPr>
          <w:color w:val="000000"/>
          <w:sz w:val="27"/>
          <w:szCs w:val="27"/>
        </w:rPr>
        <w:t>. An </w:t>
      </w:r>
      <w:r>
        <w:rPr>
          <w:b/>
          <w:bCs/>
          <w:color w:val="000000"/>
          <w:sz w:val="27"/>
          <w:szCs w:val="27"/>
        </w:rPr>
        <w:t>assembly_bond_definition</w:t>
      </w:r>
      <w:ins w:id="7" w:author="Sapp (US), Brandon" w:date="2019-03-20T11:58:00Z">
        <w:r w:rsidR="00A844DD">
          <w:rPr>
            <w:b/>
            <w:bCs/>
            <w:color w:val="000000"/>
            <w:sz w:val="27"/>
            <w:szCs w:val="27"/>
          </w:rPr>
          <w:t xml:space="preserve"> </w:t>
        </w:r>
      </w:ins>
      <w:r>
        <w:rPr>
          <w:color w:val="000000"/>
          <w:sz w:val="27"/>
          <w:szCs w:val="27"/>
        </w:rPr>
        <w:t xml:space="preserve">defines a joint that uses </w:t>
      </w:r>
      <w:ins w:id="8" w:author="Sapp (US), Brandon" w:date="2019-03-20T11:58:00Z">
        <w:r w:rsidR="00A844DD">
          <w:rPr>
            <w:color w:val="000000"/>
            <w:sz w:val="27"/>
            <w:szCs w:val="27"/>
          </w:rPr>
          <w:t xml:space="preserve">a </w:t>
        </w:r>
      </w:ins>
      <w:r>
        <w:rPr>
          <w:color w:val="000000"/>
          <w:sz w:val="27"/>
          <w:szCs w:val="27"/>
        </w:rPr>
        <w:t>material to bond together portions of the assembly.</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assembly_bond_definition</w:t>
      </w:r>
      <w:r>
        <w:rPr>
          <w:rFonts w:ascii="Courier New" w:hAnsi="Courier New" w:cs="Courier New"/>
          <w:color w:val="000000"/>
          <w:sz w:val="20"/>
          <w:szCs w:val="20"/>
        </w:rPr>
        <w:br/>
      </w:r>
      <w:r>
        <w:rPr>
          <w:rStyle w:val="HTMLCode"/>
          <w:color w:val="000000"/>
        </w:rPr>
        <w:t>  SUBTYPE OF (</w:t>
      </w:r>
      <w:hyperlink r:id="rId26"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SELF\shape_aspect.name;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pStyle w:val="NormalWeb"/>
        <w:rPr>
          <w:color w:val="000000"/>
          <w:sz w:val="27"/>
          <w:szCs w:val="27"/>
        </w:rPr>
      </w:pPr>
      <w:r>
        <w:rPr>
          <w:color w:val="000000"/>
          <w:sz w:val="27"/>
          <w:szCs w:val="27"/>
          <w:u w:val="single"/>
        </w:rPr>
        <w:t>Formal propositions:</w:t>
      </w:r>
    </w:p>
    <w:p w:rsidR="00BC0892" w:rsidRDefault="00BC0892" w:rsidP="00BC0892">
      <w:pPr>
        <w:pStyle w:val="expressdescription"/>
        <w:rPr>
          <w:color w:val="000000"/>
          <w:sz w:val="27"/>
          <w:szCs w:val="27"/>
        </w:rPr>
      </w:pPr>
      <w:bookmarkStart w:id="9" w:name="assembly_technology_mim.assembly_bond_de"/>
      <w:r>
        <w:rPr>
          <w:b/>
          <w:bCs/>
          <w:color w:val="000000"/>
          <w:sz w:val="27"/>
          <w:szCs w:val="27"/>
        </w:rPr>
        <w:t>UR1: </w:t>
      </w:r>
      <w:bookmarkEnd w:id="9"/>
      <w:r>
        <w:rPr>
          <w:color w:val="000000"/>
          <w:sz w:val="27"/>
          <w:szCs w:val="27"/>
        </w:rPr>
        <w:t>The </w:t>
      </w:r>
      <w:hyperlink r:id="rId27" w:anchor="product_property_definition_schema.shape_aspect.name" w:history="1">
        <w:r>
          <w:rPr>
            <w:rStyle w:val="Hyperlink"/>
            <w:b/>
            <w:bCs/>
            <w:sz w:val="27"/>
            <w:szCs w:val="27"/>
          </w:rPr>
          <w:t>name</w:t>
        </w:r>
      </w:hyperlink>
      <w:r>
        <w:rPr>
          <w:color w:val="000000"/>
          <w:sz w:val="27"/>
          <w:szCs w:val="27"/>
        </w:rPr>
        <w:t> shall be unique within a population of </w:t>
      </w:r>
      <w:r>
        <w:rPr>
          <w:b/>
          <w:bCs/>
          <w:color w:val="000000"/>
          <w:sz w:val="27"/>
          <w:szCs w:val="27"/>
        </w:rPr>
        <w:t>assembly_bond_definition</w:t>
      </w:r>
      <w:r>
        <w:rPr>
          <w:color w:val="000000"/>
          <w:sz w:val="27"/>
          <w:szCs w:val="27"/>
        </w:rPr>
        <w:t>.</w:t>
      </w:r>
    </w:p>
    <w:p w:rsidR="00BC0892" w:rsidRDefault="00BC0892" w:rsidP="00BC0892">
      <w:pPr>
        <w:pStyle w:val="Heading2"/>
        <w:rPr>
          <w:color w:val="000000"/>
        </w:rPr>
      </w:pPr>
      <w:bookmarkStart w:id="10" w:name="assembly_technology_mim.assembly_joint"/>
      <w:r>
        <w:rPr>
          <w:color w:val="000000"/>
        </w:rPr>
        <w:t>5.2.2.2 assembly_joint</w:t>
      </w:r>
      <w:bookmarkEnd w:id="10"/>
      <w:r>
        <w:rPr>
          <w:color w:val="000000"/>
        </w:rPr>
        <w:t>   </w:t>
      </w:r>
      <w:r>
        <w:rPr>
          <w:noProof/>
          <w:color w:val="0000FF"/>
          <w:lang w:eastAsia="en-GB"/>
        </w:rPr>
        <w:drawing>
          <wp:inline distT="0" distB="0" distL="0" distR="0">
            <wp:extent cx="180975" cy="209550"/>
            <wp:effectExtent l="0" t="0" r="9525" b="0"/>
            <wp:docPr id="11" name="Picture 11"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An </w:t>
      </w:r>
      <w:r>
        <w:rPr>
          <w:b/>
          <w:bCs/>
          <w:color w:val="000000"/>
          <w:sz w:val="27"/>
          <w:szCs w:val="27"/>
        </w:rPr>
        <w:t>assembly_joint</w:t>
      </w:r>
      <w:r>
        <w:rPr>
          <w:color w:val="000000"/>
          <w:sz w:val="27"/>
          <w:szCs w:val="27"/>
        </w:rPr>
        <w:t> is a type of </w:t>
      </w:r>
      <w:hyperlink r:id="rId28" w:anchor="component_feature_mim.component_feature_joint" w:history="1">
        <w:r>
          <w:rPr>
            <w:rStyle w:val="Hyperlink"/>
            <w:b/>
            <w:bCs/>
            <w:sz w:val="27"/>
            <w:szCs w:val="27"/>
          </w:rPr>
          <w:t>component_feature_joint</w:t>
        </w:r>
      </w:hyperlink>
      <w:r>
        <w:rPr>
          <w:color w:val="000000"/>
          <w:sz w:val="27"/>
          <w:szCs w:val="27"/>
        </w:rPr>
        <w:t> that implements the ARM concepts of:</w:t>
      </w:r>
    </w:p>
    <w:p w:rsidR="00BC0892" w:rsidRDefault="00A844DD" w:rsidP="00BC0892">
      <w:pPr>
        <w:numPr>
          <w:ilvl w:val="0"/>
          <w:numId w:val="4"/>
        </w:numPr>
        <w:spacing w:before="100" w:beforeAutospacing="1" w:after="100" w:afterAutospacing="1" w:line="240" w:lineRule="auto"/>
        <w:rPr>
          <w:color w:val="000000"/>
          <w:sz w:val="27"/>
          <w:szCs w:val="27"/>
        </w:rPr>
      </w:pPr>
      <w:hyperlink r:id="rId29" w:anchor="assembly_technology_arm.assembly_joint" w:history="1">
        <w:r w:rsidR="00BC0892">
          <w:rPr>
            <w:rStyle w:val="Hyperlink"/>
            <w:b/>
            <w:bCs/>
            <w:sz w:val="27"/>
            <w:szCs w:val="27"/>
          </w:rPr>
          <w:t>Assembly_joint</w:t>
        </w:r>
      </w:hyperlink>
      <w:r w:rsidR="00BC0892">
        <w:rPr>
          <w:color w:val="000000"/>
          <w:sz w:val="27"/>
          <w:szCs w:val="27"/>
        </w:rPr>
        <w:t>;</w:t>
      </w:r>
    </w:p>
    <w:p w:rsidR="00BC0892" w:rsidRDefault="00A844DD" w:rsidP="00BC0892">
      <w:pPr>
        <w:numPr>
          <w:ilvl w:val="0"/>
          <w:numId w:val="4"/>
        </w:numPr>
        <w:spacing w:before="100" w:beforeAutospacing="1" w:after="100" w:afterAutospacing="1" w:line="240" w:lineRule="auto"/>
        <w:rPr>
          <w:color w:val="000000"/>
          <w:sz w:val="27"/>
          <w:szCs w:val="27"/>
        </w:rPr>
      </w:pPr>
      <w:hyperlink r:id="rId30" w:anchor="assembly_technology_arm.assembled_with_bonding" w:history="1">
        <w:r w:rsidR="00BC0892">
          <w:rPr>
            <w:rStyle w:val="Hyperlink"/>
            <w:b/>
            <w:bCs/>
            <w:sz w:val="27"/>
            <w:szCs w:val="27"/>
          </w:rPr>
          <w:t>Assembled_with_bonding</w:t>
        </w:r>
      </w:hyperlink>
      <w:r w:rsidR="00BC0892">
        <w:rPr>
          <w:color w:val="000000"/>
          <w:sz w:val="27"/>
          <w:szCs w:val="27"/>
        </w:rPr>
        <w:t>;</w:t>
      </w:r>
    </w:p>
    <w:p w:rsidR="00BC0892" w:rsidRDefault="00A844DD" w:rsidP="00BC0892">
      <w:pPr>
        <w:numPr>
          <w:ilvl w:val="0"/>
          <w:numId w:val="4"/>
        </w:numPr>
        <w:spacing w:before="100" w:beforeAutospacing="1" w:after="100" w:afterAutospacing="1" w:line="240" w:lineRule="auto"/>
        <w:rPr>
          <w:color w:val="000000"/>
          <w:sz w:val="27"/>
          <w:szCs w:val="27"/>
        </w:rPr>
      </w:pPr>
      <w:hyperlink r:id="rId31" w:anchor="assembly_technology_arm.assembled_with_fasteners" w:history="1">
        <w:r w:rsidR="00BC0892">
          <w:rPr>
            <w:rStyle w:val="Hyperlink"/>
            <w:b/>
            <w:bCs/>
            <w:sz w:val="27"/>
            <w:szCs w:val="27"/>
          </w:rPr>
          <w:t>Assembled_with_fasteners</w:t>
        </w:r>
      </w:hyperlink>
      <w:r w:rsidR="00BC0892">
        <w:rPr>
          <w:color w:val="000000"/>
          <w:sz w:val="27"/>
          <w:szCs w:val="27"/>
        </w:rPr>
        <w:t>.</w:t>
      </w:r>
    </w:p>
    <w:p w:rsidR="00BC0892" w:rsidRDefault="00BC0892" w:rsidP="00BC0892">
      <w:pPr>
        <w:spacing w:after="0"/>
        <w:rPr>
          <w:sz w:val="24"/>
          <w:szCs w:val="24"/>
        </w:rPr>
      </w:pPr>
      <w:r>
        <w:rPr>
          <w:color w:val="000000"/>
          <w:sz w:val="27"/>
          <w:szCs w:val="27"/>
        </w:rPr>
        <w:lastRenderedPageBreak/>
        <w:t>An </w:t>
      </w:r>
      <w:r>
        <w:rPr>
          <w:b/>
          <w:bCs/>
          <w:color w:val="000000"/>
          <w:sz w:val="27"/>
          <w:szCs w:val="27"/>
        </w:rPr>
        <w:t>assembly_joint</w:t>
      </w:r>
      <w:r>
        <w:rPr>
          <w:color w:val="000000"/>
          <w:sz w:val="27"/>
          <w:szCs w:val="27"/>
        </w:rPr>
        <w:t> is the result of a physical connection between two components in the assembly. The order shall be inferred from the use of relating and related attributes on </w:t>
      </w:r>
      <w:hyperlink r:id="rId32" w:anchor="product_property_definition_schema.shape_aspect_relationship" w:history="1">
        <w:r>
          <w:rPr>
            <w:rStyle w:val="Hyperlink"/>
            <w:b/>
            <w:bCs/>
            <w:sz w:val="27"/>
            <w:szCs w:val="27"/>
          </w:rPr>
          <w:t>shape_aspect_relationship</w:t>
        </w:r>
      </w:hyperlink>
      <w:r>
        <w:rPr>
          <w:color w:val="000000"/>
          <w:sz w:val="27"/>
          <w:szCs w:val="27"/>
        </w:rPr>
        <w:t>.</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assembly_joint</w:t>
      </w:r>
      <w:r>
        <w:rPr>
          <w:rFonts w:ascii="Courier New" w:hAnsi="Courier New" w:cs="Courier New"/>
          <w:color w:val="000000"/>
          <w:sz w:val="20"/>
          <w:szCs w:val="20"/>
        </w:rPr>
        <w:br/>
      </w:r>
      <w:r>
        <w:rPr>
          <w:rStyle w:val="HTMLCode"/>
          <w:color w:val="000000"/>
        </w:rPr>
        <w:t>  SUBTYPE OF (</w:t>
      </w:r>
      <w:hyperlink r:id="rId33" w:anchor="component_feature_mim.component_feature_joint" w:history="1">
        <w:r>
          <w:rPr>
            <w:rStyle w:val="Hyperlink"/>
            <w:rFonts w:ascii="Courier New" w:hAnsi="Courier New" w:cs="Courier New"/>
            <w:sz w:val="20"/>
            <w:szCs w:val="20"/>
          </w:rPr>
          <w:t>component_feature_joint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acyclic_shape_aspect_relationship(SELF, [SELF\shape_aspect_relationship.related_shape_aspect], 'ASSEMBLY_TECHNOLOGY_MIM.'+ 'ASSEMBLY_JOINT');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pStyle w:val="NormalWeb"/>
        <w:rPr>
          <w:color w:val="000000"/>
          <w:sz w:val="27"/>
          <w:szCs w:val="27"/>
        </w:rPr>
      </w:pPr>
      <w:r>
        <w:rPr>
          <w:color w:val="000000"/>
          <w:sz w:val="27"/>
          <w:szCs w:val="27"/>
          <w:u w:val="single"/>
        </w:rPr>
        <w:t>Formal propositions:</w:t>
      </w:r>
    </w:p>
    <w:p w:rsidR="00BC0892" w:rsidRDefault="00BC0892" w:rsidP="00BC0892">
      <w:pPr>
        <w:pStyle w:val="expressdescription"/>
        <w:rPr>
          <w:color w:val="000000"/>
          <w:sz w:val="27"/>
          <w:szCs w:val="27"/>
        </w:rPr>
      </w:pPr>
      <w:bookmarkStart w:id="11" w:name="assembly_technology_mim.assembly_joint.w"/>
      <w:r>
        <w:rPr>
          <w:b/>
          <w:bCs/>
          <w:color w:val="000000"/>
          <w:sz w:val="27"/>
          <w:szCs w:val="27"/>
        </w:rPr>
        <w:t>WR1: </w:t>
      </w:r>
      <w:bookmarkEnd w:id="11"/>
      <w:r>
        <w:rPr>
          <w:color w:val="000000"/>
          <w:sz w:val="27"/>
          <w:szCs w:val="27"/>
        </w:rPr>
        <w:t>The </w:t>
      </w:r>
      <w:r>
        <w:rPr>
          <w:b/>
          <w:bCs/>
          <w:color w:val="000000"/>
          <w:sz w:val="27"/>
          <w:szCs w:val="27"/>
        </w:rPr>
        <w:t>assembly_joint</w:t>
      </w:r>
      <w:r>
        <w:rPr>
          <w:color w:val="000000"/>
          <w:sz w:val="27"/>
          <w:szCs w:val="27"/>
        </w:rPr>
        <w:t> shall have a </w:t>
      </w:r>
      <w:hyperlink r:id="rId34" w:anchor="product_property_definition_schema.shape_aspect_relationship.relating_shape_aspect" w:history="1">
        <w:r>
          <w:rPr>
            <w:rStyle w:val="Hyperlink"/>
            <w:b/>
            <w:bCs/>
            <w:sz w:val="27"/>
            <w:szCs w:val="27"/>
          </w:rPr>
          <w:t>relating_shape_aspect</w:t>
        </w:r>
      </w:hyperlink>
      <w:r>
        <w:rPr>
          <w:color w:val="000000"/>
          <w:sz w:val="27"/>
          <w:szCs w:val="27"/>
        </w:rPr>
        <w:t> that references either a </w:t>
      </w:r>
      <w:hyperlink r:id="rId35" w:anchor="component_feature_mim.component_terminal" w:history="1">
        <w:r>
          <w:rPr>
            <w:rStyle w:val="Hyperlink"/>
            <w:b/>
            <w:bCs/>
            <w:sz w:val="27"/>
            <w:szCs w:val="27"/>
          </w:rPr>
          <w:t>component_terminal</w:t>
        </w:r>
      </w:hyperlink>
      <w:r>
        <w:rPr>
          <w:color w:val="000000"/>
          <w:sz w:val="27"/>
          <w:szCs w:val="27"/>
        </w:rPr>
        <w:t> with a description of 'assembly module component terminal', 'bare die component terminal', 'interconnect component join terminal', 'interconnect module component terminal', 'package terminal occurrence', or 'packaged component join terminal', or a </w:t>
      </w:r>
      <w:hyperlink r:id="rId36" w:anchor="interface_component_mim.physical_component_interface_terminal" w:history="1">
        <w:r>
          <w:rPr>
            <w:rStyle w:val="Hyperlink"/>
            <w:b/>
            <w:bCs/>
            <w:sz w:val="27"/>
            <w:szCs w:val="27"/>
          </w:rPr>
          <w:t>physical_component_interface_terminal</w:t>
        </w:r>
      </w:hyperlink>
      <w:r>
        <w:rPr>
          <w:color w:val="000000"/>
          <w:sz w:val="27"/>
          <w:szCs w:val="27"/>
        </w:rPr>
        <w:t> or a </w:t>
      </w:r>
      <w:hyperlink r:id="rId37" w:anchor="assembly_module_design_mim.component_mounting_feature" w:history="1">
        <w:r>
          <w:rPr>
            <w:rStyle w:val="Hyperlink"/>
            <w:b/>
            <w:bCs/>
            <w:sz w:val="27"/>
            <w:szCs w:val="27"/>
          </w:rPr>
          <w:t>component_mounting_feature</w:t>
        </w:r>
      </w:hyperlink>
      <w:r>
        <w:rPr>
          <w:color w:val="000000"/>
          <w:sz w:val="27"/>
          <w:szCs w:val="27"/>
        </w:rPr>
        <w:t> or an</w:t>
      </w:r>
      <w:ins w:id="12" w:author="Sapp (US), Brandon" w:date="2019-03-20T11:59:00Z">
        <w:r w:rsidR="00A844DD">
          <w:rPr>
            <w:color w:val="000000"/>
            <w:sz w:val="27"/>
            <w:szCs w:val="27"/>
          </w:rPr>
          <w:t xml:space="preserve"> </w:t>
        </w:r>
      </w:ins>
      <w:bookmarkStart w:id="13" w:name="_GoBack"/>
      <w:bookmarkEnd w:id="13"/>
      <w:r w:rsidR="00A844DD">
        <w:rPr>
          <w:rStyle w:val="Hyperlink"/>
          <w:b/>
          <w:bCs/>
          <w:sz w:val="27"/>
          <w:szCs w:val="27"/>
        </w:rPr>
        <w:fldChar w:fldCharType="begin"/>
      </w:r>
      <w:r w:rsidR="00A844DD">
        <w:rPr>
          <w:rStyle w:val="Hyperlink"/>
          <w:b/>
          <w:bCs/>
          <w:sz w:val="27"/>
          <w:szCs w:val="27"/>
        </w:rPr>
        <w:instrText xml:space="preserve"> HYPERLINK "file:///C:\\Users\\bus40</w:instrText>
      </w:r>
      <w:r w:rsidR="00A844DD">
        <w:rPr>
          <w:rStyle w:val="Hyperlink"/>
          <w:b/>
          <w:bCs/>
          <w:sz w:val="27"/>
          <w:szCs w:val="27"/>
        </w:rPr>
        <w:instrText xml:space="preserve">05\\Downloads\\CR_FDIS_3_20190311_draft\\CR_FDIS_3\\part1000\\data\\modules\\assembly_module_with_interconnect_component\\sys\\5_mim.htm" \l "assembly_module_with_interconnect_component_mim.interconnect_module_component_surface_feature" </w:instrText>
      </w:r>
      <w:r w:rsidR="00A844DD">
        <w:rPr>
          <w:rStyle w:val="Hyperlink"/>
          <w:b/>
          <w:bCs/>
          <w:sz w:val="27"/>
          <w:szCs w:val="27"/>
        </w:rPr>
        <w:fldChar w:fldCharType="separate"/>
      </w:r>
      <w:r>
        <w:rPr>
          <w:rStyle w:val="Hyperlink"/>
          <w:b/>
          <w:bCs/>
          <w:sz w:val="27"/>
          <w:szCs w:val="27"/>
        </w:rPr>
        <w:t>interconnect_module_component_surface_feature</w:t>
      </w:r>
      <w:r w:rsidR="00A844DD">
        <w:rPr>
          <w:rStyle w:val="Hyperlink"/>
          <w:b/>
          <w:bCs/>
          <w:sz w:val="27"/>
          <w:szCs w:val="27"/>
        </w:rPr>
        <w:fldChar w:fldCharType="end"/>
      </w:r>
      <w:r>
        <w:rPr>
          <w:color w:val="000000"/>
          <w:sz w:val="27"/>
          <w:szCs w:val="27"/>
        </w:rPr>
        <w:t>.</w:t>
      </w:r>
    </w:p>
    <w:p w:rsidR="00BC0892" w:rsidRDefault="00BC0892" w:rsidP="00BC0892">
      <w:pPr>
        <w:pStyle w:val="Heading2"/>
        <w:rPr>
          <w:color w:val="000000"/>
        </w:rPr>
      </w:pPr>
      <w:r>
        <w:rPr>
          <w:color w:val="000000"/>
        </w:rPr>
        <w:t>5.2.2.3 component_mating_constraint_condition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 </w:t>
      </w:r>
      <w:r>
        <w:rPr>
          <w:b/>
          <w:bCs/>
          <w:color w:val="000000"/>
          <w:sz w:val="27"/>
          <w:szCs w:val="27"/>
        </w:rPr>
        <w:t>component_mating_constraint_condition</w:t>
      </w:r>
      <w:r>
        <w:rPr>
          <w:color w:val="000000"/>
          <w:sz w:val="27"/>
          <w:szCs w:val="27"/>
        </w:rPr>
        <w:t> is a type of </w:t>
      </w:r>
      <w:hyperlink r:id="rId38" w:anchor="product_property_definition_schema.shape_aspect" w:history="1">
        <w:r>
          <w:rPr>
            <w:rStyle w:val="Hyperlink"/>
            <w:b/>
            <w:bCs/>
            <w:sz w:val="27"/>
            <w:szCs w:val="27"/>
          </w:rPr>
          <w:t>shape_aspect</w:t>
        </w:r>
      </w:hyperlink>
      <w:r>
        <w:rPr>
          <w:color w:val="000000"/>
          <w:sz w:val="27"/>
          <w:szCs w:val="27"/>
        </w:rPr>
        <w:t> that implements the ARM concept of </w:t>
      </w:r>
      <w:hyperlink r:id="rId39" w:anchor="assembly_technology_arm.component_mating_constraint_condition" w:history="1">
        <w:r>
          <w:rPr>
            <w:rStyle w:val="Hyperlink"/>
            <w:b/>
            <w:bCs/>
            <w:sz w:val="27"/>
            <w:szCs w:val="27"/>
          </w:rPr>
          <w:t>Component_mating_constraint_condition</w:t>
        </w:r>
      </w:hyperlink>
      <w:r>
        <w:rPr>
          <w:color w:val="000000"/>
          <w:sz w:val="27"/>
          <w:szCs w:val="27"/>
        </w:rPr>
        <w:t>.</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component_mating_constraint_condition</w:t>
      </w:r>
      <w:r>
        <w:rPr>
          <w:rFonts w:ascii="Courier New" w:hAnsi="Courier New" w:cs="Courier New"/>
          <w:color w:val="000000"/>
          <w:sz w:val="20"/>
          <w:szCs w:val="20"/>
        </w:rPr>
        <w:br/>
      </w:r>
      <w:r>
        <w:rPr>
          <w:rStyle w:val="HTMLCode"/>
          <w:color w:val="000000"/>
        </w:rPr>
        <w:t>  SUBTYPE OF (</w:t>
      </w:r>
      <w:hyperlink r:id="rId40"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SELF\shape_aspect.name, SELF\shape_aspect.of_shape;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pStyle w:val="NormalWeb"/>
        <w:rPr>
          <w:color w:val="000000"/>
          <w:sz w:val="27"/>
          <w:szCs w:val="27"/>
        </w:rPr>
      </w:pPr>
      <w:r>
        <w:rPr>
          <w:color w:val="000000"/>
          <w:sz w:val="27"/>
          <w:szCs w:val="27"/>
          <w:u w:val="single"/>
        </w:rPr>
        <w:t>Formal propositions:</w:t>
      </w:r>
    </w:p>
    <w:p w:rsidR="00BC0892" w:rsidRDefault="00BC0892" w:rsidP="00BC0892">
      <w:pPr>
        <w:pStyle w:val="expressdescription"/>
        <w:rPr>
          <w:color w:val="000000"/>
          <w:sz w:val="27"/>
          <w:szCs w:val="27"/>
        </w:rPr>
      </w:pPr>
      <w:bookmarkStart w:id="14" w:name="assembly_technology_mim.component_mating"/>
      <w:r>
        <w:rPr>
          <w:b/>
          <w:bCs/>
          <w:color w:val="000000"/>
          <w:sz w:val="27"/>
          <w:szCs w:val="27"/>
        </w:rPr>
        <w:lastRenderedPageBreak/>
        <w:t>UR1: </w:t>
      </w:r>
      <w:bookmarkEnd w:id="14"/>
      <w:r>
        <w:rPr>
          <w:color w:val="000000"/>
          <w:sz w:val="27"/>
          <w:szCs w:val="27"/>
        </w:rPr>
        <w:t>The combination of </w:t>
      </w:r>
      <w:hyperlink r:id="rId41" w:anchor="product_property_definition_schema.shape_aspect.name" w:history="1">
        <w:r>
          <w:rPr>
            <w:rStyle w:val="Hyperlink"/>
            <w:b/>
            <w:bCs/>
            <w:sz w:val="27"/>
            <w:szCs w:val="27"/>
          </w:rPr>
          <w:t>name</w:t>
        </w:r>
      </w:hyperlink>
      <w:r>
        <w:rPr>
          <w:color w:val="000000"/>
          <w:sz w:val="27"/>
          <w:szCs w:val="27"/>
        </w:rPr>
        <w:t> and </w:t>
      </w:r>
      <w:hyperlink r:id="rId42" w:anchor="product_property_definition_schema.shape_aspect.of_shape" w:history="1">
        <w:r>
          <w:rPr>
            <w:rStyle w:val="Hyperlink"/>
            <w:b/>
            <w:bCs/>
            <w:sz w:val="27"/>
            <w:szCs w:val="27"/>
          </w:rPr>
          <w:t>of_shape</w:t>
        </w:r>
      </w:hyperlink>
      <w:r>
        <w:rPr>
          <w:color w:val="000000"/>
          <w:sz w:val="27"/>
          <w:szCs w:val="27"/>
        </w:rPr>
        <w:t> shall be unique within a population of </w:t>
      </w:r>
      <w:r>
        <w:rPr>
          <w:b/>
          <w:bCs/>
          <w:color w:val="000000"/>
          <w:sz w:val="27"/>
          <w:szCs w:val="27"/>
        </w:rPr>
        <w:t>component_mating_constraint_condition</w:t>
      </w:r>
      <w:r>
        <w:rPr>
          <w:color w:val="000000"/>
          <w:sz w:val="27"/>
          <w:szCs w:val="27"/>
        </w:rPr>
        <w:t>.</w:t>
      </w:r>
    </w:p>
    <w:p w:rsidR="00BC0892" w:rsidRDefault="00BC0892" w:rsidP="00BC0892">
      <w:pPr>
        <w:pStyle w:val="Heading2"/>
        <w:rPr>
          <w:color w:val="000000"/>
        </w:rPr>
      </w:pPr>
      <w:bookmarkStart w:id="15" w:name="assembly_technology_mim.connection_zone_"/>
      <w:r>
        <w:rPr>
          <w:color w:val="000000"/>
        </w:rPr>
        <w:t>5.2.2.4 connection_zone_based_assembly_joint</w:t>
      </w:r>
      <w:bookmarkEnd w:id="15"/>
      <w:r>
        <w:rPr>
          <w:color w:val="000000"/>
        </w:rPr>
        <w:t>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 </w:t>
      </w:r>
      <w:r>
        <w:rPr>
          <w:b/>
          <w:bCs/>
          <w:color w:val="000000"/>
          <w:sz w:val="27"/>
          <w:szCs w:val="27"/>
        </w:rPr>
        <w:t>connection_zone_based_assembly_joint</w:t>
      </w:r>
      <w:r>
        <w:rPr>
          <w:color w:val="000000"/>
          <w:sz w:val="27"/>
          <w:szCs w:val="27"/>
        </w:rPr>
        <w:t> is a type of </w:t>
      </w:r>
      <w:hyperlink r:id="rId43" w:anchor="assembly_technology_mim.assembly_joint" w:history="1">
        <w:r>
          <w:rPr>
            <w:rStyle w:val="Hyperlink"/>
            <w:b/>
            <w:bCs/>
            <w:sz w:val="27"/>
            <w:szCs w:val="27"/>
          </w:rPr>
          <w:t>assembly_joint</w:t>
        </w:r>
      </w:hyperlink>
      <w:r>
        <w:rPr>
          <w:color w:val="000000"/>
          <w:sz w:val="27"/>
          <w:szCs w:val="27"/>
        </w:rPr>
        <w:t> that implements the ARM concept of </w:t>
      </w:r>
      <w:hyperlink r:id="rId44" w:anchor="assembly_technology_arm.connection_zone_based_assembly_joint" w:history="1">
        <w:r>
          <w:rPr>
            <w:rStyle w:val="Hyperlink"/>
            <w:b/>
            <w:bCs/>
            <w:sz w:val="27"/>
            <w:szCs w:val="27"/>
          </w:rPr>
          <w:t>Connection_zone_based_assembly_joint</w:t>
        </w:r>
      </w:hyperlink>
      <w:r>
        <w:rPr>
          <w:color w:val="000000"/>
          <w:sz w:val="27"/>
          <w:szCs w:val="27"/>
        </w:rPr>
        <w:t>. A </w:t>
      </w:r>
      <w:r>
        <w:rPr>
          <w:b/>
          <w:bCs/>
          <w:color w:val="000000"/>
          <w:sz w:val="27"/>
          <w:szCs w:val="27"/>
        </w:rPr>
        <w:t>connection_zone_based_assembly_joint</w:t>
      </w:r>
      <w:r>
        <w:rPr>
          <w:color w:val="000000"/>
          <w:sz w:val="27"/>
          <w:szCs w:val="27"/>
        </w:rPr>
        <w:t> includes the identification of the connection zones that are to be mated in addition to the specific features that are to be mated.</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connection_zone_based_assembly_joint</w:t>
      </w:r>
      <w:r>
        <w:rPr>
          <w:rFonts w:ascii="Courier New" w:hAnsi="Courier New" w:cs="Courier New"/>
          <w:color w:val="000000"/>
          <w:sz w:val="20"/>
          <w:szCs w:val="20"/>
        </w:rPr>
        <w:br/>
      </w:r>
      <w:r>
        <w:rPr>
          <w:rStyle w:val="HTMLCode"/>
          <w:color w:val="000000"/>
        </w:rPr>
        <w:t>  SUBTYPE OF (</w:t>
      </w:r>
      <w:hyperlink r:id="rId45" w:anchor="assembly_technology_mi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Assembly_technology_mim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BC0892" w:rsidRDefault="00BC0892" w:rsidP="00BC0892">
      <w:pPr>
        <w:pStyle w:val="NormalWeb"/>
        <w:rPr>
          <w:color w:val="000000"/>
          <w:sz w:val="27"/>
          <w:szCs w:val="27"/>
        </w:rPr>
      </w:pPr>
      <w:r>
        <w:rPr>
          <w:color w:val="000000"/>
          <w:sz w:val="27"/>
          <w:szCs w:val="27"/>
        </w:rPr>
        <w:t>© ISO 2019 — All rights reserved</w:t>
      </w:r>
    </w:p>
    <w:p w:rsidR="004B0747" w:rsidRPr="00BC0892" w:rsidRDefault="004B0747" w:rsidP="00BC0892"/>
    <w:sectPr w:rsidR="004B0747" w:rsidRPr="00BC0892" w:rsidSect="00BC089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A4FC1"/>
    <w:multiLevelType w:val="multilevel"/>
    <w:tmpl w:val="BCC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97A42"/>
    <w:multiLevelType w:val="multilevel"/>
    <w:tmpl w:val="FEFA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a0NLIwsTCwMDBR0lEKTi0uzszPAykwqgUAgaezhywAAAA="/>
  </w:docVars>
  <w:rsids>
    <w:rsidRoot w:val="0025162F"/>
    <w:rsid w:val="001047C2"/>
    <w:rsid w:val="0025162F"/>
    <w:rsid w:val="004A0CED"/>
    <w:rsid w:val="004B0747"/>
    <w:rsid w:val="008134E3"/>
    <w:rsid w:val="00903347"/>
    <w:rsid w:val="009C618B"/>
    <w:rsid w:val="00A844DD"/>
    <w:rsid w:val="00BC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F4EE"/>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A844DD"/>
    <w:pPr>
      <w:spacing w:after="0" w:line="240" w:lineRule="auto"/>
    </w:pPr>
    <w:rPr>
      <w:lang w:val="en-GB"/>
    </w:rPr>
  </w:style>
  <w:style w:type="paragraph" w:styleId="BalloonText">
    <w:name w:val="Balloon Text"/>
    <w:basedOn w:val="Normal"/>
    <w:link w:val="BalloonTextChar"/>
    <w:uiPriority w:val="99"/>
    <w:semiHidden/>
    <w:unhideWhenUsed/>
    <w:rsid w:val="00A84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4DD"/>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315206">
      <w:bodyDiv w:val="1"/>
      <w:marLeft w:val="0"/>
      <w:marRight w:val="0"/>
      <w:marTop w:val="0"/>
      <w:marBottom w:val="0"/>
      <w:divBdr>
        <w:top w:val="none" w:sz="0" w:space="0" w:color="auto"/>
        <w:left w:val="none" w:sz="0" w:space="0" w:color="auto"/>
        <w:bottom w:val="none" w:sz="0" w:space="0" w:color="auto"/>
        <w:right w:val="none" w:sz="0" w:space="0" w:color="auto"/>
      </w:divBdr>
      <w:divsChild>
        <w:div w:id="155766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product_view_definition_reference\sys\5_mim.htm" TargetMode="External"/><Relationship Id="rId13" Type="http://schemas.openxmlformats.org/officeDocument/2006/relationships/hyperlink" Target="file:///C:\Users\bus4005\Downloads\CR_FDIS_3_20190311_draft\CR_FDIS_3\part1000\data\modules\assembly_technology\mimexpg1.htm" TargetMode="External"/><Relationship Id="rId18" Type="http://schemas.openxmlformats.org/officeDocument/2006/relationships/hyperlink" Target="file:///C:\Users\bus4005\Downloads\CR_FDIS_3_20190311_draft\CR_FDIS_3\part1000\data\modules\external_item_identification_assignment\sys\5_mim.htm" TargetMode="External"/><Relationship Id="rId26" Type="http://schemas.openxmlformats.org/officeDocument/2006/relationships/hyperlink" Target="file:///C:\Users\bus4005\Downloads\CR_FDIS_3_20190311_draft\CR_FDIS_3\part1000\data\resources\product_property_definition_schema\product_property_definition_schema.htm" TargetMode="External"/><Relationship Id="rId39" Type="http://schemas.openxmlformats.org/officeDocument/2006/relationships/hyperlink" Target="file:///C:\Users\bus4005\Downloads\CR_FDIS_3_20190311_draft\CR_FDIS_3\part1000\data\modules\assembly_technology\sys\4_info_reqs.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assembly_technology\sys\5_mim.htm" TargetMode="External"/><Relationship Id="rId34" Type="http://schemas.openxmlformats.org/officeDocument/2006/relationships/hyperlink" Target="file:///C:\Users\bus4005\Downloads\CR_FDIS_3_20190311_draft\CR_FDIS_3\part1000\data\resource_docs\fundamentals_of_product_description_and_support\sys\22_schema.htm" TargetMode="External"/><Relationship Id="rId42" Type="http://schemas.openxmlformats.org/officeDocument/2006/relationships/hyperlink" Target="file:///C:\Users\bus4005\Downloads\CR_FDIS_3_20190311_draft\CR_FDIS_3\part1000\data\resource_docs\fundamentals_of_product_description_and_support\sys\22_schema.htm" TargetMode="External"/><Relationship Id="rId47" Type="http://schemas.microsoft.com/office/2011/relationships/people" Target="people.xml"/><Relationship Id="rId7" Type="http://schemas.openxmlformats.org/officeDocument/2006/relationships/hyperlink" Target="file:///C:\Users\bus4005\Downloads\CR_FDIS_3_20190311_draft\CR_FDIS_3\part1000\data\modules\physical_component_feature\sys\5_mim.htm" TargetMode="External"/><Relationship Id="rId12" Type="http://schemas.openxmlformats.org/officeDocument/2006/relationships/hyperlink" Target="file:///C:\Users\bus4005\Downloads\CR_FDIS_3_20190311_draft\CR_FDIS_3\part1000\data\modules\assembly_technology\sys\d_mim_expg.htm" TargetMode="External"/><Relationship Id="rId17" Type="http://schemas.openxmlformats.org/officeDocument/2006/relationships/hyperlink" Target="file:///C:\Users\bus4005\Downloads\CR_FDIS_3_20190311_draft\CR_FDIS_3\part1000\data\modules\assembly_technology\sys\5_mim.htm" TargetMode="External"/><Relationship Id="rId25" Type="http://schemas.openxmlformats.org/officeDocument/2006/relationships/hyperlink" Target="file:///C:\Users\bus4005\Downloads\CR_FDIS_3_20190311_draft\CR_FDIS_3\part1000\data\modules\assembly_technology\sys\4_info_reqs.htm" TargetMode="External"/><Relationship Id="rId33" Type="http://schemas.openxmlformats.org/officeDocument/2006/relationships/hyperlink" Target="file:///C:\Users\bus4005\Downloads\CR_FDIS_3_20190311_draft\CR_FDIS_3\part1000\data\modules\component_feature\sys\5_mim.htm" TargetMode="External"/><Relationship Id="rId38" Type="http://schemas.openxmlformats.org/officeDocument/2006/relationships/hyperlink" Target="file:///C:\Users\bus4005\Downloads\CR_FDIS_3_20190311_draft\CR_FDIS_3\part1000\data\resource_docs\fundamentals_of_product_description_and_support\sys\22_schema.ht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external_item_identification_assignment\sys\5_mim.htm" TargetMode="External"/><Relationship Id="rId20" Type="http://schemas.openxmlformats.org/officeDocument/2006/relationships/hyperlink" Target="file:///C:\Users\bus4005\Downloads\CR_FDIS_3_20190311_draft\CR_FDIS_3\part1000\data\modules\requirement_assignment\sys\5_mim.htm" TargetMode="External"/><Relationship Id="rId29" Type="http://schemas.openxmlformats.org/officeDocument/2006/relationships/hyperlink" Target="file:///C:\Users\bus4005\Downloads\CR_FDIS_3_20190311_draft\CR_FDIS_3\part1000\data\modules\assembly_technology\sys\4_info_reqs.htm" TargetMode="External"/><Relationship Id="rId41" Type="http://schemas.openxmlformats.org/officeDocument/2006/relationships/hyperlink" Target="file:///C:\Users\bus4005\Downloads\CR_FDIS_3_20190311_draft\CR_FDIS_3\part1000\data\resource_docs\fundamentals_of_product_description_and_support\sys\22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generic_material_aspects\sys\5_mim.htm" TargetMode="External"/><Relationship Id="rId11" Type="http://schemas.openxmlformats.org/officeDocument/2006/relationships/hyperlink" Target="file:///C:\Users\bus4005\Downloads\CR_FDIS_3_20190311_draft\CR_FDIS_3\part1000\data\resources\product_property_definition_schema\product_property_definition_schema.htm" TargetMode="External"/><Relationship Id="rId24" Type="http://schemas.openxmlformats.org/officeDocument/2006/relationships/hyperlink" Target="file:///C:\Users\bus4005\Downloads\CR_FDIS_3_20190311_draft\CR_FDIS_3\part1000\data\resource_docs\fundamentals_of_product_description_and_support\sys\22_schema.htm" TargetMode="External"/><Relationship Id="rId32" Type="http://schemas.openxmlformats.org/officeDocument/2006/relationships/hyperlink" Target="file:///C:\Users\bus4005\Downloads\CR_FDIS_3_20190311_draft\CR_FDIS_3\part1000\data\resource_docs\fundamentals_of_product_description_and_support\sys\22_schema.htm" TargetMode="External"/><Relationship Id="rId37" Type="http://schemas.openxmlformats.org/officeDocument/2006/relationships/hyperlink" Target="file:///C:\Users\bus4005\Downloads\CR_FDIS_3_20190311_draft\CR_FDIS_3\part1000\data\modules\assembly_module_design\sys\5_mim.htm" TargetMode="External"/><Relationship Id="rId40" Type="http://schemas.openxmlformats.org/officeDocument/2006/relationships/hyperlink" Target="file:///C:\Users\bus4005\Downloads\CR_FDIS_3_20190311_draft\CR_FDIS_3\part1000\data\resources\product_property_definition_schema\product_property_definition_schema.htm" TargetMode="External"/><Relationship Id="rId45" Type="http://schemas.openxmlformats.org/officeDocument/2006/relationships/hyperlink" Target="file:///C:\Users\bus4005\Downloads\CR_FDIS_3_20190311_draft\CR_FDIS_3\part1000\data\modules\assembly_technology\sys\5_mim.htm" TargetMode="External"/><Relationship Id="rId5" Type="http://schemas.openxmlformats.org/officeDocument/2006/relationships/hyperlink" Target="file:///C:\Users\bus4005\Downloads\CR_FDIS_3_20190311_draft\CR_FDIS_3\part1000\data\modules\feature_and_connection_zone\sys\5_mim.htm" TargetMode="External"/><Relationship Id="rId15" Type="http://schemas.openxmlformats.org/officeDocument/2006/relationships/image" Target="media/image1.gif"/><Relationship Id="rId23" Type="http://schemas.openxmlformats.org/officeDocument/2006/relationships/hyperlink" Target="file:///C:\Users\bus4005\Downloads\CR_FDIS_3_20190311_draft\CR_FDIS_3\part1000\data\modules\assembly_technology\sys\5_mim.htm" TargetMode="External"/><Relationship Id="rId28" Type="http://schemas.openxmlformats.org/officeDocument/2006/relationships/hyperlink" Target="file:///C:\Users\bus4005\Downloads\CR_FDIS_3_20190311_draft\CR_FDIS_3\part1000\data\modules\component_feature\sys\5_mim.htm" TargetMode="External"/><Relationship Id="rId36" Type="http://schemas.openxmlformats.org/officeDocument/2006/relationships/hyperlink" Target="file:///C:\Users\bus4005\Downloads\CR_FDIS_3_20190311_draft\CR_FDIS_3\part1000\data\modules\interface_component\sys\5_mim.htm" TargetMode="External"/><Relationship Id="rId10" Type="http://schemas.openxmlformats.org/officeDocument/2006/relationships/hyperlink" Target="file:///C:\Users\bus4005\Downloads\CR_FDIS_3_20190311_draft\CR_FDIS_3\part1000\data\resources\product_property_definition_schema\product_property_definition_schema.htm" TargetMode="External"/><Relationship Id="rId19" Type="http://schemas.openxmlformats.org/officeDocument/2006/relationships/hyperlink" Target="file:///C:\Users\bus4005\Downloads\CR_FDIS_3_20190311_draft\CR_FDIS_3\part1000\data\modules\assembly_technology\sys\5_mim.htm" TargetMode="External"/><Relationship Id="rId31" Type="http://schemas.openxmlformats.org/officeDocument/2006/relationships/hyperlink" Target="file:///C:\Users\bus4005\Downloads\CR_FDIS_3_20190311_draft\CR_FDIS_3\part1000\data\modules\assembly_technology\sys\4_info_reqs.htm" TargetMode="External"/><Relationship Id="rId44" Type="http://schemas.openxmlformats.org/officeDocument/2006/relationships/hyperlink" Target="file:///C:\Users\bus4005\Downloads\CR_FDIS_3_20190311_draft\CR_FDIS_3\part1000\data\modules\assembly_technology\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requirement_assignment\sys\5_mim.htm" TargetMode="External"/><Relationship Id="rId14" Type="http://schemas.openxmlformats.org/officeDocument/2006/relationships/hyperlink" Target="file:///C:\Users\bus4005\Downloads\CR_FDIS_3_20190311_draft\CR_FDIS_3\part1000\data\modules\assembly_technology\mimexpg2.htm" TargetMode="External"/><Relationship Id="rId22" Type="http://schemas.openxmlformats.org/officeDocument/2006/relationships/hyperlink" Target="file:///C:\Users\bus4005\Downloads\CR_FDIS_3_20190311_draft\CR_FDIS_3\part1000\data\modules\requirement_assignment\sys\5_mim.htm" TargetMode="External"/><Relationship Id="rId27" Type="http://schemas.openxmlformats.org/officeDocument/2006/relationships/hyperlink" Target="file:///C:\Users\bus4005\Downloads\CR_FDIS_3_20190311_draft\CR_FDIS_3\part1000\data\resource_docs\fundamentals_of_product_description_and_support\sys\22_schema.htm" TargetMode="External"/><Relationship Id="rId30" Type="http://schemas.openxmlformats.org/officeDocument/2006/relationships/hyperlink" Target="file:///C:\Users\bus4005\Downloads\CR_FDIS_3_20190311_draft\CR_FDIS_3\part1000\data\modules\assembly_technology\sys\4_info_reqs.htm" TargetMode="External"/><Relationship Id="rId35" Type="http://schemas.openxmlformats.org/officeDocument/2006/relationships/hyperlink" Target="file:///C:\Users\bus4005\Downloads\CR_FDIS_3_20190311_draft\CR_FDIS_3\part1000\data\modules\component_feature\sys\5_mim.htm" TargetMode="External"/><Relationship Id="rId43" Type="http://schemas.openxmlformats.org/officeDocument/2006/relationships/hyperlink" Target="file:///C:\Users\bus4005\Downloads\CR_FDIS_3_20190311_draft\CR_FDIS_3\part1000\data\modules\assembly_technology\sys\5_mim.ht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2189</Words>
  <Characters>12481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2019-03-20T19:00:00Z</dcterms:created>
  <dcterms:modified xsi:type="dcterms:W3CDTF">2019-03-20T19:00:00Z</dcterms:modified>
</cp:coreProperties>
</file>