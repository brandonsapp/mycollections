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23E9" w:rsidRDefault="002F23E9" w:rsidP="002F23E9">
      <w:pPr>
        <w:pStyle w:val="Heading2"/>
        <w:rPr>
          <w:color w:val="000000"/>
        </w:rPr>
      </w:pPr>
      <w:bookmarkStart w:id="0" w:name="interfaces"/>
      <w:bookmarkStart w:id="1" w:name="_GoBack"/>
      <w:bookmarkEnd w:id="1"/>
      <w:r>
        <w:rPr>
          <w:color w:val="000000"/>
        </w:rPr>
        <w:t>4.1 Required AM ARMs</w:t>
      </w:r>
      <w:bookmarkEnd w:id="0"/>
    </w:p>
    <w:p w:rsidR="002F23E9" w:rsidRDefault="002F23E9" w:rsidP="002F23E9">
      <w:pPr>
        <w:pStyle w:val="NormalWeb"/>
        <w:rPr>
          <w:color w:val="000000"/>
          <w:sz w:val="27"/>
          <w:szCs w:val="27"/>
        </w:rPr>
      </w:pPr>
      <w:r>
        <w:rPr>
          <w:color w:val="000000"/>
          <w:sz w:val="27"/>
          <w:szCs w:val="27"/>
        </w:rPr>
        <w:t>The following EXPRESS interface statements specify the elements imported from the ARMs of other application modules.</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pStyle w:val="NormalWeb"/>
        <w:spacing w:after="270" w:afterAutospacing="0"/>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USE FROM </w:t>
      </w:r>
      <w:hyperlink r:id="rId5" w:anchor="feature_and_connection_zone_arm" w:history="1">
        <w:r>
          <w:rPr>
            <w:rStyle w:val="Hyperlink"/>
            <w:rFonts w:ascii="Courier New" w:hAnsi="Courier New" w:cs="Courier New"/>
            <w:sz w:val="20"/>
            <w:szCs w:val="20"/>
          </w:rPr>
          <w:t>Feature_and_connection_zone_arm</w:t>
        </w:r>
      </w:hyperlink>
      <w:r>
        <w:rPr>
          <w:rStyle w:val="HTMLCode"/>
          <w:color w:val="000000"/>
        </w:rPr>
        <w:t>;    --  ISO/TS 10303-1671</w:t>
      </w:r>
    </w:p>
    <w:p w:rsidR="002F23E9" w:rsidRDefault="002F23E9" w:rsidP="002F23E9">
      <w:pPr>
        <w:pStyle w:val="NormalWeb"/>
        <w:spacing w:after="270" w:afterAutospacing="0"/>
        <w:rPr>
          <w:color w:val="000000"/>
          <w:sz w:val="27"/>
          <w:szCs w:val="27"/>
        </w:rPr>
      </w:pPr>
      <w:r>
        <w:rPr>
          <w:rStyle w:val="HTMLCode"/>
          <w:color w:val="000000"/>
        </w:rPr>
        <w:t>USE FROM </w:t>
      </w:r>
      <w:hyperlink r:id="rId6" w:anchor="item_definition_structure_arm" w:history="1">
        <w:r>
          <w:rPr>
            <w:rStyle w:val="Hyperlink"/>
            <w:rFonts w:ascii="Courier New" w:hAnsi="Courier New" w:cs="Courier New"/>
            <w:sz w:val="20"/>
            <w:szCs w:val="20"/>
          </w:rPr>
          <w:t>Item_definition_structure_arm</w:t>
        </w:r>
      </w:hyperlink>
      <w:r>
        <w:rPr>
          <w:rStyle w:val="HTMLCode"/>
          <w:color w:val="000000"/>
        </w:rPr>
        <w:t>;    --  ISO/TS 10303-1345</w:t>
      </w:r>
    </w:p>
    <w:p w:rsidR="002F23E9" w:rsidRDefault="002F23E9" w:rsidP="002F23E9">
      <w:pPr>
        <w:pStyle w:val="NormalWeb"/>
        <w:spacing w:after="270" w:afterAutospacing="0"/>
        <w:rPr>
          <w:color w:val="000000"/>
          <w:sz w:val="27"/>
          <w:szCs w:val="27"/>
        </w:rPr>
      </w:pPr>
      <w:r>
        <w:rPr>
          <w:rStyle w:val="HTMLCode"/>
          <w:color w:val="000000"/>
        </w:rPr>
        <w:t>USE FROM </w:t>
      </w:r>
      <w:hyperlink r:id="rId7" w:anchor="part_feature_location_arm" w:history="1">
        <w:r>
          <w:rPr>
            <w:rStyle w:val="Hyperlink"/>
            <w:rFonts w:ascii="Courier New" w:hAnsi="Courier New" w:cs="Courier New"/>
            <w:sz w:val="20"/>
            <w:szCs w:val="20"/>
          </w:rPr>
          <w:t>Part_feature_location_arm</w:t>
        </w:r>
      </w:hyperlink>
      <w:r>
        <w:rPr>
          <w:rStyle w:val="HTMLCode"/>
          <w:color w:val="000000"/>
        </w:rPr>
        <w:t>;    --  ISO/TS 10303-1714</w:t>
      </w:r>
    </w:p>
    <w:p w:rsidR="002F23E9" w:rsidRDefault="002F23E9" w:rsidP="002F23E9">
      <w:pPr>
        <w:pStyle w:val="NormalWeb"/>
        <w:spacing w:after="270" w:afterAutospacing="0"/>
        <w:rPr>
          <w:color w:val="000000"/>
          <w:sz w:val="27"/>
          <w:szCs w:val="27"/>
        </w:rPr>
      </w:pPr>
      <w:r>
        <w:rPr>
          <w:rStyle w:val="HTMLCode"/>
          <w:color w:val="000000"/>
        </w:rPr>
        <w:t>USE FROM </w:t>
      </w:r>
      <w:hyperlink r:id="rId8" w:anchor="part_shape_arm" w:history="1">
        <w:r>
          <w:rPr>
            <w:rStyle w:val="Hyperlink"/>
            <w:rFonts w:ascii="Courier New" w:hAnsi="Courier New" w:cs="Courier New"/>
            <w:sz w:val="20"/>
            <w:szCs w:val="20"/>
          </w:rPr>
          <w:t>Part_shape_arm</w:t>
        </w:r>
      </w:hyperlink>
      <w:r>
        <w:rPr>
          <w:rStyle w:val="HTMLCode"/>
          <w:color w:val="000000"/>
        </w:rPr>
        <w:t>;    --  ISO/TS 10303-1807</w:t>
      </w:r>
    </w:p>
    <w:p w:rsidR="002F23E9" w:rsidRDefault="002F23E9" w:rsidP="002F23E9">
      <w:pPr>
        <w:pStyle w:val="NormalWeb"/>
        <w:spacing w:after="270" w:afterAutospacing="0"/>
        <w:rPr>
          <w:color w:val="000000"/>
          <w:sz w:val="27"/>
          <w:szCs w:val="27"/>
        </w:rPr>
      </w:pPr>
      <w:r>
        <w:rPr>
          <w:rStyle w:val="HTMLCode"/>
          <w:color w:val="000000"/>
        </w:rPr>
        <w:t>USE FROM </w:t>
      </w:r>
      <w:hyperlink r:id="rId9" w:anchor="requirement_assignment_arm" w:history="1">
        <w:r>
          <w:rPr>
            <w:rStyle w:val="Hyperlink"/>
            <w:rFonts w:ascii="Courier New" w:hAnsi="Courier New" w:cs="Courier New"/>
            <w:sz w:val="20"/>
            <w:szCs w:val="20"/>
          </w:rPr>
          <w:t>Requirement_assignment_arm</w:t>
        </w:r>
      </w:hyperlink>
      <w:r>
        <w:rPr>
          <w:rStyle w:val="HTMLCode"/>
          <w:color w:val="000000"/>
        </w:rPr>
        <w:t>;    --  ISO/TS 10303-1233</w:t>
      </w:r>
    </w:p>
    <w:p w:rsidR="002F23E9" w:rsidRDefault="002F23E9" w:rsidP="002F23E9">
      <w:pPr>
        <w:pStyle w:val="NormalWeb"/>
        <w:spacing w:after="270" w:afterAutospacing="0"/>
        <w:rPr>
          <w:color w:val="000000"/>
          <w:sz w:val="27"/>
          <w:szCs w:val="27"/>
        </w:rPr>
      </w:pPr>
      <w:r>
        <w:rPr>
          <w:rStyle w:val="HTMLCode"/>
          <w:color w:val="000000"/>
        </w:rPr>
        <w:t>USE FROM </w:t>
      </w:r>
      <w:hyperlink r:id="rId10" w:anchor="shape_composition_arm" w:history="1">
        <w:r>
          <w:rPr>
            <w:rStyle w:val="Hyperlink"/>
            <w:rFonts w:ascii="Courier New" w:hAnsi="Courier New" w:cs="Courier New"/>
            <w:sz w:val="20"/>
            <w:szCs w:val="20"/>
          </w:rPr>
          <w:t>Shape_composition_arm</w:t>
        </w:r>
      </w:hyperlink>
      <w:r>
        <w:rPr>
          <w:rStyle w:val="HTMLCode"/>
          <w:color w:val="000000"/>
        </w:rPr>
        <w:t>;    --  ISO/TS 10303-1742</w:t>
      </w:r>
    </w:p>
    <w:p w:rsidR="002F23E9" w:rsidRDefault="002F23E9" w:rsidP="002F23E9">
      <w:pPr>
        <w:pStyle w:val="NormalWeb"/>
        <w:spacing w:after="270" w:afterAutospacing="0"/>
        <w:rPr>
          <w:color w:val="000000"/>
          <w:sz w:val="27"/>
          <w:szCs w:val="27"/>
        </w:rPr>
      </w:pPr>
      <w:r>
        <w:rPr>
          <w:rStyle w:val="HTMLCode"/>
          <w:color w:val="000000"/>
        </w:rPr>
        <w:t>REFERENCE FROM </w:t>
      </w:r>
      <w:hyperlink r:id="rId11" w:anchor="support_resource_arm" w:history="1">
        <w:r>
          <w:rPr>
            <w:rStyle w:val="Hyperlink"/>
            <w:rFonts w:ascii="Courier New" w:hAnsi="Courier New" w:cs="Courier New"/>
            <w:sz w:val="20"/>
            <w:szCs w:val="20"/>
          </w:rPr>
          <w:t>Support_resource_arm</w:t>
        </w:r>
      </w:hyperlink>
      <w:r>
        <w:rPr>
          <w:rStyle w:val="HTMLCode"/>
          <w:color w:val="000000"/>
        </w:rPr>
        <w:t>    --  ISO/TS 10303-1800</w:t>
      </w:r>
      <w:r>
        <w:rPr>
          <w:rFonts w:ascii="Courier New" w:hAnsi="Courier New" w:cs="Courier New"/>
          <w:color w:val="000000"/>
          <w:sz w:val="20"/>
          <w:szCs w:val="20"/>
        </w:rPr>
        <w:br/>
      </w:r>
      <w:r>
        <w:rPr>
          <w:rStyle w:val="HTMLCode"/>
          <w:color w:val="000000"/>
        </w:rPr>
        <w:t>  (</w:t>
      </w:r>
      <w:hyperlink r:id="rId12" w:anchor="support_resource_arm.bag_to_set" w:history="1">
        <w:r>
          <w:rPr>
            <w:rStyle w:val="Hyperlink"/>
            <w:rFonts w:ascii="Courier New" w:hAnsi="Courier New" w:cs="Courier New"/>
            <w:sz w:val="20"/>
            <w:szCs w:val="20"/>
          </w:rPr>
          <w:t>bag_to_set</w:t>
        </w:r>
      </w:hyperlink>
      <w:r>
        <w:rPr>
          <w:rStyle w:val="HTMLCode"/>
          <w:color w:val="000000"/>
        </w:rPr>
        <w:t>); </w:t>
      </w:r>
      <w:r>
        <w:rPr>
          <w:rFonts w:ascii="Courier New" w:hAnsi="Courier New" w:cs="Courier New"/>
          <w:color w:val="000000"/>
          <w:sz w:val="20"/>
          <w:szCs w:val="20"/>
        </w:rPr>
        <w:br/>
      </w:r>
      <w:r>
        <w:rPr>
          <w:rStyle w:val="HTMLCode"/>
          <w:color w:val="000000"/>
        </w:rPr>
        <w:t>(*</w:t>
      </w:r>
    </w:p>
    <w:p w:rsidR="002F23E9" w:rsidRDefault="002F23E9" w:rsidP="002F23E9">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2F23E9" w:rsidTr="002F23E9">
        <w:trPr>
          <w:tblCellSpacing w:w="15" w:type="dxa"/>
        </w:trPr>
        <w:tc>
          <w:tcPr>
            <w:tcW w:w="3990" w:type="dxa"/>
            <w:vAlign w:val="center"/>
            <w:hideMark/>
          </w:tcPr>
          <w:p w:rsidR="002F23E9" w:rsidRDefault="002F23E9">
            <w:pPr>
              <w:rPr>
                <w:sz w:val="24"/>
                <w:szCs w:val="24"/>
              </w:rPr>
            </w:pPr>
            <w:r>
              <w:rPr>
                <w:b/>
                <w:bCs/>
                <w:sz w:val="20"/>
                <w:szCs w:val="20"/>
              </w:rPr>
              <w:t>Feature_and_connection_zone_arm</w:t>
            </w:r>
          </w:p>
        </w:tc>
        <w:tc>
          <w:tcPr>
            <w:tcW w:w="1905" w:type="dxa"/>
            <w:vAlign w:val="center"/>
            <w:hideMark/>
          </w:tcPr>
          <w:p w:rsidR="002F23E9" w:rsidRDefault="002F23E9">
            <w:r>
              <w:rPr>
                <w:sz w:val="20"/>
                <w:szCs w:val="20"/>
              </w:rPr>
              <w:t>ISO/TS 10303-1671</w:t>
            </w:r>
          </w:p>
        </w:tc>
      </w:tr>
      <w:tr w:rsidR="002F23E9" w:rsidTr="002F23E9">
        <w:trPr>
          <w:tblCellSpacing w:w="15" w:type="dxa"/>
        </w:trPr>
        <w:tc>
          <w:tcPr>
            <w:tcW w:w="3990" w:type="dxa"/>
            <w:vAlign w:val="center"/>
            <w:hideMark/>
          </w:tcPr>
          <w:p w:rsidR="002F23E9" w:rsidRDefault="002F23E9">
            <w:r>
              <w:rPr>
                <w:b/>
                <w:bCs/>
                <w:sz w:val="20"/>
                <w:szCs w:val="20"/>
              </w:rPr>
              <w:t>Item_definition_structure_arm</w:t>
            </w:r>
          </w:p>
        </w:tc>
        <w:tc>
          <w:tcPr>
            <w:tcW w:w="1905" w:type="dxa"/>
            <w:vAlign w:val="center"/>
            <w:hideMark/>
          </w:tcPr>
          <w:p w:rsidR="002F23E9" w:rsidRDefault="002F23E9">
            <w:r>
              <w:rPr>
                <w:sz w:val="20"/>
                <w:szCs w:val="20"/>
              </w:rPr>
              <w:t>ISO/TS 10303-1345</w:t>
            </w:r>
          </w:p>
        </w:tc>
      </w:tr>
      <w:tr w:rsidR="002F23E9" w:rsidTr="002F23E9">
        <w:trPr>
          <w:tblCellSpacing w:w="15" w:type="dxa"/>
        </w:trPr>
        <w:tc>
          <w:tcPr>
            <w:tcW w:w="3990" w:type="dxa"/>
            <w:vAlign w:val="center"/>
            <w:hideMark/>
          </w:tcPr>
          <w:p w:rsidR="002F23E9" w:rsidRDefault="002F23E9">
            <w:r>
              <w:rPr>
                <w:b/>
                <w:bCs/>
                <w:sz w:val="20"/>
                <w:szCs w:val="20"/>
              </w:rPr>
              <w:t>Part_feature_location_arm</w:t>
            </w:r>
          </w:p>
        </w:tc>
        <w:tc>
          <w:tcPr>
            <w:tcW w:w="1905" w:type="dxa"/>
            <w:vAlign w:val="center"/>
            <w:hideMark/>
          </w:tcPr>
          <w:p w:rsidR="002F23E9" w:rsidRDefault="002F23E9">
            <w:r>
              <w:rPr>
                <w:sz w:val="20"/>
                <w:szCs w:val="20"/>
              </w:rPr>
              <w:t>ISO/TS 10303-1714</w:t>
            </w:r>
          </w:p>
        </w:tc>
      </w:tr>
      <w:tr w:rsidR="002F23E9" w:rsidTr="002F23E9">
        <w:trPr>
          <w:tblCellSpacing w:w="15" w:type="dxa"/>
        </w:trPr>
        <w:tc>
          <w:tcPr>
            <w:tcW w:w="3990" w:type="dxa"/>
            <w:vAlign w:val="center"/>
            <w:hideMark/>
          </w:tcPr>
          <w:p w:rsidR="002F23E9" w:rsidRDefault="002F23E9">
            <w:r>
              <w:rPr>
                <w:b/>
                <w:bCs/>
                <w:sz w:val="20"/>
                <w:szCs w:val="20"/>
              </w:rPr>
              <w:t>Part_shape_arm</w:t>
            </w:r>
          </w:p>
        </w:tc>
        <w:tc>
          <w:tcPr>
            <w:tcW w:w="1905" w:type="dxa"/>
            <w:vAlign w:val="center"/>
            <w:hideMark/>
          </w:tcPr>
          <w:p w:rsidR="002F23E9" w:rsidRDefault="002F23E9">
            <w:r>
              <w:rPr>
                <w:sz w:val="20"/>
                <w:szCs w:val="20"/>
              </w:rPr>
              <w:t>ISO/TS 10303-1807</w:t>
            </w:r>
          </w:p>
        </w:tc>
      </w:tr>
      <w:tr w:rsidR="002F23E9" w:rsidTr="002F23E9">
        <w:trPr>
          <w:tblCellSpacing w:w="15" w:type="dxa"/>
        </w:trPr>
        <w:tc>
          <w:tcPr>
            <w:tcW w:w="3990" w:type="dxa"/>
            <w:vAlign w:val="center"/>
            <w:hideMark/>
          </w:tcPr>
          <w:p w:rsidR="002F23E9" w:rsidRDefault="002F23E9">
            <w:r>
              <w:rPr>
                <w:b/>
                <w:bCs/>
                <w:sz w:val="20"/>
                <w:szCs w:val="20"/>
              </w:rPr>
              <w:t>Requirement_assignment_arm</w:t>
            </w:r>
          </w:p>
        </w:tc>
        <w:tc>
          <w:tcPr>
            <w:tcW w:w="1905" w:type="dxa"/>
            <w:vAlign w:val="center"/>
            <w:hideMark/>
          </w:tcPr>
          <w:p w:rsidR="002F23E9" w:rsidRDefault="002F23E9">
            <w:r>
              <w:rPr>
                <w:sz w:val="20"/>
                <w:szCs w:val="20"/>
              </w:rPr>
              <w:t>ISO/TS 10303-1233</w:t>
            </w:r>
          </w:p>
        </w:tc>
      </w:tr>
      <w:tr w:rsidR="002F23E9" w:rsidTr="002F23E9">
        <w:trPr>
          <w:tblCellSpacing w:w="15" w:type="dxa"/>
        </w:trPr>
        <w:tc>
          <w:tcPr>
            <w:tcW w:w="3990" w:type="dxa"/>
            <w:vAlign w:val="center"/>
            <w:hideMark/>
          </w:tcPr>
          <w:p w:rsidR="002F23E9" w:rsidRDefault="002F23E9">
            <w:r>
              <w:rPr>
                <w:b/>
                <w:bCs/>
                <w:sz w:val="20"/>
                <w:szCs w:val="20"/>
              </w:rPr>
              <w:t>Shape_composition_arm</w:t>
            </w:r>
          </w:p>
        </w:tc>
        <w:tc>
          <w:tcPr>
            <w:tcW w:w="1905" w:type="dxa"/>
            <w:vAlign w:val="center"/>
            <w:hideMark/>
          </w:tcPr>
          <w:p w:rsidR="002F23E9" w:rsidRDefault="002F23E9">
            <w:r>
              <w:rPr>
                <w:sz w:val="20"/>
                <w:szCs w:val="20"/>
              </w:rPr>
              <w:t>ISO/TS 10303-1742</w:t>
            </w:r>
          </w:p>
        </w:tc>
      </w:tr>
      <w:tr w:rsidR="002F23E9" w:rsidTr="002F23E9">
        <w:trPr>
          <w:tblCellSpacing w:w="15" w:type="dxa"/>
        </w:trPr>
        <w:tc>
          <w:tcPr>
            <w:tcW w:w="3990" w:type="dxa"/>
            <w:vAlign w:val="center"/>
            <w:hideMark/>
          </w:tcPr>
          <w:p w:rsidR="002F23E9" w:rsidRDefault="002F23E9">
            <w:r>
              <w:rPr>
                <w:b/>
                <w:bCs/>
                <w:sz w:val="20"/>
                <w:szCs w:val="20"/>
              </w:rPr>
              <w:t>Support_resource_arm</w:t>
            </w:r>
          </w:p>
        </w:tc>
        <w:tc>
          <w:tcPr>
            <w:tcW w:w="1905" w:type="dxa"/>
            <w:vAlign w:val="center"/>
            <w:hideMark/>
          </w:tcPr>
          <w:p w:rsidR="002F23E9" w:rsidRDefault="002F23E9">
            <w:r>
              <w:rPr>
                <w:sz w:val="20"/>
                <w:szCs w:val="20"/>
              </w:rPr>
              <w:t>ISO/TS 10303-1800</w:t>
            </w:r>
          </w:p>
        </w:tc>
      </w:tr>
    </w:tbl>
    <w:p w:rsidR="002F23E9" w:rsidRDefault="002F23E9" w:rsidP="002F23E9">
      <w:pPr>
        <w:pStyle w:val="note"/>
        <w:rPr>
          <w:color w:val="000000"/>
          <w:sz w:val="27"/>
          <w:szCs w:val="27"/>
        </w:rPr>
      </w:pPr>
      <w:r>
        <w:rPr>
          <w:color w:val="000000"/>
        </w:rPr>
        <w:t>NOTE 2   See Annex </w:t>
      </w:r>
      <w:hyperlink r:id="rId13" w:history="1">
        <w:r>
          <w:rPr>
            <w:rStyle w:val="Hyperlink"/>
          </w:rPr>
          <w:t>C</w:t>
        </w:r>
      </w:hyperlink>
      <w:r>
        <w:rPr>
          <w:color w:val="000000"/>
        </w:rPr>
        <w:t>, Figures </w:t>
      </w:r>
      <w:hyperlink r:id="rId14" w:history="1">
        <w:r>
          <w:rPr>
            <w:rStyle w:val="Hyperlink"/>
          </w:rPr>
          <w:t>C.1</w:t>
        </w:r>
      </w:hyperlink>
      <w:r>
        <w:rPr>
          <w:color w:val="000000"/>
        </w:rPr>
        <w:t>, </w:t>
      </w:r>
      <w:hyperlink r:id="rId15" w:history="1">
        <w:r>
          <w:rPr>
            <w:rStyle w:val="Hyperlink"/>
          </w:rPr>
          <w:t>C.2</w:t>
        </w:r>
      </w:hyperlink>
      <w:r>
        <w:rPr>
          <w:color w:val="000000"/>
        </w:rPr>
        <w:t>and </w:t>
      </w:r>
      <w:hyperlink r:id="rId16" w:history="1">
        <w:r>
          <w:rPr>
            <w:rStyle w:val="Hyperlink"/>
          </w:rPr>
          <w:t>C.3</w:t>
        </w:r>
      </w:hyperlink>
      <w:r>
        <w:rPr>
          <w:color w:val="000000"/>
        </w:rPr>
        <w:t> for a graphical representation of this schema.</w:t>
      </w:r>
    </w:p>
    <w:p w:rsidR="002F23E9" w:rsidRDefault="002F23E9" w:rsidP="002F23E9">
      <w:pPr>
        <w:pStyle w:val="Heading2"/>
        <w:rPr>
          <w:color w:val="000000"/>
        </w:rPr>
      </w:pPr>
      <w:bookmarkStart w:id="2" w:name="types"/>
      <w:r>
        <w:rPr>
          <w:color w:val="000000"/>
        </w:rPr>
        <w:lastRenderedPageBreak/>
        <w:t>4.2 ARM type definitions</w:t>
      </w:r>
      <w:bookmarkEnd w:id="2"/>
    </w:p>
    <w:p w:rsidR="002F23E9" w:rsidRDefault="002F23E9" w:rsidP="002F23E9">
      <w:pPr>
        <w:pStyle w:val="NormalWeb"/>
        <w:rPr>
          <w:color w:val="000000"/>
          <w:sz w:val="27"/>
          <w:szCs w:val="27"/>
        </w:rPr>
      </w:pPr>
      <w:r>
        <w:rPr>
          <w:color w:val="000000"/>
          <w:sz w:val="27"/>
          <w:szCs w:val="27"/>
        </w:rPr>
        <w:t>This subclause specifies the ARM types for this application module. The ARM types and definitions are specified below.</w:t>
      </w:r>
    </w:p>
    <w:p w:rsidR="002F23E9" w:rsidRDefault="002F23E9" w:rsidP="002F23E9">
      <w:pPr>
        <w:pStyle w:val="Heading2"/>
        <w:rPr>
          <w:color w:val="000000"/>
        </w:rPr>
      </w:pPr>
      <w:r>
        <w:rPr>
          <w:color w:val="000000"/>
        </w:rPr>
        <w:t>4.2.1 material_state_change_enumeration   </w:t>
      </w:r>
      <w:r>
        <w:rPr>
          <w:noProof/>
          <w:color w:val="0000FF"/>
          <w:lang w:eastAsia="en-GB"/>
        </w:rPr>
        <w:drawing>
          <wp:inline distT="0" distB="0" distL="0" distR="0">
            <wp:extent cx="180975" cy="209550"/>
            <wp:effectExtent l="0" t="0" r="9525" b="0"/>
            <wp:docPr id="273" name="Picture 273"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EXPRESS-G">
                      <a:hlinkClick r:id="rId15" tgtFrame="&quot;&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F23E9" w:rsidRDefault="002F23E9" w:rsidP="002F23E9">
      <w:r>
        <w:rPr>
          <w:color w:val="000000"/>
          <w:sz w:val="27"/>
          <w:szCs w:val="27"/>
        </w:rPr>
        <w:t>A </w:t>
      </w:r>
      <w:r>
        <w:rPr>
          <w:b/>
          <w:bCs/>
          <w:color w:val="000000"/>
          <w:sz w:val="27"/>
          <w:szCs w:val="27"/>
        </w:rPr>
        <w:t>material_state_change_enumeration</w:t>
      </w:r>
      <w:r>
        <w:rPr>
          <w:color w:val="000000"/>
          <w:sz w:val="27"/>
          <w:szCs w:val="27"/>
        </w:rPr>
        <w:t> lists the material state change.</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material_state_change_enumeration = ENUMERATION OF </w:t>
      </w:r>
      <w:r>
        <w:rPr>
          <w:rFonts w:ascii="Courier New" w:hAnsi="Courier New" w:cs="Courier New"/>
          <w:color w:val="000000"/>
          <w:sz w:val="20"/>
          <w:szCs w:val="20"/>
        </w:rPr>
        <w:br/>
      </w:r>
      <w:r>
        <w:rPr>
          <w:rStyle w:val="HTMLCode"/>
          <w:color w:val="000000"/>
        </w:rPr>
        <w:t>   (material_addition,</w:t>
      </w:r>
      <w:r>
        <w:rPr>
          <w:rFonts w:ascii="Courier New" w:hAnsi="Courier New" w:cs="Courier New"/>
          <w:color w:val="000000"/>
          <w:sz w:val="20"/>
          <w:szCs w:val="20"/>
        </w:rPr>
        <w:br/>
      </w:r>
      <w:r>
        <w:rPr>
          <w:rStyle w:val="HTMLCode"/>
          <w:color w:val="000000"/>
        </w:rPr>
        <w:t>    material_removal);</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2F23E9" w:rsidRDefault="002F23E9" w:rsidP="002F23E9">
      <w:pPr>
        <w:pStyle w:val="NormalWeb"/>
        <w:rPr>
          <w:color w:val="000000"/>
          <w:sz w:val="27"/>
          <w:szCs w:val="27"/>
        </w:rPr>
      </w:pPr>
      <w:r>
        <w:rPr>
          <w:color w:val="000000"/>
          <w:sz w:val="27"/>
          <w:szCs w:val="27"/>
          <w:u w:val="single"/>
        </w:rPr>
        <w:t>Enumerated item definitions:</w:t>
      </w:r>
    </w:p>
    <w:p w:rsidR="002F23E9" w:rsidRDefault="002F23E9" w:rsidP="002F23E9">
      <w:pPr>
        <w:pStyle w:val="expressdescription"/>
        <w:rPr>
          <w:color w:val="000000"/>
          <w:sz w:val="27"/>
          <w:szCs w:val="27"/>
        </w:rPr>
      </w:pPr>
      <w:r>
        <w:rPr>
          <w:b/>
          <w:bCs/>
          <w:color w:val="000000"/>
          <w:sz w:val="27"/>
          <w:szCs w:val="27"/>
        </w:rPr>
        <w:t>material_addition: </w:t>
      </w:r>
      <w:r>
        <w:rPr>
          <w:color w:val="000000"/>
          <w:sz w:val="27"/>
          <w:szCs w:val="27"/>
        </w:rPr>
        <w:t>specifies material state change is due to addition;</w:t>
      </w:r>
    </w:p>
    <w:p w:rsidR="002F23E9" w:rsidRDefault="002F23E9" w:rsidP="002F23E9">
      <w:pPr>
        <w:pStyle w:val="expressdescription"/>
        <w:rPr>
          <w:color w:val="000000"/>
          <w:sz w:val="27"/>
          <w:szCs w:val="27"/>
        </w:rPr>
      </w:pPr>
      <w:bookmarkStart w:id="3" w:name="physical_unit_usage_view_arm.material_st"/>
      <w:r>
        <w:rPr>
          <w:b/>
          <w:bCs/>
          <w:color w:val="000000"/>
          <w:sz w:val="27"/>
          <w:szCs w:val="27"/>
        </w:rPr>
        <w:t>material_removal: </w:t>
      </w:r>
      <w:bookmarkEnd w:id="3"/>
      <w:r>
        <w:rPr>
          <w:color w:val="000000"/>
          <w:sz w:val="27"/>
          <w:szCs w:val="27"/>
        </w:rPr>
        <w:t>specifies material state change is due to removal;</w:t>
      </w:r>
    </w:p>
    <w:p w:rsidR="002F23E9" w:rsidRDefault="002F23E9" w:rsidP="002F23E9">
      <w:pPr>
        <w:pStyle w:val="Heading2"/>
        <w:rPr>
          <w:color w:val="000000"/>
        </w:rPr>
      </w:pPr>
      <w:bookmarkStart w:id="4" w:name="physical_unit_usage_view_arm.physical_un"/>
      <w:r>
        <w:rPr>
          <w:color w:val="000000"/>
        </w:rPr>
        <w:t>4.2.2 physical_unit</w:t>
      </w:r>
      <w:bookmarkEnd w:id="4"/>
      <w:r>
        <w:rPr>
          <w:color w:val="000000"/>
        </w:rPr>
        <w:t>   </w:t>
      </w:r>
      <w:r>
        <w:rPr>
          <w:noProof/>
          <w:color w:val="0000FF"/>
          <w:lang w:eastAsia="en-GB"/>
        </w:rPr>
        <w:drawing>
          <wp:inline distT="0" distB="0" distL="0" distR="0">
            <wp:extent cx="180975" cy="209550"/>
            <wp:effectExtent l="0" t="0" r="9525" b="0"/>
            <wp:docPr id="272" name="Picture 272"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EXPRESS-G">
                      <a:hlinkClick r:id="rId15" tgtFrame="&quot;&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F23E9" w:rsidRDefault="002F23E9" w:rsidP="002F23E9">
      <w:pPr>
        <w:pStyle w:val="NormalWeb"/>
        <w:rPr>
          <w:color w:val="000000"/>
          <w:sz w:val="27"/>
          <w:szCs w:val="27"/>
        </w:rPr>
      </w:pPr>
      <w:r>
        <w:rPr>
          <w:color w:val="000000"/>
          <w:sz w:val="27"/>
          <w:szCs w:val="27"/>
        </w:rPr>
        <w:t>The </w:t>
      </w:r>
      <w:r>
        <w:rPr>
          <w:b/>
          <w:bCs/>
          <w:color w:val="000000"/>
          <w:sz w:val="27"/>
          <w:szCs w:val="27"/>
        </w:rPr>
        <w:t>physical_unit</w:t>
      </w:r>
      <w:r>
        <w:rPr>
          <w:color w:val="000000"/>
          <w:sz w:val="27"/>
          <w:szCs w:val="27"/>
        </w:rPr>
        <w:t> type is an extensible list of alternate data types that allow</w:t>
      </w:r>
      <w:del w:id="5" w:author="Sapp (US), Brandon" w:date="2019-03-21T08:07:00Z">
        <w:r w:rsidDel="00545AEB">
          <w:rPr>
            <w:color w:val="000000"/>
            <w:sz w:val="27"/>
            <w:szCs w:val="27"/>
          </w:rPr>
          <w:delText>s</w:delText>
        </w:r>
      </w:del>
      <w:r>
        <w:rPr>
          <w:color w:val="000000"/>
          <w:sz w:val="27"/>
          <w:szCs w:val="27"/>
        </w:rPr>
        <w:t xml:space="preserve"> for the designation of the data type </w:t>
      </w:r>
      <w:hyperlink r:id="rId18" w:anchor="physical_unit_usage_view_arm.part_usage_view" w:history="1">
        <w:r>
          <w:rPr>
            <w:rStyle w:val="Hyperlink"/>
            <w:b/>
            <w:bCs/>
            <w:sz w:val="27"/>
            <w:szCs w:val="27"/>
          </w:rPr>
          <w:t>Part_usage_view</w:t>
        </w:r>
      </w:hyperlink>
      <w:r>
        <w:rPr>
          <w:color w:val="000000"/>
          <w:sz w:val="27"/>
          <w:szCs w:val="27"/>
        </w:rPr>
        <w:t>.</w:t>
      </w:r>
    </w:p>
    <w:p w:rsidR="002F23E9" w:rsidRDefault="002F23E9" w:rsidP="002F23E9">
      <w:pPr>
        <w:pStyle w:val="note"/>
        <w:rPr>
          <w:color w:val="000000"/>
          <w:sz w:val="27"/>
          <w:szCs w:val="27"/>
        </w:rPr>
      </w:pPr>
      <w:r>
        <w:rPr>
          <w:color w:val="000000"/>
        </w:rPr>
        <w:t>NOTE   The list of entity data types may be extended in application modules that use the constructs of this module.</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physical_unit = EXTENSIBLE GENERIC_ENTITY SELECT</w:t>
      </w:r>
      <w:r>
        <w:rPr>
          <w:rFonts w:ascii="Courier New" w:hAnsi="Courier New" w:cs="Courier New"/>
          <w:color w:val="000000"/>
          <w:sz w:val="20"/>
          <w:szCs w:val="20"/>
        </w:rPr>
        <w:br/>
      </w:r>
      <w:r>
        <w:rPr>
          <w:rStyle w:val="HTMLCode"/>
          <w:color w:val="000000"/>
        </w:rPr>
        <w:t>   (</w:t>
      </w:r>
      <w:hyperlink r:id="rId19" w:anchor="physical_unit_usage_view_arm.part_usage_view" w:history="1">
        <w:r>
          <w:rPr>
            <w:rStyle w:val="Hyperlink"/>
            <w:rFonts w:ascii="Courier New" w:hAnsi="Courier New" w:cs="Courier New"/>
            <w:sz w:val="20"/>
            <w:szCs w:val="20"/>
          </w:rPr>
          <w:t>Part_usage_view</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2F23E9" w:rsidRDefault="002F23E9" w:rsidP="002F23E9">
      <w:pPr>
        <w:pStyle w:val="Heading2"/>
        <w:rPr>
          <w:color w:val="000000"/>
        </w:rPr>
      </w:pPr>
      <w:bookmarkStart w:id="6" w:name="physical_unit_usage_view_arm.puuv_groupa"/>
      <w:r>
        <w:rPr>
          <w:color w:val="000000"/>
        </w:rPr>
        <w:lastRenderedPageBreak/>
        <w:t>4.2.3 puuv_groupable_item</w:t>
      </w:r>
      <w:bookmarkEnd w:id="6"/>
      <w:r>
        <w:rPr>
          <w:color w:val="000000"/>
        </w:rPr>
        <w:t>   </w:t>
      </w:r>
      <w:r>
        <w:rPr>
          <w:noProof/>
          <w:color w:val="0000FF"/>
          <w:lang w:eastAsia="en-GB"/>
        </w:rPr>
        <w:drawing>
          <wp:inline distT="0" distB="0" distL="0" distR="0">
            <wp:extent cx="180975" cy="209550"/>
            <wp:effectExtent l="0" t="0" r="9525" b="0"/>
            <wp:docPr id="271" name="Picture 271"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EXPRESS-G">
                      <a:hlinkClick r:id="rId15" tgtFrame="&quot;&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F23E9" w:rsidRDefault="002F23E9" w:rsidP="002F23E9">
      <w:pPr>
        <w:pStyle w:val="NormalWeb"/>
        <w:rPr>
          <w:color w:val="000000"/>
          <w:sz w:val="27"/>
          <w:szCs w:val="27"/>
        </w:rPr>
      </w:pPr>
      <w:r>
        <w:rPr>
          <w:color w:val="000000"/>
          <w:sz w:val="27"/>
          <w:szCs w:val="27"/>
        </w:rPr>
        <w:t>The </w:t>
      </w:r>
      <w:r>
        <w:rPr>
          <w:b/>
          <w:bCs/>
          <w:color w:val="000000"/>
          <w:sz w:val="27"/>
          <w:szCs w:val="27"/>
        </w:rPr>
        <w:t>puuv_groupable_item</w:t>
      </w:r>
      <w:r>
        <w:rPr>
          <w:color w:val="000000"/>
          <w:sz w:val="27"/>
          <w:szCs w:val="27"/>
        </w:rPr>
        <w:t> type is an extension of the </w:t>
      </w:r>
      <w:hyperlink r:id="rId20" w:anchor="group_arm.groupable_item" w:history="1">
        <w:r>
          <w:rPr>
            <w:rStyle w:val="Hyperlink"/>
            <w:b/>
            <w:bCs/>
            <w:sz w:val="27"/>
            <w:szCs w:val="27"/>
          </w:rPr>
          <w:t>groupable_item</w:t>
        </w:r>
      </w:hyperlink>
      <w:r>
        <w:rPr>
          <w:color w:val="000000"/>
          <w:sz w:val="27"/>
          <w:szCs w:val="27"/>
        </w:rPr>
        <w:t> type. It adds the data type </w:t>
      </w:r>
      <w:hyperlink r:id="rId21" w:anchor="physical_unit_usage_view_arm.part_feature" w:history="1">
        <w:r>
          <w:rPr>
            <w:rStyle w:val="Hyperlink"/>
            <w:b/>
            <w:bCs/>
            <w:sz w:val="27"/>
            <w:szCs w:val="27"/>
          </w:rPr>
          <w:t>Part_feature</w:t>
        </w:r>
      </w:hyperlink>
      <w:r>
        <w:rPr>
          <w:color w:val="000000"/>
          <w:sz w:val="27"/>
          <w:szCs w:val="27"/>
        </w:rPr>
        <w:t> to the list of alternate data types.</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puuv_groupable_item = SELECT BASED_ON </w:t>
      </w:r>
      <w:hyperlink r:id="rId22" w:anchor="group_arm.groupable_item" w:history="1">
        <w:r>
          <w:rPr>
            <w:rStyle w:val="Hyperlink"/>
            <w:rFonts w:ascii="Courier New" w:hAnsi="Courier New" w:cs="Courier New"/>
            <w:sz w:val="20"/>
            <w:szCs w:val="20"/>
          </w:rPr>
          <w:t>groupable_item</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23" w:anchor="physical_unit_usage_view_arm.part_feature" w:history="1">
        <w:r>
          <w:rPr>
            <w:rStyle w:val="Hyperlink"/>
            <w:rFonts w:ascii="Courier New" w:hAnsi="Courier New" w:cs="Courier New"/>
            <w:sz w:val="20"/>
            <w:szCs w:val="20"/>
          </w:rPr>
          <w:t>Part_feature</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2F23E9" w:rsidRDefault="002F23E9" w:rsidP="002F23E9">
      <w:pPr>
        <w:pStyle w:val="Heading2"/>
        <w:rPr>
          <w:color w:val="000000"/>
        </w:rPr>
      </w:pPr>
      <w:bookmarkStart w:id="7" w:name="physical_unit_usage_view_arm.puuv_requir"/>
      <w:r>
        <w:rPr>
          <w:color w:val="000000"/>
        </w:rPr>
        <w:t>4.2.4 puuv_requirement_assignment_item</w:t>
      </w:r>
      <w:bookmarkEnd w:id="7"/>
      <w:r>
        <w:rPr>
          <w:color w:val="000000"/>
        </w:rPr>
        <w:t>   </w:t>
      </w:r>
      <w:r>
        <w:rPr>
          <w:noProof/>
          <w:color w:val="0000FF"/>
          <w:lang w:eastAsia="en-GB"/>
        </w:rPr>
        <w:drawing>
          <wp:inline distT="0" distB="0" distL="0" distR="0">
            <wp:extent cx="180975" cy="209550"/>
            <wp:effectExtent l="0" t="0" r="9525" b="0"/>
            <wp:docPr id="270" name="Picture 270" descr="EXPRESS-G">
              <a:hlinkClick xmlns:a="http://schemas.openxmlformats.org/drawingml/2006/main" r:id="rId16"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EXPRESS-G">
                      <a:hlinkClick r:id="rId16" tgtFrame="&quot;&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F23E9" w:rsidRDefault="002F23E9" w:rsidP="002F23E9">
      <w:pPr>
        <w:pStyle w:val="NormalWeb"/>
        <w:rPr>
          <w:color w:val="000000"/>
          <w:sz w:val="27"/>
          <w:szCs w:val="27"/>
        </w:rPr>
      </w:pPr>
      <w:r>
        <w:rPr>
          <w:color w:val="000000"/>
          <w:sz w:val="27"/>
          <w:szCs w:val="27"/>
        </w:rPr>
        <w:t>The </w:t>
      </w:r>
      <w:r>
        <w:rPr>
          <w:b/>
          <w:bCs/>
          <w:color w:val="000000"/>
          <w:sz w:val="27"/>
          <w:szCs w:val="27"/>
        </w:rPr>
        <w:t>puuv_requirement_assignment_item</w:t>
      </w:r>
      <w:r>
        <w:rPr>
          <w:color w:val="000000"/>
          <w:sz w:val="27"/>
          <w:szCs w:val="27"/>
        </w:rPr>
        <w:t> type is an extension of the </w:t>
      </w:r>
      <w:hyperlink r:id="rId24" w:anchor="requirement_assignment_arm.requirement_assignment_item" w:history="1">
        <w:r>
          <w:rPr>
            <w:rStyle w:val="Hyperlink"/>
            <w:b/>
            <w:bCs/>
            <w:sz w:val="27"/>
            <w:szCs w:val="27"/>
          </w:rPr>
          <w:t>requirement_assignment_item</w:t>
        </w:r>
      </w:hyperlink>
      <w:r>
        <w:rPr>
          <w:color w:val="000000"/>
          <w:sz w:val="27"/>
          <w:szCs w:val="27"/>
        </w:rPr>
        <w:t> type. It adds the data types </w:t>
      </w:r>
      <w:hyperlink r:id="rId25" w:anchor="physical_unit_usage_view_arm.part_feature" w:history="1">
        <w:r>
          <w:rPr>
            <w:rStyle w:val="Hyperlink"/>
            <w:b/>
            <w:bCs/>
            <w:sz w:val="27"/>
            <w:szCs w:val="27"/>
          </w:rPr>
          <w:t>Part_feature</w:t>
        </w:r>
      </w:hyperlink>
      <w:r>
        <w:rPr>
          <w:color w:val="000000"/>
          <w:sz w:val="27"/>
          <w:szCs w:val="27"/>
        </w:rPr>
        <w:t>, and </w:t>
      </w:r>
      <w:hyperlink r:id="rId26" w:anchor="part_view_definition_arm.part_view_definition" w:history="1">
        <w:r>
          <w:rPr>
            <w:rStyle w:val="Hyperlink"/>
            <w:b/>
            <w:bCs/>
            <w:sz w:val="27"/>
            <w:szCs w:val="27"/>
          </w:rPr>
          <w:t>Part_view_definition</w:t>
        </w:r>
      </w:hyperlink>
      <w:r>
        <w:rPr>
          <w:color w:val="000000"/>
          <w:sz w:val="27"/>
          <w:szCs w:val="27"/>
        </w:rPr>
        <w:t> to the list of alternate data types.</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puuv_requirement_assignment_item = SELECT BASED_ON </w:t>
      </w:r>
      <w:hyperlink r:id="rId27" w:anchor="requirement_assignment_arm.requirement_assignment_item" w:history="1">
        <w:r>
          <w:rPr>
            <w:rStyle w:val="Hyperlink"/>
            <w:rFonts w:ascii="Courier New" w:hAnsi="Courier New" w:cs="Courier New"/>
            <w:sz w:val="20"/>
            <w:szCs w:val="20"/>
          </w:rPr>
          <w:t>requirement_assignment_item</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28" w:anchor="physical_unit_usage_view_arm.part_feature" w:history="1">
        <w:r>
          <w:rPr>
            <w:rStyle w:val="Hyperlink"/>
            <w:rFonts w:ascii="Courier New" w:hAnsi="Courier New" w:cs="Courier New"/>
            <w:sz w:val="20"/>
            <w:szCs w:val="20"/>
          </w:rPr>
          <w:t>Part_feature</w:t>
        </w:r>
      </w:hyperlink>
      <w:r>
        <w:rPr>
          <w:rStyle w:val="HTMLCode"/>
          <w:color w:val="000000"/>
        </w:rPr>
        <w:t>, </w:t>
      </w:r>
      <w:r>
        <w:rPr>
          <w:rFonts w:ascii="Courier New" w:hAnsi="Courier New" w:cs="Courier New"/>
          <w:color w:val="000000"/>
          <w:sz w:val="20"/>
          <w:szCs w:val="20"/>
        </w:rPr>
        <w:br/>
      </w:r>
      <w:r>
        <w:rPr>
          <w:rStyle w:val="HTMLCode"/>
          <w:color w:val="000000"/>
        </w:rPr>
        <w:t>    </w:t>
      </w:r>
      <w:hyperlink r:id="rId29" w:anchor="part_view_definition_arm.part_view_definition" w:history="1">
        <w:r>
          <w:rPr>
            <w:rStyle w:val="Hyperlink"/>
            <w:rFonts w:ascii="Courier New" w:hAnsi="Courier New" w:cs="Courier New"/>
            <w:sz w:val="20"/>
            <w:szCs w:val="20"/>
          </w:rPr>
          <w:t>Part_view_definition</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2F23E9" w:rsidRDefault="002F23E9" w:rsidP="002F23E9">
      <w:pPr>
        <w:pStyle w:val="Heading2"/>
        <w:rPr>
          <w:color w:val="000000"/>
        </w:rPr>
      </w:pPr>
      <w:bookmarkStart w:id="8" w:name="physical_unit_usage_view_arm.puuv_docume"/>
      <w:r>
        <w:rPr>
          <w:color w:val="000000"/>
        </w:rPr>
        <w:t>4.2.5 puuv_documented_element_select</w:t>
      </w:r>
      <w:bookmarkEnd w:id="8"/>
      <w:r>
        <w:rPr>
          <w:color w:val="000000"/>
        </w:rPr>
        <w:t>   </w:t>
      </w:r>
      <w:r>
        <w:rPr>
          <w:noProof/>
          <w:color w:val="0000FF"/>
          <w:lang w:eastAsia="en-GB"/>
        </w:rPr>
        <w:drawing>
          <wp:inline distT="0" distB="0" distL="0" distR="0">
            <wp:extent cx="180975" cy="209550"/>
            <wp:effectExtent l="0" t="0" r="9525" b="0"/>
            <wp:docPr id="269" name="Picture 269"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EXPRESS-G">
                      <a:hlinkClick r:id="rId15" tgtFrame="&quot;&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F23E9" w:rsidRDefault="002F23E9" w:rsidP="002F23E9">
      <w:pPr>
        <w:pStyle w:val="NormalWeb"/>
        <w:rPr>
          <w:color w:val="000000"/>
          <w:sz w:val="27"/>
          <w:szCs w:val="27"/>
        </w:rPr>
      </w:pPr>
      <w:r>
        <w:rPr>
          <w:color w:val="000000"/>
          <w:sz w:val="27"/>
          <w:szCs w:val="27"/>
        </w:rPr>
        <w:t>The </w:t>
      </w:r>
      <w:r>
        <w:rPr>
          <w:b/>
          <w:bCs/>
          <w:color w:val="000000"/>
          <w:sz w:val="27"/>
          <w:szCs w:val="27"/>
        </w:rPr>
        <w:t>puuv_documented_element_select</w:t>
      </w:r>
      <w:r>
        <w:rPr>
          <w:color w:val="000000"/>
          <w:sz w:val="27"/>
          <w:szCs w:val="27"/>
        </w:rPr>
        <w:t> type is an extension of the </w:t>
      </w:r>
      <w:hyperlink r:id="rId30" w:anchor="document_assignment_arm.documented_element_select" w:history="1">
        <w:r>
          <w:rPr>
            <w:rStyle w:val="Hyperlink"/>
            <w:b/>
            <w:bCs/>
            <w:sz w:val="27"/>
            <w:szCs w:val="27"/>
          </w:rPr>
          <w:t>documented_element_select</w:t>
        </w:r>
      </w:hyperlink>
      <w:r>
        <w:rPr>
          <w:color w:val="000000"/>
          <w:sz w:val="27"/>
          <w:szCs w:val="27"/>
        </w:rPr>
        <w:t> type. It adds the data type </w:t>
      </w:r>
      <w:hyperlink r:id="rId31" w:anchor="physical_unit_usage_view_arm.part_feature" w:history="1">
        <w:r>
          <w:rPr>
            <w:rStyle w:val="Hyperlink"/>
            <w:b/>
            <w:bCs/>
            <w:sz w:val="27"/>
            <w:szCs w:val="27"/>
          </w:rPr>
          <w:t>Part_feature</w:t>
        </w:r>
      </w:hyperlink>
      <w:r>
        <w:rPr>
          <w:color w:val="000000"/>
          <w:sz w:val="27"/>
          <w:szCs w:val="27"/>
        </w:rPr>
        <w:t> to the list of alternate data types.</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puuv_documented_element_select = SELECT BASED_ON </w:t>
      </w:r>
      <w:hyperlink r:id="rId32" w:anchor="document_assignment_arm.documented_element_select" w:history="1">
        <w:r>
          <w:rPr>
            <w:rStyle w:val="Hyperlink"/>
            <w:rFonts w:ascii="Courier New" w:hAnsi="Courier New" w:cs="Courier New"/>
            <w:sz w:val="20"/>
            <w:szCs w:val="20"/>
          </w:rPr>
          <w:t>documented_element_select</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33" w:anchor="physical_unit_usage_view_arm.part_feature" w:history="1">
        <w:r>
          <w:rPr>
            <w:rStyle w:val="Hyperlink"/>
            <w:rFonts w:ascii="Courier New" w:hAnsi="Courier New" w:cs="Courier New"/>
            <w:sz w:val="20"/>
            <w:szCs w:val="20"/>
          </w:rPr>
          <w:t>Part_feature</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2F23E9" w:rsidRDefault="002F23E9" w:rsidP="002F23E9">
      <w:pPr>
        <w:pStyle w:val="Heading2"/>
        <w:rPr>
          <w:color w:val="000000"/>
        </w:rPr>
      </w:pPr>
      <w:bookmarkStart w:id="9" w:name="entities"/>
      <w:r>
        <w:rPr>
          <w:color w:val="000000"/>
        </w:rPr>
        <w:lastRenderedPageBreak/>
        <w:t>4.3 ARM entity definitions</w:t>
      </w:r>
      <w:bookmarkEnd w:id="9"/>
    </w:p>
    <w:p w:rsidR="002F23E9" w:rsidRDefault="002F23E9" w:rsidP="002F23E9">
      <w:pPr>
        <w:pStyle w:val="NormalWeb"/>
        <w:rPr>
          <w:color w:val="000000"/>
          <w:sz w:val="27"/>
          <w:szCs w:val="27"/>
        </w:rPr>
      </w:pPr>
      <w:r>
        <w:rPr>
          <w:color w:val="000000"/>
          <w:sz w:val="27"/>
          <w:szCs w:val="27"/>
        </w:rPr>
        <w:t>This subclause specifies the ARM entities for this module. Each ARM application entity is an atomic element that embodies a unique application concept and contains attributes specifying the data elements of the entity. The ARM entities and definitions are specified below.</w:t>
      </w:r>
    </w:p>
    <w:p w:rsidR="002F23E9" w:rsidRDefault="002F23E9" w:rsidP="002F23E9">
      <w:pPr>
        <w:pStyle w:val="Heading2"/>
        <w:rPr>
          <w:color w:val="000000"/>
        </w:rPr>
      </w:pPr>
      <w:r>
        <w:rPr>
          <w:color w:val="000000"/>
        </w:rPr>
        <w:t>4.3.1 Derived_part_view_definition_relationship   </w:t>
      </w:r>
      <w:r>
        <w:rPr>
          <w:noProof/>
          <w:color w:val="0000FF"/>
          <w:lang w:eastAsia="en-GB"/>
        </w:rPr>
        <w:drawing>
          <wp:inline distT="0" distB="0" distL="0" distR="0">
            <wp:extent cx="180975" cy="209550"/>
            <wp:effectExtent l="0" t="0" r="9525" b="0"/>
            <wp:docPr id="268" name="Picture 268" descr="EXPRESS-G">
              <a:hlinkClick xmlns:a="http://schemas.openxmlformats.org/drawingml/2006/main" r:id="rId16"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EXPRESS-G">
                      <a:hlinkClick r:id="rId16" tgtFrame="&quot;&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67" name="Picture 267" descr="Mapping table">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Mapping table">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F23E9" w:rsidRDefault="002F23E9" w:rsidP="002F23E9">
      <w:r>
        <w:rPr>
          <w:color w:val="000000"/>
          <w:sz w:val="27"/>
          <w:szCs w:val="27"/>
        </w:rPr>
        <w:t>A </w:t>
      </w:r>
      <w:r>
        <w:rPr>
          <w:b/>
          <w:bCs/>
          <w:color w:val="000000"/>
          <w:sz w:val="27"/>
          <w:szCs w:val="27"/>
        </w:rPr>
        <w:t>Derived_part_view_definition_relationship</w:t>
      </w:r>
      <w:r>
        <w:rPr>
          <w:color w:val="000000"/>
          <w:sz w:val="27"/>
          <w:szCs w:val="27"/>
        </w:rPr>
        <w:t> is a type of </w:t>
      </w:r>
      <w:hyperlink r:id="rId36" w:anchor="product_view_definition_relationship_arm.view_definition_relationship" w:history="1">
        <w:r>
          <w:rPr>
            <w:rStyle w:val="Hyperlink"/>
            <w:b/>
            <w:bCs/>
            <w:sz w:val="27"/>
            <w:szCs w:val="27"/>
          </w:rPr>
          <w:t>View_definition_relationship</w:t>
        </w:r>
      </w:hyperlink>
      <w:r>
        <w:rPr>
          <w:color w:val="000000"/>
          <w:sz w:val="27"/>
          <w:szCs w:val="27"/>
        </w:rPr>
        <w:t>. A </w:t>
      </w:r>
      <w:r>
        <w:rPr>
          <w:b/>
          <w:bCs/>
          <w:color w:val="000000"/>
          <w:sz w:val="27"/>
          <w:szCs w:val="27"/>
        </w:rPr>
        <w:t>Derived_part_view_definition_relationship</w:t>
      </w:r>
      <w:r>
        <w:rPr>
          <w:color w:val="000000"/>
          <w:sz w:val="27"/>
          <w:szCs w:val="27"/>
        </w:rPr>
        <w:t> is a relationship that relates two </w:t>
      </w:r>
      <w:hyperlink r:id="rId37" w:anchor="part_view_definition_arm.part_view_definition" w:history="1">
        <w:r>
          <w:rPr>
            <w:rStyle w:val="Hyperlink"/>
            <w:b/>
            <w:bCs/>
            <w:sz w:val="27"/>
            <w:szCs w:val="27"/>
          </w:rPr>
          <w:t>Part_view_definitions</w:t>
        </w:r>
      </w:hyperlink>
      <w:r>
        <w:rPr>
          <w:color w:val="000000"/>
          <w:sz w:val="27"/>
          <w:szCs w:val="27"/>
        </w:rPr>
        <w:t> where one is the master, and the other is a derivation of the Master. The </w:t>
      </w:r>
      <w:hyperlink r:id="rId38" w:anchor="part_view_definition_arm.part_view_definition" w:history="1">
        <w:r>
          <w:rPr>
            <w:rStyle w:val="Hyperlink"/>
            <w:b/>
            <w:bCs/>
            <w:sz w:val="27"/>
            <w:szCs w:val="27"/>
          </w:rPr>
          <w:t>Part_view_definition</w:t>
        </w:r>
      </w:hyperlink>
      <w:r>
        <w:rPr>
          <w:color w:val="000000"/>
          <w:sz w:val="27"/>
          <w:szCs w:val="27"/>
        </w:rPr>
        <w:t> in the role of </w:t>
      </w:r>
      <w:r>
        <w:rPr>
          <w:b/>
          <w:bCs/>
          <w:color w:val="000000"/>
          <w:sz w:val="27"/>
          <w:szCs w:val="27"/>
        </w:rPr>
        <w:t>relating_view</w:t>
      </w:r>
      <w:r>
        <w:rPr>
          <w:color w:val="000000"/>
          <w:sz w:val="27"/>
          <w:szCs w:val="27"/>
        </w:rPr>
        <w:t> is the Master.</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Derived_part_view_definition_relationship</w:t>
      </w:r>
      <w:r>
        <w:rPr>
          <w:rFonts w:ascii="Courier New" w:hAnsi="Courier New" w:cs="Courier New"/>
          <w:color w:val="000000"/>
          <w:sz w:val="20"/>
          <w:szCs w:val="20"/>
        </w:rPr>
        <w:br/>
      </w:r>
      <w:r>
        <w:rPr>
          <w:rStyle w:val="HTMLCode"/>
          <w:color w:val="000000"/>
        </w:rPr>
        <w:t>  SUBTYPE OF (</w:t>
      </w:r>
      <w:hyperlink r:id="rId39" w:anchor="product_view_definition_relationship_arm.view_definition_relationship" w:history="1">
        <w:r>
          <w:rPr>
            <w:rStyle w:val="Hyperlink"/>
            <w:rFonts w:ascii="Courier New" w:hAnsi="Courier New" w:cs="Courier New"/>
            <w:sz w:val="20"/>
            <w:szCs w:val="20"/>
          </w:rPr>
          <w:t>View_definition_relationship</w:t>
        </w:r>
      </w:hyperlink>
      <w:r>
        <w:rPr>
          <w:rStyle w:val="HTMLCode"/>
          <w:color w:val="000000"/>
        </w:rPr>
        <w:t>);</w:t>
      </w:r>
      <w:r>
        <w:rPr>
          <w:rFonts w:ascii="Courier New" w:hAnsi="Courier New" w:cs="Courier New"/>
          <w:color w:val="000000"/>
          <w:sz w:val="20"/>
          <w:szCs w:val="20"/>
        </w:rPr>
        <w:br/>
      </w:r>
      <w:r>
        <w:rPr>
          <w:rStyle w:val="HTMLCode"/>
          <w:color w:val="000000"/>
        </w:rPr>
        <w:t>  SELF\view_definition_relationship.relating_view : </w:t>
      </w:r>
      <w:hyperlink r:id="rId40" w:anchor="part_view_definition_arm.part_view_definition" w:history="1">
        <w:r>
          <w:rPr>
            <w:rStyle w:val="Hyperlink"/>
            <w:rFonts w:ascii="Courier New" w:hAnsi="Courier New" w:cs="Courier New"/>
            <w:sz w:val="20"/>
            <w:szCs w:val="20"/>
          </w:rPr>
          <w:t>Part_view_definition</w:t>
        </w:r>
      </w:hyperlink>
      <w:r>
        <w:rPr>
          <w:rStyle w:val="HTMLCode"/>
          <w:color w:val="000000"/>
        </w:rPr>
        <w:t>;</w:t>
      </w:r>
      <w:r>
        <w:rPr>
          <w:rFonts w:ascii="Courier New" w:hAnsi="Courier New" w:cs="Courier New"/>
          <w:color w:val="000000"/>
          <w:sz w:val="20"/>
          <w:szCs w:val="20"/>
        </w:rPr>
        <w:br/>
      </w:r>
      <w:r>
        <w:rPr>
          <w:rStyle w:val="HTMLCode"/>
          <w:color w:val="000000"/>
        </w:rPr>
        <w:t>  SELF\view_definition_relationship.related_view : </w:t>
      </w:r>
      <w:hyperlink r:id="rId41" w:anchor="part_view_definition_arm.part_view_definition" w:history="1">
        <w:r>
          <w:rPr>
            <w:rStyle w:val="Hyperlink"/>
            <w:rFonts w:ascii="Courier New" w:hAnsi="Courier New" w:cs="Courier New"/>
            <w:sz w:val="20"/>
            <w:szCs w:val="20"/>
          </w:rPr>
          <w:t>Part_view_definition</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SIZEOF(get_derived_shape_element(related_view)) &gt; 0;</w:t>
      </w:r>
      <w:r>
        <w:rPr>
          <w:rFonts w:ascii="Courier New" w:hAnsi="Courier New" w:cs="Courier New"/>
          <w:color w:val="000000"/>
          <w:sz w:val="20"/>
          <w:szCs w:val="20"/>
        </w:rPr>
        <w:br/>
      </w:r>
      <w:r>
        <w:rPr>
          <w:rStyle w:val="HTMLCode"/>
          <w:color w:val="000000"/>
        </w:rPr>
        <w:t>  WR2: SIZEOF(QUERY(gdrse &lt;* get_derived_shape_element(related_view) | (SIZEOF(QUERY(se &lt;* gdrse.derived_from | relating_view &lt;&gt; se.associated_definition)) = 0))) = SIZEOF(get_derived_shape_element(related_view));</w:t>
      </w:r>
      <w:r>
        <w:rPr>
          <w:rFonts w:ascii="Courier New" w:hAnsi="Courier New" w:cs="Courier New"/>
          <w:color w:val="000000"/>
          <w:sz w:val="20"/>
          <w:szCs w:val="20"/>
        </w:rPr>
        <w:br/>
      </w:r>
      <w:r>
        <w:rPr>
          <w:rStyle w:val="HTMLCode"/>
          <w:color w:val="000000"/>
        </w:rPr>
        <w:t>  WR3: NOT EXISTS(SELF\View_definition_relationship.relation_type);</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F23E9" w:rsidRDefault="002F23E9" w:rsidP="002F23E9">
      <w:pPr>
        <w:pStyle w:val="NormalWeb"/>
        <w:rPr>
          <w:color w:val="000000"/>
          <w:sz w:val="27"/>
          <w:szCs w:val="27"/>
        </w:rPr>
      </w:pPr>
      <w:r>
        <w:rPr>
          <w:color w:val="000000"/>
          <w:sz w:val="27"/>
          <w:szCs w:val="27"/>
          <w:u w:val="single"/>
        </w:rPr>
        <w:t>Attribute definitions:</w:t>
      </w:r>
    </w:p>
    <w:p w:rsidR="002F23E9" w:rsidRDefault="002F23E9" w:rsidP="002F23E9">
      <w:pPr>
        <w:pStyle w:val="expressdescription"/>
        <w:rPr>
          <w:color w:val="000000"/>
          <w:sz w:val="27"/>
          <w:szCs w:val="27"/>
        </w:rPr>
      </w:pPr>
      <w:r>
        <w:rPr>
          <w:b/>
          <w:bCs/>
          <w:color w:val="000000"/>
          <w:sz w:val="27"/>
          <w:szCs w:val="27"/>
        </w:rPr>
        <w:t>relating_view: </w:t>
      </w:r>
      <w:r>
        <w:rPr>
          <w:color w:val="000000"/>
          <w:sz w:val="27"/>
          <w:szCs w:val="27"/>
        </w:rPr>
        <w:t>an inherited attribute shall be of type </w:t>
      </w:r>
      <w:hyperlink r:id="rId42" w:anchor="part_view_definition_arm.part_view_definition" w:history="1">
        <w:r>
          <w:rPr>
            <w:rStyle w:val="Hyperlink"/>
            <w:b/>
            <w:bCs/>
            <w:sz w:val="27"/>
            <w:szCs w:val="27"/>
          </w:rPr>
          <w:t>Part_view_definition</w:t>
        </w:r>
      </w:hyperlink>
      <w:r>
        <w:rPr>
          <w:color w:val="000000"/>
          <w:sz w:val="27"/>
          <w:szCs w:val="27"/>
        </w:rPr>
        <w:t> for the </w:t>
      </w:r>
      <w:r>
        <w:rPr>
          <w:b/>
          <w:bCs/>
          <w:color w:val="000000"/>
          <w:sz w:val="27"/>
          <w:szCs w:val="27"/>
        </w:rPr>
        <w:t>Derived_part_view_definition_relationship</w:t>
      </w:r>
      <w:r>
        <w:rPr>
          <w:color w:val="000000"/>
          <w:sz w:val="27"/>
          <w:szCs w:val="27"/>
        </w:rPr>
        <w:t>.</w:t>
      </w:r>
    </w:p>
    <w:p w:rsidR="002F23E9" w:rsidRDefault="002F23E9" w:rsidP="002F23E9">
      <w:pPr>
        <w:pStyle w:val="expressdescription"/>
        <w:rPr>
          <w:color w:val="000000"/>
          <w:sz w:val="27"/>
          <w:szCs w:val="27"/>
        </w:rPr>
      </w:pPr>
      <w:r>
        <w:rPr>
          <w:b/>
          <w:bCs/>
          <w:color w:val="000000"/>
          <w:sz w:val="27"/>
          <w:szCs w:val="27"/>
        </w:rPr>
        <w:t>related_view: </w:t>
      </w:r>
      <w:r>
        <w:rPr>
          <w:color w:val="000000"/>
          <w:sz w:val="27"/>
          <w:szCs w:val="27"/>
        </w:rPr>
        <w:t>an inherited attribute shall be of type </w:t>
      </w:r>
      <w:hyperlink r:id="rId43" w:anchor="part_view_definition_arm.part_view_definition" w:history="1">
        <w:r>
          <w:rPr>
            <w:rStyle w:val="Hyperlink"/>
            <w:b/>
            <w:bCs/>
            <w:sz w:val="27"/>
            <w:szCs w:val="27"/>
          </w:rPr>
          <w:t>Part_view_definition</w:t>
        </w:r>
      </w:hyperlink>
      <w:r>
        <w:rPr>
          <w:color w:val="000000"/>
          <w:sz w:val="27"/>
          <w:szCs w:val="27"/>
        </w:rPr>
        <w:t> for the </w:t>
      </w:r>
      <w:r>
        <w:rPr>
          <w:b/>
          <w:bCs/>
          <w:color w:val="000000"/>
          <w:sz w:val="27"/>
          <w:szCs w:val="27"/>
        </w:rPr>
        <w:t>Derived_part_view_definition_relationship</w:t>
      </w:r>
      <w:r>
        <w:rPr>
          <w:color w:val="000000"/>
          <w:sz w:val="27"/>
          <w:szCs w:val="27"/>
        </w:rPr>
        <w:t>.</w:t>
      </w:r>
    </w:p>
    <w:p w:rsidR="002F23E9" w:rsidRDefault="002F23E9" w:rsidP="002F23E9">
      <w:pPr>
        <w:pStyle w:val="NormalWeb"/>
        <w:rPr>
          <w:color w:val="000000"/>
          <w:sz w:val="27"/>
          <w:szCs w:val="27"/>
        </w:rPr>
      </w:pPr>
      <w:r>
        <w:rPr>
          <w:color w:val="000000"/>
          <w:sz w:val="27"/>
          <w:szCs w:val="27"/>
          <w:u w:val="single"/>
        </w:rPr>
        <w:t>Formal propositions:</w:t>
      </w:r>
    </w:p>
    <w:p w:rsidR="002F23E9" w:rsidRDefault="002F23E9" w:rsidP="002F23E9">
      <w:pPr>
        <w:pStyle w:val="expressdescription"/>
        <w:rPr>
          <w:color w:val="000000"/>
          <w:sz w:val="27"/>
          <w:szCs w:val="27"/>
        </w:rPr>
      </w:pPr>
      <w:r>
        <w:rPr>
          <w:b/>
          <w:bCs/>
          <w:color w:val="000000"/>
          <w:sz w:val="27"/>
          <w:szCs w:val="27"/>
        </w:rPr>
        <w:t>WR1: </w:t>
      </w:r>
      <w:r>
        <w:rPr>
          <w:color w:val="000000"/>
          <w:sz w:val="27"/>
          <w:szCs w:val="27"/>
        </w:rPr>
        <w:t>There shall be at least one </w:t>
      </w:r>
      <w:hyperlink r:id="rId44" w:anchor="derived_shape_element_arm.derived_shape_element" w:history="1">
        <w:r>
          <w:rPr>
            <w:rStyle w:val="Hyperlink"/>
            <w:b/>
            <w:bCs/>
            <w:sz w:val="27"/>
            <w:szCs w:val="27"/>
          </w:rPr>
          <w:t>Derived_shape_element</w:t>
        </w:r>
      </w:hyperlink>
      <w:r>
        <w:rPr>
          <w:color w:val="000000"/>
          <w:sz w:val="27"/>
          <w:szCs w:val="27"/>
        </w:rPr>
        <w:t> provided for </w:t>
      </w:r>
      <w:hyperlink r:id="rId45" w:anchor="product_view_definition_relationship_arm.view_definition_relationship.related_view" w:history="1">
        <w:r>
          <w:rPr>
            <w:rStyle w:val="Hyperlink"/>
            <w:b/>
            <w:bCs/>
            <w:sz w:val="27"/>
            <w:szCs w:val="27"/>
          </w:rPr>
          <w:t>related_view</w:t>
        </w:r>
      </w:hyperlink>
      <w:r>
        <w:rPr>
          <w:color w:val="000000"/>
          <w:sz w:val="27"/>
          <w:szCs w:val="27"/>
        </w:rPr>
        <w:t>.</w:t>
      </w:r>
    </w:p>
    <w:p w:rsidR="002F23E9" w:rsidRDefault="002F23E9" w:rsidP="002F23E9">
      <w:pPr>
        <w:pStyle w:val="expressdescription"/>
        <w:rPr>
          <w:color w:val="000000"/>
          <w:sz w:val="27"/>
          <w:szCs w:val="27"/>
        </w:rPr>
      </w:pPr>
      <w:r>
        <w:rPr>
          <w:b/>
          <w:bCs/>
          <w:color w:val="000000"/>
          <w:sz w:val="27"/>
          <w:szCs w:val="27"/>
        </w:rPr>
        <w:lastRenderedPageBreak/>
        <w:t>WR2: </w:t>
      </w:r>
      <w:r>
        <w:rPr>
          <w:color w:val="000000"/>
          <w:sz w:val="27"/>
          <w:szCs w:val="27"/>
        </w:rPr>
        <w:t>Each </w:t>
      </w:r>
      <w:hyperlink r:id="rId46" w:anchor="derived_shape_element_arm.derived_shape_element" w:history="1">
        <w:r>
          <w:rPr>
            <w:rStyle w:val="Hyperlink"/>
            <w:b/>
            <w:bCs/>
            <w:sz w:val="27"/>
            <w:szCs w:val="27"/>
          </w:rPr>
          <w:t>Derived_shape_element</w:t>
        </w:r>
      </w:hyperlink>
      <w:r>
        <w:rPr>
          <w:color w:val="000000"/>
          <w:sz w:val="27"/>
          <w:szCs w:val="27"/>
        </w:rPr>
        <w:t> that references the </w:t>
      </w:r>
      <w:r>
        <w:rPr>
          <w:b/>
          <w:bCs/>
          <w:color w:val="000000"/>
          <w:sz w:val="27"/>
          <w:szCs w:val="27"/>
        </w:rPr>
        <w:t>Derived_part_view_definition_relationship</w:t>
      </w:r>
      <w:r>
        <w:rPr>
          <w:color w:val="000000"/>
          <w:sz w:val="27"/>
          <w:szCs w:val="27"/>
        </w:rPr>
        <w:t>.</w:t>
      </w:r>
      <w:r>
        <w:rPr>
          <w:b/>
          <w:bCs/>
          <w:color w:val="000000"/>
          <w:sz w:val="27"/>
          <w:szCs w:val="27"/>
        </w:rPr>
        <w:t>related_view</w:t>
      </w:r>
      <w:r>
        <w:rPr>
          <w:color w:val="000000"/>
          <w:sz w:val="27"/>
          <w:szCs w:val="27"/>
        </w:rPr>
        <w:t> shall reference one or more </w:t>
      </w:r>
      <w:hyperlink r:id="rId47" w:anchor="shape_property_assignment_arm.shape_element" w:history="1">
        <w:r>
          <w:rPr>
            <w:rStyle w:val="Hyperlink"/>
            <w:b/>
            <w:bCs/>
            <w:sz w:val="27"/>
            <w:szCs w:val="27"/>
          </w:rPr>
          <w:t>Shape_element</w:t>
        </w:r>
      </w:hyperlink>
      <w:ins w:id="10" w:author="Sapp (US), Brandon" w:date="2019-03-21T08:11:00Z">
        <w:r w:rsidR="00545AEB">
          <w:rPr>
            <w:rStyle w:val="Hyperlink"/>
            <w:b/>
            <w:bCs/>
            <w:sz w:val="27"/>
            <w:szCs w:val="27"/>
          </w:rPr>
          <w:t xml:space="preserve"> </w:t>
        </w:r>
      </w:ins>
      <w:r>
        <w:rPr>
          <w:color w:val="000000"/>
          <w:sz w:val="27"/>
          <w:szCs w:val="27"/>
        </w:rPr>
        <w:t>that reference the </w:t>
      </w:r>
      <w:r>
        <w:rPr>
          <w:b/>
          <w:bCs/>
          <w:color w:val="000000"/>
          <w:sz w:val="27"/>
          <w:szCs w:val="27"/>
        </w:rPr>
        <w:t>Derived_part_view_definition_relationship</w:t>
      </w:r>
      <w:r>
        <w:rPr>
          <w:color w:val="000000"/>
          <w:sz w:val="27"/>
          <w:szCs w:val="27"/>
        </w:rPr>
        <w:t>.</w:t>
      </w:r>
      <w:r>
        <w:rPr>
          <w:b/>
          <w:bCs/>
          <w:color w:val="000000"/>
          <w:sz w:val="27"/>
          <w:szCs w:val="27"/>
        </w:rPr>
        <w:t>relating_view</w:t>
      </w:r>
      <w:r>
        <w:rPr>
          <w:color w:val="000000"/>
          <w:sz w:val="27"/>
          <w:szCs w:val="27"/>
        </w:rPr>
        <w:t>.</w:t>
      </w:r>
    </w:p>
    <w:p w:rsidR="002F23E9" w:rsidRDefault="002F23E9" w:rsidP="002F23E9">
      <w:pPr>
        <w:pStyle w:val="expressdescription"/>
        <w:rPr>
          <w:color w:val="000000"/>
          <w:sz w:val="27"/>
          <w:szCs w:val="27"/>
        </w:rPr>
      </w:pPr>
      <w:bookmarkStart w:id="11" w:name="physical_unit_usage_view_arm.derived_par"/>
      <w:r>
        <w:rPr>
          <w:b/>
          <w:bCs/>
          <w:color w:val="000000"/>
          <w:sz w:val="27"/>
          <w:szCs w:val="27"/>
        </w:rPr>
        <w:t>WR3: </w:t>
      </w:r>
      <w:bookmarkEnd w:id="11"/>
      <w:r>
        <w:rPr>
          <w:color w:val="000000"/>
          <w:sz w:val="27"/>
          <w:szCs w:val="27"/>
        </w:rPr>
        <w:t>The </w:t>
      </w:r>
      <w:hyperlink r:id="rId48" w:anchor="product_view_definition_relationship_arm.view_definition_relationship.relation_type" w:history="1">
        <w:r>
          <w:rPr>
            <w:rStyle w:val="Hyperlink"/>
            <w:b/>
            <w:bCs/>
            <w:sz w:val="27"/>
            <w:szCs w:val="27"/>
          </w:rPr>
          <w:t>relation_type</w:t>
        </w:r>
      </w:hyperlink>
      <w:r>
        <w:rPr>
          <w:color w:val="000000"/>
          <w:sz w:val="27"/>
          <w:szCs w:val="27"/>
        </w:rPr>
        <w:t> shall not be populated.</w:t>
      </w:r>
    </w:p>
    <w:p w:rsidR="002F23E9" w:rsidRDefault="002F23E9" w:rsidP="002F23E9">
      <w:pPr>
        <w:pStyle w:val="Heading2"/>
        <w:rPr>
          <w:color w:val="000000"/>
        </w:rPr>
      </w:pPr>
      <w:r>
        <w:rPr>
          <w:color w:val="000000"/>
        </w:rPr>
        <w:t>4.3.2 Connection_zone_in_usage_view   </w:t>
      </w:r>
      <w:r>
        <w:rPr>
          <w:noProof/>
          <w:color w:val="0000FF"/>
          <w:lang w:eastAsia="en-GB"/>
        </w:rPr>
        <w:drawing>
          <wp:inline distT="0" distB="0" distL="0" distR="0">
            <wp:extent cx="180975" cy="209550"/>
            <wp:effectExtent l="0" t="0" r="9525" b="0"/>
            <wp:docPr id="266" name="Picture 266"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EXPRESS-G">
                      <a:hlinkClick r:id="rId15" tgtFrame="&quot;&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65" name="Picture 265" descr="Mapping table">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Mapping table">
                      <a:hlinkClick r:id="rId49"/>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F23E9" w:rsidRDefault="002F23E9" w:rsidP="002F23E9">
      <w:pPr>
        <w:pStyle w:val="NormalWeb"/>
        <w:rPr>
          <w:color w:val="000000"/>
          <w:sz w:val="27"/>
          <w:szCs w:val="27"/>
        </w:rPr>
      </w:pPr>
      <w:r>
        <w:rPr>
          <w:color w:val="000000"/>
          <w:sz w:val="27"/>
          <w:szCs w:val="27"/>
        </w:rPr>
        <w:t xml:space="preserve">A </w:t>
      </w:r>
      <w:r>
        <w:rPr>
          <w:b/>
          <w:bCs/>
          <w:color w:val="000000"/>
          <w:sz w:val="27"/>
          <w:szCs w:val="27"/>
        </w:rPr>
        <w:t>Connection_zone_in_usage_view</w:t>
      </w:r>
      <w:r>
        <w:rPr>
          <w:color w:val="000000"/>
          <w:sz w:val="27"/>
          <w:szCs w:val="27"/>
        </w:rPr>
        <w:t> is a type of </w:t>
      </w:r>
      <w:hyperlink r:id="rId50" w:anchor="feature_and_connection_zone_arm.connection_zone" w:history="1">
        <w:r>
          <w:rPr>
            <w:rStyle w:val="Hyperlink"/>
            <w:b/>
            <w:bCs/>
            <w:sz w:val="27"/>
            <w:szCs w:val="27"/>
          </w:rPr>
          <w:t>Connection_zone</w:t>
        </w:r>
      </w:hyperlink>
      <w:r>
        <w:rPr>
          <w:color w:val="000000"/>
          <w:sz w:val="27"/>
          <w:szCs w:val="27"/>
        </w:rPr>
        <w:t> that is in the context of a </w:t>
      </w:r>
      <w:hyperlink r:id="rId51" w:anchor="physical_unit_usage_view_arm.part_usage_view" w:history="1">
        <w:r>
          <w:rPr>
            <w:rStyle w:val="Hyperlink"/>
            <w:b/>
            <w:bCs/>
            <w:sz w:val="27"/>
            <w:szCs w:val="27"/>
          </w:rPr>
          <w:t>Part_usage_view</w:t>
        </w:r>
      </w:hyperlink>
      <w:r>
        <w:rPr>
          <w:color w:val="000000"/>
          <w:sz w:val="27"/>
          <w:szCs w:val="27"/>
        </w:rPr>
        <w:t>. A </w:t>
      </w:r>
      <w:r>
        <w:rPr>
          <w:b/>
          <w:bCs/>
          <w:color w:val="000000"/>
          <w:sz w:val="27"/>
          <w:szCs w:val="27"/>
        </w:rPr>
        <w:t>Connection_zone_in_usage_view</w:t>
      </w:r>
      <w:r>
        <w:rPr>
          <w:color w:val="000000"/>
          <w:sz w:val="27"/>
          <w:szCs w:val="27"/>
        </w:rPr>
        <w:t xml:space="preserve"> is included in a usage view definition to provide an explicit geometric model of the limited areas in the domain of a terminal that </w:t>
      </w:r>
      <w:del w:id="12" w:author="Sapp (US), Brandon" w:date="2019-03-21T08:07:00Z">
        <w:r w:rsidDel="00545AEB">
          <w:rPr>
            <w:color w:val="000000"/>
            <w:sz w:val="27"/>
            <w:szCs w:val="27"/>
          </w:rPr>
          <w:delText xml:space="preserve">are </w:delText>
        </w:r>
      </w:del>
      <w:ins w:id="13" w:author="Sapp (US), Brandon" w:date="2019-03-21T08:07:00Z">
        <w:r w:rsidR="00545AEB">
          <w:rPr>
            <w:color w:val="000000"/>
            <w:sz w:val="27"/>
            <w:szCs w:val="27"/>
          </w:rPr>
          <w:t>is</w:t>
        </w:r>
        <w:r w:rsidR="00545AEB">
          <w:rPr>
            <w:color w:val="000000"/>
            <w:sz w:val="27"/>
            <w:szCs w:val="27"/>
          </w:rPr>
          <w:t xml:space="preserve"> </w:t>
        </w:r>
      </w:ins>
      <w:r>
        <w:rPr>
          <w:color w:val="000000"/>
          <w:sz w:val="27"/>
          <w:szCs w:val="27"/>
        </w:rPr>
        <w:t>allowed for a valid connection. If the usage view definition contains no limitations on the connection area of the terminals associated with the usage view definition, this Application Object shall not be provided.</w:t>
      </w:r>
    </w:p>
    <w:p w:rsidR="002F23E9" w:rsidRDefault="002F23E9" w:rsidP="002F23E9">
      <w:pPr>
        <w:pStyle w:val="note"/>
        <w:rPr>
          <w:color w:val="000000"/>
          <w:sz w:val="27"/>
          <w:szCs w:val="27"/>
        </w:rPr>
      </w:pPr>
      <w:bookmarkStart w:id="14" w:name="note_1"/>
      <w:r>
        <w:rPr>
          <w:color w:val="000000"/>
        </w:rPr>
        <w:t xml:space="preserve">NOTE 1   In some less detailed usage views, the entire point domain for features designated as terminals </w:t>
      </w:r>
      <w:del w:id="15" w:author="Sapp (US), Brandon" w:date="2019-03-21T08:07:00Z">
        <w:r w:rsidDel="00545AEB">
          <w:rPr>
            <w:color w:val="000000"/>
          </w:rPr>
          <w:delText xml:space="preserve">is </w:delText>
        </w:r>
      </w:del>
      <w:ins w:id="16" w:author="Sapp (US), Brandon" w:date="2019-03-21T08:07:00Z">
        <w:r w:rsidR="00545AEB">
          <w:rPr>
            <w:color w:val="000000"/>
          </w:rPr>
          <w:t>are</w:t>
        </w:r>
        <w:r w:rsidR="00545AEB">
          <w:rPr>
            <w:color w:val="000000"/>
          </w:rPr>
          <w:t xml:space="preserve"> </w:t>
        </w:r>
      </w:ins>
      <w:r>
        <w:rPr>
          <w:color w:val="000000"/>
        </w:rPr>
        <w:t>considered to be available for connection, and the </w:t>
      </w:r>
      <w:r>
        <w:rPr>
          <w:b/>
          <w:bCs/>
          <w:color w:val="000000"/>
        </w:rPr>
        <w:t>Connection_zone_in_usage_view</w:t>
      </w:r>
      <w:r>
        <w:rPr>
          <w:color w:val="000000"/>
        </w:rPr>
        <w:t> is redundant.</w:t>
      </w:r>
    </w:p>
    <w:p w:rsidR="002F23E9" w:rsidRDefault="002F23E9" w:rsidP="002F23E9">
      <w:pPr>
        <w:pStyle w:val="note"/>
        <w:rPr>
          <w:color w:val="000000"/>
          <w:sz w:val="27"/>
          <w:szCs w:val="27"/>
        </w:rPr>
      </w:pPr>
      <w:bookmarkStart w:id="17" w:name="note_2"/>
      <w:r>
        <w:rPr>
          <w:color w:val="000000"/>
        </w:rPr>
        <w:t>NOTE 2   In the case where the connection area is necessary, the application shall be carefully reviewed to determine the necessity for design instances of the connection area as in most cases, simply using the connection area as a constraint on the allowed location of a joint is sufficient.</w:t>
      </w:r>
    </w:p>
    <w:p w:rsidR="002F23E9" w:rsidRDefault="002F23E9" w:rsidP="002F23E9">
      <w:pPr>
        <w:pStyle w:val="note"/>
        <w:rPr>
          <w:color w:val="000000"/>
          <w:sz w:val="27"/>
          <w:szCs w:val="27"/>
        </w:rPr>
      </w:pPr>
      <w:bookmarkStart w:id="18" w:name="note_3"/>
      <w:r>
        <w:rPr>
          <w:color w:val="000000"/>
        </w:rPr>
        <w:t>NOTE 3   The level of detail included in a usage view definition may be classified by a user-defined classification system which is supported by this part of ISO 10303</w:t>
      </w:r>
      <w:ins w:id="19" w:author="Sapp (US), Brandon" w:date="2019-03-21T08:07:00Z">
        <w:r w:rsidR="00545AEB">
          <w:rPr>
            <w:color w:val="000000"/>
          </w:rPr>
          <w:t>,</w:t>
        </w:r>
      </w:ins>
      <w:r>
        <w:rPr>
          <w:color w:val="000000"/>
        </w:rPr>
        <w:t xml:space="preserve"> but this part of ISO 10303 does not predefine a classification system for usage view definition detail level.</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Connection_zone_in_usage_view</w:t>
      </w:r>
      <w:r>
        <w:rPr>
          <w:rFonts w:ascii="Courier New" w:hAnsi="Courier New" w:cs="Courier New"/>
          <w:color w:val="000000"/>
          <w:sz w:val="20"/>
          <w:szCs w:val="20"/>
        </w:rPr>
        <w:br/>
      </w:r>
      <w:r>
        <w:rPr>
          <w:rStyle w:val="HTMLCode"/>
          <w:color w:val="000000"/>
        </w:rPr>
        <w:t>  SUBTYPE OF (</w:t>
      </w:r>
      <w:hyperlink r:id="rId52" w:anchor="feature_and_connection_zone_arm.connection_zone" w:history="1">
        <w:r>
          <w:rPr>
            <w:rStyle w:val="Hyperlink"/>
            <w:rFonts w:ascii="Courier New" w:hAnsi="Courier New" w:cs="Courier New"/>
            <w:sz w:val="20"/>
            <w:szCs w:val="20"/>
          </w:rPr>
          <w:t>Connection_zone</w:t>
        </w:r>
      </w:hyperlink>
      <w:r>
        <w:rPr>
          <w:rStyle w:val="HTMLCode"/>
          <w:color w:val="000000"/>
        </w:rPr>
        <w:t>);</w:t>
      </w:r>
      <w:r>
        <w:rPr>
          <w:rFonts w:ascii="Courier New" w:hAnsi="Courier New" w:cs="Courier New"/>
          <w:color w:val="000000"/>
          <w:sz w:val="20"/>
          <w:szCs w:val="20"/>
        </w:rPr>
        <w:br/>
      </w:r>
      <w:r>
        <w:rPr>
          <w:rStyle w:val="HTMLCode"/>
          <w:color w:val="000000"/>
        </w:rPr>
        <w:t>  SELF\shape_element.associated_definition : </w:t>
      </w:r>
      <w:hyperlink r:id="rId53" w:anchor="physical_unit_usage_view_arm.part_usage_view" w:history="1">
        <w:r>
          <w:rPr>
            <w:rStyle w:val="Hyperlink"/>
            <w:rFonts w:ascii="Courier New" w:hAnsi="Courier New" w:cs="Courier New"/>
            <w:sz w:val="20"/>
            <w:szCs w:val="20"/>
          </w:rPr>
          <w:t>Part_usage_view</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NOT EXISTS(SELF\Shape_element.element_name);</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F23E9" w:rsidRDefault="002F23E9" w:rsidP="002F23E9">
      <w:pPr>
        <w:pStyle w:val="NormalWeb"/>
        <w:rPr>
          <w:color w:val="000000"/>
          <w:sz w:val="27"/>
          <w:szCs w:val="27"/>
        </w:rPr>
      </w:pPr>
      <w:r>
        <w:rPr>
          <w:color w:val="000000"/>
          <w:sz w:val="27"/>
          <w:szCs w:val="27"/>
          <w:u w:val="single"/>
        </w:rPr>
        <w:t>Attribute definitions:</w:t>
      </w:r>
    </w:p>
    <w:p w:rsidR="002F23E9" w:rsidRDefault="002F23E9" w:rsidP="002F23E9">
      <w:pPr>
        <w:pStyle w:val="expressdescription"/>
        <w:rPr>
          <w:color w:val="000000"/>
          <w:sz w:val="27"/>
          <w:szCs w:val="27"/>
        </w:rPr>
      </w:pPr>
      <w:r>
        <w:rPr>
          <w:b/>
          <w:bCs/>
          <w:color w:val="000000"/>
          <w:sz w:val="27"/>
          <w:szCs w:val="27"/>
        </w:rPr>
        <w:t>associated_definition: </w:t>
      </w:r>
      <w:r>
        <w:rPr>
          <w:color w:val="000000"/>
          <w:sz w:val="27"/>
          <w:szCs w:val="27"/>
        </w:rPr>
        <w:t>specifies a role of the </w:t>
      </w:r>
      <w:hyperlink r:id="rId54" w:anchor="physical_unit_usage_view_arm.part_usage_view" w:history="1">
        <w:r>
          <w:rPr>
            <w:rStyle w:val="Hyperlink"/>
            <w:b/>
            <w:bCs/>
            <w:sz w:val="27"/>
            <w:szCs w:val="27"/>
          </w:rPr>
          <w:t>Part_usage_view</w:t>
        </w:r>
      </w:hyperlink>
      <w:r>
        <w:rPr>
          <w:color w:val="000000"/>
          <w:sz w:val="27"/>
          <w:szCs w:val="27"/>
        </w:rPr>
        <w:t> for the </w:t>
      </w:r>
      <w:r>
        <w:rPr>
          <w:b/>
          <w:bCs/>
          <w:color w:val="000000"/>
          <w:sz w:val="27"/>
          <w:szCs w:val="27"/>
        </w:rPr>
        <w:t>Connection_zone_in_usage_view</w:t>
      </w:r>
      <w:r>
        <w:rPr>
          <w:color w:val="000000"/>
          <w:sz w:val="27"/>
          <w:szCs w:val="27"/>
        </w:rPr>
        <w:t>.</w:t>
      </w:r>
    </w:p>
    <w:p w:rsidR="002F23E9" w:rsidRDefault="002F23E9" w:rsidP="002F23E9">
      <w:pPr>
        <w:pStyle w:val="NormalWeb"/>
        <w:rPr>
          <w:color w:val="000000"/>
          <w:sz w:val="27"/>
          <w:szCs w:val="27"/>
        </w:rPr>
      </w:pPr>
      <w:r>
        <w:rPr>
          <w:color w:val="000000"/>
          <w:sz w:val="27"/>
          <w:szCs w:val="27"/>
          <w:u w:val="single"/>
        </w:rPr>
        <w:t>Formal propositions:</w:t>
      </w:r>
    </w:p>
    <w:p w:rsidR="002F23E9" w:rsidRDefault="002F23E9" w:rsidP="002F23E9">
      <w:pPr>
        <w:pStyle w:val="expressdescription"/>
        <w:rPr>
          <w:color w:val="000000"/>
          <w:sz w:val="27"/>
          <w:szCs w:val="27"/>
        </w:rPr>
      </w:pPr>
      <w:r>
        <w:rPr>
          <w:b/>
          <w:bCs/>
          <w:color w:val="000000"/>
          <w:sz w:val="27"/>
          <w:szCs w:val="27"/>
        </w:rPr>
        <w:lastRenderedPageBreak/>
        <w:t>WR1: </w:t>
      </w:r>
      <w:r>
        <w:rPr>
          <w:color w:val="000000"/>
          <w:sz w:val="27"/>
          <w:szCs w:val="27"/>
        </w:rPr>
        <w:t>The </w:t>
      </w:r>
      <w:hyperlink r:id="rId55" w:anchor="shape_property_assignment_arm.shape_element.element_name" w:history="1">
        <w:r>
          <w:rPr>
            <w:rStyle w:val="Hyperlink"/>
            <w:b/>
            <w:bCs/>
            <w:sz w:val="27"/>
            <w:szCs w:val="27"/>
          </w:rPr>
          <w:t>element_name</w:t>
        </w:r>
      </w:hyperlink>
      <w:r>
        <w:rPr>
          <w:color w:val="000000"/>
          <w:sz w:val="27"/>
          <w:szCs w:val="27"/>
        </w:rPr>
        <w:t> shall not be populated.</w:t>
      </w:r>
    </w:p>
    <w:p w:rsidR="002F23E9" w:rsidRDefault="002F23E9" w:rsidP="002F23E9">
      <w:pPr>
        <w:pStyle w:val="Heading2"/>
        <w:rPr>
          <w:color w:val="000000"/>
        </w:rPr>
      </w:pPr>
      <w:r>
        <w:rPr>
          <w:color w:val="000000"/>
        </w:rPr>
        <w:t>4.3.3 Connection_zone_map_identification   </w:t>
      </w:r>
      <w:r>
        <w:rPr>
          <w:noProof/>
          <w:color w:val="0000FF"/>
          <w:lang w:eastAsia="en-GB"/>
        </w:rPr>
        <w:drawing>
          <wp:inline distT="0" distB="0" distL="0" distR="0">
            <wp:extent cx="180975" cy="209550"/>
            <wp:effectExtent l="0" t="0" r="9525" b="0"/>
            <wp:docPr id="264" name="Picture 264"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EXPRESS-G">
                      <a:hlinkClick r:id="rId15" tgtFrame="&quot;&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63" name="Picture 263" descr="Mapping table">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Mapping table">
                      <a:hlinkClick r:id="rId56"/>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F23E9" w:rsidRDefault="002F23E9" w:rsidP="002F23E9">
      <w:r>
        <w:rPr>
          <w:color w:val="000000"/>
          <w:sz w:val="27"/>
          <w:szCs w:val="27"/>
        </w:rPr>
        <w:t>A </w:t>
      </w:r>
      <w:r>
        <w:rPr>
          <w:b/>
          <w:bCs/>
          <w:color w:val="000000"/>
          <w:sz w:val="27"/>
          <w:szCs w:val="27"/>
        </w:rPr>
        <w:t>Connection_zone_map_identification</w:t>
      </w:r>
      <w:r>
        <w:rPr>
          <w:color w:val="000000"/>
          <w:sz w:val="27"/>
          <w:szCs w:val="27"/>
        </w:rPr>
        <w:t> is a means to specify the causal geometric relationship between a reference </w:t>
      </w:r>
      <w:hyperlink r:id="rId57" w:anchor="feature_and_connection_zone_arm.connection_zone" w:history="1">
        <w:r>
          <w:rPr>
            <w:rStyle w:val="Hyperlink"/>
            <w:b/>
            <w:bCs/>
            <w:sz w:val="27"/>
            <w:szCs w:val="27"/>
          </w:rPr>
          <w:t>Connection_zone</w:t>
        </w:r>
      </w:hyperlink>
      <w:r>
        <w:rPr>
          <w:color w:val="000000"/>
          <w:sz w:val="27"/>
          <w:szCs w:val="27"/>
        </w:rPr>
        <w:t> associated with a</w:t>
      </w:r>
      <w:ins w:id="20" w:author="Sapp (US), Brandon" w:date="2019-03-21T08:11:00Z">
        <w:r w:rsidR="00545AEB">
          <w:rPr>
            <w:color w:val="000000"/>
            <w:sz w:val="27"/>
            <w:szCs w:val="27"/>
          </w:rPr>
          <w:t xml:space="preserve"> </w:t>
        </w:r>
      </w:ins>
      <w:hyperlink r:id="rId58" w:anchor="package_arm.package_terminal" w:history="1">
        <w:r>
          <w:rPr>
            <w:rStyle w:val="Hyperlink"/>
            <w:b/>
            <w:bCs/>
            <w:sz w:val="27"/>
            <w:szCs w:val="27"/>
          </w:rPr>
          <w:t>Package_terminal</w:t>
        </w:r>
      </w:hyperlink>
      <w:r>
        <w:rPr>
          <w:color w:val="000000"/>
          <w:sz w:val="27"/>
          <w:szCs w:val="27"/>
        </w:rPr>
        <w:t> and a mapped </w:t>
      </w:r>
      <w:hyperlink r:id="rId59" w:anchor="feature_and_connection_zone_arm.connection_zone" w:history="1">
        <w:r>
          <w:rPr>
            <w:rStyle w:val="Hyperlink"/>
            <w:b/>
            <w:bCs/>
            <w:sz w:val="27"/>
            <w:szCs w:val="27"/>
          </w:rPr>
          <w:t>Connection_zone</w:t>
        </w:r>
      </w:hyperlink>
      <w:r>
        <w:rPr>
          <w:color w:val="000000"/>
          <w:sz w:val="27"/>
          <w:szCs w:val="27"/>
        </w:rPr>
        <w:t> associated with a template interface terminal.</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Connection_zone_map_identification;</w:t>
      </w:r>
      <w:r>
        <w:rPr>
          <w:rFonts w:ascii="Courier New" w:hAnsi="Courier New" w:cs="Courier New"/>
          <w:color w:val="000000"/>
          <w:sz w:val="20"/>
          <w:szCs w:val="20"/>
        </w:rPr>
        <w:br/>
      </w:r>
      <w:r>
        <w:rPr>
          <w:rStyle w:val="HTMLCode"/>
          <w:color w:val="000000"/>
        </w:rPr>
        <w:t>  reference_connection_zone_shape : </w:t>
      </w:r>
      <w:hyperlink r:id="rId60" w:anchor="physical_unit_usage_view_arm.usage_view_connection_zone_terminal_shape_relationship" w:history="1">
        <w:r>
          <w:rPr>
            <w:rStyle w:val="Hyperlink"/>
            <w:rFonts w:ascii="Courier New" w:hAnsi="Courier New" w:cs="Courier New"/>
            <w:sz w:val="20"/>
            <w:szCs w:val="20"/>
          </w:rPr>
          <w:t>Usage_view_connection_zone_terminal_shape_relationship</w:t>
        </w:r>
      </w:hyperlink>
      <w:r>
        <w:rPr>
          <w:rStyle w:val="HTMLCode"/>
          <w:color w:val="000000"/>
        </w:rPr>
        <w:t>;</w:t>
      </w:r>
      <w:r>
        <w:rPr>
          <w:rFonts w:ascii="Courier New" w:hAnsi="Courier New" w:cs="Courier New"/>
          <w:color w:val="000000"/>
          <w:sz w:val="20"/>
          <w:szCs w:val="20"/>
        </w:rPr>
        <w:br/>
      </w:r>
      <w:r>
        <w:rPr>
          <w:rStyle w:val="HTMLCode"/>
          <w:color w:val="000000"/>
        </w:rPr>
        <w:t>  mapped_connection_zone_shape : </w:t>
      </w:r>
      <w:hyperlink r:id="rId61" w:anchor="physical_unit_usage_view_arm.usage_view_connection_zone_terminal_shape_relationship" w:history="1">
        <w:r>
          <w:rPr>
            <w:rStyle w:val="Hyperlink"/>
            <w:rFonts w:ascii="Courier New" w:hAnsi="Courier New" w:cs="Courier New"/>
            <w:sz w:val="20"/>
            <w:szCs w:val="20"/>
          </w:rPr>
          <w:t>Usage_view_connection_zone_terminal_shape_relationship</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reference_connection_zone_shape, mapped_connection_zone_shape;</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reference_connection_zone_shape &lt;&gt; mapped_connection_zone_shape;</w:t>
      </w:r>
      <w:r>
        <w:rPr>
          <w:rFonts w:ascii="Courier New" w:hAnsi="Courier New" w:cs="Courier New"/>
          <w:color w:val="000000"/>
          <w:sz w:val="20"/>
          <w:szCs w:val="20"/>
        </w:rPr>
        <w:br/>
      </w:r>
      <w:r>
        <w:rPr>
          <w:rStyle w:val="HTMLCode"/>
          <w:color w:val="000000"/>
        </w:rPr>
        <w:t>  WR2: reference_connection_zone_shape.associated_connection_zone_shape_definition &lt;&gt; mapped_connection_zone_shape.associated_connection_zone_shape_definition;</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F23E9" w:rsidRDefault="002F23E9" w:rsidP="002F23E9">
      <w:pPr>
        <w:pStyle w:val="NormalWeb"/>
        <w:rPr>
          <w:color w:val="000000"/>
          <w:sz w:val="27"/>
          <w:szCs w:val="27"/>
        </w:rPr>
      </w:pPr>
      <w:r>
        <w:rPr>
          <w:color w:val="000000"/>
          <w:sz w:val="27"/>
          <w:szCs w:val="27"/>
          <w:u w:val="single"/>
        </w:rPr>
        <w:t>Attribute definitions:</w:t>
      </w:r>
    </w:p>
    <w:p w:rsidR="002F23E9" w:rsidRDefault="002F23E9" w:rsidP="002F23E9">
      <w:pPr>
        <w:pStyle w:val="expressdescription"/>
        <w:rPr>
          <w:color w:val="000000"/>
          <w:sz w:val="27"/>
          <w:szCs w:val="27"/>
        </w:rPr>
      </w:pPr>
      <w:r>
        <w:rPr>
          <w:b/>
          <w:bCs/>
          <w:color w:val="000000"/>
          <w:sz w:val="27"/>
          <w:szCs w:val="27"/>
        </w:rPr>
        <w:t>reference_connection_zone_shape: </w:t>
      </w:r>
      <w:r>
        <w:rPr>
          <w:color w:val="000000"/>
          <w:sz w:val="27"/>
          <w:szCs w:val="27"/>
        </w:rPr>
        <w:t>specifies one role of the </w:t>
      </w:r>
      <w:hyperlink r:id="rId62" w:anchor="physical_unit_usage_view_arm.usage_view_connection_zone_terminal_shape_relationship" w:history="1">
        <w:r>
          <w:rPr>
            <w:rStyle w:val="Hyperlink"/>
            <w:b/>
            <w:bCs/>
            <w:sz w:val="27"/>
            <w:szCs w:val="27"/>
          </w:rPr>
          <w:t>Usage_view_connection_zone_terminal_shape_relationship</w:t>
        </w:r>
      </w:hyperlink>
      <w:r>
        <w:rPr>
          <w:color w:val="000000"/>
          <w:sz w:val="27"/>
          <w:szCs w:val="27"/>
        </w:rPr>
        <w:t> for the </w:t>
      </w:r>
      <w:r>
        <w:rPr>
          <w:b/>
          <w:bCs/>
          <w:color w:val="000000"/>
          <w:sz w:val="27"/>
          <w:szCs w:val="27"/>
        </w:rPr>
        <w:t>Connection_zone_map_identification</w:t>
      </w:r>
      <w:r>
        <w:rPr>
          <w:color w:val="000000"/>
          <w:sz w:val="27"/>
          <w:szCs w:val="27"/>
        </w:rPr>
        <w:t>.</w:t>
      </w:r>
    </w:p>
    <w:p w:rsidR="002F23E9" w:rsidRDefault="002F23E9" w:rsidP="002F23E9">
      <w:pPr>
        <w:pStyle w:val="expressdescription"/>
        <w:rPr>
          <w:color w:val="000000"/>
          <w:sz w:val="27"/>
          <w:szCs w:val="27"/>
        </w:rPr>
      </w:pPr>
      <w:r>
        <w:rPr>
          <w:b/>
          <w:bCs/>
          <w:color w:val="000000"/>
          <w:sz w:val="27"/>
          <w:szCs w:val="27"/>
        </w:rPr>
        <w:t>mapped_connection_zone_shape: </w:t>
      </w:r>
      <w:r>
        <w:rPr>
          <w:color w:val="000000"/>
          <w:sz w:val="27"/>
          <w:szCs w:val="27"/>
        </w:rPr>
        <w:t>specifies one role of the </w:t>
      </w:r>
      <w:hyperlink r:id="rId63" w:anchor="physical_unit_usage_view_arm.usage_view_connection_zone_terminal_shape_relationship" w:history="1">
        <w:r>
          <w:rPr>
            <w:rStyle w:val="Hyperlink"/>
            <w:b/>
            <w:bCs/>
            <w:sz w:val="27"/>
            <w:szCs w:val="27"/>
          </w:rPr>
          <w:t>Usage_view_connection_zone_terminal_shape_relationship</w:t>
        </w:r>
      </w:hyperlink>
      <w:r>
        <w:rPr>
          <w:color w:val="000000"/>
          <w:sz w:val="27"/>
          <w:szCs w:val="27"/>
        </w:rPr>
        <w:t> for the </w:t>
      </w:r>
      <w:r>
        <w:rPr>
          <w:b/>
          <w:bCs/>
          <w:color w:val="000000"/>
          <w:sz w:val="27"/>
          <w:szCs w:val="27"/>
        </w:rPr>
        <w:t>Connection_zone_map_identification</w:t>
      </w:r>
      <w:r>
        <w:rPr>
          <w:color w:val="000000"/>
          <w:sz w:val="27"/>
          <w:szCs w:val="27"/>
        </w:rPr>
        <w:t>.</w:t>
      </w:r>
    </w:p>
    <w:p w:rsidR="002F23E9" w:rsidRDefault="002F23E9" w:rsidP="002F23E9">
      <w:pPr>
        <w:pStyle w:val="NormalWeb"/>
        <w:rPr>
          <w:color w:val="000000"/>
          <w:sz w:val="27"/>
          <w:szCs w:val="27"/>
        </w:rPr>
      </w:pPr>
      <w:r>
        <w:rPr>
          <w:color w:val="000000"/>
          <w:sz w:val="27"/>
          <w:szCs w:val="27"/>
          <w:u w:val="single"/>
        </w:rPr>
        <w:t>Formal propositions:</w:t>
      </w:r>
    </w:p>
    <w:p w:rsidR="002F23E9" w:rsidRDefault="002F23E9" w:rsidP="002F23E9">
      <w:pPr>
        <w:pStyle w:val="expressdescription"/>
        <w:rPr>
          <w:color w:val="000000"/>
          <w:sz w:val="27"/>
          <w:szCs w:val="27"/>
        </w:rPr>
      </w:pPr>
      <w:r>
        <w:rPr>
          <w:b/>
          <w:bCs/>
          <w:color w:val="000000"/>
          <w:sz w:val="27"/>
          <w:szCs w:val="27"/>
        </w:rPr>
        <w:t>UR1: </w:t>
      </w:r>
      <w:r>
        <w:rPr>
          <w:color w:val="000000"/>
          <w:sz w:val="27"/>
          <w:szCs w:val="27"/>
        </w:rPr>
        <w:t>The combination of </w:t>
      </w:r>
      <w:r>
        <w:rPr>
          <w:b/>
          <w:bCs/>
          <w:color w:val="000000"/>
          <w:sz w:val="27"/>
          <w:szCs w:val="27"/>
        </w:rPr>
        <w:t>reference_connection_zone_shape</w:t>
      </w:r>
      <w:r>
        <w:rPr>
          <w:color w:val="000000"/>
          <w:sz w:val="27"/>
          <w:szCs w:val="27"/>
        </w:rPr>
        <w:t> and </w:t>
      </w:r>
      <w:r>
        <w:rPr>
          <w:b/>
          <w:bCs/>
          <w:color w:val="000000"/>
          <w:sz w:val="27"/>
          <w:szCs w:val="27"/>
        </w:rPr>
        <w:t>mapped_connection_zone_shape</w:t>
      </w:r>
      <w:r>
        <w:rPr>
          <w:color w:val="000000"/>
          <w:sz w:val="27"/>
          <w:szCs w:val="27"/>
        </w:rPr>
        <w:t> shall be unique within a population of</w:t>
      </w:r>
      <w:ins w:id="21" w:author="Sapp (US), Brandon" w:date="2019-03-21T08:12:00Z">
        <w:r w:rsidR="00545AEB">
          <w:rPr>
            <w:color w:val="000000"/>
            <w:sz w:val="27"/>
            <w:szCs w:val="27"/>
          </w:rPr>
          <w:t xml:space="preserve"> </w:t>
        </w:r>
      </w:ins>
      <w:r>
        <w:rPr>
          <w:b/>
          <w:bCs/>
          <w:color w:val="000000"/>
          <w:sz w:val="27"/>
          <w:szCs w:val="27"/>
        </w:rPr>
        <w:t>Connection_zone_map_identifications</w:t>
      </w:r>
      <w:r>
        <w:rPr>
          <w:color w:val="000000"/>
          <w:sz w:val="27"/>
          <w:szCs w:val="27"/>
        </w:rPr>
        <w:t>.</w:t>
      </w:r>
    </w:p>
    <w:p w:rsidR="002F23E9" w:rsidRDefault="002F23E9" w:rsidP="002F23E9">
      <w:pPr>
        <w:pStyle w:val="expressdescription"/>
        <w:rPr>
          <w:color w:val="000000"/>
          <w:sz w:val="27"/>
          <w:szCs w:val="27"/>
        </w:rPr>
      </w:pPr>
      <w:r>
        <w:rPr>
          <w:b/>
          <w:bCs/>
          <w:color w:val="000000"/>
          <w:sz w:val="27"/>
          <w:szCs w:val="27"/>
        </w:rPr>
        <w:t>WR1: </w:t>
      </w:r>
      <w:r>
        <w:rPr>
          <w:color w:val="000000"/>
          <w:sz w:val="27"/>
          <w:szCs w:val="27"/>
        </w:rPr>
        <w:t>The </w:t>
      </w:r>
      <w:r>
        <w:rPr>
          <w:b/>
          <w:bCs/>
          <w:color w:val="000000"/>
          <w:sz w:val="27"/>
          <w:szCs w:val="27"/>
        </w:rPr>
        <w:t>reference_connection_zone_shape</w:t>
      </w:r>
      <w:r>
        <w:rPr>
          <w:color w:val="000000"/>
          <w:sz w:val="27"/>
          <w:szCs w:val="27"/>
        </w:rPr>
        <w:t> shall not be the </w:t>
      </w:r>
      <w:r>
        <w:rPr>
          <w:b/>
          <w:bCs/>
          <w:color w:val="000000"/>
          <w:sz w:val="27"/>
          <w:szCs w:val="27"/>
        </w:rPr>
        <w:t>mapped_connection_zone_shape</w:t>
      </w:r>
      <w:r>
        <w:rPr>
          <w:color w:val="000000"/>
          <w:sz w:val="27"/>
          <w:szCs w:val="27"/>
        </w:rPr>
        <w:t>.</w:t>
      </w:r>
    </w:p>
    <w:p w:rsidR="002F23E9" w:rsidRDefault="002F23E9" w:rsidP="002F23E9">
      <w:pPr>
        <w:pStyle w:val="expressdescription"/>
        <w:rPr>
          <w:color w:val="000000"/>
          <w:sz w:val="27"/>
          <w:szCs w:val="27"/>
        </w:rPr>
      </w:pPr>
      <w:bookmarkStart w:id="22" w:name="physical_unit_usage_view_arm.connection_"/>
      <w:r>
        <w:rPr>
          <w:b/>
          <w:bCs/>
          <w:color w:val="000000"/>
          <w:sz w:val="27"/>
          <w:szCs w:val="27"/>
        </w:rPr>
        <w:lastRenderedPageBreak/>
        <w:t>WR2: </w:t>
      </w:r>
      <w:bookmarkEnd w:id="22"/>
      <w:r>
        <w:rPr>
          <w:color w:val="000000"/>
          <w:sz w:val="27"/>
          <w:szCs w:val="27"/>
        </w:rPr>
        <w:t>The </w:t>
      </w:r>
      <w:hyperlink r:id="rId64" w:anchor="physical_unit_usage_view_arm.usage_view_connection_zone_terminal_shape_relationship.associated_connection_zone_shape_definition" w:history="1">
        <w:r>
          <w:rPr>
            <w:rStyle w:val="Hyperlink"/>
            <w:b/>
            <w:bCs/>
            <w:sz w:val="27"/>
            <w:szCs w:val="27"/>
          </w:rPr>
          <w:t>associated_connection_zone_shape_definition</w:t>
        </w:r>
      </w:hyperlink>
      <w:r>
        <w:rPr>
          <w:color w:val="000000"/>
          <w:sz w:val="27"/>
          <w:szCs w:val="27"/>
        </w:rPr>
        <w:t> of </w:t>
      </w:r>
      <w:r>
        <w:rPr>
          <w:b/>
          <w:bCs/>
          <w:color w:val="000000"/>
          <w:sz w:val="27"/>
          <w:szCs w:val="27"/>
        </w:rPr>
        <w:t>reference_connection_zone_shape</w:t>
      </w:r>
      <w:r>
        <w:rPr>
          <w:color w:val="000000"/>
          <w:sz w:val="27"/>
          <w:szCs w:val="27"/>
        </w:rPr>
        <w:t> shall not be the </w:t>
      </w:r>
      <w:hyperlink r:id="rId65" w:anchor="physical_unit_usage_view_arm.usage_view_connection_zone_terminal_shape_relationship.associated_connection_zone_shape_definition" w:history="1">
        <w:r>
          <w:rPr>
            <w:rStyle w:val="Hyperlink"/>
            <w:b/>
            <w:bCs/>
            <w:sz w:val="27"/>
            <w:szCs w:val="27"/>
          </w:rPr>
          <w:t>associated_connection_zone_shape_definition</w:t>
        </w:r>
      </w:hyperlink>
      <w:r>
        <w:rPr>
          <w:color w:val="000000"/>
          <w:sz w:val="27"/>
          <w:szCs w:val="27"/>
        </w:rPr>
        <w:t> of </w:t>
      </w:r>
      <w:r>
        <w:rPr>
          <w:b/>
          <w:bCs/>
          <w:color w:val="000000"/>
          <w:sz w:val="27"/>
          <w:szCs w:val="27"/>
        </w:rPr>
        <w:t>mapped_connection_zone_shape</w:t>
      </w:r>
      <w:r>
        <w:rPr>
          <w:color w:val="000000"/>
          <w:sz w:val="27"/>
          <w:szCs w:val="27"/>
        </w:rPr>
        <w:t>.</w:t>
      </w:r>
    </w:p>
    <w:p w:rsidR="002F23E9" w:rsidRDefault="002F23E9" w:rsidP="002F23E9">
      <w:pPr>
        <w:pStyle w:val="Heading2"/>
        <w:rPr>
          <w:color w:val="000000"/>
        </w:rPr>
      </w:pPr>
      <w:r>
        <w:rPr>
          <w:color w:val="000000"/>
        </w:rPr>
        <w:t>4.3.4 Part_feature   </w:t>
      </w:r>
      <w:r>
        <w:rPr>
          <w:noProof/>
          <w:color w:val="0000FF"/>
          <w:lang w:eastAsia="en-GB"/>
        </w:rPr>
        <w:drawing>
          <wp:inline distT="0" distB="0" distL="0" distR="0">
            <wp:extent cx="180975" cy="209550"/>
            <wp:effectExtent l="0" t="0" r="9525" b="0"/>
            <wp:docPr id="262" name="Picture 262"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EXPRESS-G">
                      <a:hlinkClick r:id="rId15" tgtFrame="&quot;&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61" name="Picture 261" descr="Mapping table">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Mapping table">
                      <a:hlinkClick r:id="rId66"/>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F23E9" w:rsidRDefault="002F23E9" w:rsidP="002F23E9">
      <w:pPr>
        <w:pStyle w:val="NormalWeb"/>
        <w:rPr>
          <w:color w:val="000000"/>
          <w:sz w:val="27"/>
          <w:szCs w:val="27"/>
        </w:rPr>
      </w:pPr>
      <w:r>
        <w:rPr>
          <w:color w:val="000000"/>
          <w:sz w:val="27"/>
          <w:szCs w:val="27"/>
        </w:rPr>
        <w:t>A </w:t>
      </w:r>
      <w:r>
        <w:rPr>
          <w:b/>
          <w:bCs/>
          <w:color w:val="000000"/>
          <w:sz w:val="27"/>
          <w:szCs w:val="27"/>
        </w:rPr>
        <w:t>Part_feature</w:t>
      </w:r>
      <w:r>
        <w:rPr>
          <w:color w:val="000000"/>
          <w:sz w:val="27"/>
          <w:szCs w:val="27"/>
        </w:rPr>
        <w:t> is a type of </w:t>
      </w:r>
      <w:hyperlink r:id="rId67" w:anchor="part_shape_arm.general_part_feature" w:history="1">
        <w:r>
          <w:rPr>
            <w:rStyle w:val="Hyperlink"/>
            <w:b/>
            <w:bCs/>
            <w:sz w:val="27"/>
            <w:szCs w:val="27"/>
          </w:rPr>
          <w:t>General_part_feature</w:t>
        </w:r>
      </w:hyperlink>
      <w:r>
        <w:rPr>
          <w:color w:val="000000"/>
          <w:sz w:val="27"/>
          <w:szCs w:val="27"/>
        </w:rPr>
        <w:t> that is in the context of a </w:t>
      </w:r>
      <w:hyperlink r:id="rId68" w:anchor="physical_unit_usage_view_arm.part_usage_view" w:history="1">
        <w:r>
          <w:rPr>
            <w:rStyle w:val="Hyperlink"/>
            <w:b/>
            <w:bCs/>
            <w:sz w:val="27"/>
            <w:szCs w:val="27"/>
          </w:rPr>
          <w:t>Part_usage_view</w:t>
        </w:r>
      </w:hyperlink>
      <w:r>
        <w:rPr>
          <w:color w:val="000000"/>
          <w:sz w:val="27"/>
          <w:szCs w:val="27"/>
        </w:rPr>
        <w:t>. A </w:t>
      </w:r>
      <w:r>
        <w:rPr>
          <w:b/>
          <w:bCs/>
          <w:color w:val="000000"/>
          <w:sz w:val="27"/>
          <w:szCs w:val="27"/>
        </w:rPr>
        <w:t>Part_feature</w:t>
      </w:r>
      <w:r>
        <w:rPr>
          <w:color w:val="000000"/>
          <w:sz w:val="27"/>
          <w:szCs w:val="27"/>
        </w:rPr>
        <w:t> may be distinguished by its shape or distinguished by its location and orientation or distinguished by its identifier.</w:t>
      </w:r>
    </w:p>
    <w:p w:rsidR="002F23E9" w:rsidRDefault="002F23E9" w:rsidP="002F23E9">
      <w:pPr>
        <w:pStyle w:val="note"/>
        <w:rPr>
          <w:color w:val="000000"/>
          <w:sz w:val="27"/>
          <w:szCs w:val="27"/>
        </w:rPr>
      </w:pPr>
      <w:r>
        <w:rPr>
          <w:color w:val="000000"/>
        </w:rPr>
        <w:t>NOTE 1   A </w:t>
      </w:r>
      <w:r>
        <w:rPr>
          <w:b/>
          <w:bCs/>
          <w:color w:val="000000"/>
        </w:rPr>
        <w:t>Part_feature</w:t>
      </w:r>
      <w:r>
        <w:rPr>
          <w:color w:val="000000"/>
        </w:rPr>
        <w:t> is a distinctive aspect of a part that partially supports the choice of that part in the design.</w:t>
      </w:r>
    </w:p>
    <w:p w:rsidR="002F23E9" w:rsidRDefault="002F23E9" w:rsidP="002F23E9">
      <w:pPr>
        <w:pStyle w:val="note"/>
        <w:rPr>
          <w:color w:val="000000"/>
          <w:sz w:val="27"/>
          <w:szCs w:val="27"/>
        </w:rPr>
      </w:pPr>
      <w:r>
        <w:rPr>
          <w:color w:val="000000"/>
        </w:rPr>
        <w:t>NOTE 2   A </w:t>
      </w:r>
      <w:r>
        <w:rPr>
          <w:b/>
          <w:bCs/>
          <w:color w:val="000000"/>
        </w:rPr>
        <w:t>Part_feature</w:t>
      </w:r>
      <w:r>
        <w:rPr>
          <w:color w:val="000000"/>
        </w:rPr>
        <w:t> inherits a unique constraint from </w:t>
      </w:r>
      <w:hyperlink r:id="rId69" w:anchor="shape_property_assignment_arm.shape_element" w:history="1">
        <w:r>
          <w:rPr>
            <w:rStyle w:val="Hyperlink"/>
            <w:b/>
            <w:bCs/>
          </w:rPr>
          <w:t>Shape_element</w:t>
        </w:r>
      </w:hyperlink>
      <w:r>
        <w:rPr>
          <w:color w:val="000000"/>
        </w:rPr>
        <w:t xml:space="preserve"> that maintains </w:t>
      </w:r>
      <w:ins w:id="23" w:author="Sapp (US), Brandon" w:date="2019-03-21T08:07:00Z">
        <w:r w:rsidR="00545AEB">
          <w:rPr>
            <w:color w:val="000000"/>
          </w:rPr>
          <w:t xml:space="preserve">the </w:t>
        </w:r>
      </w:ins>
      <w:r>
        <w:rPr>
          <w:color w:val="000000"/>
        </w:rPr>
        <w:t>uniqueness of the identifier of a feature within a view. In some cases, only the uniqueness of that feature is what distinguishes it from other features. In those cases, the uniqueness constraint effectively creates a one to one and onto mapping between the location of the feature model in the geometric model of the part and the feature identifier. This mapping allows applications that do not use geometric models to be assured of model integrity.</w:t>
      </w:r>
    </w:p>
    <w:p w:rsidR="002F23E9" w:rsidRDefault="002F23E9" w:rsidP="002F23E9">
      <w:pPr>
        <w:pStyle w:val="note"/>
        <w:rPr>
          <w:color w:val="000000"/>
          <w:sz w:val="27"/>
          <w:szCs w:val="27"/>
        </w:rPr>
      </w:pPr>
      <w:r>
        <w:rPr>
          <w:color w:val="000000"/>
        </w:rPr>
        <w:t xml:space="preserve">NOTE 3   This part of ISO 10303 does not support </w:t>
      </w:r>
      <w:ins w:id="24" w:author="Sapp (US), Brandon" w:date="2019-03-21T08:08:00Z">
        <w:r w:rsidR="00545AEB">
          <w:rPr>
            <w:color w:val="000000"/>
          </w:rPr>
          <w:t xml:space="preserve">the </w:t>
        </w:r>
      </w:ins>
      <w:r>
        <w:rPr>
          <w:color w:val="000000"/>
        </w:rPr>
        <w:t>identification of a part feature within the context of a part by its shape classification. ISO 10303-1707 provides predefined shape classification for part features in a limited context, but the shape classification does not override feature identification support provided by this part of ISO 10303.</w:t>
      </w:r>
    </w:p>
    <w:p w:rsidR="002F23E9" w:rsidRDefault="002F23E9" w:rsidP="002F23E9">
      <w:pPr>
        <w:pStyle w:val="example"/>
        <w:rPr>
          <w:color w:val="000000"/>
          <w:sz w:val="27"/>
          <w:szCs w:val="27"/>
        </w:rPr>
      </w:pPr>
      <w:bookmarkStart w:id="25" w:name="example_"/>
      <w:r>
        <w:rPr>
          <w:color w:val="000000"/>
        </w:rPr>
        <w:t>EXAMPLE    One ball in a Ball Grid Array style part may be distinguishable from other balls in the array only by its location in the case that a geometric model is provided. In the case that a geometric model is not provided, it may be distinguished only by its unique identifier </w:t>
      </w:r>
      <w:hyperlink r:id="rId70" w:anchor="shape_property_assignment_arm.shape_element.element_name" w:history="1">
        <w:r>
          <w:rPr>
            <w:rStyle w:val="Hyperlink"/>
            <w:b/>
            <w:bCs/>
          </w:rPr>
          <w:t>element_name</w:t>
        </w:r>
      </w:hyperlink>
      <w:r>
        <w:rPr>
          <w:color w:val="000000"/>
        </w:rPr>
        <w:t> inherited from </w:t>
      </w:r>
      <w:hyperlink r:id="rId71" w:anchor="shape_property_assignment_arm.shape_element" w:history="1">
        <w:r>
          <w:rPr>
            <w:rStyle w:val="Hyperlink"/>
            <w:b/>
            <w:bCs/>
          </w:rPr>
          <w:t>Shape_element</w:t>
        </w:r>
      </w:hyperlink>
      <w:r>
        <w:rPr>
          <w:color w:val="000000"/>
        </w:rPr>
        <w:t> in the context of the part view.</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Part_feature</w:t>
      </w:r>
      <w:r>
        <w:rPr>
          <w:rFonts w:ascii="Courier New" w:hAnsi="Courier New" w:cs="Courier New"/>
          <w:color w:val="000000"/>
          <w:sz w:val="20"/>
          <w:szCs w:val="20"/>
        </w:rPr>
        <w:br/>
      </w:r>
      <w:r>
        <w:rPr>
          <w:rStyle w:val="HTMLCode"/>
          <w:color w:val="000000"/>
        </w:rPr>
        <w:t>  SUBTYPE OF (</w:t>
      </w:r>
      <w:hyperlink r:id="rId72" w:anchor="part_shape_arm.general_part_feature" w:history="1">
        <w:r>
          <w:rPr>
            <w:rStyle w:val="Hyperlink"/>
            <w:rFonts w:ascii="Courier New" w:hAnsi="Courier New" w:cs="Courier New"/>
            <w:sz w:val="20"/>
            <w:szCs w:val="20"/>
          </w:rPr>
          <w:t>General_part_feature</w:t>
        </w:r>
      </w:hyperlink>
      <w:r>
        <w:rPr>
          <w:rStyle w:val="HTMLCode"/>
          <w:color w:val="000000"/>
        </w:rPr>
        <w:t>);</w:t>
      </w:r>
      <w:r>
        <w:rPr>
          <w:rFonts w:ascii="Courier New" w:hAnsi="Courier New" w:cs="Courier New"/>
          <w:color w:val="000000"/>
          <w:sz w:val="20"/>
          <w:szCs w:val="20"/>
        </w:rPr>
        <w:br/>
      </w:r>
      <w:r>
        <w:rPr>
          <w:rStyle w:val="HTMLCode"/>
          <w:color w:val="000000"/>
        </w:rPr>
        <w:t>  SELF\shape_element.associated_definition : </w:t>
      </w:r>
      <w:hyperlink r:id="rId73" w:anchor="physical_unit_usage_view_arm.part_usage_view" w:history="1">
        <w:r>
          <w:rPr>
            <w:rStyle w:val="Hyperlink"/>
            <w:rFonts w:ascii="Courier New" w:hAnsi="Courier New" w:cs="Courier New"/>
            <w:sz w:val="20"/>
            <w:szCs w:val="20"/>
          </w:rPr>
          <w:t>Part_usage_view</w:t>
        </w:r>
      </w:hyperlink>
      <w:r>
        <w:rPr>
          <w:rStyle w:val="HTMLCode"/>
          <w:color w:val="000000"/>
        </w:rPr>
        <w:t>;</w:t>
      </w:r>
      <w:r>
        <w:rPr>
          <w:rFonts w:ascii="Courier New" w:hAnsi="Courier New" w:cs="Courier New"/>
          <w:color w:val="000000"/>
          <w:sz w:val="20"/>
          <w:szCs w:val="20"/>
        </w:rPr>
        <w:br/>
      </w:r>
      <w:r>
        <w:rPr>
          <w:rStyle w:val="HTMLCode"/>
          <w:color w:val="000000"/>
        </w:rPr>
        <w:t>  material_state_change : OPTIONAL </w:t>
      </w:r>
      <w:hyperlink r:id="rId74" w:anchor="physical_unit_usage_view_arm.material_state_change_enumeration" w:history="1">
        <w:r>
          <w:rPr>
            <w:rStyle w:val="Hyperlink"/>
            <w:rFonts w:ascii="Courier New" w:hAnsi="Courier New" w:cs="Courier New"/>
            <w:sz w:val="20"/>
            <w:szCs w:val="20"/>
          </w:rPr>
          <w:t>material_state_change_enumeration</w:t>
        </w:r>
      </w:hyperlink>
      <w:r>
        <w:rPr>
          <w:rStyle w:val="HTMLCode"/>
          <w:color w:val="000000"/>
        </w:rPr>
        <w:t>;</w:t>
      </w:r>
      <w:r>
        <w:rPr>
          <w:rFonts w:ascii="Courier New" w:hAnsi="Courier New" w:cs="Courier New"/>
          <w:color w:val="000000"/>
          <w:sz w:val="20"/>
          <w:szCs w:val="20"/>
        </w:rPr>
        <w:br/>
      </w:r>
      <w:r>
        <w:rPr>
          <w:rStyle w:val="HTMLCode"/>
          <w:color w:val="000000"/>
        </w:rPr>
        <w:t>  precedent_feature : OPTIONAL </w:t>
      </w:r>
      <w:hyperlink r:id="rId75" w:anchor="physical_unit_usage_view_arm.part_feature" w:history="1">
        <w:r>
          <w:rPr>
            <w:rStyle w:val="Hyperlink"/>
            <w:rFonts w:ascii="Courier New" w:hAnsi="Courier New" w:cs="Courier New"/>
            <w:sz w:val="20"/>
            <w:szCs w:val="20"/>
          </w:rPr>
          <w:t>Part_feature</w:t>
        </w:r>
      </w:hyperlink>
      <w:r>
        <w:rPr>
          <w:rStyle w:val="HTMLCode"/>
          <w:color w:val="000000"/>
        </w:rPr>
        <w:t>;</w:t>
      </w:r>
      <w:r>
        <w:rPr>
          <w:rFonts w:ascii="Courier New" w:hAnsi="Courier New" w:cs="Courier New"/>
          <w:color w:val="000000"/>
          <w:sz w:val="20"/>
          <w:szCs w:val="20"/>
        </w:rPr>
        <w:br/>
      </w:r>
      <w:r>
        <w:rPr>
          <w:rStyle w:val="HTMLCode"/>
          <w:color w:val="000000"/>
        </w:rPr>
        <w:t>INVERSE</w:t>
      </w:r>
      <w:r>
        <w:rPr>
          <w:rFonts w:ascii="Courier New" w:hAnsi="Courier New" w:cs="Courier New"/>
          <w:color w:val="000000"/>
          <w:sz w:val="20"/>
          <w:szCs w:val="20"/>
        </w:rPr>
        <w:br/>
      </w:r>
      <w:r>
        <w:rPr>
          <w:rStyle w:val="HTMLCode"/>
          <w:color w:val="000000"/>
        </w:rPr>
        <w:t>  subsequent_feature : SET[0:1] OF part_feature FOR precedent_feature;</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NOT EXISTS(precedent_feature) OR (NOT (SIZEOF(subsequent_feature) = 1) OR (acyclic_part_feature_precedence_relationship(SELF, [subsequent_feature[1]], 'PHYSICAL_UNIT_USAGE_VIEW_ARM.PART_FEATURE')));</w:t>
      </w:r>
      <w:r>
        <w:rPr>
          <w:rFonts w:ascii="Courier New" w:hAnsi="Courier New" w:cs="Courier New"/>
          <w:color w:val="000000"/>
          <w:sz w:val="20"/>
          <w:szCs w:val="20"/>
        </w:rPr>
        <w:br/>
      </w:r>
      <w:r>
        <w:rPr>
          <w:rStyle w:val="HTMLCode"/>
          <w:color w:val="000000"/>
        </w:rPr>
        <w:t>  WR2: NOT EXISTS(SELF\Shape_element.description);</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F23E9" w:rsidRDefault="002F23E9" w:rsidP="002F23E9">
      <w:pPr>
        <w:pStyle w:val="NormalWeb"/>
        <w:rPr>
          <w:color w:val="000000"/>
          <w:sz w:val="27"/>
          <w:szCs w:val="27"/>
        </w:rPr>
      </w:pPr>
      <w:r>
        <w:rPr>
          <w:color w:val="000000"/>
          <w:sz w:val="27"/>
          <w:szCs w:val="27"/>
          <w:u w:val="single"/>
        </w:rPr>
        <w:lastRenderedPageBreak/>
        <w:t>Attribute definitions:</w:t>
      </w:r>
    </w:p>
    <w:p w:rsidR="002F23E9" w:rsidRDefault="002F23E9" w:rsidP="002F23E9">
      <w:pPr>
        <w:pStyle w:val="expressdescription"/>
        <w:rPr>
          <w:color w:val="000000"/>
          <w:sz w:val="27"/>
          <w:szCs w:val="27"/>
        </w:rPr>
      </w:pPr>
      <w:r>
        <w:rPr>
          <w:b/>
          <w:bCs/>
          <w:color w:val="000000"/>
          <w:sz w:val="27"/>
          <w:szCs w:val="27"/>
        </w:rPr>
        <w:t>associated_definition: </w:t>
      </w:r>
      <w:r>
        <w:rPr>
          <w:color w:val="000000"/>
          <w:sz w:val="27"/>
          <w:szCs w:val="27"/>
        </w:rPr>
        <w:t>specifies the </w:t>
      </w:r>
      <w:hyperlink r:id="rId76" w:anchor="physical_unit_usage_view_arm.part_usage_view" w:history="1">
        <w:r>
          <w:rPr>
            <w:rStyle w:val="Hyperlink"/>
            <w:b/>
            <w:bCs/>
            <w:sz w:val="27"/>
            <w:szCs w:val="27"/>
          </w:rPr>
          <w:t>Part_usage_view</w:t>
        </w:r>
      </w:hyperlink>
      <w:r>
        <w:rPr>
          <w:color w:val="000000"/>
          <w:sz w:val="27"/>
          <w:szCs w:val="27"/>
        </w:rPr>
        <w:t> for the targeted </w:t>
      </w:r>
      <w:r>
        <w:rPr>
          <w:b/>
          <w:bCs/>
          <w:color w:val="000000"/>
          <w:sz w:val="27"/>
          <w:szCs w:val="27"/>
        </w:rPr>
        <w:t>Part_feature</w:t>
      </w:r>
      <w:r>
        <w:rPr>
          <w:color w:val="000000"/>
          <w:sz w:val="27"/>
          <w:szCs w:val="27"/>
        </w:rPr>
        <w:t>.</w:t>
      </w:r>
    </w:p>
    <w:p w:rsidR="002F23E9" w:rsidRDefault="002F23E9" w:rsidP="002F23E9">
      <w:pPr>
        <w:pStyle w:val="expressdescription"/>
        <w:rPr>
          <w:color w:val="000000"/>
          <w:sz w:val="27"/>
          <w:szCs w:val="27"/>
        </w:rPr>
      </w:pPr>
      <w:r>
        <w:rPr>
          <w:b/>
          <w:bCs/>
          <w:color w:val="000000"/>
          <w:sz w:val="27"/>
          <w:szCs w:val="27"/>
        </w:rPr>
        <w:t>material_state_change: </w:t>
      </w:r>
      <w:r>
        <w:rPr>
          <w:color w:val="000000"/>
          <w:sz w:val="27"/>
          <w:szCs w:val="27"/>
        </w:rPr>
        <w:t>specifies the </w:t>
      </w:r>
      <w:hyperlink r:id="rId77" w:anchor="physical_unit_usage_view_arm.material_state_change_enumeration" w:history="1">
        <w:r>
          <w:rPr>
            <w:rStyle w:val="Hyperlink"/>
            <w:b/>
            <w:bCs/>
            <w:sz w:val="27"/>
            <w:szCs w:val="27"/>
          </w:rPr>
          <w:t>material_state_change_enumeration</w:t>
        </w:r>
      </w:hyperlink>
      <w:r>
        <w:rPr>
          <w:color w:val="000000"/>
          <w:sz w:val="27"/>
          <w:szCs w:val="27"/>
        </w:rPr>
        <w:t> for the </w:t>
      </w:r>
      <w:r>
        <w:rPr>
          <w:b/>
          <w:bCs/>
          <w:color w:val="000000"/>
          <w:sz w:val="27"/>
          <w:szCs w:val="27"/>
        </w:rPr>
        <w:t>Part_feature</w:t>
      </w:r>
      <w:r>
        <w:rPr>
          <w:color w:val="000000"/>
          <w:sz w:val="27"/>
          <w:szCs w:val="27"/>
        </w:rPr>
        <w:t>. The value of this attribute need not be specified.</w:t>
      </w:r>
    </w:p>
    <w:p w:rsidR="002F23E9" w:rsidRDefault="002F23E9" w:rsidP="002F23E9">
      <w:pPr>
        <w:pStyle w:val="expressdescription"/>
        <w:rPr>
          <w:color w:val="000000"/>
          <w:sz w:val="27"/>
          <w:szCs w:val="27"/>
        </w:rPr>
      </w:pPr>
      <w:r>
        <w:rPr>
          <w:b/>
          <w:bCs/>
          <w:color w:val="000000"/>
          <w:sz w:val="27"/>
          <w:szCs w:val="27"/>
        </w:rPr>
        <w:t>precedent_feature: </w:t>
      </w:r>
      <w:r>
        <w:rPr>
          <w:color w:val="000000"/>
          <w:sz w:val="27"/>
          <w:szCs w:val="27"/>
        </w:rPr>
        <w:t>specifies the role of the </w:t>
      </w:r>
      <w:hyperlink r:id="rId78" w:anchor="physical_unit_usage_view_arm.part_feature" w:history="1">
        <w:r>
          <w:rPr>
            <w:rStyle w:val="Hyperlink"/>
            <w:b/>
            <w:bCs/>
            <w:sz w:val="27"/>
            <w:szCs w:val="27"/>
          </w:rPr>
          <w:t>Part_feature</w:t>
        </w:r>
      </w:hyperlink>
      <w:r>
        <w:rPr>
          <w:color w:val="000000"/>
          <w:sz w:val="27"/>
          <w:szCs w:val="27"/>
        </w:rPr>
        <w:t> for the </w:t>
      </w:r>
      <w:r>
        <w:rPr>
          <w:b/>
          <w:bCs/>
          <w:color w:val="000000"/>
          <w:sz w:val="27"/>
          <w:szCs w:val="27"/>
        </w:rPr>
        <w:t>Part_feature</w:t>
      </w:r>
      <w:r>
        <w:rPr>
          <w:color w:val="000000"/>
          <w:sz w:val="27"/>
          <w:szCs w:val="27"/>
        </w:rPr>
        <w:t>. The value of this attribute need not be specified.</w:t>
      </w:r>
    </w:p>
    <w:p w:rsidR="002F23E9" w:rsidRDefault="002F23E9" w:rsidP="002F23E9">
      <w:pPr>
        <w:pStyle w:val="expressdescription"/>
        <w:rPr>
          <w:color w:val="000000"/>
          <w:sz w:val="27"/>
          <w:szCs w:val="27"/>
        </w:rPr>
      </w:pPr>
      <w:r>
        <w:rPr>
          <w:b/>
          <w:bCs/>
          <w:color w:val="000000"/>
          <w:sz w:val="27"/>
          <w:szCs w:val="27"/>
        </w:rPr>
        <w:t>subsequent_feature: </w:t>
      </w:r>
      <w:r>
        <w:rPr>
          <w:color w:val="000000"/>
          <w:sz w:val="27"/>
          <w:szCs w:val="27"/>
        </w:rPr>
        <w:t>an inverse relationship that specifies that the existence of the </w:t>
      </w:r>
      <w:r>
        <w:rPr>
          <w:b/>
          <w:bCs/>
          <w:color w:val="000000"/>
          <w:sz w:val="27"/>
          <w:szCs w:val="27"/>
        </w:rPr>
        <w:t>Part_feature</w:t>
      </w:r>
      <w:r>
        <w:rPr>
          <w:color w:val="000000"/>
          <w:sz w:val="27"/>
          <w:szCs w:val="27"/>
        </w:rPr>
        <w:t> is dependent on the existence of the </w:t>
      </w:r>
      <w:hyperlink r:id="rId79" w:anchor="physical_unit_usage_view_arm.part_feature" w:history="1">
        <w:r>
          <w:rPr>
            <w:rStyle w:val="Hyperlink"/>
            <w:b/>
            <w:bCs/>
            <w:sz w:val="27"/>
            <w:szCs w:val="27"/>
          </w:rPr>
          <w:t>Part_feature</w:t>
        </w:r>
      </w:hyperlink>
      <w:r>
        <w:rPr>
          <w:color w:val="000000"/>
          <w:sz w:val="27"/>
          <w:szCs w:val="27"/>
        </w:rPr>
        <w:t> that specifies the </w:t>
      </w:r>
      <w:r>
        <w:rPr>
          <w:b/>
          <w:bCs/>
          <w:color w:val="000000"/>
          <w:sz w:val="27"/>
          <w:szCs w:val="27"/>
        </w:rPr>
        <w:t>Part_feature</w:t>
      </w:r>
      <w:r>
        <w:rPr>
          <w:color w:val="000000"/>
          <w:sz w:val="27"/>
          <w:szCs w:val="27"/>
        </w:rPr>
        <w:t> as its </w:t>
      </w:r>
      <w:hyperlink r:id="rId80" w:anchor="physical_unit_usage_view_arm.part_feature.subsequent_feature" w:history="1">
        <w:r>
          <w:rPr>
            <w:rStyle w:val="Hyperlink"/>
            <w:b/>
            <w:bCs/>
            <w:sz w:val="27"/>
            <w:szCs w:val="27"/>
          </w:rPr>
          <w:t>subsequent_feature</w:t>
        </w:r>
      </w:hyperlink>
      <w:r>
        <w:rPr>
          <w:color w:val="000000"/>
          <w:sz w:val="27"/>
          <w:szCs w:val="27"/>
        </w:rPr>
        <w:t>. There shall be zero or one </w:t>
      </w:r>
      <w:hyperlink r:id="rId81" w:anchor="physical_unit_usage_view_arm.part_feature" w:history="1">
        <w:r>
          <w:rPr>
            <w:rStyle w:val="Hyperlink"/>
            <w:b/>
            <w:bCs/>
            <w:sz w:val="27"/>
            <w:szCs w:val="27"/>
          </w:rPr>
          <w:t>Part_feature</w:t>
        </w:r>
      </w:hyperlink>
      <w:r>
        <w:rPr>
          <w:color w:val="000000"/>
          <w:sz w:val="27"/>
          <w:szCs w:val="27"/>
        </w:rPr>
        <w:t> for a </w:t>
      </w:r>
      <w:r>
        <w:rPr>
          <w:b/>
          <w:bCs/>
          <w:color w:val="000000"/>
          <w:sz w:val="27"/>
          <w:szCs w:val="27"/>
        </w:rPr>
        <w:t>Part_feature</w:t>
      </w:r>
      <w:r>
        <w:rPr>
          <w:color w:val="000000"/>
          <w:sz w:val="27"/>
          <w:szCs w:val="27"/>
        </w:rPr>
        <w:t>.</w:t>
      </w:r>
    </w:p>
    <w:p w:rsidR="002F23E9" w:rsidRDefault="002F23E9" w:rsidP="002F23E9">
      <w:pPr>
        <w:pStyle w:val="NormalWeb"/>
        <w:rPr>
          <w:color w:val="000000"/>
          <w:sz w:val="27"/>
          <w:szCs w:val="27"/>
        </w:rPr>
      </w:pPr>
      <w:r>
        <w:rPr>
          <w:color w:val="000000"/>
          <w:sz w:val="27"/>
          <w:szCs w:val="27"/>
          <w:u w:val="single"/>
        </w:rPr>
        <w:t>Formal propositions:</w:t>
      </w:r>
    </w:p>
    <w:p w:rsidR="002F23E9" w:rsidRDefault="002F23E9" w:rsidP="002F23E9">
      <w:pPr>
        <w:pStyle w:val="expressdescription"/>
        <w:rPr>
          <w:color w:val="000000"/>
          <w:sz w:val="27"/>
          <w:szCs w:val="27"/>
        </w:rPr>
      </w:pPr>
      <w:r>
        <w:rPr>
          <w:b/>
          <w:bCs/>
          <w:color w:val="000000"/>
          <w:sz w:val="27"/>
          <w:szCs w:val="27"/>
        </w:rPr>
        <w:t>WR1: </w:t>
      </w:r>
      <w:r>
        <w:rPr>
          <w:color w:val="000000"/>
          <w:sz w:val="27"/>
          <w:szCs w:val="27"/>
        </w:rPr>
        <w:t>If </w:t>
      </w:r>
      <w:r>
        <w:rPr>
          <w:b/>
          <w:bCs/>
          <w:color w:val="000000"/>
          <w:sz w:val="27"/>
          <w:szCs w:val="27"/>
        </w:rPr>
        <w:t>precedent_feature</w:t>
      </w:r>
      <w:r>
        <w:rPr>
          <w:color w:val="000000"/>
          <w:sz w:val="27"/>
          <w:szCs w:val="27"/>
        </w:rPr>
        <w:t> exists then </w:t>
      </w:r>
      <w:r>
        <w:rPr>
          <w:b/>
          <w:bCs/>
          <w:color w:val="000000"/>
          <w:sz w:val="27"/>
          <w:szCs w:val="27"/>
        </w:rPr>
        <w:t>Part_feature</w:t>
      </w:r>
      <w:r>
        <w:rPr>
          <w:color w:val="000000"/>
          <w:sz w:val="27"/>
          <w:szCs w:val="27"/>
        </w:rPr>
        <w:t> shall not participate either directly or indirectly in a cyclic relationship by means of </w:t>
      </w:r>
      <w:r>
        <w:rPr>
          <w:b/>
          <w:bCs/>
          <w:color w:val="000000"/>
          <w:sz w:val="27"/>
          <w:szCs w:val="27"/>
        </w:rPr>
        <w:t>precedent_feature</w:t>
      </w:r>
      <w:r>
        <w:rPr>
          <w:color w:val="000000"/>
          <w:sz w:val="27"/>
          <w:szCs w:val="27"/>
        </w:rPr>
        <w:t> and </w:t>
      </w:r>
      <w:r>
        <w:rPr>
          <w:b/>
          <w:bCs/>
          <w:color w:val="000000"/>
          <w:sz w:val="27"/>
          <w:szCs w:val="27"/>
        </w:rPr>
        <w:t>subsequent_feature</w:t>
      </w:r>
      <w:r>
        <w:rPr>
          <w:color w:val="000000"/>
          <w:sz w:val="27"/>
          <w:szCs w:val="27"/>
        </w:rPr>
        <w:t>.</w:t>
      </w:r>
    </w:p>
    <w:p w:rsidR="002F23E9" w:rsidRDefault="002F23E9" w:rsidP="002F23E9">
      <w:pPr>
        <w:pStyle w:val="expressdescription"/>
        <w:rPr>
          <w:color w:val="000000"/>
          <w:sz w:val="27"/>
          <w:szCs w:val="27"/>
        </w:rPr>
      </w:pPr>
      <w:r>
        <w:rPr>
          <w:b/>
          <w:bCs/>
          <w:color w:val="000000"/>
          <w:sz w:val="27"/>
          <w:szCs w:val="27"/>
        </w:rPr>
        <w:t>WR2: </w:t>
      </w:r>
      <w:r>
        <w:rPr>
          <w:color w:val="000000"/>
          <w:sz w:val="27"/>
          <w:szCs w:val="27"/>
        </w:rPr>
        <w:t>The </w:t>
      </w:r>
      <w:hyperlink r:id="rId82" w:anchor="shape_property_assignment_arm.shape_element.description" w:history="1">
        <w:r>
          <w:rPr>
            <w:rStyle w:val="Hyperlink"/>
            <w:b/>
            <w:bCs/>
            <w:sz w:val="27"/>
            <w:szCs w:val="27"/>
          </w:rPr>
          <w:t>description</w:t>
        </w:r>
      </w:hyperlink>
      <w:r>
        <w:rPr>
          <w:color w:val="000000"/>
          <w:sz w:val="27"/>
          <w:szCs w:val="27"/>
        </w:rPr>
        <w:t> shall not be populated.</w:t>
      </w:r>
    </w:p>
    <w:p w:rsidR="002F23E9" w:rsidRDefault="002F23E9" w:rsidP="002F23E9">
      <w:pPr>
        <w:pStyle w:val="Heading2"/>
        <w:rPr>
          <w:color w:val="000000"/>
        </w:rPr>
      </w:pPr>
      <w:r>
        <w:rPr>
          <w:color w:val="000000"/>
        </w:rPr>
        <w:t>4.3.5 Part_feature_make_from_relationship   </w:t>
      </w:r>
      <w:r>
        <w:rPr>
          <w:noProof/>
          <w:color w:val="0000FF"/>
          <w:lang w:eastAsia="en-GB"/>
        </w:rPr>
        <w:drawing>
          <wp:inline distT="0" distB="0" distL="0" distR="0">
            <wp:extent cx="180975" cy="209550"/>
            <wp:effectExtent l="0" t="0" r="9525" b="0"/>
            <wp:docPr id="260" name="Picture 260" descr="EXPRESS-G">
              <a:hlinkClick xmlns:a="http://schemas.openxmlformats.org/drawingml/2006/main" r:id="rId16"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EXPRESS-G">
                      <a:hlinkClick r:id="rId16" tgtFrame="&quot;&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59" name="Picture 259" descr="Mapping table">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Mapping table">
                      <a:hlinkClick r:id="rId83"/>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F23E9" w:rsidRDefault="002F23E9" w:rsidP="002F23E9">
      <w:r>
        <w:rPr>
          <w:color w:val="000000"/>
          <w:sz w:val="27"/>
          <w:szCs w:val="27"/>
        </w:rPr>
        <w:t>A </w:t>
      </w:r>
      <w:r>
        <w:rPr>
          <w:b/>
          <w:bCs/>
          <w:color w:val="000000"/>
          <w:sz w:val="27"/>
          <w:szCs w:val="27"/>
        </w:rPr>
        <w:t>Part_feature_make_from_relationship</w:t>
      </w:r>
      <w:r>
        <w:rPr>
          <w:color w:val="000000"/>
          <w:sz w:val="27"/>
          <w:szCs w:val="27"/>
        </w:rPr>
        <w:t> is a type of </w:t>
      </w:r>
      <w:hyperlink r:id="rId84" w:anchor="shape_property_assignment_arm.shape_element_relationship" w:history="1">
        <w:r>
          <w:rPr>
            <w:rStyle w:val="Hyperlink"/>
            <w:b/>
            <w:bCs/>
            <w:sz w:val="27"/>
            <w:szCs w:val="27"/>
          </w:rPr>
          <w:t>Shape_element_relationship</w:t>
        </w:r>
      </w:hyperlink>
      <w:r>
        <w:rPr>
          <w:color w:val="000000"/>
          <w:sz w:val="27"/>
          <w:szCs w:val="27"/>
        </w:rPr>
        <w:t>. A </w:t>
      </w:r>
      <w:r>
        <w:rPr>
          <w:b/>
          <w:bCs/>
          <w:color w:val="000000"/>
          <w:sz w:val="27"/>
          <w:szCs w:val="27"/>
        </w:rPr>
        <w:t>Part_feature_make_from_relationship</w:t>
      </w:r>
      <w:r>
        <w:rPr>
          <w:color w:val="000000"/>
          <w:sz w:val="27"/>
          <w:szCs w:val="27"/>
        </w:rPr>
        <w:t> associates two </w:t>
      </w:r>
      <w:hyperlink r:id="rId85" w:anchor="physical_unit_usage_view_arm.part_feature" w:history="1">
        <w:r>
          <w:rPr>
            <w:rStyle w:val="Hyperlink"/>
            <w:b/>
            <w:bCs/>
            <w:sz w:val="27"/>
            <w:szCs w:val="27"/>
          </w:rPr>
          <w:t>Part_feature</w:t>
        </w:r>
      </w:hyperlink>
      <w:r>
        <w:rPr>
          <w:color w:val="000000"/>
          <w:sz w:val="27"/>
          <w:szCs w:val="27"/>
        </w:rPr>
        <w:t xml:space="preserve">, one of which has been reused from an existing made from </w:t>
      </w:r>
      <w:ins w:id="26" w:author="Sapp (US), Brandon" w:date="2019-03-21T08:09:00Z">
        <w:r w:rsidR="00545AEB">
          <w:rPr>
            <w:color w:val="000000"/>
            <w:sz w:val="27"/>
            <w:szCs w:val="27"/>
          </w:rPr>
          <w:t xml:space="preserve">a </w:t>
        </w:r>
      </w:ins>
      <w:r>
        <w:rPr>
          <w:color w:val="000000"/>
          <w:sz w:val="27"/>
          <w:szCs w:val="27"/>
        </w:rPr>
        <w:t>part.</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Part_feature_make_from_relationship</w:t>
      </w:r>
      <w:r>
        <w:rPr>
          <w:rFonts w:ascii="Courier New" w:hAnsi="Courier New" w:cs="Courier New"/>
          <w:color w:val="000000"/>
          <w:sz w:val="20"/>
          <w:szCs w:val="20"/>
        </w:rPr>
        <w:br/>
      </w:r>
      <w:r>
        <w:rPr>
          <w:rStyle w:val="HTMLCode"/>
          <w:color w:val="000000"/>
        </w:rPr>
        <w:t>  SUBTYPE OF (</w:t>
      </w:r>
      <w:hyperlink r:id="rId86" w:anchor="shape_property_assignment_arm.shape_element_relationship" w:history="1">
        <w:r>
          <w:rPr>
            <w:rStyle w:val="Hyperlink"/>
            <w:rFonts w:ascii="Courier New" w:hAnsi="Courier New" w:cs="Courier New"/>
            <w:sz w:val="20"/>
            <w:szCs w:val="20"/>
          </w:rPr>
          <w:t>Shape_element_relationship</w:t>
        </w:r>
      </w:hyperlink>
      <w:r>
        <w:rPr>
          <w:rStyle w:val="HTMLCode"/>
          <w:color w:val="000000"/>
        </w:rPr>
        <w:t>);</w:t>
      </w:r>
      <w:r>
        <w:rPr>
          <w:rFonts w:ascii="Courier New" w:hAnsi="Courier New" w:cs="Courier New"/>
          <w:color w:val="000000"/>
          <w:sz w:val="20"/>
          <w:szCs w:val="20"/>
        </w:rPr>
        <w:br/>
      </w:r>
      <w:r>
        <w:rPr>
          <w:rStyle w:val="HTMLCode"/>
          <w:color w:val="000000"/>
        </w:rPr>
        <w:t>  associated_make_from : </w:t>
      </w:r>
      <w:hyperlink r:id="rId87" w:anchor="product_view_definition_relationship_arm.view_definition_relationship" w:history="1">
        <w:r>
          <w:rPr>
            <w:rStyle w:val="Hyperlink"/>
            <w:rFonts w:ascii="Courier New" w:hAnsi="Courier New" w:cs="Courier New"/>
            <w:sz w:val="20"/>
            <w:szCs w:val="20"/>
          </w:rPr>
          <w:t>View_definition_relationship</w:t>
        </w:r>
      </w:hyperlink>
      <w:r>
        <w:rPr>
          <w:rStyle w:val="HTMLCode"/>
          <w:color w:val="000000"/>
        </w:rPr>
        <w:t>;</w:t>
      </w:r>
      <w:r>
        <w:rPr>
          <w:rFonts w:ascii="Courier New" w:hAnsi="Courier New" w:cs="Courier New"/>
          <w:color w:val="000000"/>
          <w:sz w:val="20"/>
          <w:szCs w:val="20"/>
        </w:rPr>
        <w:br/>
      </w:r>
      <w:r>
        <w:rPr>
          <w:rStyle w:val="HTMLCode"/>
          <w:color w:val="000000"/>
        </w:rPr>
        <w:t>  SELF\shape_element_relationship.relating RENAMED reusable_feature : </w:t>
      </w:r>
      <w:hyperlink r:id="rId88" w:anchor="physical_unit_usage_view_arm.part_feature" w:history="1">
        <w:r>
          <w:rPr>
            <w:rStyle w:val="Hyperlink"/>
            <w:rFonts w:ascii="Courier New" w:hAnsi="Courier New" w:cs="Courier New"/>
            <w:sz w:val="20"/>
            <w:szCs w:val="20"/>
          </w:rPr>
          <w:t>Part_feature</w:t>
        </w:r>
      </w:hyperlink>
      <w:r>
        <w:rPr>
          <w:rStyle w:val="HTMLCode"/>
          <w:color w:val="000000"/>
        </w:rPr>
        <w:t>;</w:t>
      </w:r>
      <w:r>
        <w:rPr>
          <w:rFonts w:ascii="Courier New" w:hAnsi="Courier New" w:cs="Courier New"/>
          <w:color w:val="000000"/>
          <w:sz w:val="20"/>
          <w:szCs w:val="20"/>
        </w:rPr>
        <w:br/>
      </w:r>
      <w:r>
        <w:rPr>
          <w:rStyle w:val="HTMLCode"/>
          <w:color w:val="000000"/>
        </w:rPr>
        <w:t>  SELF\shape_element_relationship.related RENAMED resultant_feature : </w:t>
      </w:r>
      <w:hyperlink r:id="rId89" w:anchor="physical_unit_usage_view_arm.part_feature" w:history="1">
        <w:r>
          <w:rPr>
            <w:rStyle w:val="Hyperlink"/>
            <w:rFonts w:ascii="Courier New" w:hAnsi="Courier New" w:cs="Courier New"/>
            <w:sz w:val="20"/>
            <w:szCs w:val="20"/>
          </w:rPr>
          <w:t>Part_feature</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reusable_feature, resultant_feature;</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lastRenderedPageBreak/>
        <w:t>  WR1: reusable_feature :&lt;&gt;: resultant_feature;</w:t>
      </w:r>
      <w:r>
        <w:rPr>
          <w:rFonts w:ascii="Courier New" w:hAnsi="Courier New" w:cs="Courier New"/>
          <w:color w:val="000000"/>
          <w:sz w:val="20"/>
          <w:szCs w:val="20"/>
        </w:rPr>
        <w:br/>
      </w:r>
      <w:r>
        <w:rPr>
          <w:rStyle w:val="HTMLCode"/>
          <w:color w:val="000000"/>
        </w:rPr>
        <w:t>  WR2: reusable_feature.associated_definition :&lt;&gt;: resultant_feature.associated_definition;</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F23E9" w:rsidRDefault="002F23E9" w:rsidP="002F23E9">
      <w:pPr>
        <w:pStyle w:val="NormalWeb"/>
        <w:rPr>
          <w:color w:val="000000"/>
          <w:sz w:val="27"/>
          <w:szCs w:val="27"/>
        </w:rPr>
      </w:pPr>
      <w:r>
        <w:rPr>
          <w:color w:val="000000"/>
          <w:sz w:val="27"/>
          <w:szCs w:val="27"/>
          <w:u w:val="single"/>
        </w:rPr>
        <w:t>Attribute definitions:</w:t>
      </w:r>
    </w:p>
    <w:p w:rsidR="002F23E9" w:rsidRDefault="002F23E9" w:rsidP="002F23E9">
      <w:pPr>
        <w:pStyle w:val="expressdescription"/>
        <w:rPr>
          <w:color w:val="000000"/>
          <w:sz w:val="27"/>
          <w:szCs w:val="27"/>
        </w:rPr>
      </w:pPr>
      <w:r>
        <w:rPr>
          <w:b/>
          <w:bCs/>
          <w:color w:val="000000"/>
          <w:sz w:val="27"/>
          <w:szCs w:val="27"/>
        </w:rPr>
        <w:t>associated_make_from: </w:t>
      </w:r>
      <w:r>
        <w:rPr>
          <w:color w:val="000000"/>
          <w:sz w:val="27"/>
          <w:szCs w:val="27"/>
        </w:rPr>
        <w:t>specifies the </w:t>
      </w:r>
      <w:hyperlink r:id="rId90" w:anchor="product_view_definition_relationship_arm.view_definition_relationship" w:history="1">
        <w:r>
          <w:rPr>
            <w:rStyle w:val="Hyperlink"/>
            <w:b/>
            <w:bCs/>
            <w:sz w:val="27"/>
            <w:szCs w:val="27"/>
          </w:rPr>
          <w:t>View_definition_relationship</w:t>
        </w:r>
      </w:hyperlink>
      <w:r>
        <w:rPr>
          <w:color w:val="000000"/>
          <w:sz w:val="27"/>
          <w:szCs w:val="27"/>
        </w:rPr>
        <w:t> for the </w:t>
      </w:r>
      <w:r>
        <w:rPr>
          <w:b/>
          <w:bCs/>
          <w:color w:val="000000"/>
          <w:sz w:val="27"/>
          <w:szCs w:val="27"/>
        </w:rPr>
        <w:t>Part_feature_make_from_relationship</w:t>
      </w:r>
      <w:r>
        <w:rPr>
          <w:color w:val="000000"/>
          <w:sz w:val="27"/>
          <w:szCs w:val="27"/>
        </w:rPr>
        <w:t>.</w:t>
      </w:r>
    </w:p>
    <w:p w:rsidR="002F23E9" w:rsidRDefault="002F23E9" w:rsidP="002F23E9">
      <w:pPr>
        <w:pStyle w:val="expressdescription"/>
        <w:rPr>
          <w:color w:val="000000"/>
          <w:sz w:val="27"/>
          <w:szCs w:val="27"/>
        </w:rPr>
      </w:pPr>
      <w:r>
        <w:rPr>
          <w:b/>
          <w:bCs/>
          <w:color w:val="000000"/>
          <w:sz w:val="27"/>
          <w:szCs w:val="27"/>
        </w:rPr>
        <w:t>reusable_feature: </w:t>
      </w:r>
      <w:r>
        <w:rPr>
          <w:color w:val="000000"/>
          <w:sz w:val="27"/>
          <w:szCs w:val="27"/>
        </w:rPr>
        <w:t>an inherited attribute shall be of type </w:t>
      </w:r>
      <w:hyperlink r:id="rId91" w:anchor="physical_unit_usage_view_arm.part_feature" w:history="1">
        <w:r>
          <w:rPr>
            <w:rStyle w:val="Hyperlink"/>
            <w:b/>
            <w:bCs/>
            <w:sz w:val="27"/>
            <w:szCs w:val="27"/>
          </w:rPr>
          <w:t>Part_feature</w:t>
        </w:r>
      </w:hyperlink>
      <w:r>
        <w:rPr>
          <w:color w:val="000000"/>
          <w:sz w:val="27"/>
          <w:szCs w:val="27"/>
        </w:rPr>
        <w:t> for the </w:t>
      </w:r>
      <w:r>
        <w:rPr>
          <w:b/>
          <w:bCs/>
          <w:color w:val="000000"/>
          <w:sz w:val="27"/>
          <w:szCs w:val="27"/>
        </w:rPr>
        <w:t>Part_feature_make_from_relationship</w:t>
      </w:r>
      <w:r>
        <w:rPr>
          <w:color w:val="000000"/>
          <w:sz w:val="27"/>
          <w:szCs w:val="27"/>
        </w:rPr>
        <w:t>.</w:t>
      </w:r>
    </w:p>
    <w:p w:rsidR="002F23E9" w:rsidRDefault="002F23E9" w:rsidP="002F23E9">
      <w:pPr>
        <w:pStyle w:val="expressdescription"/>
        <w:rPr>
          <w:color w:val="000000"/>
          <w:sz w:val="27"/>
          <w:szCs w:val="27"/>
        </w:rPr>
      </w:pPr>
      <w:r>
        <w:rPr>
          <w:b/>
          <w:bCs/>
          <w:color w:val="000000"/>
          <w:sz w:val="27"/>
          <w:szCs w:val="27"/>
        </w:rPr>
        <w:t>resultant_feature: </w:t>
      </w:r>
      <w:r>
        <w:rPr>
          <w:color w:val="000000"/>
          <w:sz w:val="27"/>
          <w:szCs w:val="27"/>
        </w:rPr>
        <w:t>an inherited attribute shall be of type </w:t>
      </w:r>
      <w:hyperlink r:id="rId92" w:anchor="physical_unit_usage_view_arm.part_feature" w:history="1">
        <w:r>
          <w:rPr>
            <w:rStyle w:val="Hyperlink"/>
            <w:b/>
            <w:bCs/>
            <w:sz w:val="27"/>
            <w:szCs w:val="27"/>
          </w:rPr>
          <w:t>Part_feature</w:t>
        </w:r>
      </w:hyperlink>
      <w:r>
        <w:rPr>
          <w:color w:val="000000"/>
          <w:sz w:val="27"/>
          <w:szCs w:val="27"/>
        </w:rPr>
        <w:t> for the </w:t>
      </w:r>
      <w:r>
        <w:rPr>
          <w:b/>
          <w:bCs/>
          <w:color w:val="000000"/>
          <w:sz w:val="27"/>
          <w:szCs w:val="27"/>
        </w:rPr>
        <w:t>Part_feature_make_from_relationship</w:t>
      </w:r>
      <w:r>
        <w:rPr>
          <w:color w:val="000000"/>
          <w:sz w:val="27"/>
          <w:szCs w:val="27"/>
        </w:rPr>
        <w:t>.</w:t>
      </w:r>
    </w:p>
    <w:p w:rsidR="002F23E9" w:rsidRDefault="002F23E9" w:rsidP="002F23E9">
      <w:pPr>
        <w:pStyle w:val="NormalWeb"/>
        <w:rPr>
          <w:color w:val="000000"/>
          <w:sz w:val="27"/>
          <w:szCs w:val="27"/>
        </w:rPr>
      </w:pPr>
      <w:r>
        <w:rPr>
          <w:color w:val="000000"/>
          <w:sz w:val="27"/>
          <w:szCs w:val="27"/>
          <w:u w:val="single"/>
        </w:rPr>
        <w:t>Formal propositions:</w:t>
      </w:r>
    </w:p>
    <w:p w:rsidR="002F23E9" w:rsidRDefault="002F23E9" w:rsidP="002F23E9">
      <w:pPr>
        <w:pStyle w:val="expressdescription"/>
        <w:rPr>
          <w:color w:val="000000"/>
          <w:sz w:val="27"/>
          <w:szCs w:val="27"/>
        </w:rPr>
      </w:pPr>
      <w:r>
        <w:rPr>
          <w:b/>
          <w:bCs/>
          <w:color w:val="000000"/>
          <w:sz w:val="27"/>
          <w:szCs w:val="27"/>
        </w:rPr>
        <w:t>UR1: </w:t>
      </w:r>
      <w:r>
        <w:rPr>
          <w:color w:val="000000"/>
          <w:sz w:val="27"/>
          <w:szCs w:val="27"/>
        </w:rPr>
        <w:t>The combination of </w:t>
      </w:r>
      <w:r>
        <w:rPr>
          <w:b/>
          <w:bCs/>
          <w:color w:val="000000"/>
          <w:sz w:val="27"/>
          <w:szCs w:val="27"/>
        </w:rPr>
        <w:t>reusable_feature</w:t>
      </w:r>
      <w:r>
        <w:rPr>
          <w:color w:val="000000"/>
          <w:sz w:val="27"/>
          <w:szCs w:val="27"/>
        </w:rPr>
        <w:t> and </w:t>
      </w:r>
      <w:r>
        <w:rPr>
          <w:b/>
          <w:bCs/>
          <w:color w:val="000000"/>
          <w:sz w:val="27"/>
          <w:szCs w:val="27"/>
        </w:rPr>
        <w:t>resultant_feature</w:t>
      </w:r>
      <w:r>
        <w:rPr>
          <w:color w:val="000000"/>
          <w:sz w:val="27"/>
          <w:szCs w:val="27"/>
        </w:rPr>
        <w:t> shall be unique within a population of </w:t>
      </w:r>
      <w:r>
        <w:rPr>
          <w:b/>
          <w:bCs/>
          <w:color w:val="000000"/>
          <w:sz w:val="27"/>
          <w:szCs w:val="27"/>
        </w:rPr>
        <w:t>Part_feature_make_from_relationships</w:t>
      </w:r>
      <w:r>
        <w:rPr>
          <w:color w:val="000000"/>
          <w:sz w:val="27"/>
          <w:szCs w:val="27"/>
        </w:rPr>
        <w:t>.</w:t>
      </w:r>
    </w:p>
    <w:p w:rsidR="002F23E9" w:rsidRDefault="002F23E9" w:rsidP="002F23E9">
      <w:pPr>
        <w:pStyle w:val="expressdescription"/>
        <w:rPr>
          <w:color w:val="000000"/>
          <w:sz w:val="27"/>
          <w:szCs w:val="27"/>
        </w:rPr>
      </w:pPr>
      <w:r>
        <w:rPr>
          <w:b/>
          <w:bCs/>
          <w:color w:val="000000"/>
          <w:sz w:val="27"/>
          <w:szCs w:val="27"/>
        </w:rPr>
        <w:t>WR1: </w:t>
      </w:r>
      <w:r>
        <w:rPr>
          <w:color w:val="000000"/>
          <w:sz w:val="27"/>
          <w:szCs w:val="27"/>
        </w:rPr>
        <w:t>The </w:t>
      </w:r>
      <w:r>
        <w:rPr>
          <w:b/>
          <w:bCs/>
          <w:color w:val="000000"/>
          <w:sz w:val="27"/>
          <w:szCs w:val="27"/>
        </w:rPr>
        <w:t>reusable_feature</w:t>
      </w:r>
      <w:r>
        <w:rPr>
          <w:color w:val="000000"/>
          <w:sz w:val="27"/>
          <w:szCs w:val="27"/>
        </w:rPr>
        <w:t> shall not be the </w:t>
      </w:r>
      <w:r>
        <w:rPr>
          <w:b/>
          <w:bCs/>
          <w:color w:val="000000"/>
          <w:sz w:val="27"/>
          <w:szCs w:val="27"/>
        </w:rPr>
        <w:t>resultant_feature</w:t>
      </w:r>
      <w:r>
        <w:rPr>
          <w:color w:val="000000"/>
          <w:sz w:val="27"/>
          <w:szCs w:val="27"/>
        </w:rPr>
        <w:t>.</w:t>
      </w:r>
    </w:p>
    <w:p w:rsidR="002F23E9" w:rsidRDefault="002F23E9" w:rsidP="002F23E9">
      <w:pPr>
        <w:pStyle w:val="expressdescription"/>
        <w:rPr>
          <w:color w:val="000000"/>
          <w:sz w:val="27"/>
          <w:szCs w:val="27"/>
        </w:rPr>
      </w:pPr>
      <w:r>
        <w:rPr>
          <w:b/>
          <w:bCs/>
          <w:color w:val="000000"/>
          <w:sz w:val="27"/>
          <w:szCs w:val="27"/>
        </w:rPr>
        <w:t>WR2: </w:t>
      </w:r>
      <w:r>
        <w:rPr>
          <w:color w:val="000000"/>
          <w:sz w:val="27"/>
          <w:szCs w:val="27"/>
        </w:rPr>
        <w:t>The </w:t>
      </w:r>
      <w:hyperlink r:id="rId93" w:anchor="physical_unit_usage_view_arm.part_usage_view" w:history="1">
        <w:r>
          <w:rPr>
            <w:rStyle w:val="Hyperlink"/>
            <w:b/>
            <w:bCs/>
            <w:sz w:val="27"/>
            <w:szCs w:val="27"/>
          </w:rPr>
          <w:t>Part_usage_view</w:t>
        </w:r>
      </w:hyperlink>
      <w:r>
        <w:rPr>
          <w:color w:val="000000"/>
          <w:sz w:val="27"/>
          <w:szCs w:val="27"/>
        </w:rPr>
        <w:t> referenced by the </w:t>
      </w:r>
      <w:r>
        <w:rPr>
          <w:b/>
          <w:bCs/>
          <w:color w:val="000000"/>
          <w:sz w:val="27"/>
          <w:szCs w:val="27"/>
        </w:rPr>
        <w:t>reusable_feature</w:t>
      </w:r>
      <w:r>
        <w:rPr>
          <w:color w:val="000000"/>
          <w:sz w:val="27"/>
          <w:szCs w:val="27"/>
        </w:rPr>
        <w:t> shall not be the </w:t>
      </w:r>
      <w:hyperlink r:id="rId94" w:anchor="physical_unit_usage_view_arm.part_usage_view" w:history="1">
        <w:r>
          <w:rPr>
            <w:rStyle w:val="Hyperlink"/>
            <w:b/>
            <w:bCs/>
            <w:sz w:val="27"/>
            <w:szCs w:val="27"/>
          </w:rPr>
          <w:t>Part_usage_view</w:t>
        </w:r>
      </w:hyperlink>
      <w:r>
        <w:rPr>
          <w:color w:val="000000"/>
          <w:sz w:val="27"/>
          <w:szCs w:val="27"/>
        </w:rPr>
        <w:t> referenced by the </w:t>
      </w:r>
      <w:r>
        <w:rPr>
          <w:b/>
          <w:bCs/>
          <w:color w:val="000000"/>
          <w:sz w:val="27"/>
          <w:szCs w:val="27"/>
        </w:rPr>
        <w:t>resultant_feature</w:t>
      </w:r>
      <w:r>
        <w:rPr>
          <w:color w:val="000000"/>
          <w:sz w:val="27"/>
          <w:szCs w:val="27"/>
        </w:rPr>
        <w:t> within a population of </w:t>
      </w:r>
      <w:r>
        <w:rPr>
          <w:b/>
          <w:bCs/>
          <w:color w:val="000000"/>
          <w:sz w:val="27"/>
          <w:szCs w:val="27"/>
        </w:rPr>
        <w:t>Part_feature_make_from_relationship</w:t>
      </w:r>
      <w:r>
        <w:rPr>
          <w:color w:val="000000"/>
          <w:sz w:val="27"/>
          <w:szCs w:val="27"/>
        </w:rPr>
        <w:t>.</w:t>
      </w:r>
    </w:p>
    <w:p w:rsidR="002F23E9" w:rsidRDefault="002F23E9" w:rsidP="002F23E9">
      <w:pPr>
        <w:pStyle w:val="Heading2"/>
        <w:rPr>
          <w:color w:val="000000"/>
        </w:rPr>
      </w:pPr>
      <w:r>
        <w:rPr>
          <w:color w:val="000000"/>
        </w:rPr>
        <w:t>4.3.6 Part_feature_template_definition   </w:t>
      </w:r>
      <w:r>
        <w:rPr>
          <w:noProof/>
          <w:color w:val="0000FF"/>
          <w:lang w:eastAsia="en-GB"/>
        </w:rPr>
        <w:drawing>
          <wp:inline distT="0" distB="0" distL="0" distR="0">
            <wp:extent cx="180975" cy="209550"/>
            <wp:effectExtent l="0" t="0" r="9525" b="0"/>
            <wp:docPr id="258" name="Picture 258"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EXPRESS-G">
                      <a:hlinkClick r:id="rId15" tgtFrame="&quot;&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57" name="Picture 257" descr="Mapping table">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Mapping table">
                      <a:hlinkClick r:id="rId95"/>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F23E9" w:rsidRDefault="002F23E9" w:rsidP="002F23E9">
      <w:pPr>
        <w:pStyle w:val="NormalWeb"/>
        <w:rPr>
          <w:color w:val="000000"/>
          <w:sz w:val="27"/>
          <w:szCs w:val="27"/>
        </w:rPr>
      </w:pPr>
      <w:r>
        <w:rPr>
          <w:color w:val="000000"/>
          <w:sz w:val="27"/>
          <w:szCs w:val="27"/>
        </w:rPr>
        <w:t>A </w:t>
      </w:r>
      <w:r>
        <w:rPr>
          <w:b/>
          <w:bCs/>
          <w:color w:val="000000"/>
          <w:sz w:val="27"/>
          <w:szCs w:val="27"/>
        </w:rPr>
        <w:t>Part_feature_template_definition</w:t>
      </w:r>
      <w:r>
        <w:rPr>
          <w:color w:val="000000"/>
          <w:sz w:val="27"/>
          <w:szCs w:val="27"/>
        </w:rPr>
        <w:t> is a type of </w:t>
      </w:r>
      <w:hyperlink r:id="rId96" w:anchor="feature_and_connection_zone_arm.feature_definition_with_connection_area" w:history="1">
        <w:r>
          <w:rPr>
            <w:rStyle w:val="Hyperlink"/>
            <w:b/>
            <w:bCs/>
            <w:sz w:val="27"/>
            <w:szCs w:val="27"/>
          </w:rPr>
          <w:t>Feature_definition_with_connection_area</w:t>
        </w:r>
      </w:hyperlink>
      <w:r>
        <w:rPr>
          <w:color w:val="000000"/>
          <w:sz w:val="27"/>
          <w:szCs w:val="27"/>
        </w:rPr>
        <w:t>. A </w:t>
      </w:r>
      <w:r>
        <w:rPr>
          <w:b/>
          <w:bCs/>
          <w:color w:val="000000"/>
          <w:sz w:val="27"/>
          <w:szCs w:val="27"/>
        </w:rPr>
        <w:t>Part_feature_template_definition</w:t>
      </w:r>
      <w:r>
        <w:rPr>
          <w:color w:val="000000"/>
          <w:sz w:val="27"/>
          <w:szCs w:val="27"/>
        </w:rPr>
        <w:t> is a template for one or more features of one or more part. The properties are provided by the </w:t>
      </w:r>
      <w:hyperlink r:id="rId97" w:anchor="classification_assignment_arm.classification_assignment" w:history="1">
        <w:r>
          <w:rPr>
            <w:rStyle w:val="Hyperlink"/>
            <w:b/>
            <w:bCs/>
            <w:sz w:val="27"/>
            <w:szCs w:val="27"/>
          </w:rPr>
          <w:t>Classification_assignment</w:t>
        </w:r>
      </w:hyperlink>
      <w:r>
        <w:rPr>
          <w:color w:val="000000"/>
          <w:sz w:val="27"/>
          <w:szCs w:val="27"/>
        </w:rPr>
        <w:t> on the </w:t>
      </w:r>
      <w:hyperlink r:id="rId98" w:anchor="characterizable_object_arm.characterizable_object" w:history="1">
        <w:r>
          <w:rPr>
            <w:rStyle w:val="Hyperlink"/>
            <w:b/>
            <w:bCs/>
            <w:sz w:val="27"/>
            <w:szCs w:val="27"/>
          </w:rPr>
          <w:t>Characterizable_object</w:t>
        </w:r>
      </w:hyperlink>
      <w:r>
        <w:rPr>
          <w:color w:val="000000"/>
          <w:sz w:val="27"/>
          <w:szCs w:val="27"/>
        </w:rPr>
        <w:t> supertype.</w:t>
      </w:r>
    </w:p>
    <w:p w:rsidR="002F23E9" w:rsidRDefault="002F23E9" w:rsidP="002F23E9">
      <w:pPr>
        <w:pStyle w:val="note"/>
        <w:rPr>
          <w:color w:val="000000"/>
          <w:sz w:val="27"/>
          <w:szCs w:val="27"/>
        </w:rPr>
      </w:pPr>
      <w:bookmarkStart w:id="27" w:name="note_"/>
      <w:r>
        <w:rPr>
          <w:color w:val="000000"/>
        </w:rPr>
        <w:t>NOTE    A </w:t>
      </w:r>
      <w:r>
        <w:rPr>
          <w:b/>
          <w:bCs/>
          <w:color w:val="000000"/>
        </w:rPr>
        <w:t>Part_feature_template_definition</w:t>
      </w:r>
      <w:r>
        <w:rPr>
          <w:color w:val="000000"/>
        </w:rPr>
        <w:t> is not interpreted as a view of a product.</w:t>
      </w:r>
    </w:p>
    <w:p w:rsidR="002F23E9" w:rsidRDefault="002F23E9" w:rsidP="002F23E9">
      <w:pPr>
        <w:pStyle w:val="example"/>
        <w:rPr>
          <w:color w:val="000000"/>
          <w:sz w:val="27"/>
          <w:szCs w:val="27"/>
        </w:rPr>
      </w:pPr>
      <w:r>
        <w:rPr>
          <w:color w:val="000000"/>
        </w:rPr>
        <w:t>EXAMPLE    A "J lead" </w:t>
      </w:r>
      <w:hyperlink r:id="rId99" w:anchor="package_arm.package_terminal" w:history="1">
        <w:r>
          <w:rPr>
            <w:rStyle w:val="Hyperlink"/>
            <w:b/>
            <w:bCs/>
          </w:rPr>
          <w:t>Package_terminal</w:t>
        </w:r>
      </w:hyperlink>
      <w:r>
        <w:rPr>
          <w:color w:val="000000"/>
        </w:rPr>
        <w:t> may be defined once using </w:t>
      </w:r>
      <w:r>
        <w:rPr>
          <w:b/>
          <w:bCs/>
          <w:color w:val="000000"/>
        </w:rPr>
        <w:t>Part_feature_template_definition</w:t>
      </w:r>
      <w:r>
        <w:rPr>
          <w:color w:val="000000"/>
        </w:rPr>
        <w:t> and re-used many times.</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Part_feature_template_definition</w:t>
      </w:r>
      <w:r>
        <w:rPr>
          <w:rFonts w:ascii="Courier New" w:hAnsi="Courier New" w:cs="Courier New"/>
          <w:color w:val="000000"/>
          <w:sz w:val="20"/>
          <w:szCs w:val="20"/>
        </w:rPr>
        <w:br/>
      </w:r>
      <w:r>
        <w:rPr>
          <w:rStyle w:val="HTMLCode"/>
          <w:color w:val="000000"/>
        </w:rPr>
        <w:lastRenderedPageBreak/>
        <w:t>  SUBTYPE OF (</w:t>
      </w:r>
      <w:hyperlink r:id="rId100" w:anchor="feature_and_connection_zone_arm.feature_definition_with_connection_area" w:history="1">
        <w:r>
          <w:rPr>
            <w:rStyle w:val="Hyperlink"/>
            <w:rFonts w:ascii="Courier New" w:hAnsi="Courier New" w:cs="Courier New"/>
            <w:sz w:val="20"/>
            <w:szCs w:val="20"/>
          </w:rPr>
          <w:t>Feature_definition_with_connection_area</w:t>
        </w:r>
      </w:hyperlink>
      <w:r>
        <w:rPr>
          <w:rStyle w:val="HTMLCode"/>
          <w:color w:val="000000"/>
        </w:rPr>
        <w:t>);</w:t>
      </w:r>
      <w:r>
        <w:rPr>
          <w:rFonts w:ascii="Courier New" w:hAnsi="Courier New" w:cs="Courier New"/>
          <w:color w:val="000000"/>
          <w:sz w:val="20"/>
          <w:szCs w:val="20"/>
        </w:rPr>
        <w:br/>
      </w:r>
      <w:r>
        <w:rPr>
          <w:rStyle w:val="HTMLCode"/>
          <w:color w:val="000000"/>
        </w:rPr>
        <w:t>  id : STRING;</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id;</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F23E9" w:rsidRDefault="002F23E9" w:rsidP="002F23E9">
      <w:pPr>
        <w:pStyle w:val="NormalWeb"/>
        <w:rPr>
          <w:color w:val="000000"/>
          <w:sz w:val="27"/>
          <w:szCs w:val="27"/>
        </w:rPr>
      </w:pPr>
      <w:r>
        <w:rPr>
          <w:color w:val="000000"/>
          <w:sz w:val="27"/>
          <w:szCs w:val="27"/>
          <w:u w:val="single"/>
        </w:rPr>
        <w:t>Attribute definitions:</w:t>
      </w:r>
    </w:p>
    <w:p w:rsidR="002F23E9" w:rsidRDefault="002F23E9" w:rsidP="002F23E9">
      <w:pPr>
        <w:pStyle w:val="expressdescription"/>
        <w:rPr>
          <w:color w:val="000000"/>
          <w:sz w:val="27"/>
          <w:szCs w:val="27"/>
        </w:rPr>
      </w:pPr>
      <w:r>
        <w:rPr>
          <w:b/>
          <w:bCs/>
          <w:color w:val="000000"/>
          <w:sz w:val="27"/>
          <w:szCs w:val="27"/>
        </w:rPr>
        <w:t>id: </w:t>
      </w:r>
      <w:r>
        <w:rPr>
          <w:color w:val="000000"/>
          <w:sz w:val="27"/>
          <w:szCs w:val="27"/>
        </w:rPr>
        <w:t xml:space="preserve">the identifier that </w:t>
      </w:r>
      <w:del w:id="28" w:author="Sapp (US), Brandon" w:date="2019-03-21T08:09:00Z">
        <w:r w:rsidDel="00545AEB">
          <w:rPr>
            <w:color w:val="000000"/>
            <w:sz w:val="27"/>
            <w:szCs w:val="27"/>
          </w:rPr>
          <w:delText xml:space="preserve">distinquishes </w:delText>
        </w:r>
      </w:del>
      <w:ins w:id="29" w:author="Sapp (US), Brandon" w:date="2019-03-21T08:09:00Z">
        <w:r w:rsidR="00545AEB">
          <w:rPr>
            <w:color w:val="000000"/>
            <w:sz w:val="27"/>
            <w:szCs w:val="27"/>
          </w:rPr>
          <w:t>distin</w:t>
        </w:r>
        <w:r w:rsidR="00545AEB">
          <w:rPr>
            <w:color w:val="000000"/>
            <w:sz w:val="27"/>
            <w:szCs w:val="27"/>
          </w:rPr>
          <w:t>g</w:t>
        </w:r>
        <w:r w:rsidR="00545AEB">
          <w:rPr>
            <w:color w:val="000000"/>
            <w:sz w:val="27"/>
            <w:szCs w:val="27"/>
          </w:rPr>
          <w:t xml:space="preserve">uishes </w:t>
        </w:r>
      </w:ins>
      <w:r>
        <w:rPr>
          <w:color w:val="000000"/>
          <w:sz w:val="27"/>
          <w:szCs w:val="27"/>
        </w:rPr>
        <w:t>the </w:t>
      </w:r>
      <w:r>
        <w:rPr>
          <w:b/>
          <w:bCs/>
          <w:color w:val="000000"/>
          <w:sz w:val="27"/>
          <w:szCs w:val="27"/>
        </w:rPr>
        <w:t>Part_feature_template_definition</w:t>
      </w:r>
      <w:r>
        <w:rPr>
          <w:color w:val="000000"/>
          <w:sz w:val="27"/>
          <w:szCs w:val="27"/>
        </w:rPr>
        <w:t>.</w:t>
      </w:r>
    </w:p>
    <w:p w:rsidR="002F23E9" w:rsidRDefault="002F23E9" w:rsidP="002F23E9">
      <w:pPr>
        <w:pStyle w:val="NormalWeb"/>
        <w:rPr>
          <w:color w:val="000000"/>
          <w:sz w:val="27"/>
          <w:szCs w:val="27"/>
        </w:rPr>
      </w:pPr>
      <w:r>
        <w:rPr>
          <w:color w:val="000000"/>
          <w:sz w:val="27"/>
          <w:szCs w:val="27"/>
          <w:u w:val="single"/>
        </w:rPr>
        <w:t>Formal propositions:</w:t>
      </w:r>
    </w:p>
    <w:p w:rsidR="002F23E9" w:rsidRDefault="002F23E9" w:rsidP="002F23E9">
      <w:pPr>
        <w:pStyle w:val="expressdescription"/>
        <w:rPr>
          <w:color w:val="000000"/>
          <w:sz w:val="27"/>
          <w:szCs w:val="27"/>
        </w:rPr>
      </w:pPr>
      <w:r>
        <w:rPr>
          <w:b/>
          <w:bCs/>
          <w:color w:val="000000"/>
          <w:sz w:val="27"/>
          <w:szCs w:val="27"/>
        </w:rPr>
        <w:t>UR1: </w:t>
      </w:r>
      <w:r>
        <w:rPr>
          <w:color w:val="000000"/>
          <w:sz w:val="27"/>
          <w:szCs w:val="27"/>
        </w:rPr>
        <w:t>The </w:t>
      </w:r>
      <w:r>
        <w:rPr>
          <w:b/>
          <w:bCs/>
          <w:color w:val="000000"/>
          <w:sz w:val="27"/>
          <w:szCs w:val="27"/>
        </w:rPr>
        <w:t>id</w:t>
      </w:r>
      <w:r>
        <w:rPr>
          <w:color w:val="000000"/>
          <w:sz w:val="27"/>
          <w:szCs w:val="27"/>
        </w:rPr>
        <w:t> shall be unique within a population of </w:t>
      </w:r>
      <w:r>
        <w:rPr>
          <w:b/>
          <w:bCs/>
          <w:color w:val="000000"/>
          <w:sz w:val="27"/>
          <w:szCs w:val="27"/>
        </w:rPr>
        <w:t>Part_feature_template_definitions</w:t>
      </w:r>
      <w:r>
        <w:rPr>
          <w:color w:val="000000"/>
          <w:sz w:val="27"/>
          <w:szCs w:val="27"/>
        </w:rPr>
        <w:t>.</w:t>
      </w:r>
    </w:p>
    <w:p w:rsidR="002F23E9" w:rsidRDefault="002F23E9" w:rsidP="002F23E9">
      <w:pPr>
        <w:pStyle w:val="Heading2"/>
        <w:rPr>
          <w:color w:val="000000"/>
        </w:rPr>
      </w:pPr>
      <w:r>
        <w:rPr>
          <w:color w:val="000000"/>
        </w:rPr>
        <w:t>4.3.7 Part_feature_template_shape_model   </w:t>
      </w:r>
      <w:r>
        <w:rPr>
          <w:noProof/>
          <w:color w:val="0000FF"/>
          <w:lang w:eastAsia="en-GB"/>
        </w:rPr>
        <w:drawing>
          <wp:inline distT="0" distB="0" distL="0" distR="0">
            <wp:extent cx="180975" cy="209550"/>
            <wp:effectExtent l="0" t="0" r="9525" b="0"/>
            <wp:docPr id="256" name="Picture 256"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EXPRESS-G">
                      <a:hlinkClick r:id="rId15" tgtFrame="&quot;&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31" name="Picture 31" descr="Mapping table">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Mapping table">
                      <a:hlinkClick r:id="rId101"/>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F23E9" w:rsidRDefault="002F23E9" w:rsidP="002F23E9">
      <w:r>
        <w:rPr>
          <w:color w:val="000000"/>
          <w:sz w:val="27"/>
          <w:szCs w:val="27"/>
        </w:rPr>
        <w:t>A </w:t>
      </w:r>
      <w:r>
        <w:rPr>
          <w:b/>
          <w:bCs/>
          <w:color w:val="000000"/>
          <w:sz w:val="27"/>
          <w:szCs w:val="27"/>
        </w:rPr>
        <w:t>Part_feature_template_shape_model</w:t>
      </w:r>
      <w:r>
        <w:rPr>
          <w:color w:val="000000"/>
          <w:sz w:val="27"/>
          <w:szCs w:val="27"/>
        </w:rPr>
        <w:t> is a type of </w:t>
      </w:r>
      <w:hyperlink r:id="rId102" w:anchor="elemental_geometric_shape_arm.geometric_model" w:history="1">
        <w:r>
          <w:rPr>
            <w:rStyle w:val="Hyperlink"/>
            <w:b/>
            <w:bCs/>
            <w:sz w:val="27"/>
            <w:szCs w:val="27"/>
          </w:rPr>
          <w:t>Geometric_model</w:t>
        </w:r>
      </w:hyperlink>
      <w:r>
        <w:rPr>
          <w:color w:val="000000"/>
          <w:sz w:val="27"/>
          <w:szCs w:val="27"/>
        </w:rPr>
        <w:t>. A </w:t>
      </w:r>
      <w:r>
        <w:rPr>
          <w:b/>
          <w:bCs/>
          <w:color w:val="000000"/>
          <w:sz w:val="27"/>
          <w:szCs w:val="27"/>
        </w:rPr>
        <w:t>Part_feature_template_shape_model</w:t>
      </w:r>
      <w:r>
        <w:rPr>
          <w:color w:val="000000"/>
          <w:sz w:val="27"/>
          <w:szCs w:val="27"/>
        </w:rPr>
        <w:t> is the shape of a </w:t>
      </w:r>
      <w:hyperlink r:id="rId103" w:anchor="part_template_arm.template_definition" w:history="1">
        <w:r>
          <w:rPr>
            <w:rStyle w:val="Hyperlink"/>
            <w:b/>
            <w:bCs/>
            <w:sz w:val="27"/>
            <w:szCs w:val="27"/>
          </w:rPr>
          <w:t>Template_definition</w:t>
        </w:r>
      </w:hyperlink>
      <w:r>
        <w:rPr>
          <w:color w:val="000000"/>
          <w:sz w:val="27"/>
          <w:szCs w:val="27"/>
        </w:rPr>
        <w:t> or of a</w:t>
      </w:r>
      <w:ins w:id="30" w:author="Sapp (US), Brandon" w:date="2019-03-21T08:12:00Z">
        <w:r w:rsidR="00545AEB">
          <w:rPr>
            <w:color w:val="000000"/>
            <w:sz w:val="27"/>
            <w:szCs w:val="27"/>
          </w:rPr>
          <w:t xml:space="preserve"> </w:t>
        </w:r>
      </w:ins>
      <w:hyperlink r:id="rId104" w:anchor="physical_unit_usage_view_arm.part_feature_template_definition" w:history="1">
        <w:r>
          <w:rPr>
            <w:rStyle w:val="Hyperlink"/>
            <w:b/>
            <w:bCs/>
            <w:sz w:val="27"/>
            <w:szCs w:val="27"/>
          </w:rPr>
          <w:t>Part_feature_template_definition</w:t>
        </w:r>
      </w:hyperlink>
      <w:r>
        <w:rPr>
          <w:color w:val="000000"/>
          <w:sz w:val="27"/>
          <w:szCs w:val="27"/>
        </w:rPr>
        <w:t>.</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Part_feature_template_shape_model</w:t>
      </w:r>
      <w:r>
        <w:rPr>
          <w:rFonts w:ascii="Courier New" w:hAnsi="Courier New" w:cs="Courier New"/>
          <w:color w:val="000000"/>
          <w:sz w:val="20"/>
          <w:szCs w:val="20"/>
        </w:rPr>
        <w:br/>
      </w:r>
      <w:r>
        <w:rPr>
          <w:rStyle w:val="HTMLCode"/>
          <w:color w:val="000000"/>
        </w:rPr>
        <w:t>  SUBTYPE OF (</w:t>
      </w:r>
      <w:hyperlink r:id="rId105" w:anchor="elemental_geometric_shape_arm.geometric_model" w:history="1">
        <w:r>
          <w:rPr>
            <w:rStyle w:val="Hyperlink"/>
            <w:rFonts w:ascii="Courier New" w:hAnsi="Courier New" w:cs="Courier New"/>
            <w:sz w:val="20"/>
            <w:szCs w:val="20"/>
          </w:rPr>
          <w:t>Geometric_model</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NOT (SIZEOF(USEDIN(SELF, '')) &gt; 1) OR (SIZEOF(QUERY(foo &lt;* USEDIN(SELF, '') | NOT (SIZEOF(['PART_FEATURE_LOCATION_ARM.USAGE_CONCEPT_USAGE_RELATIONSHIP', 'SHAPE_PROPERTY_ASSIGNMENT_ARM.SHAPE_DESCRIPTION_ASSOCIATION'] * TYPEOF(foo)) = 1))) = 0);</w:t>
      </w:r>
      <w:r>
        <w:rPr>
          <w:rFonts w:ascii="Courier New" w:hAnsi="Courier New" w:cs="Courier New"/>
          <w:color w:val="000000"/>
          <w:sz w:val="20"/>
          <w:szCs w:val="20"/>
        </w:rPr>
        <w:br/>
      </w:r>
      <w:r>
        <w:rPr>
          <w:rStyle w:val="HTMLCode"/>
          <w:color w:val="000000"/>
        </w:rPr>
        <w:t>  WR2: NOT EXISTS(SELF\Representation.description);</w:t>
      </w:r>
      <w:r>
        <w:rPr>
          <w:rFonts w:ascii="Courier New" w:hAnsi="Courier New" w:cs="Courier New"/>
          <w:color w:val="000000"/>
          <w:sz w:val="20"/>
          <w:szCs w:val="20"/>
        </w:rPr>
        <w:br/>
      </w:r>
      <w:r>
        <w:rPr>
          <w:rStyle w:val="HTMLCode"/>
          <w:color w:val="000000"/>
        </w:rPr>
        <w:t>  WR3: ((SIZEOF(USEDIN(SELF, 'PROPERTY_ASSIGNMENT_ARM.PROPERTY_DEFINITION_REPRESENTATION.USED_REPRESENTATION')) = 0));</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F23E9" w:rsidRDefault="002F23E9" w:rsidP="002F23E9">
      <w:pPr>
        <w:pStyle w:val="NormalWeb"/>
        <w:rPr>
          <w:color w:val="000000"/>
          <w:sz w:val="27"/>
          <w:szCs w:val="27"/>
        </w:rPr>
      </w:pPr>
      <w:r>
        <w:rPr>
          <w:color w:val="000000"/>
          <w:sz w:val="27"/>
          <w:szCs w:val="27"/>
          <w:u w:val="single"/>
        </w:rPr>
        <w:t>Formal propositions:</w:t>
      </w:r>
    </w:p>
    <w:p w:rsidR="002F23E9" w:rsidRDefault="002F23E9" w:rsidP="002F23E9">
      <w:pPr>
        <w:pStyle w:val="expressdescription"/>
        <w:rPr>
          <w:color w:val="000000"/>
          <w:sz w:val="27"/>
          <w:szCs w:val="27"/>
        </w:rPr>
      </w:pPr>
      <w:r>
        <w:rPr>
          <w:b/>
          <w:bCs/>
          <w:color w:val="000000"/>
          <w:sz w:val="27"/>
          <w:szCs w:val="27"/>
        </w:rPr>
        <w:t>WR1: </w:t>
      </w:r>
      <w:r>
        <w:rPr>
          <w:color w:val="000000"/>
          <w:sz w:val="27"/>
          <w:szCs w:val="27"/>
        </w:rPr>
        <w:t>The </w:t>
      </w:r>
      <w:r>
        <w:rPr>
          <w:b/>
          <w:bCs/>
          <w:color w:val="000000"/>
          <w:sz w:val="27"/>
          <w:szCs w:val="27"/>
        </w:rPr>
        <w:t>Part_feature_template_shape_model</w:t>
      </w:r>
      <w:r>
        <w:rPr>
          <w:color w:val="000000"/>
          <w:sz w:val="27"/>
          <w:szCs w:val="27"/>
        </w:rPr>
        <w:t> shall only be referenced by </w:t>
      </w:r>
      <w:hyperlink r:id="rId106" w:anchor="part_feature_location_arm.usage_concept_usage_relationship" w:history="1">
        <w:r>
          <w:rPr>
            <w:rStyle w:val="Hyperlink"/>
            <w:b/>
            <w:bCs/>
            <w:sz w:val="27"/>
            <w:szCs w:val="27"/>
          </w:rPr>
          <w:t>Usage_concept_usage_relationship</w:t>
        </w:r>
      </w:hyperlink>
      <w:r>
        <w:rPr>
          <w:color w:val="000000"/>
          <w:sz w:val="27"/>
          <w:szCs w:val="27"/>
        </w:rPr>
        <w:t> or by </w:t>
      </w:r>
      <w:hyperlink r:id="rId107" w:anchor="shape_property_assignment_arm.shape_description_association" w:history="1">
        <w:r>
          <w:rPr>
            <w:rStyle w:val="Hyperlink"/>
            <w:b/>
            <w:bCs/>
            <w:sz w:val="27"/>
            <w:szCs w:val="27"/>
          </w:rPr>
          <w:t>Shape_description_association</w:t>
        </w:r>
      </w:hyperlink>
      <w:r>
        <w:rPr>
          <w:color w:val="000000"/>
          <w:sz w:val="27"/>
          <w:szCs w:val="27"/>
        </w:rPr>
        <w:t>.</w:t>
      </w:r>
    </w:p>
    <w:p w:rsidR="002F23E9" w:rsidRDefault="002F23E9" w:rsidP="002F23E9">
      <w:pPr>
        <w:pStyle w:val="note"/>
        <w:rPr>
          <w:color w:val="000000"/>
          <w:sz w:val="27"/>
          <w:szCs w:val="27"/>
        </w:rPr>
      </w:pPr>
      <w:r>
        <w:rPr>
          <w:color w:val="000000"/>
        </w:rPr>
        <w:lastRenderedPageBreak/>
        <w:t>NOTE </w:t>
      </w:r>
      <w:bookmarkEnd w:id="27"/>
      <w:r>
        <w:rPr>
          <w:color w:val="000000"/>
        </w:rPr>
        <w:t>   The relationship between a </w:t>
      </w:r>
      <w:r>
        <w:rPr>
          <w:b/>
          <w:bCs/>
          <w:color w:val="000000"/>
        </w:rPr>
        <w:t>Part_feature_template_shape_model</w:t>
      </w:r>
      <w:r>
        <w:rPr>
          <w:color w:val="000000"/>
        </w:rPr>
        <w:t> and a </w:t>
      </w:r>
      <w:hyperlink r:id="rId108" w:anchor="shape_feature_arm.shape_feature_definition" w:history="1">
        <w:r>
          <w:rPr>
            <w:rStyle w:val="Hyperlink"/>
            <w:b/>
            <w:bCs/>
          </w:rPr>
          <w:t>Shape_feature_definition</w:t>
        </w:r>
      </w:hyperlink>
      <w:r>
        <w:rPr>
          <w:color w:val="000000"/>
        </w:rPr>
        <w:t> is established by a </w:t>
      </w:r>
      <w:hyperlink r:id="rId109" w:anchor="shape_property_assignment_arm.shape_description_association" w:history="1">
        <w:r>
          <w:rPr>
            <w:rStyle w:val="Hyperlink"/>
            <w:b/>
            <w:bCs/>
          </w:rPr>
          <w:t>Shape_description_association</w:t>
        </w:r>
      </w:hyperlink>
      <w:r>
        <w:rPr>
          <w:color w:val="000000"/>
        </w:rPr>
        <w:t>, where the attribute </w:t>
      </w:r>
      <w:hyperlink r:id="rId110" w:anchor="shape_property_assignment_arm.shape_description_association.definition" w:history="1">
        <w:r>
          <w:rPr>
            <w:rStyle w:val="Hyperlink"/>
            <w:b/>
            <w:bCs/>
          </w:rPr>
          <w:t>definition</w:t>
        </w:r>
      </w:hyperlink>
      <w:ins w:id="31" w:author="Sapp (US), Brandon" w:date="2019-03-21T08:12:00Z">
        <w:r w:rsidR="00545AEB">
          <w:rPr>
            <w:rStyle w:val="Hyperlink"/>
            <w:b/>
            <w:bCs/>
          </w:rPr>
          <w:t xml:space="preserve"> </w:t>
        </w:r>
      </w:ins>
      <w:r>
        <w:rPr>
          <w:color w:val="000000"/>
        </w:rPr>
        <w:t>refers to a </w:t>
      </w:r>
      <w:hyperlink r:id="rId111" w:anchor="shape_feature_arm.shape_feature_definition" w:history="1">
        <w:r>
          <w:rPr>
            <w:rStyle w:val="Hyperlink"/>
            <w:b/>
            <w:bCs/>
          </w:rPr>
          <w:t>Shape_feature_definition</w:t>
        </w:r>
      </w:hyperlink>
      <w:r>
        <w:rPr>
          <w:color w:val="000000"/>
        </w:rPr>
        <w:t> and the attribute </w:t>
      </w:r>
      <w:hyperlink r:id="rId112" w:anchor="shape_property_assignment_arm.shape_description_association.used_representation" w:history="1">
        <w:r>
          <w:rPr>
            <w:rStyle w:val="Hyperlink"/>
            <w:b/>
            <w:bCs/>
          </w:rPr>
          <w:t>used_representation</w:t>
        </w:r>
      </w:hyperlink>
      <w:r>
        <w:rPr>
          <w:color w:val="000000"/>
        </w:rPr>
        <w:t> refers to the </w:t>
      </w:r>
      <w:r>
        <w:rPr>
          <w:b/>
          <w:bCs/>
          <w:color w:val="000000"/>
        </w:rPr>
        <w:t>Part_feature_template_shape_model</w:t>
      </w:r>
      <w:r>
        <w:rPr>
          <w:color w:val="000000"/>
        </w:rPr>
        <w:t>.</w:t>
      </w:r>
    </w:p>
    <w:p w:rsidR="002F23E9" w:rsidRDefault="002F23E9" w:rsidP="002F23E9">
      <w:pPr>
        <w:pStyle w:val="expressdescription"/>
        <w:rPr>
          <w:color w:val="000000"/>
          <w:sz w:val="27"/>
          <w:szCs w:val="27"/>
        </w:rPr>
      </w:pPr>
      <w:r>
        <w:rPr>
          <w:b/>
          <w:bCs/>
          <w:color w:val="000000"/>
          <w:sz w:val="27"/>
          <w:szCs w:val="27"/>
        </w:rPr>
        <w:t>WR2: </w:t>
      </w:r>
      <w:r>
        <w:rPr>
          <w:color w:val="000000"/>
          <w:sz w:val="27"/>
          <w:szCs w:val="27"/>
        </w:rPr>
        <w:t>The </w:t>
      </w:r>
      <w:hyperlink r:id="rId113" w:anchor="foundation_representation_arm.representation.description" w:history="1">
        <w:r>
          <w:rPr>
            <w:rStyle w:val="Hyperlink"/>
            <w:b/>
            <w:bCs/>
            <w:sz w:val="27"/>
            <w:szCs w:val="27"/>
          </w:rPr>
          <w:t>description</w:t>
        </w:r>
      </w:hyperlink>
      <w:r>
        <w:rPr>
          <w:color w:val="000000"/>
          <w:sz w:val="27"/>
          <w:szCs w:val="27"/>
        </w:rPr>
        <w:t> shall not be populated.</w:t>
      </w:r>
    </w:p>
    <w:p w:rsidR="002F23E9" w:rsidRDefault="002F23E9" w:rsidP="002F23E9">
      <w:pPr>
        <w:pStyle w:val="expressdescription"/>
        <w:rPr>
          <w:color w:val="000000"/>
          <w:sz w:val="27"/>
          <w:szCs w:val="27"/>
        </w:rPr>
      </w:pPr>
      <w:bookmarkStart w:id="32" w:name="physical_unit_usage_view_arm.part_featur"/>
      <w:r>
        <w:rPr>
          <w:b/>
          <w:bCs/>
          <w:color w:val="000000"/>
          <w:sz w:val="27"/>
          <w:szCs w:val="27"/>
        </w:rPr>
        <w:t>WR3: </w:t>
      </w:r>
      <w:bookmarkEnd w:id="32"/>
      <w:r>
        <w:rPr>
          <w:color w:val="000000"/>
          <w:sz w:val="27"/>
          <w:szCs w:val="27"/>
        </w:rPr>
        <w:t>The </w:t>
      </w:r>
      <w:r>
        <w:rPr>
          <w:b/>
          <w:bCs/>
          <w:color w:val="000000"/>
          <w:sz w:val="27"/>
          <w:szCs w:val="27"/>
        </w:rPr>
        <w:t>Part_feature_template_shape_model</w:t>
      </w:r>
      <w:r>
        <w:rPr>
          <w:color w:val="000000"/>
          <w:sz w:val="27"/>
          <w:szCs w:val="27"/>
        </w:rPr>
        <w:t xml:space="preserve"> shall not be used in </w:t>
      </w:r>
      <w:ins w:id="33" w:author="Sapp (US), Brandon" w:date="2019-03-21T08:09:00Z">
        <w:r w:rsidR="00545AEB">
          <w:rPr>
            <w:color w:val="000000"/>
            <w:sz w:val="27"/>
            <w:szCs w:val="27"/>
          </w:rPr>
          <w:t xml:space="preserve">the </w:t>
        </w:r>
      </w:ins>
      <w:r>
        <w:rPr>
          <w:color w:val="000000"/>
          <w:sz w:val="27"/>
          <w:szCs w:val="27"/>
        </w:rPr>
        <w:t>role of </w:t>
      </w:r>
      <w:hyperlink r:id="rId114" w:anchor="property_assignment_arm.property_definition_representation.used_representation" w:history="1">
        <w:r>
          <w:rPr>
            <w:rStyle w:val="Hyperlink"/>
            <w:b/>
            <w:bCs/>
            <w:sz w:val="27"/>
            <w:szCs w:val="27"/>
          </w:rPr>
          <w:t>used_representation</w:t>
        </w:r>
      </w:hyperlink>
      <w:r>
        <w:rPr>
          <w:color w:val="000000"/>
          <w:sz w:val="27"/>
          <w:szCs w:val="27"/>
        </w:rPr>
        <w:t> by any </w:t>
      </w:r>
      <w:hyperlink r:id="rId115" w:anchor="shape_property_assignment_arm.shape_description_association" w:history="1">
        <w:r>
          <w:rPr>
            <w:rStyle w:val="Hyperlink"/>
            <w:b/>
            <w:bCs/>
            <w:sz w:val="27"/>
            <w:szCs w:val="27"/>
          </w:rPr>
          <w:t>Shape_description_association</w:t>
        </w:r>
      </w:hyperlink>
      <w:r>
        <w:rPr>
          <w:color w:val="000000"/>
          <w:sz w:val="27"/>
          <w:szCs w:val="27"/>
        </w:rPr>
        <w:t>.</w:t>
      </w:r>
    </w:p>
    <w:p w:rsidR="002F23E9" w:rsidRDefault="002F23E9" w:rsidP="002F23E9">
      <w:pPr>
        <w:pStyle w:val="Heading2"/>
        <w:rPr>
          <w:color w:val="000000"/>
        </w:rPr>
      </w:pPr>
      <w:bookmarkStart w:id="34" w:name="physical_unit_usage_view_arm.part_usage_"/>
      <w:r>
        <w:rPr>
          <w:color w:val="000000"/>
        </w:rPr>
        <w:t>4.3.8 Part_usage_view</w:t>
      </w:r>
      <w:bookmarkEnd w:id="34"/>
      <w:r>
        <w:rPr>
          <w:color w:val="000000"/>
        </w:rPr>
        <w:t>   </w:t>
      </w:r>
      <w:r>
        <w:rPr>
          <w:noProof/>
          <w:color w:val="0000FF"/>
          <w:lang w:eastAsia="en-GB"/>
        </w:rPr>
        <w:drawing>
          <wp:inline distT="0" distB="0" distL="0" distR="0">
            <wp:extent cx="180975" cy="209550"/>
            <wp:effectExtent l="0" t="0" r="9525" b="0"/>
            <wp:docPr id="30" name="Picture 30"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EXPRESS-G">
                      <a:hlinkClick r:id="rId15" tgtFrame="&quot;&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9" name="Picture 29" descr="Mapping table">
              <a:hlinkClick xmlns:a="http://schemas.openxmlformats.org/drawingml/2006/main" r:id="rId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Mapping table">
                      <a:hlinkClick r:id="rId116"/>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F23E9" w:rsidRDefault="002F23E9" w:rsidP="002F23E9">
      <w:r>
        <w:rPr>
          <w:color w:val="000000"/>
          <w:sz w:val="27"/>
          <w:szCs w:val="27"/>
        </w:rPr>
        <w:t>A </w:t>
      </w:r>
      <w:r>
        <w:rPr>
          <w:b/>
          <w:bCs/>
          <w:color w:val="000000"/>
          <w:sz w:val="27"/>
          <w:szCs w:val="27"/>
        </w:rPr>
        <w:t>Part_usage_view</w:t>
      </w:r>
      <w:r>
        <w:rPr>
          <w:color w:val="000000"/>
          <w:sz w:val="27"/>
          <w:szCs w:val="27"/>
        </w:rPr>
        <w:t> is a type of </w:t>
      </w:r>
      <w:hyperlink r:id="rId117" w:anchor="part_view_definition_arm.part_view_definition" w:history="1">
        <w:r>
          <w:rPr>
            <w:rStyle w:val="Hyperlink"/>
            <w:b/>
            <w:bCs/>
            <w:sz w:val="27"/>
            <w:szCs w:val="27"/>
          </w:rPr>
          <w:t>Part_view_definition</w:t>
        </w:r>
      </w:hyperlink>
      <w:r>
        <w:rPr>
          <w:color w:val="000000"/>
          <w:sz w:val="27"/>
          <w:szCs w:val="27"/>
        </w:rPr>
        <w:t>. A </w:t>
      </w:r>
      <w:r>
        <w:rPr>
          <w:b/>
          <w:bCs/>
          <w:color w:val="000000"/>
          <w:sz w:val="27"/>
          <w:szCs w:val="27"/>
        </w:rPr>
        <w:t>Part_usage_view</w:t>
      </w:r>
      <w:r>
        <w:rPr>
          <w:color w:val="000000"/>
          <w:sz w:val="27"/>
          <w:szCs w:val="27"/>
        </w:rPr>
        <w:t> specifies sufficient detail to allow the application of a part in an assembly but without sufficient detail to permit reproduction of the part. The version attribute inherited from </w:t>
      </w:r>
      <w:hyperlink r:id="rId118" w:anchor="product_view_definition_arm.product_view_definition" w:history="1">
        <w:r>
          <w:rPr>
            <w:rStyle w:val="Hyperlink"/>
            <w:b/>
            <w:bCs/>
            <w:sz w:val="27"/>
            <w:szCs w:val="27"/>
          </w:rPr>
          <w:t>Product_view_definition</w:t>
        </w:r>
      </w:hyperlink>
      <w:r>
        <w:rPr>
          <w:color w:val="000000"/>
          <w:sz w:val="27"/>
          <w:szCs w:val="27"/>
        </w:rPr>
        <w:t> need not reference the same product version referenced by the design view that references this view in the role of usage view. Support is provided for explicitly mode</w:t>
      </w:r>
      <w:ins w:id="35" w:author="Sapp (US), Brandon" w:date="2019-03-21T08:09:00Z">
        <w:r w:rsidR="00545AEB">
          <w:rPr>
            <w:color w:val="000000"/>
            <w:sz w:val="27"/>
            <w:szCs w:val="27"/>
          </w:rPr>
          <w:t>l</w:t>
        </w:r>
      </w:ins>
      <w:r>
        <w:rPr>
          <w:color w:val="000000"/>
          <w:sz w:val="27"/>
          <w:szCs w:val="27"/>
        </w:rPr>
        <w:t>ling connectors to be represented in the usage view so as to take advantage of common geometric mode</w:t>
      </w:r>
      <w:ins w:id="36" w:author="Sapp (US), Brandon" w:date="2019-03-21T08:09:00Z">
        <w:r w:rsidR="00545AEB">
          <w:rPr>
            <w:color w:val="000000"/>
            <w:sz w:val="27"/>
            <w:szCs w:val="27"/>
          </w:rPr>
          <w:t>l</w:t>
        </w:r>
      </w:ins>
      <w:r>
        <w:rPr>
          <w:color w:val="000000"/>
          <w:sz w:val="27"/>
          <w:szCs w:val="27"/>
        </w:rPr>
        <w:t>ling patterns. Only a member of </w:t>
      </w:r>
      <w:hyperlink r:id="rId119" w:anchor="assembly_module_with_packaged_connector_component_arm.packaged_connector_component" w:history="1">
        <w:r>
          <w:rPr>
            <w:rStyle w:val="Hyperlink"/>
            <w:b/>
            <w:bCs/>
            <w:sz w:val="27"/>
            <w:szCs w:val="27"/>
          </w:rPr>
          <w:t>Packaged_connector_component</w:t>
        </w:r>
      </w:hyperlink>
      <w:r>
        <w:rPr>
          <w:color w:val="000000"/>
          <w:sz w:val="27"/>
          <w:szCs w:val="27"/>
        </w:rPr>
        <w:t> may be associated as a component in a </w:t>
      </w:r>
      <w:r>
        <w:rPr>
          <w:b/>
          <w:bCs/>
          <w:color w:val="000000"/>
          <w:sz w:val="27"/>
          <w:szCs w:val="27"/>
        </w:rPr>
        <w:t>Part_usage_view</w:t>
      </w:r>
      <w:r>
        <w:rPr>
          <w:color w:val="000000"/>
          <w:sz w:val="27"/>
          <w:szCs w:val="27"/>
        </w:rPr>
        <w:t>, and then only in the </w:t>
      </w:r>
      <w:hyperlink r:id="rId120" w:anchor="assembly_module_usage_view_arm.assembly_module_usage_view" w:history="1">
        <w:r>
          <w:rPr>
            <w:rStyle w:val="Hyperlink"/>
            <w:b/>
            <w:bCs/>
            <w:sz w:val="27"/>
            <w:szCs w:val="27"/>
          </w:rPr>
          <w:t>Assembly_module_usage_view</w:t>
        </w:r>
      </w:hyperlink>
      <w:r>
        <w:rPr>
          <w:color w:val="000000"/>
          <w:sz w:val="27"/>
          <w:szCs w:val="27"/>
        </w:rPr>
        <w:t> and </w:t>
      </w:r>
      <w:hyperlink r:id="rId121" w:anchor="cable_arm.cable_usage_view" w:history="1">
        <w:r>
          <w:rPr>
            <w:rStyle w:val="Hyperlink"/>
            <w:b/>
            <w:bCs/>
            <w:sz w:val="27"/>
            <w:szCs w:val="27"/>
          </w:rPr>
          <w:t>Cable_usage_view</w:t>
        </w:r>
      </w:hyperlink>
      <w:r>
        <w:rPr>
          <w:color w:val="000000"/>
          <w:sz w:val="27"/>
          <w:szCs w:val="27"/>
        </w:rPr>
        <w:t>.</w:t>
      </w:r>
    </w:p>
    <w:p w:rsidR="002F23E9" w:rsidRDefault="002F23E9" w:rsidP="002F23E9">
      <w:pPr>
        <w:pStyle w:val="note"/>
        <w:rPr>
          <w:color w:val="000000"/>
          <w:sz w:val="27"/>
          <w:szCs w:val="27"/>
        </w:rPr>
      </w:pPr>
      <w:r>
        <w:rPr>
          <w:color w:val="000000"/>
        </w:rPr>
        <w:t>NOTE 1</w:t>
      </w:r>
      <w:bookmarkEnd w:id="14"/>
      <w:r>
        <w:rPr>
          <w:color w:val="000000"/>
        </w:rPr>
        <w:t>   The product information provided in this part of ISO 10303 for a </w:t>
      </w:r>
      <w:r>
        <w:rPr>
          <w:b/>
          <w:bCs/>
          <w:color w:val="000000"/>
        </w:rPr>
        <w:t>Part_usage_view</w:t>
      </w:r>
      <w:r>
        <w:rPr>
          <w:color w:val="000000"/>
        </w:rPr>
        <w:t> is much less than that necessary to design, manufacture, or verify its performance by extracting data from the product model structure.</w:t>
      </w:r>
    </w:p>
    <w:p w:rsidR="002F23E9" w:rsidRDefault="002F23E9" w:rsidP="002F23E9">
      <w:pPr>
        <w:pStyle w:val="note"/>
        <w:rPr>
          <w:color w:val="000000"/>
          <w:sz w:val="27"/>
          <w:szCs w:val="27"/>
        </w:rPr>
      </w:pPr>
      <w:r>
        <w:rPr>
          <w:color w:val="000000"/>
        </w:rPr>
        <w:t>NOTE 2</w:t>
      </w:r>
      <w:bookmarkEnd w:id="17"/>
      <w:r>
        <w:rPr>
          <w:color w:val="000000"/>
        </w:rPr>
        <w:t>   It is the responsibility of the design organization to create and maintain the mapping between the usage view and the design view. As the design evolves to meet the requirements, the design view will reference different versions than the usage view.</w:t>
      </w:r>
    </w:p>
    <w:p w:rsidR="002F23E9" w:rsidRDefault="002F23E9" w:rsidP="002F23E9">
      <w:pPr>
        <w:pStyle w:val="note"/>
        <w:rPr>
          <w:color w:val="000000"/>
          <w:sz w:val="27"/>
          <w:szCs w:val="27"/>
        </w:rPr>
      </w:pPr>
      <w:r>
        <w:rPr>
          <w:color w:val="000000"/>
        </w:rPr>
        <w:t>NOTE 3</w:t>
      </w:r>
      <w:bookmarkEnd w:id="18"/>
      <w:r>
        <w:rPr>
          <w:color w:val="000000"/>
        </w:rPr>
        <w:t xml:space="preserve">   The usage view and design view of </w:t>
      </w:r>
      <w:ins w:id="37" w:author="Sapp (US), Brandon" w:date="2019-03-21T08:10:00Z">
        <w:r w:rsidR="00545AEB">
          <w:rPr>
            <w:color w:val="000000"/>
          </w:rPr>
          <w:t xml:space="preserve">a </w:t>
        </w:r>
      </w:ins>
      <w:r>
        <w:rPr>
          <w:color w:val="000000"/>
        </w:rPr>
        <w:t xml:space="preserve">product may have two instances of a connector with perhaps </w:t>
      </w:r>
      <w:del w:id="38" w:author="Sapp (US), Brandon" w:date="2019-03-21T08:10:00Z">
        <w:r w:rsidDel="00545AEB">
          <w:rPr>
            <w:color w:val="000000"/>
          </w:rPr>
          <w:delText xml:space="preserve">differing </w:delText>
        </w:r>
      </w:del>
      <w:ins w:id="39" w:author="Sapp (US), Brandon" w:date="2019-03-21T08:10:00Z">
        <w:r w:rsidR="00545AEB">
          <w:rPr>
            <w:color w:val="000000"/>
          </w:rPr>
          <w:t>differ</w:t>
        </w:r>
        <w:r w:rsidR="00545AEB">
          <w:rPr>
            <w:color w:val="000000"/>
          </w:rPr>
          <w:t>ent</w:t>
        </w:r>
        <w:r w:rsidR="00545AEB">
          <w:rPr>
            <w:color w:val="000000"/>
          </w:rPr>
          <w:t xml:space="preserve"> </w:t>
        </w:r>
      </w:ins>
      <w:r>
        <w:rPr>
          <w:color w:val="000000"/>
        </w:rPr>
        <w:t>levels of detail. In this case, the design organization may wish to keep track of the relationship between the connector in the usage view and the connector in the design view by populating a member of </w:t>
      </w:r>
      <w:hyperlink r:id="rId122" w:anchor="physical_unit_design_view_arm.component_to_physical_usage_view_assignment" w:history="1">
        <w:r>
          <w:rPr>
            <w:rStyle w:val="Hyperlink"/>
            <w:b/>
            <w:bCs/>
          </w:rPr>
          <w:t>Component_to_physical_usage_view_assignment</w:t>
        </w:r>
      </w:hyperlink>
      <w:ins w:id="40" w:author="Sapp (US), Brandon" w:date="2019-03-21T08:12:00Z">
        <w:r w:rsidR="00545AEB">
          <w:rPr>
            <w:rStyle w:val="Hyperlink"/>
            <w:b/>
            <w:bCs/>
          </w:rPr>
          <w:t xml:space="preserve"> </w:t>
        </w:r>
      </w:ins>
      <w:r>
        <w:rPr>
          <w:color w:val="000000"/>
        </w:rPr>
        <w:t>for each connector in the usage view.</w:t>
      </w:r>
    </w:p>
    <w:p w:rsidR="002F23E9" w:rsidRDefault="002F23E9" w:rsidP="002F23E9">
      <w:pPr>
        <w:pStyle w:val="note"/>
        <w:rPr>
          <w:color w:val="000000"/>
          <w:sz w:val="27"/>
          <w:szCs w:val="27"/>
        </w:rPr>
      </w:pPr>
      <w:bookmarkStart w:id="41" w:name="note_4"/>
      <w:r>
        <w:rPr>
          <w:color w:val="000000"/>
        </w:rPr>
        <w:t>NOTE 4</w:t>
      </w:r>
      <w:bookmarkEnd w:id="41"/>
      <w:r>
        <w:rPr>
          <w:color w:val="000000"/>
        </w:rPr>
        <w:t>   In a drawing based exchange, an interface control drawing would contain the same information found in a usage view. Industry standards describing the information represented by interface control drawings could migrate to computer interp</w:t>
      </w:r>
      <w:ins w:id="42" w:author="Sapp (US), Brandon" w:date="2019-03-21T08:10:00Z">
        <w:r w:rsidR="00545AEB">
          <w:rPr>
            <w:color w:val="000000"/>
          </w:rPr>
          <w:t>r</w:t>
        </w:r>
      </w:ins>
      <w:r>
        <w:rPr>
          <w:color w:val="000000"/>
        </w:rPr>
        <w:t>etable standards exchange using this standard.</w:t>
      </w:r>
    </w:p>
    <w:p w:rsidR="002F23E9" w:rsidRDefault="002F23E9" w:rsidP="002F23E9">
      <w:pPr>
        <w:pStyle w:val="note"/>
        <w:rPr>
          <w:color w:val="000000"/>
          <w:sz w:val="27"/>
          <w:szCs w:val="27"/>
        </w:rPr>
      </w:pPr>
      <w:bookmarkStart w:id="43" w:name="note_5"/>
      <w:r>
        <w:rPr>
          <w:color w:val="000000"/>
        </w:rPr>
        <w:t>NOTE 5</w:t>
      </w:r>
      <w:bookmarkEnd w:id="43"/>
      <w:r>
        <w:rPr>
          <w:color w:val="000000"/>
        </w:rPr>
        <w:t>   Terminals are defined only in the usage view of an item in this part of ISO 10303.</w:t>
      </w:r>
    </w:p>
    <w:p w:rsidR="002F23E9" w:rsidRDefault="002F23E9" w:rsidP="002F23E9">
      <w:pPr>
        <w:pStyle w:val="note"/>
        <w:rPr>
          <w:color w:val="000000"/>
          <w:sz w:val="27"/>
          <w:szCs w:val="27"/>
        </w:rPr>
      </w:pPr>
      <w:bookmarkStart w:id="44" w:name="note_6"/>
      <w:r>
        <w:rPr>
          <w:color w:val="000000"/>
        </w:rPr>
        <w:t>NOTE 6</w:t>
      </w:r>
      <w:bookmarkEnd w:id="44"/>
      <w:r>
        <w:rPr>
          <w:color w:val="000000"/>
        </w:rPr>
        <w:t>   Functional block diagrams for </w:t>
      </w:r>
      <w:r>
        <w:rPr>
          <w:b/>
          <w:bCs/>
          <w:color w:val="000000"/>
        </w:rPr>
        <w:t>Part_usage_view</w:t>
      </w:r>
      <w:r>
        <w:rPr>
          <w:color w:val="000000"/>
        </w:rPr>
        <w:t xml:space="preserve"> that are </w:t>
      </w:r>
      <w:del w:id="45" w:author="Sapp (US), Brandon" w:date="2019-03-21T08:10:00Z">
        <w:r w:rsidDel="00545AEB">
          <w:rPr>
            <w:color w:val="000000"/>
          </w:rPr>
          <w:delText xml:space="preserve">model </w:delText>
        </w:r>
      </w:del>
      <w:ins w:id="46" w:author="Sapp (US), Brandon" w:date="2019-03-21T08:10:00Z">
        <w:r w:rsidR="00545AEB">
          <w:rPr>
            <w:color w:val="000000"/>
          </w:rPr>
          <w:t>model</w:t>
        </w:r>
        <w:r w:rsidR="00545AEB">
          <w:rPr>
            <w:color w:val="000000"/>
          </w:rPr>
          <w:t>-</w:t>
        </w:r>
      </w:ins>
      <w:r>
        <w:rPr>
          <w:color w:val="000000"/>
        </w:rPr>
        <w:t>based, thus computer interpretable, may be provided by using the Functional assignment to part module, ISO 10303-1674.</w:t>
      </w:r>
    </w:p>
    <w:p w:rsidR="002F23E9" w:rsidRDefault="002F23E9" w:rsidP="002F23E9">
      <w:pPr>
        <w:pStyle w:val="example"/>
        <w:rPr>
          <w:color w:val="000000"/>
          <w:sz w:val="27"/>
          <w:szCs w:val="27"/>
        </w:rPr>
      </w:pPr>
      <w:r>
        <w:rPr>
          <w:color w:val="000000"/>
        </w:rPr>
        <w:lastRenderedPageBreak/>
        <w:t>EXAMPLE </w:t>
      </w:r>
      <w:bookmarkEnd w:id="25"/>
      <w:r>
        <w:rPr>
          <w:color w:val="000000"/>
        </w:rPr>
        <w:t>   Examples of information provided in a </w:t>
      </w:r>
      <w:r>
        <w:rPr>
          <w:b/>
          <w:bCs/>
          <w:color w:val="000000"/>
        </w:rPr>
        <w:t>Part_usage_view</w:t>
      </w:r>
      <w:r>
        <w:rPr>
          <w:color w:val="000000"/>
        </w:rPr>
        <w:t> include outline shape, simplified connector models and location and orientation of those models, terminal identification, package orientation features, mounting features, interface models, pin mapping.</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Part_usage_view</w:t>
      </w:r>
      <w:r>
        <w:rPr>
          <w:rFonts w:ascii="Courier New" w:hAnsi="Courier New" w:cs="Courier New"/>
          <w:color w:val="000000"/>
          <w:sz w:val="20"/>
          <w:szCs w:val="20"/>
        </w:rPr>
        <w:br/>
      </w:r>
      <w:r>
        <w:rPr>
          <w:rStyle w:val="HTMLCode"/>
          <w:color w:val="000000"/>
        </w:rPr>
        <w:t>  SUBTYPE OF (</w:t>
      </w:r>
      <w:hyperlink r:id="rId123" w:anchor="part_view_definition_arm.part_view_definition" w:history="1">
        <w:r>
          <w:rPr>
            <w:rStyle w:val="Hyperlink"/>
            <w:rFonts w:ascii="Courier New" w:hAnsi="Courier New" w:cs="Courier New"/>
            <w:sz w:val="20"/>
            <w:szCs w:val="20"/>
          </w:rPr>
          <w:t>Part_view_definition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F23E9" w:rsidRDefault="002F23E9" w:rsidP="002F23E9">
      <w:pPr>
        <w:pStyle w:val="Heading2"/>
        <w:rPr>
          <w:color w:val="000000"/>
        </w:rPr>
      </w:pPr>
      <w:r>
        <w:rPr>
          <w:color w:val="000000"/>
        </w:rPr>
        <w:t>4.3.9 Usage_view_connection_zone_terminal_shape_relationship   </w:t>
      </w:r>
      <w:r>
        <w:rPr>
          <w:noProof/>
          <w:color w:val="0000FF"/>
          <w:lang w:eastAsia="en-GB"/>
        </w:rPr>
        <w:drawing>
          <wp:inline distT="0" distB="0" distL="0" distR="0">
            <wp:extent cx="180975" cy="209550"/>
            <wp:effectExtent l="0" t="0" r="9525" b="0"/>
            <wp:docPr id="28" name="Picture 28"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EXPRESS-G">
                      <a:hlinkClick r:id="rId15" tgtFrame="&quot;&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7" name="Picture 27" descr="Mapping table">
              <a:hlinkClick xmlns:a="http://schemas.openxmlformats.org/drawingml/2006/main" r:id="rId1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Mapping table">
                      <a:hlinkClick r:id="rId12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F23E9" w:rsidRDefault="002F23E9" w:rsidP="002F23E9">
      <w:r>
        <w:rPr>
          <w:color w:val="000000"/>
          <w:sz w:val="27"/>
          <w:szCs w:val="27"/>
        </w:rPr>
        <w:t>A </w:t>
      </w:r>
      <w:r>
        <w:rPr>
          <w:b/>
          <w:bCs/>
          <w:color w:val="000000"/>
          <w:sz w:val="27"/>
          <w:szCs w:val="27"/>
        </w:rPr>
        <w:t>Usage_view_connection_zone_terminal_shape_relationship</w:t>
      </w:r>
      <w:r>
        <w:rPr>
          <w:color w:val="000000"/>
          <w:sz w:val="27"/>
          <w:szCs w:val="27"/>
        </w:rPr>
        <w:t> is a means to position and orient the geometric model of a </w:t>
      </w:r>
      <w:hyperlink r:id="rId125" w:anchor="feature_and_connection_zone_arm.connection_zone" w:history="1">
        <w:r>
          <w:rPr>
            <w:rStyle w:val="Hyperlink"/>
            <w:b/>
            <w:bCs/>
            <w:sz w:val="27"/>
            <w:szCs w:val="27"/>
          </w:rPr>
          <w:t>Connection_zone</w:t>
        </w:r>
      </w:hyperlink>
      <w:r>
        <w:rPr>
          <w:color w:val="000000"/>
          <w:sz w:val="27"/>
          <w:szCs w:val="27"/>
        </w:rPr>
        <w:t> into the model of a feature using a transformation. The interpretation of the </w:t>
      </w:r>
      <w:r>
        <w:rPr>
          <w:b/>
          <w:bCs/>
          <w:color w:val="000000"/>
          <w:sz w:val="27"/>
          <w:szCs w:val="27"/>
        </w:rPr>
        <w:t>associated_connection_zone_shape_definition</w:t>
      </w:r>
      <w:r>
        <w:rPr>
          <w:color w:val="000000"/>
          <w:sz w:val="27"/>
          <w:szCs w:val="27"/>
        </w:rPr>
        <w:t> shall be that it shall be a shape representation for the</w:t>
      </w:r>
      <w:ins w:id="47" w:author="Sapp (US), Brandon" w:date="2019-03-21T08:13:00Z">
        <w:r w:rsidR="00545AEB">
          <w:rPr>
            <w:color w:val="000000"/>
            <w:sz w:val="27"/>
            <w:szCs w:val="27"/>
          </w:rPr>
          <w:t xml:space="preserve"> </w:t>
        </w:r>
      </w:ins>
      <w:hyperlink r:id="rId126" w:anchor="feature_and_connection_zone_arm.connection_zone" w:history="1">
        <w:r>
          <w:rPr>
            <w:rStyle w:val="Hyperlink"/>
            <w:b/>
            <w:bCs/>
            <w:sz w:val="27"/>
            <w:szCs w:val="27"/>
          </w:rPr>
          <w:t>Connection_zone</w:t>
        </w:r>
      </w:hyperlink>
      <w:r>
        <w:rPr>
          <w:color w:val="000000"/>
          <w:sz w:val="27"/>
          <w:szCs w:val="27"/>
        </w:rPr>
        <w:t> in the role of </w:t>
      </w:r>
      <w:r>
        <w:rPr>
          <w:b/>
          <w:bCs/>
          <w:color w:val="000000"/>
          <w:sz w:val="27"/>
          <w:szCs w:val="27"/>
        </w:rPr>
        <w:t>associated_usage</w:t>
      </w:r>
      <w:r>
        <w:rPr>
          <w:color w:val="000000"/>
          <w:sz w:val="27"/>
          <w:szCs w:val="27"/>
        </w:rPr>
        <w:t>.</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Usage_view_connection_zone_terminal_shape_relationship;</w:t>
      </w:r>
      <w:r>
        <w:rPr>
          <w:rFonts w:ascii="Courier New" w:hAnsi="Courier New" w:cs="Courier New"/>
          <w:color w:val="000000"/>
          <w:sz w:val="20"/>
          <w:szCs w:val="20"/>
        </w:rPr>
        <w:br/>
      </w:r>
      <w:r>
        <w:rPr>
          <w:rStyle w:val="HTMLCode"/>
          <w:color w:val="000000"/>
        </w:rPr>
        <w:t>  associating_terminal_shape : </w:t>
      </w:r>
      <w:hyperlink r:id="rId127" w:anchor="physical_unit_usage_view_arm.part_feature_template_shape_model" w:history="1">
        <w:r>
          <w:rPr>
            <w:rStyle w:val="Hyperlink"/>
            <w:rFonts w:ascii="Courier New" w:hAnsi="Courier New" w:cs="Courier New"/>
            <w:sz w:val="20"/>
            <w:szCs w:val="20"/>
          </w:rPr>
          <w:t>Part_feature_template_shape_model</w:t>
        </w:r>
      </w:hyperlink>
      <w:r>
        <w:rPr>
          <w:rStyle w:val="HTMLCode"/>
          <w:color w:val="000000"/>
        </w:rPr>
        <w:t>;</w:t>
      </w:r>
      <w:r>
        <w:rPr>
          <w:rFonts w:ascii="Courier New" w:hAnsi="Courier New" w:cs="Courier New"/>
          <w:color w:val="000000"/>
          <w:sz w:val="20"/>
          <w:szCs w:val="20"/>
        </w:rPr>
        <w:br/>
      </w:r>
      <w:r>
        <w:rPr>
          <w:rStyle w:val="HTMLCode"/>
          <w:color w:val="000000"/>
        </w:rPr>
        <w:t>  associated_usage : </w:t>
      </w:r>
      <w:hyperlink r:id="rId128" w:anchor="physical_unit_usage_view_arm.connection_zone_in_usage_view" w:history="1">
        <w:r>
          <w:rPr>
            <w:rStyle w:val="Hyperlink"/>
            <w:rFonts w:ascii="Courier New" w:hAnsi="Courier New" w:cs="Courier New"/>
            <w:sz w:val="20"/>
            <w:szCs w:val="20"/>
          </w:rPr>
          <w:t>Connection_zone_in_usage_view</w:t>
        </w:r>
      </w:hyperlink>
      <w:r>
        <w:rPr>
          <w:rStyle w:val="HTMLCode"/>
          <w:color w:val="000000"/>
        </w:rPr>
        <w:t>;</w:t>
      </w:r>
      <w:r>
        <w:rPr>
          <w:rFonts w:ascii="Courier New" w:hAnsi="Courier New" w:cs="Courier New"/>
          <w:color w:val="000000"/>
          <w:sz w:val="20"/>
          <w:szCs w:val="20"/>
        </w:rPr>
        <w:br/>
      </w:r>
      <w:r>
        <w:rPr>
          <w:rStyle w:val="HTMLCode"/>
          <w:color w:val="000000"/>
        </w:rPr>
        <w:t>  associated_connection_zone_shape_definition : </w:t>
      </w:r>
      <w:hyperlink r:id="rId129" w:anchor="elemental_geometric_shape_arm.geometric_model" w:history="1">
        <w:r>
          <w:rPr>
            <w:rStyle w:val="Hyperlink"/>
            <w:rFonts w:ascii="Courier New" w:hAnsi="Courier New" w:cs="Courier New"/>
            <w:sz w:val="20"/>
            <w:szCs w:val="20"/>
          </w:rPr>
          <w:t>Geometric_model</w:t>
        </w:r>
      </w:hyperlink>
      <w:r>
        <w:rPr>
          <w:rStyle w:val="HTMLCode"/>
          <w:color w:val="000000"/>
        </w:rPr>
        <w:t>;</w:t>
      </w:r>
      <w:r>
        <w:rPr>
          <w:rFonts w:ascii="Courier New" w:hAnsi="Courier New" w:cs="Courier New"/>
          <w:color w:val="000000"/>
          <w:sz w:val="20"/>
          <w:szCs w:val="20"/>
        </w:rPr>
        <w:br/>
      </w:r>
      <w:r>
        <w:rPr>
          <w:rStyle w:val="HTMLCode"/>
          <w:color w:val="000000"/>
        </w:rPr>
        <w:t>  associated_usage_placement : </w:t>
      </w:r>
      <w:hyperlink r:id="rId130" w:anchor="elemental_geometric_shape_arm.axis_placement" w:history="1">
        <w:r>
          <w:rPr>
            <w:rStyle w:val="Hyperlink"/>
            <w:rFonts w:ascii="Courier New" w:hAnsi="Courier New" w:cs="Courier New"/>
            <w:sz w:val="20"/>
            <w:szCs w:val="20"/>
          </w:rPr>
          <w:t>Axis_placement</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associating_terminal_shape :&lt;&gt;: associated_connection_zone_shape_definition;</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F23E9" w:rsidRDefault="002F23E9" w:rsidP="002F23E9">
      <w:pPr>
        <w:pStyle w:val="NormalWeb"/>
        <w:rPr>
          <w:color w:val="000000"/>
          <w:sz w:val="27"/>
          <w:szCs w:val="27"/>
        </w:rPr>
      </w:pPr>
      <w:r>
        <w:rPr>
          <w:color w:val="000000"/>
          <w:sz w:val="27"/>
          <w:szCs w:val="27"/>
          <w:u w:val="single"/>
        </w:rPr>
        <w:t>Attribute definitions:</w:t>
      </w:r>
    </w:p>
    <w:p w:rsidR="002F23E9" w:rsidRDefault="002F23E9" w:rsidP="002F23E9">
      <w:pPr>
        <w:pStyle w:val="expressdescription"/>
        <w:rPr>
          <w:color w:val="000000"/>
          <w:sz w:val="27"/>
          <w:szCs w:val="27"/>
        </w:rPr>
      </w:pPr>
      <w:r>
        <w:rPr>
          <w:b/>
          <w:bCs/>
          <w:color w:val="000000"/>
          <w:sz w:val="27"/>
          <w:szCs w:val="27"/>
        </w:rPr>
        <w:t>associating_terminal_shape: </w:t>
      </w:r>
      <w:r>
        <w:rPr>
          <w:color w:val="000000"/>
          <w:sz w:val="27"/>
          <w:szCs w:val="27"/>
        </w:rPr>
        <w:t>specifies the </w:t>
      </w:r>
      <w:hyperlink r:id="rId131" w:anchor="physical_unit_usage_view_arm.part_feature_template_shape_model" w:history="1">
        <w:r>
          <w:rPr>
            <w:rStyle w:val="Hyperlink"/>
            <w:b/>
            <w:bCs/>
            <w:sz w:val="27"/>
            <w:szCs w:val="27"/>
          </w:rPr>
          <w:t>Part_feature_template_shape_model</w:t>
        </w:r>
      </w:hyperlink>
      <w:r>
        <w:rPr>
          <w:color w:val="000000"/>
          <w:sz w:val="27"/>
          <w:szCs w:val="27"/>
        </w:rPr>
        <w:t> that is the model shape for the </w:t>
      </w:r>
      <w:r>
        <w:rPr>
          <w:b/>
          <w:bCs/>
          <w:color w:val="000000"/>
          <w:sz w:val="27"/>
          <w:szCs w:val="27"/>
        </w:rPr>
        <w:t>Usage_view_connection_zone_terminal_shape_relationship</w:t>
      </w:r>
      <w:r>
        <w:rPr>
          <w:color w:val="000000"/>
          <w:sz w:val="27"/>
          <w:szCs w:val="27"/>
        </w:rPr>
        <w:t>.</w:t>
      </w:r>
    </w:p>
    <w:p w:rsidR="002F23E9" w:rsidRDefault="002F23E9" w:rsidP="002F23E9">
      <w:pPr>
        <w:pStyle w:val="expressdescription"/>
        <w:rPr>
          <w:color w:val="000000"/>
          <w:sz w:val="27"/>
          <w:szCs w:val="27"/>
        </w:rPr>
      </w:pPr>
      <w:r>
        <w:rPr>
          <w:b/>
          <w:bCs/>
          <w:color w:val="000000"/>
          <w:sz w:val="27"/>
          <w:szCs w:val="27"/>
        </w:rPr>
        <w:t>associated_usage: </w:t>
      </w:r>
      <w:r>
        <w:rPr>
          <w:color w:val="000000"/>
          <w:sz w:val="27"/>
          <w:szCs w:val="27"/>
        </w:rPr>
        <w:t>specifies the </w:t>
      </w:r>
      <w:hyperlink r:id="rId132" w:anchor="physical_unit_usage_view_arm.connection_zone_in_usage_view" w:history="1">
        <w:r>
          <w:rPr>
            <w:rStyle w:val="Hyperlink"/>
            <w:b/>
            <w:bCs/>
            <w:sz w:val="27"/>
            <w:szCs w:val="27"/>
          </w:rPr>
          <w:t>Connection_zone_in_usage_view</w:t>
        </w:r>
      </w:hyperlink>
      <w:r>
        <w:rPr>
          <w:color w:val="000000"/>
          <w:sz w:val="27"/>
          <w:szCs w:val="27"/>
        </w:rPr>
        <w:t> that is the target item for the </w:t>
      </w:r>
      <w:r>
        <w:rPr>
          <w:b/>
          <w:bCs/>
          <w:color w:val="000000"/>
          <w:sz w:val="27"/>
          <w:szCs w:val="27"/>
        </w:rPr>
        <w:t>Usage_view_connection_zone_terminal_shape_relationship</w:t>
      </w:r>
      <w:r>
        <w:rPr>
          <w:color w:val="000000"/>
          <w:sz w:val="27"/>
          <w:szCs w:val="27"/>
        </w:rPr>
        <w:t>.</w:t>
      </w:r>
    </w:p>
    <w:p w:rsidR="002F23E9" w:rsidRDefault="002F23E9" w:rsidP="002F23E9">
      <w:pPr>
        <w:pStyle w:val="expressdescription"/>
        <w:rPr>
          <w:color w:val="000000"/>
          <w:sz w:val="27"/>
          <w:szCs w:val="27"/>
        </w:rPr>
      </w:pPr>
      <w:r>
        <w:rPr>
          <w:b/>
          <w:bCs/>
          <w:color w:val="000000"/>
          <w:sz w:val="27"/>
          <w:szCs w:val="27"/>
        </w:rPr>
        <w:lastRenderedPageBreak/>
        <w:t>associated_connection_zone_shape_definition: </w:t>
      </w:r>
      <w:r>
        <w:rPr>
          <w:color w:val="000000"/>
          <w:sz w:val="27"/>
          <w:szCs w:val="27"/>
        </w:rPr>
        <w:t>specifies the </w:t>
      </w:r>
      <w:hyperlink r:id="rId133" w:anchor="elemental_geometric_shape_arm.geometric_model" w:history="1">
        <w:r>
          <w:rPr>
            <w:rStyle w:val="Hyperlink"/>
            <w:b/>
            <w:bCs/>
            <w:sz w:val="27"/>
            <w:szCs w:val="27"/>
          </w:rPr>
          <w:t>Geometric_model</w:t>
        </w:r>
      </w:hyperlink>
      <w:r>
        <w:rPr>
          <w:color w:val="000000"/>
          <w:sz w:val="27"/>
          <w:szCs w:val="27"/>
        </w:rPr>
        <w:t> that is the source shape for the </w:t>
      </w:r>
      <w:r>
        <w:rPr>
          <w:b/>
          <w:bCs/>
          <w:color w:val="000000"/>
          <w:sz w:val="27"/>
          <w:szCs w:val="27"/>
        </w:rPr>
        <w:t>Usage_view_connection_zone_terminal_shape_relationship</w:t>
      </w:r>
      <w:r>
        <w:rPr>
          <w:color w:val="000000"/>
          <w:sz w:val="27"/>
          <w:szCs w:val="27"/>
        </w:rPr>
        <w:t>.</w:t>
      </w:r>
    </w:p>
    <w:p w:rsidR="002F23E9" w:rsidRDefault="002F23E9" w:rsidP="002F23E9">
      <w:pPr>
        <w:pStyle w:val="expressdescription"/>
        <w:rPr>
          <w:color w:val="000000"/>
          <w:sz w:val="27"/>
          <w:szCs w:val="27"/>
        </w:rPr>
      </w:pPr>
      <w:r>
        <w:rPr>
          <w:b/>
          <w:bCs/>
          <w:color w:val="000000"/>
          <w:sz w:val="27"/>
          <w:szCs w:val="27"/>
        </w:rPr>
        <w:t>associated_usage_placement: </w:t>
      </w:r>
      <w:r>
        <w:rPr>
          <w:color w:val="000000"/>
          <w:sz w:val="27"/>
          <w:szCs w:val="27"/>
        </w:rPr>
        <w:t>specifies the </w:t>
      </w:r>
      <w:hyperlink r:id="rId134" w:anchor="elemental_geometric_shape_arm.axis_placement" w:history="1">
        <w:r>
          <w:rPr>
            <w:rStyle w:val="Hyperlink"/>
            <w:b/>
            <w:bCs/>
            <w:sz w:val="27"/>
            <w:szCs w:val="27"/>
          </w:rPr>
          <w:t>Axis_placement</w:t>
        </w:r>
      </w:hyperlink>
      <w:r>
        <w:rPr>
          <w:color w:val="000000"/>
          <w:sz w:val="27"/>
          <w:szCs w:val="27"/>
        </w:rPr>
        <w:t> that is the target in the coordinate system of the model for the </w:t>
      </w:r>
      <w:r>
        <w:rPr>
          <w:b/>
          <w:bCs/>
          <w:color w:val="000000"/>
          <w:sz w:val="27"/>
          <w:szCs w:val="27"/>
        </w:rPr>
        <w:t>Usage_view_connection_zone_terminal_shape_relationship</w:t>
      </w:r>
      <w:r>
        <w:rPr>
          <w:color w:val="000000"/>
          <w:sz w:val="27"/>
          <w:szCs w:val="27"/>
        </w:rPr>
        <w:t>, including any transformation required.</w:t>
      </w:r>
    </w:p>
    <w:p w:rsidR="002F23E9" w:rsidRDefault="002F23E9" w:rsidP="002F23E9">
      <w:pPr>
        <w:pStyle w:val="NormalWeb"/>
        <w:rPr>
          <w:color w:val="000000"/>
          <w:sz w:val="27"/>
          <w:szCs w:val="27"/>
        </w:rPr>
      </w:pPr>
      <w:r>
        <w:rPr>
          <w:color w:val="000000"/>
          <w:sz w:val="27"/>
          <w:szCs w:val="27"/>
          <w:u w:val="single"/>
        </w:rPr>
        <w:t>Formal propositions:</w:t>
      </w:r>
    </w:p>
    <w:p w:rsidR="002F23E9" w:rsidRDefault="002F23E9" w:rsidP="002F23E9">
      <w:pPr>
        <w:pStyle w:val="expressdescription"/>
        <w:rPr>
          <w:color w:val="000000"/>
          <w:sz w:val="27"/>
          <w:szCs w:val="27"/>
        </w:rPr>
      </w:pPr>
      <w:bookmarkStart w:id="48" w:name="physical_unit_usage_view_arm.usage_view_"/>
      <w:r>
        <w:rPr>
          <w:b/>
          <w:bCs/>
          <w:color w:val="000000"/>
          <w:sz w:val="27"/>
          <w:szCs w:val="27"/>
        </w:rPr>
        <w:t>WR1: </w:t>
      </w:r>
      <w:bookmarkEnd w:id="48"/>
      <w:r>
        <w:rPr>
          <w:color w:val="000000"/>
          <w:sz w:val="27"/>
          <w:szCs w:val="27"/>
        </w:rPr>
        <w:t>The </w:t>
      </w:r>
      <w:r>
        <w:rPr>
          <w:b/>
          <w:bCs/>
          <w:color w:val="000000"/>
          <w:sz w:val="27"/>
          <w:szCs w:val="27"/>
        </w:rPr>
        <w:t>associating_terminal_shape</w:t>
      </w:r>
      <w:r>
        <w:rPr>
          <w:color w:val="000000"/>
          <w:sz w:val="27"/>
          <w:szCs w:val="27"/>
        </w:rPr>
        <w:t> shall not be the </w:t>
      </w:r>
      <w:r>
        <w:rPr>
          <w:b/>
          <w:bCs/>
          <w:color w:val="000000"/>
          <w:sz w:val="27"/>
          <w:szCs w:val="27"/>
        </w:rPr>
        <w:t>associated_connection_zone_shape_definition</w:t>
      </w:r>
      <w:r>
        <w:rPr>
          <w:color w:val="000000"/>
          <w:sz w:val="27"/>
          <w:szCs w:val="27"/>
        </w:rPr>
        <w:t>.</w:t>
      </w:r>
    </w:p>
    <w:p w:rsidR="002F23E9" w:rsidRDefault="002F23E9" w:rsidP="002F23E9">
      <w:pPr>
        <w:pStyle w:val="Heading2"/>
        <w:rPr>
          <w:color w:val="000000"/>
        </w:rPr>
      </w:pPr>
      <w:bookmarkStart w:id="49" w:name="functions"/>
      <w:r>
        <w:rPr>
          <w:color w:val="000000"/>
        </w:rPr>
        <w:t>4.4 ARM function definitions</w:t>
      </w:r>
      <w:bookmarkEnd w:id="49"/>
    </w:p>
    <w:p w:rsidR="002F23E9" w:rsidRDefault="002F23E9" w:rsidP="002F23E9">
      <w:pPr>
        <w:pStyle w:val="NormalWeb"/>
        <w:rPr>
          <w:color w:val="000000"/>
          <w:sz w:val="27"/>
          <w:szCs w:val="27"/>
        </w:rPr>
      </w:pPr>
      <w:r>
        <w:rPr>
          <w:color w:val="000000"/>
          <w:sz w:val="27"/>
          <w:szCs w:val="27"/>
        </w:rPr>
        <w:t>This subclause specifies the ARM functions for this module. The ARM functions and definitions are specified below.</w:t>
      </w:r>
    </w:p>
    <w:p w:rsidR="002F23E9" w:rsidRDefault="002F23E9" w:rsidP="002F23E9">
      <w:pPr>
        <w:pStyle w:val="Heading2"/>
        <w:rPr>
          <w:color w:val="000000"/>
        </w:rPr>
      </w:pPr>
      <w:r>
        <w:rPr>
          <w:color w:val="000000"/>
        </w:rPr>
        <w:t>4.4.1 acyclic_part_feature_precedence_relationship</w:t>
      </w:r>
    </w:p>
    <w:p w:rsidR="002F23E9" w:rsidRDefault="002F23E9" w:rsidP="002F23E9">
      <w:r>
        <w:rPr>
          <w:color w:val="000000"/>
          <w:sz w:val="27"/>
          <w:szCs w:val="27"/>
        </w:rPr>
        <w:t>The </w:t>
      </w:r>
      <w:r>
        <w:rPr>
          <w:b/>
          <w:bCs/>
          <w:color w:val="000000"/>
          <w:sz w:val="27"/>
          <w:szCs w:val="27"/>
        </w:rPr>
        <w:t>acyclic_part_feature_precedence_relationship</w:t>
      </w:r>
      <w:r>
        <w:rPr>
          <w:color w:val="000000"/>
          <w:sz w:val="27"/>
          <w:szCs w:val="27"/>
        </w:rPr>
        <w:t> function determines whether the graph of instances of the Application Object type </w:t>
      </w:r>
      <w:hyperlink r:id="rId135" w:anchor="physical_unit_usage_view_arm.part_feature" w:history="1">
        <w:r>
          <w:rPr>
            <w:rStyle w:val="Hyperlink"/>
            <w:b/>
            <w:bCs/>
            <w:sz w:val="27"/>
            <w:szCs w:val="27"/>
          </w:rPr>
          <w:t>Part_feature</w:t>
        </w:r>
      </w:hyperlink>
      <w:r>
        <w:rPr>
          <w:color w:val="000000"/>
          <w:sz w:val="27"/>
          <w:szCs w:val="27"/>
        </w:rPr>
        <w:t> that contains relation as one of its links contains a cycle. This function may be used to evaluate </w:t>
      </w:r>
      <w:hyperlink r:id="rId136" w:anchor="physical_unit_usage_view_arm.part_feature" w:history="1">
        <w:r>
          <w:rPr>
            <w:rStyle w:val="Hyperlink"/>
            <w:b/>
            <w:bCs/>
            <w:sz w:val="27"/>
            <w:szCs w:val="27"/>
          </w:rPr>
          <w:t>Part_feature</w:t>
        </w:r>
      </w:hyperlink>
      <w:r>
        <w:rPr>
          <w:color w:val="000000"/>
          <w:sz w:val="27"/>
          <w:szCs w:val="27"/>
        </w:rPr>
        <w:t> or any of its subtypes.</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rPr>
          <w:sz w:val="24"/>
          <w:szCs w:val="24"/>
        </w:rPr>
      </w:pP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FUNCTION acyclic_part_feature_precedence_relationship (relation : </w:t>
      </w:r>
      <w:hyperlink r:id="rId137" w:anchor="physical_unit_usage_view_arm.part_feature" w:history="1">
        <w:r>
          <w:rPr>
            <w:rStyle w:val="Hyperlink"/>
            <w:rFonts w:ascii="Courier New" w:hAnsi="Courier New" w:cs="Courier New"/>
            <w:sz w:val="20"/>
            <w:szCs w:val="20"/>
          </w:rPr>
          <w:t>Part_feature</w:t>
        </w:r>
      </w:hyperlink>
      <w:r>
        <w:rPr>
          <w:rStyle w:val="HTMLCode"/>
          <w:rFonts w:eastAsiaTheme="minorHAnsi"/>
          <w:color w:val="000000"/>
        </w:rPr>
        <w:t>; relatives : SET[1:?] OF </w:t>
      </w:r>
      <w:hyperlink r:id="rId138" w:anchor="physical_unit_usage_view_arm.part_feature" w:history="1">
        <w:r>
          <w:rPr>
            <w:rStyle w:val="Hyperlink"/>
            <w:rFonts w:ascii="Courier New" w:hAnsi="Courier New" w:cs="Courier New"/>
            <w:sz w:val="20"/>
            <w:szCs w:val="20"/>
          </w:rPr>
          <w:t>Part_feature</w:t>
        </w:r>
      </w:hyperlink>
      <w:r>
        <w:rPr>
          <w:rStyle w:val="HTMLCode"/>
          <w:rFonts w:eastAsiaTheme="minorHAnsi"/>
          <w:color w:val="000000"/>
        </w:rPr>
        <w:t>; specific_relation : STRING) : BOOLEAN;</w:t>
      </w:r>
    </w:p>
    <w:p w:rsidR="002F23E9" w:rsidRDefault="002F23E9" w:rsidP="002F23E9">
      <w:pPr>
        <w:pStyle w:val="HTMLPreformatted"/>
        <w:rPr>
          <w:color w:val="000000"/>
        </w:rPr>
      </w:pPr>
      <w:r>
        <w:rPr>
          <w:color w:val="000000"/>
        </w:rPr>
        <w:t xml:space="preserve">  LOCAL</w:t>
      </w:r>
    </w:p>
    <w:p w:rsidR="002F23E9" w:rsidRDefault="002F23E9" w:rsidP="002F23E9">
      <w:pPr>
        <w:pStyle w:val="HTMLPreformatted"/>
        <w:rPr>
          <w:color w:val="000000"/>
        </w:rPr>
      </w:pPr>
      <w:r>
        <w:rPr>
          <w:color w:val="000000"/>
        </w:rPr>
        <w:t xml:space="preserve">  x : SET OF Part_feature;</w:t>
      </w:r>
    </w:p>
    <w:p w:rsidR="002F23E9" w:rsidRDefault="002F23E9" w:rsidP="002F23E9">
      <w:pPr>
        <w:pStyle w:val="HTMLPreformatted"/>
        <w:rPr>
          <w:color w:val="000000"/>
        </w:rPr>
      </w:pPr>
      <w:r>
        <w:rPr>
          <w:color w:val="000000"/>
        </w:rPr>
        <w:t xml:space="preserve">    END_LOCAL;</w:t>
      </w:r>
    </w:p>
    <w:p w:rsidR="002F23E9" w:rsidRDefault="002F23E9" w:rsidP="002F23E9">
      <w:pPr>
        <w:pStyle w:val="HTMLPreformatted"/>
        <w:rPr>
          <w:color w:val="000000"/>
        </w:rPr>
      </w:pPr>
      <w:r>
        <w:rPr>
          <w:color w:val="000000"/>
        </w:rPr>
        <w:t xml:space="preserve">      IF relation.precedent_feature IN relatives</w:t>
      </w:r>
    </w:p>
    <w:p w:rsidR="002F23E9" w:rsidRDefault="002F23E9" w:rsidP="002F23E9">
      <w:pPr>
        <w:pStyle w:val="HTMLPreformatted"/>
        <w:rPr>
          <w:color w:val="000000"/>
        </w:rPr>
      </w:pPr>
      <w:r>
        <w:rPr>
          <w:color w:val="000000"/>
        </w:rPr>
        <w:t xml:space="preserve">  THEN</w:t>
      </w:r>
    </w:p>
    <w:p w:rsidR="002F23E9" w:rsidRDefault="002F23E9" w:rsidP="002F23E9">
      <w:pPr>
        <w:pStyle w:val="HTMLPreformatted"/>
        <w:rPr>
          <w:color w:val="000000"/>
        </w:rPr>
      </w:pPr>
      <w:r>
        <w:rPr>
          <w:color w:val="000000"/>
        </w:rPr>
        <w:t xml:space="preserve">    RETURN(FALSE);</w:t>
      </w:r>
    </w:p>
    <w:p w:rsidR="002F23E9" w:rsidRDefault="002F23E9" w:rsidP="002F23E9">
      <w:pPr>
        <w:pStyle w:val="HTMLPreformatted"/>
        <w:rPr>
          <w:color w:val="000000"/>
        </w:rPr>
      </w:pPr>
      <w:r>
        <w:rPr>
          <w:color w:val="000000"/>
        </w:rPr>
        <w:t xml:space="preserve">  END_IF;</w:t>
      </w:r>
    </w:p>
    <w:p w:rsidR="002F23E9" w:rsidRDefault="002F23E9" w:rsidP="002F23E9">
      <w:pPr>
        <w:pStyle w:val="HTMLPreformatted"/>
        <w:rPr>
          <w:color w:val="000000"/>
        </w:rPr>
      </w:pPr>
      <w:r>
        <w:rPr>
          <w:color w:val="000000"/>
        </w:rPr>
        <w:t xml:space="preserve">      x := QUERY(pd</w:t>
      </w:r>
    </w:p>
    <w:p w:rsidR="002F23E9" w:rsidRDefault="002F23E9" w:rsidP="002F23E9">
      <w:pPr>
        <w:pStyle w:val="HTMLPreformatted"/>
        <w:rPr>
          <w:color w:val="000000"/>
        </w:rPr>
      </w:pPr>
      <w:r>
        <w:rPr>
          <w:color w:val="000000"/>
        </w:rPr>
        <w:t xml:space="preserve">                 &lt;* bag_to_set(USEDIN(relation.precedent_feature, 'PHYSICAL_UNIT_USAGE_VIEW_ARM.PART_FEATURE.SUBSEQUENT_FEATURE'))</w:t>
      </w:r>
    </w:p>
    <w:p w:rsidR="002F23E9" w:rsidRDefault="002F23E9" w:rsidP="002F23E9">
      <w:pPr>
        <w:pStyle w:val="HTMLPreformatted"/>
        <w:rPr>
          <w:color w:val="000000"/>
        </w:rPr>
      </w:pPr>
      <w:r>
        <w:rPr>
          <w:color w:val="000000"/>
        </w:rPr>
        <w:t xml:space="preserve">                 | specific_relation IN TYPEOF(pd));</w:t>
      </w:r>
    </w:p>
    <w:p w:rsidR="002F23E9" w:rsidRDefault="002F23E9" w:rsidP="002F23E9">
      <w:pPr>
        <w:pStyle w:val="HTMLPreformatted"/>
        <w:rPr>
          <w:color w:val="000000"/>
        </w:rPr>
      </w:pPr>
      <w:r>
        <w:rPr>
          <w:color w:val="000000"/>
        </w:rPr>
        <w:t xml:space="preserve">      REPEAT i := 1 TO HIINDEX(x);</w:t>
      </w:r>
    </w:p>
    <w:p w:rsidR="002F23E9" w:rsidRDefault="002F23E9" w:rsidP="002F23E9">
      <w:pPr>
        <w:pStyle w:val="HTMLPreformatted"/>
        <w:rPr>
          <w:color w:val="000000"/>
        </w:rPr>
      </w:pPr>
      <w:r>
        <w:rPr>
          <w:color w:val="000000"/>
        </w:rPr>
        <w:lastRenderedPageBreak/>
        <w:t xml:space="preserve">    IF NOT acyclic_part_feature_precedence_relationship(x[i], relatives + relation.precedent_feature, specific_relation)</w:t>
      </w:r>
    </w:p>
    <w:p w:rsidR="002F23E9" w:rsidRDefault="002F23E9" w:rsidP="002F23E9">
      <w:pPr>
        <w:pStyle w:val="HTMLPreformatted"/>
        <w:rPr>
          <w:color w:val="000000"/>
        </w:rPr>
      </w:pPr>
      <w:r>
        <w:rPr>
          <w:color w:val="000000"/>
        </w:rPr>
        <w:t xml:space="preserve">    THEN</w:t>
      </w:r>
    </w:p>
    <w:p w:rsidR="002F23E9" w:rsidRDefault="002F23E9" w:rsidP="002F23E9">
      <w:pPr>
        <w:pStyle w:val="HTMLPreformatted"/>
        <w:rPr>
          <w:color w:val="000000"/>
        </w:rPr>
      </w:pPr>
      <w:r>
        <w:rPr>
          <w:color w:val="000000"/>
        </w:rPr>
        <w:t xml:space="preserve">      RETURN(FALSE);</w:t>
      </w:r>
    </w:p>
    <w:p w:rsidR="002F23E9" w:rsidRDefault="002F23E9" w:rsidP="002F23E9">
      <w:pPr>
        <w:pStyle w:val="HTMLPreformatted"/>
        <w:rPr>
          <w:color w:val="000000"/>
        </w:rPr>
      </w:pPr>
      <w:r>
        <w:rPr>
          <w:color w:val="000000"/>
        </w:rPr>
        <w:t xml:space="preserve">    END_IF;</w:t>
      </w:r>
    </w:p>
    <w:p w:rsidR="002F23E9" w:rsidRDefault="002F23E9" w:rsidP="002F23E9">
      <w:pPr>
        <w:pStyle w:val="HTMLPreformatted"/>
        <w:rPr>
          <w:color w:val="000000"/>
        </w:rPr>
      </w:pPr>
      <w:r>
        <w:rPr>
          <w:color w:val="000000"/>
        </w:rPr>
        <w:t xml:space="preserve">  END_REPEAT;</w:t>
      </w:r>
    </w:p>
    <w:p w:rsidR="002F23E9" w:rsidRDefault="002F23E9" w:rsidP="002F23E9">
      <w:pPr>
        <w:pStyle w:val="HTMLPreformatted"/>
        <w:rPr>
          <w:color w:val="000000"/>
        </w:rPr>
      </w:pPr>
      <w:r>
        <w:rPr>
          <w:color w:val="000000"/>
        </w:rPr>
        <w:t xml:space="preserve">      RETURN(TRUE);</w:t>
      </w:r>
    </w:p>
    <w:p w:rsidR="002F23E9" w:rsidRDefault="002F23E9" w:rsidP="002F23E9">
      <w:r>
        <w:rPr>
          <w:rStyle w:val="HTMLCode"/>
          <w:rFonts w:eastAsiaTheme="minorHAnsi"/>
          <w:color w:val="000000"/>
        </w:rPr>
        <w:t>END_FUNCTION; </w:t>
      </w:r>
      <w:r>
        <w:rPr>
          <w:rFonts w:ascii="Courier New" w:hAnsi="Courier New" w:cs="Courier New"/>
          <w:color w:val="000000"/>
          <w:sz w:val="20"/>
          <w:szCs w:val="20"/>
        </w:rPr>
        <w:br/>
      </w:r>
      <w:r>
        <w:rPr>
          <w:rStyle w:val="HTMLCode"/>
          <w:rFonts w:eastAsiaTheme="minorHAnsi"/>
          <w:color w:val="000000"/>
        </w:rPr>
        <w:t>(*</w:t>
      </w:r>
    </w:p>
    <w:p w:rsidR="002F23E9" w:rsidRDefault="002F23E9" w:rsidP="002F23E9">
      <w:pPr>
        <w:pStyle w:val="NormalWeb"/>
        <w:rPr>
          <w:color w:val="000000"/>
          <w:sz w:val="27"/>
          <w:szCs w:val="27"/>
        </w:rPr>
      </w:pPr>
      <w:r>
        <w:rPr>
          <w:color w:val="000000"/>
          <w:sz w:val="27"/>
          <w:szCs w:val="27"/>
          <w:u w:val="single"/>
        </w:rPr>
        <w:t>Argument definitions:</w:t>
      </w:r>
    </w:p>
    <w:p w:rsidR="002F23E9" w:rsidRDefault="002F23E9" w:rsidP="002F23E9">
      <w:pPr>
        <w:pStyle w:val="expressdescription"/>
        <w:rPr>
          <w:color w:val="000000"/>
          <w:sz w:val="27"/>
          <w:szCs w:val="27"/>
        </w:rPr>
      </w:pPr>
      <w:r>
        <w:rPr>
          <w:b/>
          <w:bCs/>
          <w:color w:val="000000"/>
          <w:sz w:val="27"/>
          <w:szCs w:val="27"/>
        </w:rPr>
        <w:t>relation: </w:t>
      </w:r>
      <w:r>
        <w:rPr>
          <w:color w:val="000000"/>
          <w:sz w:val="27"/>
          <w:szCs w:val="27"/>
        </w:rPr>
        <w:t>the specified </w:t>
      </w:r>
      <w:hyperlink r:id="rId139" w:anchor="physical_unit_usage_view_arm.part_feature" w:history="1">
        <w:r>
          <w:rPr>
            <w:rStyle w:val="Hyperlink"/>
            <w:b/>
            <w:bCs/>
            <w:sz w:val="27"/>
            <w:szCs w:val="27"/>
          </w:rPr>
          <w:t>Part_feature</w:t>
        </w:r>
      </w:hyperlink>
      <w:r>
        <w:rPr>
          <w:color w:val="000000"/>
          <w:sz w:val="27"/>
          <w:szCs w:val="27"/>
        </w:rPr>
        <w:t>.</w:t>
      </w:r>
    </w:p>
    <w:p w:rsidR="002F23E9" w:rsidRDefault="002F23E9" w:rsidP="002F23E9">
      <w:pPr>
        <w:pStyle w:val="expressdescription"/>
        <w:rPr>
          <w:color w:val="000000"/>
          <w:sz w:val="27"/>
          <w:szCs w:val="27"/>
        </w:rPr>
      </w:pPr>
      <w:r>
        <w:rPr>
          <w:b/>
          <w:bCs/>
          <w:color w:val="000000"/>
          <w:sz w:val="27"/>
          <w:szCs w:val="27"/>
        </w:rPr>
        <w:t>relatives: </w:t>
      </w:r>
      <w:r>
        <w:rPr>
          <w:color w:val="000000"/>
          <w:sz w:val="27"/>
          <w:szCs w:val="27"/>
        </w:rPr>
        <w:t>the specified set of </w:t>
      </w:r>
      <w:proofErr w:type="spellStart"/>
      <w:r w:rsidR="00545AEB">
        <w:rPr>
          <w:rStyle w:val="Hyperlink"/>
          <w:b/>
          <w:bCs/>
          <w:sz w:val="27"/>
          <w:szCs w:val="27"/>
        </w:rPr>
        <w:fldChar w:fldCharType="begin"/>
      </w:r>
      <w:r w:rsidR="00545AEB">
        <w:rPr>
          <w:rStyle w:val="Hyperlink"/>
          <w:b/>
          <w:bCs/>
          <w:sz w:val="27"/>
          <w:szCs w:val="27"/>
        </w:rPr>
        <w:instrText xml:space="preserve"> HYPERLINK "file:///C:\\Users\\bus4005\\Downloads\\CR_FDIS_3_20190311_draft\\CR_FDIS_3\\part1000\\data\\modules\\physical_unit_usag</w:instrText>
      </w:r>
      <w:r w:rsidR="00545AEB">
        <w:rPr>
          <w:rStyle w:val="Hyperlink"/>
          <w:b/>
          <w:bCs/>
          <w:sz w:val="27"/>
          <w:szCs w:val="27"/>
        </w:rPr>
        <w:instrText xml:space="preserve">e_view\\sys\\4_info_reqs.htm" \l "physical_unit_usage_view_arm.part_feature" </w:instrText>
      </w:r>
      <w:r w:rsidR="00545AEB">
        <w:rPr>
          <w:rStyle w:val="Hyperlink"/>
          <w:b/>
          <w:bCs/>
          <w:sz w:val="27"/>
          <w:szCs w:val="27"/>
        </w:rPr>
        <w:fldChar w:fldCharType="separate"/>
      </w:r>
      <w:r>
        <w:rPr>
          <w:rStyle w:val="Hyperlink"/>
          <w:b/>
          <w:bCs/>
          <w:sz w:val="27"/>
          <w:szCs w:val="27"/>
        </w:rPr>
        <w:t>Part_features</w:t>
      </w:r>
      <w:proofErr w:type="spellEnd"/>
      <w:r w:rsidR="00545AEB">
        <w:rPr>
          <w:rStyle w:val="Hyperlink"/>
          <w:b/>
          <w:bCs/>
          <w:sz w:val="27"/>
          <w:szCs w:val="27"/>
        </w:rPr>
        <w:fldChar w:fldCharType="end"/>
      </w:r>
      <w:r>
        <w:rPr>
          <w:color w:val="000000"/>
          <w:sz w:val="27"/>
          <w:szCs w:val="27"/>
        </w:rPr>
        <w:t>.</w:t>
      </w:r>
    </w:p>
    <w:p w:rsidR="002F23E9" w:rsidRDefault="002F23E9" w:rsidP="002F23E9">
      <w:pPr>
        <w:pStyle w:val="expressdescription"/>
        <w:rPr>
          <w:color w:val="000000"/>
          <w:sz w:val="27"/>
          <w:szCs w:val="27"/>
        </w:rPr>
      </w:pPr>
      <w:bookmarkStart w:id="50" w:name="physical_unit_usage_view_arm.acyclic_par"/>
      <w:r>
        <w:rPr>
          <w:b/>
          <w:bCs/>
          <w:color w:val="000000"/>
          <w:sz w:val="27"/>
          <w:szCs w:val="27"/>
        </w:rPr>
        <w:t>specific_relation: </w:t>
      </w:r>
      <w:bookmarkEnd w:id="50"/>
      <w:r>
        <w:rPr>
          <w:color w:val="000000"/>
          <w:sz w:val="27"/>
          <w:szCs w:val="27"/>
        </w:rPr>
        <w:t>the specified string.</w:t>
      </w:r>
    </w:p>
    <w:p w:rsidR="002F23E9" w:rsidRDefault="002F23E9" w:rsidP="002F23E9">
      <w:pPr>
        <w:pStyle w:val="Heading2"/>
        <w:rPr>
          <w:color w:val="000000"/>
        </w:rPr>
      </w:pPr>
      <w:r>
        <w:rPr>
          <w:color w:val="000000"/>
        </w:rPr>
        <w:t>4.4.2 get_derived_shape_element</w:t>
      </w:r>
    </w:p>
    <w:p w:rsidR="002F23E9" w:rsidRDefault="002F23E9" w:rsidP="002F23E9">
      <w:r>
        <w:rPr>
          <w:color w:val="000000"/>
          <w:sz w:val="27"/>
          <w:szCs w:val="27"/>
        </w:rPr>
        <w:t>A </w:t>
      </w:r>
      <w:r>
        <w:rPr>
          <w:b/>
          <w:bCs/>
          <w:color w:val="000000"/>
          <w:sz w:val="27"/>
          <w:szCs w:val="27"/>
        </w:rPr>
        <w:t>get_derived_shape_element</w:t>
      </w:r>
      <w:r>
        <w:rPr>
          <w:color w:val="000000"/>
          <w:sz w:val="27"/>
          <w:szCs w:val="27"/>
        </w:rPr>
        <w:t> function returns the set of </w:t>
      </w:r>
      <w:hyperlink r:id="rId140" w:anchor="derived_shape_element_arm.derived_shape_element" w:history="1">
        <w:r>
          <w:rPr>
            <w:rStyle w:val="Hyperlink"/>
            <w:b/>
            <w:bCs/>
            <w:sz w:val="27"/>
            <w:szCs w:val="27"/>
          </w:rPr>
          <w:t>Derived_shape_element</w:t>
        </w:r>
      </w:hyperlink>
      <w:r>
        <w:rPr>
          <w:color w:val="000000"/>
          <w:sz w:val="27"/>
          <w:szCs w:val="27"/>
        </w:rPr>
        <w:t> that reference the </w:t>
      </w:r>
      <w:hyperlink r:id="rId141" w:anchor="part_view_definition_arm.part_view_definition" w:history="1">
        <w:r>
          <w:rPr>
            <w:rStyle w:val="Hyperlink"/>
            <w:b/>
            <w:bCs/>
            <w:sz w:val="27"/>
            <w:szCs w:val="27"/>
          </w:rPr>
          <w:t>Part_view_definition</w:t>
        </w:r>
      </w:hyperlink>
      <w:r>
        <w:rPr>
          <w:color w:val="000000"/>
          <w:sz w:val="27"/>
          <w:szCs w:val="27"/>
        </w:rPr>
        <w:t> passed to the function as </w:t>
      </w:r>
      <w:r>
        <w:rPr>
          <w:b/>
          <w:bCs/>
          <w:color w:val="000000"/>
          <w:sz w:val="27"/>
          <w:szCs w:val="27"/>
        </w:rPr>
        <w:t>input</w:t>
      </w:r>
      <w:r>
        <w:rPr>
          <w:color w:val="000000"/>
          <w:sz w:val="27"/>
          <w:szCs w:val="27"/>
        </w:rPr>
        <w:t>.</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rPr>
          <w:sz w:val="24"/>
          <w:szCs w:val="24"/>
        </w:rPr>
      </w:pP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FUNCTION get_derived_shape_element (input : </w:t>
      </w:r>
      <w:hyperlink r:id="rId142" w:anchor="part_view_definition_arm.part_view_definition" w:history="1">
        <w:r>
          <w:rPr>
            <w:rStyle w:val="Hyperlink"/>
            <w:rFonts w:ascii="Courier New" w:hAnsi="Courier New" w:cs="Courier New"/>
            <w:sz w:val="20"/>
            <w:szCs w:val="20"/>
          </w:rPr>
          <w:t>Part_view_definition</w:t>
        </w:r>
      </w:hyperlink>
      <w:r>
        <w:rPr>
          <w:rStyle w:val="HTMLCode"/>
          <w:rFonts w:eastAsiaTheme="minorHAnsi"/>
          <w:color w:val="000000"/>
        </w:rPr>
        <w:t>) : SET OF </w:t>
      </w:r>
      <w:hyperlink r:id="rId143" w:anchor="derived_shape_element_arm.derived_shape_element" w:history="1">
        <w:r>
          <w:rPr>
            <w:rStyle w:val="Hyperlink"/>
            <w:rFonts w:ascii="Courier New" w:hAnsi="Courier New" w:cs="Courier New"/>
            <w:sz w:val="20"/>
            <w:szCs w:val="20"/>
          </w:rPr>
          <w:t>Derived_shape_element</w:t>
        </w:r>
      </w:hyperlink>
      <w:r>
        <w:rPr>
          <w:rStyle w:val="HTMLCode"/>
          <w:rFonts w:eastAsiaTheme="minorHAnsi"/>
          <w:color w:val="000000"/>
        </w:rPr>
        <w:t>;</w:t>
      </w:r>
    </w:p>
    <w:p w:rsidR="002F23E9" w:rsidRDefault="002F23E9" w:rsidP="002F23E9">
      <w:pPr>
        <w:pStyle w:val="HTMLPreformatted"/>
        <w:rPr>
          <w:color w:val="000000"/>
        </w:rPr>
      </w:pPr>
      <w:r>
        <w:rPr>
          <w:color w:val="000000"/>
        </w:rPr>
        <w:t xml:space="preserve">  LOCAL</w:t>
      </w:r>
    </w:p>
    <w:p w:rsidR="002F23E9" w:rsidRDefault="002F23E9" w:rsidP="002F23E9">
      <w:pPr>
        <w:pStyle w:val="HTMLPreformatted"/>
        <w:rPr>
          <w:color w:val="000000"/>
        </w:rPr>
      </w:pPr>
      <w:r>
        <w:rPr>
          <w:color w:val="000000"/>
        </w:rPr>
        <w:t xml:space="preserve">  se : SET OF Shape_element := [];</w:t>
      </w:r>
    </w:p>
    <w:p w:rsidR="002F23E9" w:rsidRDefault="002F23E9" w:rsidP="002F23E9">
      <w:pPr>
        <w:pStyle w:val="HTMLPreformatted"/>
        <w:rPr>
          <w:color w:val="000000"/>
        </w:rPr>
      </w:pPr>
      <w:r>
        <w:rPr>
          <w:color w:val="000000"/>
        </w:rPr>
        <w:t xml:space="preserve">    END_LOCAL;</w:t>
      </w:r>
    </w:p>
    <w:p w:rsidR="002F23E9" w:rsidRDefault="002F23E9" w:rsidP="002F23E9">
      <w:pPr>
        <w:pStyle w:val="HTMLPreformatted"/>
        <w:rPr>
          <w:color w:val="000000"/>
        </w:rPr>
      </w:pPr>
      <w:r>
        <w:rPr>
          <w:color w:val="000000"/>
        </w:rPr>
        <w:t xml:space="preserve">      se := se + bag_to_set(USEDIN(input, 'SHAPE_PROPERTY_ASSIGNMENT_ARM.SHAPE_ELEMENT.ASSOCIATED_DEFINITION'));</w:t>
      </w:r>
    </w:p>
    <w:p w:rsidR="002F23E9" w:rsidRDefault="002F23E9" w:rsidP="002F23E9">
      <w:pPr>
        <w:pStyle w:val="HTMLPreformatted"/>
        <w:rPr>
          <w:color w:val="000000"/>
        </w:rPr>
      </w:pPr>
      <w:r>
        <w:rPr>
          <w:color w:val="000000"/>
        </w:rPr>
        <w:t xml:space="preserve">      RETURN(QUERY(dse &lt;* se | 'DERIVED_SHAPE_ELEMENT_ARM.DERIVED_SHAPE_ELEMENT' IN TYPEOF(se)));</w:t>
      </w:r>
    </w:p>
    <w:p w:rsidR="002F23E9" w:rsidRDefault="002F23E9" w:rsidP="002F23E9">
      <w:r>
        <w:rPr>
          <w:rStyle w:val="HTMLCode"/>
          <w:rFonts w:eastAsiaTheme="minorHAnsi"/>
          <w:color w:val="000000"/>
        </w:rPr>
        <w:t>END_FUNCTION; </w:t>
      </w:r>
      <w:r>
        <w:rPr>
          <w:rFonts w:ascii="Courier New" w:hAnsi="Courier New" w:cs="Courier New"/>
          <w:color w:val="000000"/>
          <w:sz w:val="20"/>
          <w:szCs w:val="20"/>
        </w:rPr>
        <w:br/>
      </w:r>
      <w:r>
        <w:rPr>
          <w:rStyle w:val="HTMLCode"/>
          <w:rFonts w:eastAsiaTheme="minorHAnsi"/>
          <w:color w:val="000000"/>
        </w:rPr>
        <w:t>(*</w:t>
      </w:r>
    </w:p>
    <w:p w:rsidR="002F23E9" w:rsidRDefault="002F23E9" w:rsidP="002F23E9">
      <w:pPr>
        <w:pStyle w:val="NormalWeb"/>
        <w:rPr>
          <w:color w:val="000000"/>
          <w:sz w:val="27"/>
          <w:szCs w:val="27"/>
        </w:rPr>
      </w:pPr>
      <w:r>
        <w:rPr>
          <w:color w:val="000000"/>
          <w:sz w:val="27"/>
          <w:szCs w:val="27"/>
          <w:u w:val="single"/>
        </w:rPr>
        <w:t>Argument definitions:</w:t>
      </w:r>
    </w:p>
    <w:p w:rsidR="002F23E9" w:rsidRDefault="002F23E9" w:rsidP="002F23E9">
      <w:pPr>
        <w:pStyle w:val="expressdescription"/>
        <w:rPr>
          <w:color w:val="000000"/>
          <w:sz w:val="27"/>
          <w:szCs w:val="27"/>
        </w:rPr>
      </w:pPr>
      <w:bookmarkStart w:id="51" w:name="physical_unit_usage_view_arm.get_derived"/>
      <w:r>
        <w:rPr>
          <w:b/>
          <w:bCs/>
          <w:color w:val="000000"/>
          <w:sz w:val="27"/>
          <w:szCs w:val="27"/>
        </w:rPr>
        <w:t>input: </w:t>
      </w:r>
      <w:bookmarkEnd w:id="51"/>
      <w:r>
        <w:rPr>
          <w:color w:val="000000"/>
          <w:sz w:val="27"/>
          <w:szCs w:val="27"/>
        </w:rPr>
        <w:t>the specified </w:t>
      </w:r>
      <w:hyperlink r:id="rId144" w:anchor="part_view_definition_arm.part_view_definition" w:history="1">
        <w:r>
          <w:rPr>
            <w:rStyle w:val="Hyperlink"/>
            <w:b/>
            <w:bCs/>
            <w:sz w:val="27"/>
            <w:szCs w:val="27"/>
          </w:rPr>
          <w:t>Part_view_definition</w:t>
        </w:r>
      </w:hyperlink>
      <w:r>
        <w:rPr>
          <w:color w:val="000000"/>
          <w:sz w:val="27"/>
          <w:szCs w:val="27"/>
        </w:rPr>
        <w:t>.</w:t>
      </w:r>
    </w:p>
    <w:p w:rsidR="002F23E9" w:rsidRDefault="002F23E9" w:rsidP="002F23E9">
      <w:pPr>
        <w:pStyle w:val="Heading2"/>
        <w:rPr>
          <w:color w:val="000000"/>
        </w:rPr>
      </w:pPr>
      <w:bookmarkStart w:id="52" w:name="rules"/>
      <w:r>
        <w:rPr>
          <w:color w:val="000000"/>
        </w:rPr>
        <w:lastRenderedPageBreak/>
        <w:t>4.5 ARM rule definition</w:t>
      </w:r>
      <w:bookmarkEnd w:id="52"/>
    </w:p>
    <w:p w:rsidR="002F23E9" w:rsidRDefault="002F23E9" w:rsidP="002F23E9">
      <w:pPr>
        <w:pStyle w:val="NormalWeb"/>
        <w:rPr>
          <w:color w:val="000000"/>
          <w:sz w:val="27"/>
          <w:szCs w:val="27"/>
        </w:rPr>
      </w:pPr>
      <w:r>
        <w:rPr>
          <w:color w:val="000000"/>
          <w:sz w:val="27"/>
          <w:szCs w:val="27"/>
        </w:rPr>
        <w:t>This subclause specifies the ARM rule for this module. The ARM rule and definition is specified below.</w:t>
      </w:r>
    </w:p>
    <w:p w:rsidR="002F23E9" w:rsidRDefault="002F23E9" w:rsidP="002F23E9">
      <w:pPr>
        <w:pStyle w:val="Heading2"/>
        <w:rPr>
          <w:color w:val="000000"/>
        </w:rPr>
      </w:pPr>
      <w:r>
        <w:rPr>
          <w:color w:val="000000"/>
        </w:rPr>
        <w:t>4.5.1 unique_assembly_component_relationship</w:t>
      </w:r>
    </w:p>
    <w:p w:rsidR="002F23E9" w:rsidRDefault="002F23E9" w:rsidP="002F23E9">
      <w:r>
        <w:rPr>
          <w:color w:val="000000"/>
          <w:sz w:val="27"/>
          <w:szCs w:val="27"/>
        </w:rPr>
        <w:t>A </w:t>
      </w:r>
      <w:r>
        <w:rPr>
          <w:b/>
          <w:bCs/>
          <w:color w:val="000000"/>
          <w:sz w:val="27"/>
          <w:szCs w:val="27"/>
        </w:rPr>
        <w:t>unique_assembly_component_relationship</w:t>
      </w:r>
      <w:r>
        <w:rPr>
          <w:color w:val="000000"/>
          <w:sz w:val="27"/>
          <w:szCs w:val="27"/>
        </w:rPr>
        <w:t> rule constrains the population of </w:t>
      </w:r>
      <w:hyperlink r:id="rId145" w:anchor="assembly_structure_arm.assembly_component_relationship" w:history="1">
        <w:r>
          <w:rPr>
            <w:rStyle w:val="Hyperlink"/>
            <w:b/>
            <w:bCs/>
            <w:sz w:val="27"/>
            <w:szCs w:val="27"/>
          </w:rPr>
          <w:t>Assembly_component_relationship</w:t>
        </w:r>
      </w:hyperlink>
      <w:r>
        <w:rPr>
          <w:color w:val="000000"/>
          <w:sz w:val="27"/>
          <w:szCs w:val="27"/>
        </w:rPr>
        <w:t> so that there is no more than one member of </w:t>
      </w:r>
      <w:hyperlink r:id="rId146" w:anchor="assembly_structure_arm.assembly_component_relationship" w:history="1">
        <w:r>
          <w:rPr>
            <w:rStyle w:val="Hyperlink"/>
            <w:b/>
            <w:bCs/>
            <w:sz w:val="27"/>
            <w:szCs w:val="27"/>
          </w:rPr>
          <w:t>Assembly_component_relationship</w:t>
        </w:r>
      </w:hyperlink>
      <w:r>
        <w:rPr>
          <w:color w:val="000000"/>
          <w:sz w:val="27"/>
          <w:szCs w:val="27"/>
        </w:rPr>
        <w:t> with a given combination of </w:t>
      </w:r>
      <w:hyperlink r:id="rId147" w:anchor="assembly_structure_arm.product_occurrence_definition_relationship.relating_view" w:history="1">
        <w:r>
          <w:rPr>
            <w:rStyle w:val="Hyperlink"/>
            <w:b/>
            <w:bCs/>
            <w:sz w:val="27"/>
            <w:szCs w:val="27"/>
          </w:rPr>
          <w:t>relating_view</w:t>
        </w:r>
      </w:hyperlink>
      <w:r>
        <w:rPr>
          <w:color w:val="000000"/>
          <w:sz w:val="27"/>
          <w:szCs w:val="27"/>
        </w:rPr>
        <w:t>, </w:t>
      </w:r>
      <w:hyperlink r:id="rId148" w:anchor="assembly_structure_arm.product_occurrence_definition_relationship.relating_view" w:history="1">
        <w:r>
          <w:rPr>
            <w:rStyle w:val="Hyperlink"/>
            <w:b/>
            <w:bCs/>
            <w:sz w:val="27"/>
            <w:szCs w:val="27"/>
          </w:rPr>
          <w:t>relating_view</w:t>
        </w:r>
      </w:hyperlink>
      <w:r>
        <w:rPr>
          <w:color w:val="000000"/>
          <w:sz w:val="27"/>
          <w:szCs w:val="27"/>
        </w:rPr>
        <w:t> attributes.</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rPr>
          <w:sz w:val="24"/>
          <w:szCs w:val="24"/>
        </w:rPr>
      </w:pP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RULE unique_assembly_component_relationship FOR </w:t>
      </w:r>
      <w:r>
        <w:rPr>
          <w:rFonts w:ascii="Courier New" w:hAnsi="Courier New" w:cs="Courier New"/>
          <w:color w:val="000000"/>
          <w:sz w:val="20"/>
          <w:szCs w:val="20"/>
        </w:rPr>
        <w:br/>
      </w:r>
      <w:r>
        <w:rPr>
          <w:rStyle w:val="HTMLCode"/>
          <w:rFonts w:eastAsiaTheme="minorHAnsi"/>
          <w:color w:val="000000"/>
        </w:rPr>
        <w:t>(assembly_component_relationship);</w:t>
      </w:r>
      <w:r>
        <w:rPr>
          <w:rFonts w:ascii="Courier New" w:hAnsi="Courier New" w:cs="Courier New"/>
          <w:color w:val="000000"/>
          <w:sz w:val="20"/>
          <w:szCs w:val="20"/>
        </w:rPr>
        <w:br/>
      </w:r>
    </w:p>
    <w:p w:rsidR="002F23E9" w:rsidRDefault="002F23E9" w:rsidP="002F23E9">
      <w:pPr>
        <w:pStyle w:val="HTMLPreformatted"/>
        <w:rPr>
          <w:color w:val="000000"/>
        </w:rPr>
      </w:pPr>
      <w:r>
        <w:rPr>
          <w:color w:val="000000"/>
        </w:rPr>
        <w:t xml:space="preserve">    LOCAL</w:t>
      </w:r>
    </w:p>
    <w:p w:rsidR="002F23E9" w:rsidRDefault="002F23E9" w:rsidP="002F23E9">
      <w:pPr>
        <w:pStyle w:val="HTMLPreformatted"/>
        <w:rPr>
          <w:color w:val="000000"/>
        </w:rPr>
      </w:pPr>
      <w:r>
        <w:rPr>
          <w:color w:val="000000"/>
        </w:rPr>
        <w:t xml:space="preserve">  gee : SET OF Product_view_definition := [];</w:t>
      </w:r>
    </w:p>
    <w:p w:rsidR="002F23E9" w:rsidRDefault="002F23E9" w:rsidP="002F23E9">
      <w:pPr>
        <w:pStyle w:val="HTMLPreformatted"/>
        <w:rPr>
          <w:color w:val="000000"/>
        </w:rPr>
      </w:pPr>
      <w:r>
        <w:rPr>
          <w:color w:val="000000"/>
        </w:rPr>
        <w:t xml:space="preserve">  gei : SET OF Product_view_definition := [];</w:t>
      </w:r>
    </w:p>
    <w:p w:rsidR="002F23E9" w:rsidRDefault="002F23E9" w:rsidP="002F23E9">
      <w:pPr>
        <w:pStyle w:val="HTMLPreformatted"/>
        <w:rPr>
          <w:color w:val="000000"/>
        </w:rPr>
      </w:pPr>
      <w:r>
        <w:rPr>
          <w:color w:val="000000"/>
        </w:rPr>
        <w:t xml:space="preserve">    END_LOCAL;</w:t>
      </w:r>
    </w:p>
    <w:p w:rsidR="002F23E9" w:rsidRDefault="002F23E9" w:rsidP="002F23E9">
      <w:pPr>
        <w:pStyle w:val="HTMLPreformatted"/>
        <w:rPr>
          <w:color w:val="000000"/>
        </w:rPr>
      </w:pPr>
      <w:r>
        <w:rPr>
          <w:color w:val="000000"/>
        </w:rPr>
        <w:t xml:space="preserve">  REPEAT i := 1 TO SIZEOF(assembly_component_relationship) BY 1;</w:t>
      </w:r>
    </w:p>
    <w:p w:rsidR="002F23E9" w:rsidRDefault="002F23E9" w:rsidP="002F23E9">
      <w:pPr>
        <w:pStyle w:val="HTMLPreformatted"/>
        <w:rPr>
          <w:color w:val="000000"/>
        </w:rPr>
      </w:pPr>
      <w:r>
        <w:rPr>
          <w:color w:val="000000"/>
        </w:rPr>
        <w:t xml:space="preserve">    gee := gee + assembly_component_relationship[i]\Product_occurrence_definition_relationship.related_view;</w:t>
      </w:r>
    </w:p>
    <w:p w:rsidR="002F23E9" w:rsidRDefault="002F23E9" w:rsidP="002F23E9">
      <w:pPr>
        <w:pStyle w:val="HTMLPreformatted"/>
        <w:rPr>
          <w:color w:val="000000"/>
        </w:rPr>
      </w:pPr>
      <w:r>
        <w:rPr>
          <w:color w:val="000000"/>
        </w:rPr>
        <w:t xml:space="preserve">    gei := gei + assembly_component_relationship[i]\Product_occurrence_definition_relationship.relating_view;</w:t>
      </w:r>
    </w:p>
    <w:p w:rsidR="002F23E9" w:rsidRDefault="002F23E9" w:rsidP="002F23E9">
      <w:pPr>
        <w:pStyle w:val="HTMLPreformatted"/>
        <w:rPr>
          <w:color w:val="000000"/>
        </w:rPr>
      </w:pPr>
      <w:r>
        <w:rPr>
          <w:color w:val="000000"/>
        </w:rPr>
        <w:t xml:space="preserve">  END_REPEAT;</w:t>
      </w:r>
    </w:p>
    <w:p w:rsidR="002F23E9" w:rsidRDefault="002F23E9" w:rsidP="002F23E9">
      <w:r>
        <w:rPr>
          <w:rStyle w:val="HTMLCode"/>
          <w:rFonts w:eastAsiaTheme="minorHAnsi"/>
          <w:color w:val="000000"/>
        </w:rPr>
        <w:t>WHERE</w:t>
      </w:r>
      <w:r>
        <w:rPr>
          <w:rFonts w:ascii="Courier New" w:hAnsi="Courier New" w:cs="Courier New"/>
          <w:color w:val="000000"/>
          <w:sz w:val="20"/>
          <w:szCs w:val="20"/>
        </w:rPr>
        <w:br/>
      </w:r>
      <w:r>
        <w:rPr>
          <w:rStyle w:val="HTMLCode"/>
          <w:rFonts w:eastAsiaTheme="minorHAnsi"/>
          <w:color w:val="000000"/>
        </w:rPr>
        <w:t>  WR1: SIZEOF(gee) = SIZEOF(gei);</w:t>
      </w:r>
      <w:r>
        <w:rPr>
          <w:rFonts w:ascii="Courier New" w:hAnsi="Courier New" w:cs="Courier New"/>
          <w:color w:val="000000"/>
          <w:sz w:val="20"/>
          <w:szCs w:val="20"/>
        </w:rPr>
        <w:br/>
      </w:r>
      <w:r>
        <w:rPr>
          <w:rStyle w:val="HTMLCode"/>
          <w:rFonts w:eastAsiaTheme="minorHAnsi"/>
          <w:color w:val="000000"/>
        </w:rPr>
        <w:t>END_RULE; </w:t>
      </w:r>
      <w:r>
        <w:rPr>
          <w:rFonts w:ascii="Courier New" w:hAnsi="Courier New" w:cs="Courier New"/>
          <w:color w:val="000000"/>
          <w:sz w:val="20"/>
          <w:szCs w:val="20"/>
        </w:rPr>
        <w:br/>
      </w:r>
      <w:r>
        <w:rPr>
          <w:rStyle w:val="HTMLCode"/>
          <w:rFonts w:eastAsiaTheme="minorHAnsi"/>
          <w:color w:val="000000"/>
        </w:rPr>
        <w:t>(*</w:t>
      </w:r>
    </w:p>
    <w:p w:rsidR="002F23E9" w:rsidRDefault="002F23E9" w:rsidP="002F23E9">
      <w:pPr>
        <w:pStyle w:val="NormalWeb"/>
        <w:rPr>
          <w:color w:val="000000"/>
          <w:sz w:val="27"/>
          <w:szCs w:val="27"/>
        </w:rPr>
      </w:pPr>
      <w:r>
        <w:rPr>
          <w:color w:val="000000"/>
          <w:sz w:val="27"/>
          <w:szCs w:val="27"/>
          <w:u w:val="single"/>
        </w:rPr>
        <w:t>Argument definitions:</w:t>
      </w:r>
    </w:p>
    <w:p w:rsidR="002F23E9" w:rsidRDefault="002F23E9" w:rsidP="002F23E9">
      <w:pPr>
        <w:pStyle w:val="expressdescription"/>
        <w:rPr>
          <w:color w:val="000000"/>
          <w:sz w:val="27"/>
          <w:szCs w:val="27"/>
        </w:rPr>
      </w:pPr>
      <w:r>
        <w:rPr>
          <w:b/>
          <w:bCs/>
          <w:color w:val="000000"/>
          <w:sz w:val="27"/>
          <w:szCs w:val="27"/>
        </w:rPr>
        <w:t>assembly_component_relationship : </w:t>
      </w:r>
      <w:r>
        <w:rPr>
          <w:color w:val="000000"/>
          <w:sz w:val="27"/>
          <w:szCs w:val="27"/>
        </w:rPr>
        <w:t>the set of all instances of assembly_component_relationship.</w:t>
      </w:r>
    </w:p>
    <w:p w:rsidR="002F23E9" w:rsidRDefault="002F23E9" w:rsidP="002F23E9">
      <w:pPr>
        <w:pStyle w:val="NormalWeb"/>
        <w:rPr>
          <w:color w:val="000000"/>
          <w:sz w:val="27"/>
          <w:szCs w:val="27"/>
        </w:rPr>
      </w:pPr>
      <w:r>
        <w:rPr>
          <w:color w:val="000000"/>
          <w:sz w:val="27"/>
          <w:szCs w:val="27"/>
          <w:u w:val="single"/>
        </w:rPr>
        <w:t>Formal propositions:</w:t>
      </w:r>
    </w:p>
    <w:p w:rsidR="002F23E9" w:rsidRDefault="002F23E9" w:rsidP="002F23E9">
      <w:pPr>
        <w:pStyle w:val="expressdescription"/>
        <w:rPr>
          <w:color w:val="000000"/>
          <w:sz w:val="27"/>
          <w:szCs w:val="27"/>
        </w:rPr>
      </w:pPr>
      <w:bookmarkStart w:id="53" w:name="physical_unit_usage_view_arm.unique_asse"/>
      <w:r>
        <w:rPr>
          <w:b/>
          <w:bCs/>
          <w:color w:val="000000"/>
          <w:sz w:val="27"/>
          <w:szCs w:val="27"/>
        </w:rPr>
        <w:t>WR1: </w:t>
      </w:r>
      <w:bookmarkEnd w:id="53"/>
      <w:r>
        <w:rPr>
          <w:color w:val="000000"/>
          <w:sz w:val="27"/>
          <w:szCs w:val="27"/>
        </w:rPr>
        <w:t>There shall be no more than one </w:t>
      </w:r>
      <w:hyperlink r:id="rId149" w:anchor="assembly_structure_arm.assembly_component_relationship" w:history="1">
        <w:r>
          <w:rPr>
            <w:rStyle w:val="Hyperlink"/>
            <w:b/>
            <w:bCs/>
            <w:sz w:val="27"/>
            <w:szCs w:val="27"/>
          </w:rPr>
          <w:t>Assembly_component_relationship</w:t>
        </w:r>
      </w:hyperlink>
      <w:r>
        <w:rPr>
          <w:color w:val="000000"/>
          <w:sz w:val="27"/>
          <w:szCs w:val="27"/>
        </w:rPr>
        <w:t> with a given combination of </w:t>
      </w:r>
      <w:hyperlink r:id="rId150" w:anchor="assembly_structure_arm.product_occurrence_definition_relationship.relating_view" w:history="1">
        <w:r>
          <w:rPr>
            <w:rStyle w:val="Hyperlink"/>
            <w:b/>
            <w:bCs/>
            <w:sz w:val="27"/>
            <w:szCs w:val="27"/>
          </w:rPr>
          <w:t>relating_view</w:t>
        </w:r>
      </w:hyperlink>
      <w:r>
        <w:rPr>
          <w:color w:val="000000"/>
          <w:sz w:val="27"/>
          <w:szCs w:val="27"/>
        </w:rPr>
        <w:t>, </w:t>
      </w:r>
      <w:hyperlink r:id="rId151" w:anchor="assembly_structure_arm.product_occurrence_definition_relationship.relating_view" w:history="1">
        <w:r>
          <w:rPr>
            <w:rStyle w:val="Hyperlink"/>
            <w:b/>
            <w:bCs/>
            <w:sz w:val="27"/>
            <w:szCs w:val="27"/>
          </w:rPr>
          <w:t>relating_view</w:t>
        </w:r>
      </w:hyperlink>
      <w:r>
        <w:rPr>
          <w:color w:val="000000"/>
          <w:sz w:val="27"/>
          <w:szCs w:val="27"/>
        </w:rPr>
        <w:t> attributes.</w:t>
      </w:r>
    </w:p>
    <w:p w:rsidR="002F23E9" w:rsidRDefault="002F23E9" w:rsidP="002F23E9">
      <w:pPr>
        <w:rPr>
          <w:sz w:val="24"/>
          <w:szCs w:val="24"/>
        </w:rPr>
      </w:pPr>
      <w:r>
        <w:rPr>
          <w:rFonts w:ascii="Courier New" w:hAnsi="Courier New" w:cs="Courier New"/>
          <w:color w:val="000000"/>
          <w:sz w:val="20"/>
          <w:szCs w:val="20"/>
        </w:rPr>
        <w:lastRenderedPageBreak/>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Physical_unit_usage_view_arm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2F23E9" w:rsidRDefault="002F23E9" w:rsidP="002F23E9">
      <w:pPr>
        <w:pStyle w:val="NormalWeb"/>
        <w:rPr>
          <w:color w:val="000000"/>
          <w:sz w:val="27"/>
          <w:szCs w:val="27"/>
        </w:rPr>
      </w:pPr>
      <w:r>
        <w:rPr>
          <w:color w:val="000000"/>
          <w:sz w:val="27"/>
          <w:szCs w:val="27"/>
        </w:rPr>
        <w:t>© ISO 2019 — All rights reserved</w:t>
      </w:r>
    </w:p>
    <w:p w:rsidR="004B0747" w:rsidRPr="002F23E9" w:rsidRDefault="004B0747" w:rsidP="002F23E9"/>
    <w:sectPr w:rsidR="004B0747" w:rsidRPr="002F23E9" w:rsidSect="00683EA8">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3B9D"/>
    <w:multiLevelType w:val="multilevel"/>
    <w:tmpl w:val="702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12550"/>
    <w:multiLevelType w:val="multilevel"/>
    <w:tmpl w:val="69F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C0787"/>
    <w:multiLevelType w:val="multilevel"/>
    <w:tmpl w:val="EC1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F42E08"/>
    <w:multiLevelType w:val="multilevel"/>
    <w:tmpl w:val="3AC8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822E5"/>
    <w:multiLevelType w:val="multilevel"/>
    <w:tmpl w:val="DE36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D45EC"/>
    <w:multiLevelType w:val="multilevel"/>
    <w:tmpl w:val="4CA4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793991"/>
    <w:multiLevelType w:val="multilevel"/>
    <w:tmpl w:val="5EF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1D59A4"/>
    <w:multiLevelType w:val="multilevel"/>
    <w:tmpl w:val="5C54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
  </w:num>
  <w:num w:numId="3">
    <w:abstractNumId w:val="2"/>
  </w:num>
  <w:num w:numId="4">
    <w:abstractNumId w:val="14"/>
  </w:num>
  <w:num w:numId="5">
    <w:abstractNumId w:val="15"/>
  </w:num>
  <w:num w:numId="6">
    <w:abstractNumId w:val="1"/>
  </w:num>
  <w:num w:numId="7">
    <w:abstractNumId w:val="12"/>
  </w:num>
  <w:num w:numId="8">
    <w:abstractNumId w:val="6"/>
  </w:num>
  <w:num w:numId="9">
    <w:abstractNumId w:val="7"/>
  </w:num>
  <w:num w:numId="10">
    <w:abstractNumId w:val="0"/>
  </w:num>
  <w:num w:numId="11">
    <w:abstractNumId w:val="5"/>
  </w:num>
  <w:num w:numId="12">
    <w:abstractNumId w:val="13"/>
  </w:num>
  <w:num w:numId="13">
    <w:abstractNumId w:val="10"/>
  </w:num>
  <w:num w:numId="14">
    <w:abstractNumId w:val="3"/>
  </w:num>
  <w:num w:numId="15">
    <w:abstractNumId w:val="8"/>
  </w:num>
  <w:num w:numId="16">
    <w:abstractNumId w:val="9"/>
  </w:num>
  <w:num w:numId="17">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pp (US), Brandon">
    <w15:presenceInfo w15:providerId="AD" w15:userId="S-1-5-21-2025429265-1303643608-1417001333-7354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xtDQzMTIzMjU1NbRU0lEKTi0uzszPAykwrgUAJg5AziwAAAA="/>
  </w:docVars>
  <w:rsids>
    <w:rsidRoot w:val="0025162F"/>
    <w:rsid w:val="000D6036"/>
    <w:rsid w:val="001047C2"/>
    <w:rsid w:val="0016543A"/>
    <w:rsid w:val="00196BF5"/>
    <w:rsid w:val="0025162F"/>
    <w:rsid w:val="002F23E9"/>
    <w:rsid w:val="00475D66"/>
    <w:rsid w:val="004A0CED"/>
    <w:rsid w:val="004B0747"/>
    <w:rsid w:val="00545AEB"/>
    <w:rsid w:val="005A5B46"/>
    <w:rsid w:val="00683EA8"/>
    <w:rsid w:val="007D5C51"/>
    <w:rsid w:val="008134E3"/>
    <w:rsid w:val="008461C1"/>
    <w:rsid w:val="00867951"/>
    <w:rsid w:val="008A6D26"/>
    <w:rsid w:val="008C47A7"/>
    <w:rsid w:val="00903347"/>
    <w:rsid w:val="009A7CCC"/>
    <w:rsid w:val="009C618B"/>
    <w:rsid w:val="00A36C79"/>
    <w:rsid w:val="00AF260F"/>
    <w:rsid w:val="00B14CC8"/>
    <w:rsid w:val="00B853D3"/>
    <w:rsid w:val="00BA159E"/>
    <w:rsid w:val="00C163C3"/>
    <w:rsid w:val="00DC67B9"/>
    <w:rsid w:val="00DE3BB2"/>
    <w:rsid w:val="00F60844"/>
    <w:rsid w:val="00F64006"/>
    <w:rsid w:val="00FA6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513C8"/>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6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6D2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5A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5AEB"/>
    <w:rPr>
      <w:rFonts w:ascii="Segoe UI" w:hAnsi="Segoe UI" w:cs="Segoe UI"/>
      <w:sz w:val="18"/>
      <w:szCs w:val="18"/>
    </w:rPr>
  </w:style>
  <w:style w:type="paragraph" w:styleId="Revision">
    <w:name w:val="Revision"/>
    <w:hidden/>
    <w:uiPriority w:val="99"/>
    <w:semiHidden/>
    <w:rsid w:val="00545AEB"/>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8120">
      <w:bodyDiv w:val="1"/>
      <w:marLeft w:val="0"/>
      <w:marRight w:val="0"/>
      <w:marTop w:val="0"/>
      <w:marBottom w:val="0"/>
      <w:divBdr>
        <w:top w:val="none" w:sz="0" w:space="0" w:color="auto"/>
        <w:left w:val="none" w:sz="0" w:space="0" w:color="auto"/>
        <w:bottom w:val="none" w:sz="0" w:space="0" w:color="auto"/>
        <w:right w:val="none" w:sz="0" w:space="0" w:color="auto"/>
      </w:divBdr>
      <w:divsChild>
        <w:div w:id="722603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592179">
      <w:bodyDiv w:val="1"/>
      <w:marLeft w:val="0"/>
      <w:marRight w:val="0"/>
      <w:marTop w:val="0"/>
      <w:marBottom w:val="0"/>
      <w:divBdr>
        <w:top w:val="none" w:sz="0" w:space="0" w:color="auto"/>
        <w:left w:val="none" w:sz="0" w:space="0" w:color="auto"/>
        <w:bottom w:val="none" w:sz="0" w:space="0" w:color="auto"/>
        <w:right w:val="none" w:sz="0" w:space="0" w:color="auto"/>
      </w:divBdr>
      <w:divsChild>
        <w:div w:id="433091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09909">
      <w:bodyDiv w:val="1"/>
      <w:marLeft w:val="0"/>
      <w:marRight w:val="0"/>
      <w:marTop w:val="0"/>
      <w:marBottom w:val="0"/>
      <w:divBdr>
        <w:top w:val="none" w:sz="0" w:space="0" w:color="auto"/>
        <w:left w:val="none" w:sz="0" w:space="0" w:color="auto"/>
        <w:bottom w:val="none" w:sz="0" w:space="0" w:color="auto"/>
        <w:right w:val="none" w:sz="0" w:space="0" w:color="auto"/>
      </w:divBdr>
      <w:divsChild>
        <w:div w:id="777985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7065">
      <w:bodyDiv w:val="1"/>
      <w:marLeft w:val="0"/>
      <w:marRight w:val="0"/>
      <w:marTop w:val="0"/>
      <w:marBottom w:val="0"/>
      <w:divBdr>
        <w:top w:val="none" w:sz="0" w:space="0" w:color="auto"/>
        <w:left w:val="none" w:sz="0" w:space="0" w:color="auto"/>
        <w:bottom w:val="none" w:sz="0" w:space="0" w:color="auto"/>
        <w:right w:val="none" w:sz="0" w:space="0" w:color="auto"/>
      </w:divBdr>
      <w:divsChild>
        <w:div w:id="31349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430702">
      <w:bodyDiv w:val="1"/>
      <w:marLeft w:val="0"/>
      <w:marRight w:val="0"/>
      <w:marTop w:val="0"/>
      <w:marBottom w:val="0"/>
      <w:divBdr>
        <w:top w:val="none" w:sz="0" w:space="0" w:color="auto"/>
        <w:left w:val="none" w:sz="0" w:space="0" w:color="auto"/>
        <w:bottom w:val="none" w:sz="0" w:space="0" w:color="auto"/>
        <w:right w:val="none" w:sz="0" w:space="0" w:color="auto"/>
      </w:divBdr>
      <w:divsChild>
        <w:div w:id="299919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382207">
      <w:bodyDiv w:val="1"/>
      <w:marLeft w:val="0"/>
      <w:marRight w:val="0"/>
      <w:marTop w:val="0"/>
      <w:marBottom w:val="0"/>
      <w:divBdr>
        <w:top w:val="none" w:sz="0" w:space="0" w:color="auto"/>
        <w:left w:val="none" w:sz="0" w:space="0" w:color="auto"/>
        <w:bottom w:val="none" w:sz="0" w:space="0" w:color="auto"/>
        <w:right w:val="none" w:sz="0" w:space="0" w:color="auto"/>
      </w:divBdr>
      <w:divsChild>
        <w:div w:id="1242713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903473">
      <w:bodyDiv w:val="1"/>
      <w:marLeft w:val="0"/>
      <w:marRight w:val="0"/>
      <w:marTop w:val="0"/>
      <w:marBottom w:val="0"/>
      <w:divBdr>
        <w:top w:val="none" w:sz="0" w:space="0" w:color="auto"/>
        <w:left w:val="none" w:sz="0" w:space="0" w:color="auto"/>
        <w:bottom w:val="none" w:sz="0" w:space="0" w:color="auto"/>
        <w:right w:val="none" w:sz="0" w:space="0" w:color="auto"/>
      </w:divBdr>
      <w:divsChild>
        <w:div w:id="179813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1328006">
      <w:bodyDiv w:val="1"/>
      <w:marLeft w:val="0"/>
      <w:marRight w:val="0"/>
      <w:marTop w:val="0"/>
      <w:marBottom w:val="0"/>
      <w:divBdr>
        <w:top w:val="none" w:sz="0" w:space="0" w:color="auto"/>
        <w:left w:val="none" w:sz="0" w:space="0" w:color="auto"/>
        <w:bottom w:val="none" w:sz="0" w:space="0" w:color="auto"/>
        <w:right w:val="none" w:sz="0" w:space="0" w:color="auto"/>
      </w:divBdr>
      <w:divsChild>
        <w:div w:id="335695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5909304">
      <w:bodyDiv w:val="1"/>
      <w:marLeft w:val="0"/>
      <w:marRight w:val="0"/>
      <w:marTop w:val="0"/>
      <w:marBottom w:val="0"/>
      <w:divBdr>
        <w:top w:val="none" w:sz="0" w:space="0" w:color="auto"/>
        <w:left w:val="none" w:sz="0" w:space="0" w:color="auto"/>
        <w:bottom w:val="none" w:sz="0" w:space="0" w:color="auto"/>
        <w:right w:val="none" w:sz="0" w:space="0" w:color="auto"/>
      </w:divBdr>
      <w:divsChild>
        <w:div w:id="812793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316109">
      <w:bodyDiv w:val="1"/>
      <w:marLeft w:val="0"/>
      <w:marRight w:val="0"/>
      <w:marTop w:val="0"/>
      <w:marBottom w:val="0"/>
      <w:divBdr>
        <w:top w:val="none" w:sz="0" w:space="0" w:color="auto"/>
        <w:left w:val="none" w:sz="0" w:space="0" w:color="auto"/>
        <w:bottom w:val="none" w:sz="0" w:space="0" w:color="auto"/>
        <w:right w:val="none" w:sz="0" w:space="0" w:color="auto"/>
      </w:divBdr>
      <w:divsChild>
        <w:div w:id="742070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8914798">
      <w:bodyDiv w:val="1"/>
      <w:marLeft w:val="0"/>
      <w:marRight w:val="0"/>
      <w:marTop w:val="0"/>
      <w:marBottom w:val="0"/>
      <w:divBdr>
        <w:top w:val="none" w:sz="0" w:space="0" w:color="auto"/>
        <w:left w:val="none" w:sz="0" w:space="0" w:color="auto"/>
        <w:bottom w:val="none" w:sz="0" w:space="0" w:color="auto"/>
        <w:right w:val="none" w:sz="0" w:space="0" w:color="auto"/>
      </w:divBdr>
      <w:divsChild>
        <w:div w:id="450174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740262">
      <w:bodyDiv w:val="1"/>
      <w:marLeft w:val="0"/>
      <w:marRight w:val="0"/>
      <w:marTop w:val="0"/>
      <w:marBottom w:val="0"/>
      <w:divBdr>
        <w:top w:val="none" w:sz="0" w:space="0" w:color="auto"/>
        <w:left w:val="none" w:sz="0" w:space="0" w:color="auto"/>
        <w:bottom w:val="none" w:sz="0" w:space="0" w:color="auto"/>
        <w:right w:val="none" w:sz="0" w:space="0" w:color="auto"/>
      </w:divBdr>
      <w:divsChild>
        <w:div w:id="1415200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8258">
      <w:bodyDiv w:val="1"/>
      <w:marLeft w:val="0"/>
      <w:marRight w:val="0"/>
      <w:marTop w:val="0"/>
      <w:marBottom w:val="0"/>
      <w:divBdr>
        <w:top w:val="none" w:sz="0" w:space="0" w:color="auto"/>
        <w:left w:val="none" w:sz="0" w:space="0" w:color="auto"/>
        <w:bottom w:val="none" w:sz="0" w:space="0" w:color="auto"/>
        <w:right w:val="none" w:sz="0" w:space="0" w:color="auto"/>
      </w:divBdr>
      <w:divsChild>
        <w:div w:id="1330595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172912633">
      <w:bodyDiv w:val="1"/>
      <w:marLeft w:val="0"/>
      <w:marRight w:val="0"/>
      <w:marTop w:val="0"/>
      <w:marBottom w:val="0"/>
      <w:divBdr>
        <w:top w:val="none" w:sz="0" w:space="0" w:color="auto"/>
        <w:left w:val="none" w:sz="0" w:space="0" w:color="auto"/>
        <w:bottom w:val="none" w:sz="0" w:space="0" w:color="auto"/>
        <w:right w:val="none" w:sz="0" w:space="0" w:color="auto"/>
      </w:divBdr>
      <w:divsChild>
        <w:div w:id="187403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267914">
      <w:bodyDiv w:val="1"/>
      <w:marLeft w:val="0"/>
      <w:marRight w:val="0"/>
      <w:marTop w:val="0"/>
      <w:marBottom w:val="0"/>
      <w:divBdr>
        <w:top w:val="none" w:sz="0" w:space="0" w:color="auto"/>
        <w:left w:val="none" w:sz="0" w:space="0" w:color="auto"/>
        <w:bottom w:val="none" w:sz="0" w:space="0" w:color="auto"/>
        <w:right w:val="none" w:sz="0" w:space="0" w:color="auto"/>
      </w:divBdr>
    </w:div>
    <w:div w:id="1611858536">
      <w:bodyDiv w:val="1"/>
      <w:marLeft w:val="0"/>
      <w:marRight w:val="0"/>
      <w:marTop w:val="0"/>
      <w:marBottom w:val="0"/>
      <w:divBdr>
        <w:top w:val="none" w:sz="0" w:space="0" w:color="auto"/>
        <w:left w:val="none" w:sz="0" w:space="0" w:color="auto"/>
        <w:bottom w:val="none" w:sz="0" w:space="0" w:color="auto"/>
        <w:right w:val="none" w:sz="0" w:space="0" w:color="auto"/>
      </w:divBdr>
      <w:divsChild>
        <w:div w:id="838739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4904542">
      <w:bodyDiv w:val="1"/>
      <w:marLeft w:val="0"/>
      <w:marRight w:val="0"/>
      <w:marTop w:val="0"/>
      <w:marBottom w:val="0"/>
      <w:divBdr>
        <w:top w:val="none" w:sz="0" w:space="0" w:color="auto"/>
        <w:left w:val="none" w:sz="0" w:space="0" w:color="auto"/>
        <w:bottom w:val="none" w:sz="0" w:space="0" w:color="auto"/>
        <w:right w:val="none" w:sz="0" w:space="0" w:color="auto"/>
      </w:divBdr>
      <w:divsChild>
        <w:div w:id="1733773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4661951">
      <w:bodyDiv w:val="1"/>
      <w:marLeft w:val="0"/>
      <w:marRight w:val="0"/>
      <w:marTop w:val="0"/>
      <w:marBottom w:val="0"/>
      <w:divBdr>
        <w:top w:val="none" w:sz="0" w:space="0" w:color="auto"/>
        <w:left w:val="none" w:sz="0" w:space="0" w:color="auto"/>
        <w:bottom w:val="none" w:sz="0" w:space="0" w:color="auto"/>
        <w:right w:val="none" w:sz="0" w:space="0" w:color="auto"/>
      </w:divBdr>
      <w:divsChild>
        <w:div w:id="1405764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806551">
      <w:bodyDiv w:val="1"/>
      <w:marLeft w:val="0"/>
      <w:marRight w:val="0"/>
      <w:marTop w:val="0"/>
      <w:marBottom w:val="0"/>
      <w:divBdr>
        <w:top w:val="none" w:sz="0" w:space="0" w:color="auto"/>
        <w:left w:val="none" w:sz="0" w:space="0" w:color="auto"/>
        <w:bottom w:val="none" w:sz="0" w:space="0" w:color="auto"/>
        <w:right w:val="none" w:sz="0" w:space="0" w:color="auto"/>
      </w:divBdr>
      <w:divsChild>
        <w:div w:id="572932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bus4005\Downloads\CR_FDIS_3_20190311_draft\CR_FDIS_3\part1000\data\modules\part_view_definition\sys\4_info_reqs.htm" TargetMode="External"/><Relationship Id="rId117" Type="http://schemas.openxmlformats.org/officeDocument/2006/relationships/hyperlink" Target="file:///C:\Users\bus4005\Downloads\CR_FDIS_3_20190311_draft\CR_FDIS_3\part1000\data\modules\part_view_definition\sys\4_info_reqs.htm" TargetMode="External"/><Relationship Id="rId21" Type="http://schemas.openxmlformats.org/officeDocument/2006/relationships/hyperlink" Target="file:///C:\Users\bus4005\Downloads\CR_FDIS_3_20190311_draft\CR_FDIS_3\part1000\data\modules\physical_unit_usage_view\sys\4_info_reqs.htm" TargetMode="External"/><Relationship Id="rId42" Type="http://schemas.openxmlformats.org/officeDocument/2006/relationships/hyperlink" Target="file:///C:\Users\bus4005\Downloads\CR_FDIS_3_20190311_draft\CR_FDIS_3\part1000\data\modules\part_view_definition\sys\4_info_reqs.htm" TargetMode="External"/><Relationship Id="rId47" Type="http://schemas.openxmlformats.org/officeDocument/2006/relationships/hyperlink" Target="file:///C:\Users\bus4005\Downloads\CR_FDIS_3_20190311_draft\CR_FDIS_3\part1000\data\modules\shape_property_assignment\sys\4_info_reqs.htm" TargetMode="External"/><Relationship Id="rId63" Type="http://schemas.openxmlformats.org/officeDocument/2006/relationships/hyperlink" Target="file:///C:\Users\bus4005\Downloads\CR_FDIS_3_20190311_draft\CR_FDIS_3\part1000\data\modules\physical_unit_usage_view\sys\4_info_reqs.htm" TargetMode="External"/><Relationship Id="rId68" Type="http://schemas.openxmlformats.org/officeDocument/2006/relationships/hyperlink" Target="file:///C:\Users\bus4005\Downloads\CR_FDIS_3_20190311_draft\CR_FDIS_3\part1000\data\modules\physical_unit_usage_view\sys\4_info_reqs.htm" TargetMode="External"/><Relationship Id="rId84" Type="http://schemas.openxmlformats.org/officeDocument/2006/relationships/hyperlink" Target="file:///C:\Users\bus4005\Downloads\CR_FDIS_3_20190311_draft\CR_FDIS_3\part1000\data\modules\shape_property_assignment\sys\4_info_reqs.htm" TargetMode="External"/><Relationship Id="rId89" Type="http://schemas.openxmlformats.org/officeDocument/2006/relationships/hyperlink" Target="file:///C:\Users\bus4005\Downloads\CR_FDIS_3_20190311_draft\CR_FDIS_3\part1000\data\modules\physical_unit_usage_view\sys\4_info_reqs.htm" TargetMode="External"/><Relationship Id="rId112" Type="http://schemas.openxmlformats.org/officeDocument/2006/relationships/hyperlink" Target="file:///C:\Users\bus4005\Downloads\CR_FDIS_3_20190311_draft\CR_FDIS_3\part1000\data\modules\shape_property_assignment\sys\4_info_reqs.htm" TargetMode="External"/><Relationship Id="rId133" Type="http://schemas.openxmlformats.org/officeDocument/2006/relationships/hyperlink" Target="file:///C:\Users\bus4005\Downloads\CR_FDIS_3_20190311_draft\CR_FDIS_3\part1000\data\modules\elemental_geometric_shape\sys\4_info_reqs.htm" TargetMode="External"/><Relationship Id="rId138" Type="http://schemas.openxmlformats.org/officeDocument/2006/relationships/hyperlink" Target="file:///C:\Users\bus4005\Downloads\CR_FDIS_3_20190311_draft\CR_FDIS_3\part1000\data\modules\physical_unit_usage_view\sys\4_info_reqs.htm" TargetMode="External"/><Relationship Id="rId154" Type="http://schemas.openxmlformats.org/officeDocument/2006/relationships/theme" Target="theme/theme1.xml"/><Relationship Id="rId16" Type="http://schemas.openxmlformats.org/officeDocument/2006/relationships/hyperlink" Target="file:///C:\Users\bus4005\Downloads\CR_FDIS_3_20190311_draft\CR_FDIS_3\part1000\data\modules\physical_unit_usage_view\armexpg3.htm" TargetMode="External"/><Relationship Id="rId107" Type="http://schemas.openxmlformats.org/officeDocument/2006/relationships/hyperlink" Target="file:///C:\Users\bus4005\Downloads\CR_FDIS_3_20190311_draft\CR_FDIS_3\part1000\data\modules\shape_property_assignment\sys\4_info_reqs.htm" TargetMode="External"/><Relationship Id="rId11" Type="http://schemas.openxmlformats.org/officeDocument/2006/relationships/hyperlink" Target="file:///C:\Users\bus4005\Downloads\CR_FDIS_3_20190311_draft\CR_FDIS_3\part1000\data\modules\support_resource\sys\4_info_reqs.htm" TargetMode="External"/><Relationship Id="rId32" Type="http://schemas.openxmlformats.org/officeDocument/2006/relationships/hyperlink" Target="file:///C:\Users\bus4005\Downloads\CR_FDIS_3_20190311_draft\CR_FDIS_3\part1000\data\modules\document_assignment\sys\4_info_reqs.htm" TargetMode="External"/><Relationship Id="rId37" Type="http://schemas.openxmlformats.org/officeDocument/2006/relationships/hyperlink" Target="file:///C:\Users\bus4005\Downloads\CR_FDIS_3_20190311_draft\CR_FDIS_3\part1000\data\modules\part_view_definition\sys\4_info_reqs.htm" TargetMode="External"/><Relationship Id="rId53" Type="http://schemas.openxmlformats.org/officeDocument/2006/relationships/hyperlink" Target="file:///C:\Users\bus4005\Downloads\CR_FDIS_3_20190311_draft\CR_FDIS_3\part1000\data\modules\physical_unit_usage_view\sys\4_info_reqs.htm" TargetMode="External"/><Relationship Id="rId58" Type="http://schemas.openxmlformats.org/officeDocument/2006/relationships/hyperlink" Target="file:///C:\Users\bus4005\Downloads\CR_FDIS_3_20190311_draft\CR_FDIS_3\part1000\data\modules\package\sys\4_info_reqs.htm" TargetMode="External"/><Relationship Id="rId74" Type="http://schemas.openxmlformats.org/officeDocument/2006/relationships/hyperlink" Target="file:///C:\Users\bus4005\Downloads\CR_FDIS_3_20190311_draft\CR_FDIS_3\part1000\data\modules\physical_unit_usage_view\sys\4_info_reqs.htm" TargetMode="External"/><Relationship Id="rId79" Type="http://schemas.openxmlformats.org/officeDocument/2006/relationships/hyperlink" Target="file:///C:\Users\bus4005\Downloads\CR_FDIS_3_20190311_draft\CR_FDIS_3\part1000\data\modules\physical_unit_usage_view\sys\4_info_reqs.htm" TargetMode="External"/><Relationship Id="rId102" Type="http://schemas.openxmlformats.org/officeDocument/2006/relationships/hyperlink" Target="file:///C:\Users\bus4005\Downloads\CR_FDIS_3_20190311_draft\CR_FDIS_3\part1000\data\modules\elemental_geometric_shape\sys\4_info_reqs.htm" TargetMode="External"/><Relationship Id="rId123" Type="http://schemas.openxmlformats.org/officeDocument/2006/relationships/hyperlink" Target="file:///C:\Users\bus4005\Downloads\CR_FDIS_3_20190311_draft\CR_FDIS_3\part1000\data\modules\part_view_definition\sys\4_info_reqs.htm" TargetMode="External"/><Relationship Id="rId128" Type="http://schemas.openxmlformats.org/officeDocument/2006/relationships/hyperlink" Target="file:///C:\Users\bus4005\Downloads\CR_FDIS_3_20190311_draft\CR_FDIS_3\part1000\data\modules\physical_unit_usage_view\sys\4_info_reqs.htm" TargetMode="External"/><Relationship Id="rId144" Type="http://schemas.openxmlformats.org/officeDocument/2006/relationships/hyperlink" Target="file:///C:\Users\bus4005\Downloads\CR_FDIS_3_20190311_draft\CR_FDIS_3\part1000\data\modules\part_view_definition\sys\4_info_reqs.htm" TargetMode="External"/><Relationship Id="rId149" Type="http://schemas.openxmlformats.org/officeDocument/2006/relationships/hyperlink" Target="file:///C:\Users\bus4005\Downloads\CR_FDIS_3_20190311_draft\CR_FDIS_3\part1000\data\modules\assembly_structure\sys\4_info_reqs.htm" TargetMode="External"/><Relationship Id="rId5" Type="http://schemas.openxmlformats.org/officeDocument/2006/relationships/hyperlink" Target="file:///C:\Users\bus4005\Downloads\CR_FDIS_3_20190311_draft\CR_FDIS_3\part1000\data\modules\feature_and_connection_zone\sys\4_info_reqs.htm" TargetMode="External"/><Relationship Id="rId90" Type="http://schemas.openxmlformats.org/officeDocument/2006/relationships/hyperlink" Target="file:///C:\Users\bus4005\Downloads\CR_FDIS_3_20190311_draft\CR_FDIS_3\part1000\data\modules\product_view_definition_relationship\sys\4_info_reqs.htm" TargetMode="External"/><Relationship Id="rId95" Type="http://schemas.openxmlformats.org/officeDocument/2006/relationships/hyperlink" Target="file:///C:\Users\bus4005\Downloads\CR_FDIS_3_20190311_draft\CR_FDIS_3\part1000\data\modules\physical_unit_usage_view\sys\5_mapping.htm#aeentitypart_feature_template_definition" TargetMode="External"/><Relationship Id="rId22" Type="http://schemas.openxmlformats.org/officeDocument/2006/relationships/hyperlink" Target="file:///C:\Users\bus4005\Downloads\CR_FDIS_3_20190311_draft\CR_FDIS_3\part1000\data\modules\group\sys\4_info_reqs.htm" TargetMode="External"/><Relationship Id="rId27" Type="http://schemas.openxmlformats.org/officeDocument/2006/relationships/hyperlink" Target="file:///C:\Users\bus4005\Downloads\CR_FDIS_3_20190311_draft\CR_FDIS_3\part1000\data\modules\requirement_assignment\sys\4_info_reqs.htm" TargetMode="External"/><Relationship Id="rId43" Type="http://schemas.openxmlformats.org/officeDocument/2006/relationships/hyperlink" Target="file:///C:\Users\bus4005\Downloads\CR_FDIS_3_20190311_draft\CR_FDIS_3\part1000\data\modules\part_view_definition\sys\4_info_reqs.htm" TargetMode="External"/><Relationship Id="rId48" Type="http://schemas.openxmlformats.org/officeDocument/2006/relationships/hyperlink" Target="file:///C:\Users\bus4005\Downloads\CR_FDIS_3_20190311_draft\CR_FDIS_3\part1000\data\modules\product_view_definition_relationship\sys\4_info_reqs.htm" TargetMode="External"/><Relationship Id="rId64" Type="http://schemas.openxmlformats.org/officeDocument/2006/relationships/hyperlink" Target="file:///C:\Users\bus4005\Downloads\CR_FDIS_3_20190311_draft\CR_FDIS_3\part1000\data\modules\physical_unit_usage_view\sys\4_info_reqs.htm" TargetMode="External"/><Relationship Id="rId69" Type="http://schemas.openxmlformats.org/officeDocument/2006/relationships/hyperlink" Target="file:///C:\Users\bus4005\Downloads\CR_FDIS_3_20190311_draft\CR_FDIS_3\part1000\data\modules\shape_property_assignment\sys\4_info_reqs.htm" TargetMode="External"/><Relationship Id="rId113" Type="http://schemas.openxmlformats.org/officeDocument/2006/relationships/hyperlink" Target="file:///C:\Users\bus4005\Downloads\CR_FDIS_3_20190311_draft\CR_FDIS_3\part1000\data\modules\foundation_representation\sys\4_info_reqs.htm" TargetMode="External"/><Relationship Id="rId118" Type="http://schemas.openxmlformats.org/officeDocument/2006/relationships/hyperlink" Target="file:///C:\Users\bus4005\Downloads\CR_FDIS_3_20190311_draft\CR_FDIS_3\part1000\data\modules\product_view_definition\sys\4_info_reqs.htm" TargetMode="External"/><Relationship Id="rId134" Type="http://schemas.openxmlformats.org/officeDocument/2006/relationships/hyperlink" Target="file:///C:\Users\bus4005\Downloads\CR_FDIS_3_20190311_draft\CR_FDIS_3\part1000\data\modules\elemental_geometric_shape\sys\4_info_reqs.htm" TargetMode="External"/><Relationship Id="rId139" Type="http://schemas.openxmlformats.org/officeDocument/2006/relationships/hyperlink" Target="file:///C:\Users\bus4005\Downloads\CR_FDIS_3_20190311_draft\CR_FDIS_3\part1000\data\modules\physical_unit_usage_view\sys\4_info_reqs.htm" TargetMode="External"/><Relationship Id="rId80" Type="http://schemas.openxmlformats.org/officeDocument/2006/relationships/hyperlink" Target="file:///C:\Users\bus4005\Downloads\CR_FDIS_3_20190311_draft\CR_FDIS_3\part1000\data\modules\physical_unit_usage_view\sys\4_info_reqs.htm" TargetMode="External"/><Relationship Id="rId85" Type="http://schemas.openxmlformats.org/officeDocument/2006/relationships/hyperlink" Target="file:///C:\Users\bus4005\Downloads\CR_FDIS_3_20190311_draft\CR_FDIS_3\part1000\data\modules\physical_unit_usage_view\sys\4_info_reqs.htm" TargetMode="External"/><Relationship Id="rId150" Type="http://schemas.openxmlformats.org/officeDocument/2006/relationships/hyperlink" Target="file:///C:\Users\bus4005\Downloads\CR_FDIS_3_20190311_draft\CR_FDIS_3\part1000\data\modules\assembly_structure\sys\4_info_reqs.htm" TargetMode="External"/><Relationship Id="rId12" Type="http://schemas.openxmlformats.org/officeDocument/2006/relationships/hyperlink" Target="file:///C:\Users\bus4005\Downloads\CR_FDIS_3_20190311_draft\CR_FDIS_3\part1000\data\modules\support_resource\sys\4_info_reqs.htm" TargetMode="External"/><Relationship Id="rId17" Type="http://schemas.openxmlformats.org/officeDocument/2006/relationships/image" Target="media/image1.gif"/><Relationship Id="rId25" Type="http://schemas.openxmlformats.org/officeDocument/2006/relationships/hyperlink" Target="file:///C:\Users\bus4005\Downloads\CR_FDIS_3_20190311_draft\CR_FDIS_3\part1000\data\modules\physical_unit_usage_view\sys\4_info_reqs.htm" TargetMode="External"/><Relationship Id="rId33" Type="http://schemas.openxmlformats.org/officeDocument/2006/relationships/hyperlink" Target="file:///C:\Users\bus4005\Downloads\CR_FDIS_3_20190311_draft\CR_FDIS_3\part1000\data\modules\physical_unit_usage_view\sys\4_info_reqs.htm" TargetMode="External"/><Relationship Id="rId38" Type="http://schemas.openxmlformats.org/officeDocument/2006/relationships/hyperlink" Target="file:///C:\Users\bus4005\Downloads\CR_FDIS_3_20190311_draft\CR_FDIS_3\part1000\data\modules\part_view_definition\sys\4_info_reqs.htm" TargetMode="External"/><Relationship Id="rId46" Type="http://schemas.openxmlformats.org/officeDocument/2006/relationships/hyperlink" Target="file:///C:\Users\bus4005\Downloads\CR_FDIS_3_20190311_draft\CR_FDIS_3\part1000\data\modules\derived_shape_element\sys\4_info_reqs.htm" TargetMode="External"/><Relationship Id="rId59" Type="http://schemas.openxmlformats.org/officeDocument/2006/relationships/hyperlink" Target="file:///C:\Users\bus4005\Downloads\CR_FDIS_3_20190311_draft\CR_FDIS_3\part1000\data\modules\feature_and_connection_zone\sys\4_info_reqs.htm" TargetMode="External"/><Relationship Id="rId67" Type="http://schemas.openxmlformats.org/officeDocument/2006/relationships/hyperlink" Target="file:///C:\Users\bus4005\Downloads\CR_FDIS_3_20190311_draft\CR_FDIS_3\part1000\data\modules\part_shape\sys\4_info_reqs.htm" TargetMode="External"/><Relationship Id="rId103" Type="http://schemas.openxmlformats.org/officeDocument/2006/relationships/hyperlink" Target="file:///C:\Users\bus4005\Downloads\CR_FDIS_3_20190311_draft\CR_FDIS_3\part1000\data\modules\part_template\sys\4_info_reqs.htm" TargetMode="External"/><Relationship Id="rId108" Type="http://schemas.openxmlformats.org/officeDocument/2006/relationships/hyperlink" Target="file:///C:\Users\bus4005\Downloads\CR_FDIS_3_20190311_draft\CR_FDIS_3\part1000\data\modules\shape_feature\sys\4_info_reqs.htm" TargetMode="External"/><Relationship Id="rId116" Type="http://schemas.openxmlformats.org/officeDocument/2006/relationships/hyperlink" Target="file:///C:\Users\bus4005\Downloads\CR_FDIS_3_20190311_draft\CR_FDIS_3\part1000\data\modules\physical_unit_usage_view\sys\5_mapping.htm#aeentitypart_usage_view" TargetMode="External"/><Relationship Id="rId124" Type="http://schemas.openxmlformats.org/officeDocument/2006/relationships/hyperlink" Target="file:///C:\Users\bus4005\Downloads\CR_FDIS_3_20190311_draft\CR_FDIS_3\part1000\data\modules\physical_unit_usage_view\sys\5_mapping.htm#aeentityusage_view_connection_zone_terminal_shape_relationship" TargetMode="External"/><Relationship Id="rId129" Type="http://schemas.openxmlformats.org/officeDocument/2006/relationships/hyperlink" Target="file:///C:\Users\bus4005\Downloads\CR_FDIS_3_20190311_draft\CR_FDIS_3\part1000\data\modules\elemental_geometric_shape\sys\4_info_reqs.htm" TargetMode="External"/><Relationship Id="rId137" Type="http://schemas.openxmlformats.org/officeDocument/2006/relationships/hyperlink" Target="file:///C:\Users\bus4005\Downloads\CR_FDIS_3_20190311_draft\CR_FDIS_3\part1000\data\modules\physical_unit_usage_view\sys\4_info_reqs.htm" TargetMode="External"/><Relationship Id="rId20" Type="http://schemas.openxmlformats.org/officeDocument/2006/relationships/hyperlink" Target="file:///C:\Users\bus4005\Downloads\CR_FDIS_3_20190311_draft\CR_FDIS_3\part1000\data\modules\group\sys\4_info_reqs.htm" TargetMode="External"/><Relationship Id="rId41" Type="http://schemas.openxmlformats.org/officeDocument/2006/relationships/hyperlink" Target="file:///C:\Users\bus4005\Downloads\CR_FDIS_3_20190311_draft\CR_FDIS_3\part1000\data\modules\part_view_definition\sys\4_info_reqs.htm" TargetMode="External"/><Relationship Id="rId54" Type="http://schemas.openxmlformats.org/officeDocument/2006/relationships/hyperlink" Target="file:///C:\Users\bus4005\Downloads\CR_FDIS_3_20190311_draft\CR_FDIS_3\part1000\data\modules\physical_unit_usage_view\sys\4_info_reqs.htm" TargetMode="External"/><Relationship Id="rId62" Type="http://schemas.openxmlformats.org/officeDocument/2006/relationships/hyperlink" Target="file:///C:\Users\bus4005\Downloads\CR_FDIS_3_20190311_draft\CR_FDIS_3\part1000\data\modules\physical_unit_usage_view\sys\4_info_reqs.htm" TargetMode="External"/><Relationship Id="rId70" Type="http://schemas.openxmlformats.org/officeDocument/2006/relationships/hyperlink" Target="file:///C:\Users\bus4005\Downloads\CR_FDIS_3_20190311_draft\CR_FDIS_3\part1000\data\modules\shape_property_assignment\sys\4_info_reqs.htm" TargetMode="External"/><Relationship Id="rId75" Type="http://schemas.openxmlformats.org/officeDocument/2006/relationships/hyperlink" Target="file:///C:\Users\bus4005\Downloads\CR_FDIS_3_20190311_draft\CR_FDIS_3\part1000\data\modules\physical_unit_usage_view\sys\4_info_reqs.htm" TargetMode="External"/><Relationship Id="rId83" Type="http://schemas.openxmlformats.org/officeDocument/2006/relationships/hyperlink" Target="file:///C:\Users\bus4005\Downloads\CR_FDIS_3_20190311_draft\CR_FDIS_3\part1000\data\modules\physical_unit_usage_view\sys\5_mapping.htm#aeentitypart_feature_make_from_relationship" TargetMode="External"/><Relationship Id="rId88" Type="http://schemas.openxmlformats.org/officeDocument/2006/relationships/hyperlink" Target="file:///C:\Users\bus4005\Downloads\CR_FDIS_3_20190311_draft\CR_FDIS_3\part1000\data\modules\physical_unit_usage_view\sys\4_info_reqs.htm" TargetMode="External"/><Relationship Id="rId91" Type="http://schemas.openxmlformats.org/officeDocument/2006/relationships/hyperlink" Target="file:///C:\Users\bus4005\Downloads\CR_FDIS_3_20190311_draft\CR_FDIS_3\part1000\data\modules\physical_unit_usage_view\sys\4_info_reqs.htm" TargetMode="External"/><Relationship Id="rId96" Type="http://schemas.openxmlformats.org/officeDocument/2006/relationships/hyperlink" Target="file:///C:\Users\bus4005\Downloads\CR_FDIS_3_20190311_draft\CR_FDIS_3\part1000\data\modules\feature_and_connection_zone\sys\4_info_reqs.htm" TargetMode="External"/><Relationship Id="rId111" Type="http://schemas.openxmlformats.org/officeDocument/2006/relationships/hyperlink" Target="file:///C:\Users\bus4005\Downloads\CR_FDIS_3_20190311_draft\CR_FDIS_3\part1000\data\modules\shape_feature\sys\4_info_reqs.htm" TargetMode="External"/><Relationship Id="rId132" Type="http://schemas.openxmlformats.org/officeDocument/2006/relationships/hyperlink" Target="file:///C:\Users\bus4005\Downloads\CR_FDIS_3_20190311_draft\CR_FDIS_3\part1000\data\modules\physical_unit_usage_view\sys\4_info_reqs.htm" TargetMode="External"/><Relationship Id="rId140" Type="http://schemas.openxmlformats.org/officeDocument/2006/relationships/hyperlink" Target="file:///C:\Users\bus4005\Downloads\CR_FDIS_3_20190311_draft\CR_FDIS_3\part1000\data\modules\derived_shape_element\sys\4_info_reqs.htm" TargetMode="External"/><Relationship Id="rId145" Type="http://schemas.openxmlformats.org/officeDocument/2006/relationships/hyperlink" Target="file:///C:\Users\bus4005\Downloads\CR_FDIS_3_20190311_draft\CR_FDIS_3\part1000\data\modules\assembly_structure\sys\4_info_reqs.htm" TargetMode="External"/><Relationship Id="rId153" Type="http://schemas.microsoft.com/office/2011/relationships/people" Target="people.xm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modules\item_definition_structure\sys\4_info_reqs.htm" TargetMode="External"/><Relationship Id="rId15" Type="http://schemas.openxmlformats.org/officeDocument/2006/relationships/hyperlink" Target="file:///C:\Users\bus4005\Downloads\CR_FDIS_3_20190311_draft\CR_FDIS_3\part1000\data\modules\physical_unit_usage_view\armexpg2.htm" TargetMode="External"/><Relationship Id="rId23" Type="http://schemas.openxmlformats.org/officeDocument/2006/relationships/hyperlink" Target="file:///C:\Users\bus4005\Downloads\CR_FDIS_3_20190311_draft\CR_FDIS_3\part1000\data\modules\physical_unit_usage_view\sys\4_info_reqs.htm" TargetMode="External"/><Relationship Id="rId28" Type="http://schemas.openxmlformats.org/officeDocument/2006/relationships/hyperlink" Target="file:///C:\Users\bus4005\Downloads\CR_FDIS_3_20190311_draft\CR_FDIS_3\part1000\data\modules\physical_unit_usage_view\sys\4_info_reqs.htm" TargetMode="External"/><Relationship Id="rId36" Type="http://schemas.openxmlformats.org/officeDocument/2006/relationships/hyperlink" Target="file:///C:\Users\bus4005\Downloads\CR_FDIS_3_20190311_draft\CR_FDIS_3\part1000\data\modules\product_view_definition_relationship\sys\4_info_reqs.htm" TargetMode="External"/><Relationship Id="rId49" Type="http://schemas.openxmlformats.org/officeDocument/2006/relationships/hyperlink" Target="file:///C:\Users\bus4005\Downloads\CR_FDIS_3_20190311_draft\CR_FDIS_3\part1000\data\modules\physical_unit_usage_view\sys\5_mapping.htm#aeentityconnection_zone_in_usage_view" TargetMode="External"/><Relationship Id="rId57" Type="http://schemas.openxmlformats.org/officeDocument/2006/relationships/hyperlink" Target="file:///C:\Users\bus4005\Downloads\CR_FDIS_3_20190311_draft\CR_FDIS_3\part1000\data\modules\feature_and_connection_zone\sys\4_info_reqs.htm" TargetMode="External"/><Relationship Id="rId106" Type="http://schemas.openxmlformats.org/officeDocument/2006/relationships/hyperlink" Target="file:///C:\Users\bus4005\Downloads\CR_FDIS_3_20190311_draft\CR_FDIS_3\part1000\data\modules\part_feature_location\sys\4_info_reqs.htm" TargetMode="External"/><Relationship Id="rId114" Type="http://schemas.openxmlformats.org/officeDocument/2006/relationships/hyperlink" Target="file:///C:\Users\bus4005\Downloads\CR_FDIS_3_20190311_draft\CR_FDIS_3\part1000\data\modules\property_assignment\sys\4_info_reqs.htm" TargetMode="External"/><Relationship Id="rId119" Type="http://schemas.openxmlformats.org/officeDocument/2006/relationships/hyperlink" Target="file:///C:\Users\bus4005\Downloads\CR_FDIS_3_20190311_draft\CR_FDIS_3\part1000\data\modules\assembly_module_with_packaged_connector_component\sys\4_info_reqs.htm" TargetMode="External"/><Relationship Id="rId127" Type="http://schemas.openxmlformats.org/officeDocument/2006/relationships/hyperlink" Target="file:///C:\Users\bus4005\Downloads\CR_FDIS_3_20190311_draft\CR_FDIS_3\part1000\data\modules\physical_unit_usage_view\sys\4_info_reqs.htm" TargetMode="External"/><Relationship Id="rId10" Type="http://schemas.openxmlformats.org/officeDocument/2006/relationships/hyperlink" Target="file:///C:\Users\bus4005\Downloads\CR_FDIS_3_20190311_draft\CR_FDIS_3\part1000\data\modules\shape_composition\sys\4_info_reqs.htm" TargetMode="External"/><Relationship Id="rId31" Type="http://schemas.openxmlformats.org/officeDocument/2006/relationships/hyperlink" Target="file:///C:\Users\bus4005\Downloads\CR_FDIS_3_20190311_draft\CR_FDIS_3\part1000\data\modules\physical_unit_usage_view\sys\4_info_reqs.htm" TargetMode="External"/><Relationship Id="rId44" Type="http://schemas.openxmlformats.org/officeDocument/2006/relationships/hyperlink" Target="file:///C:\Users\bus4005\Downloads\CR_FDIS_3_20190311_draft\CR_FDIS_3\part1000\data\modules\derived_shape_element\sys\4_info_reqs.htm" TargetMode="External"/><Relationship Id="rId52" Type="http://schemas.openxmlformats.org/officeDocument/2006/relationships/hyperlink" Target="file:///C:\Users\bus4005\Downloads\CR_FDIS_3_20190311_draft\CR_FDIS_3\part1000\data\modules\feature_and_connection_zone\sys\4_info_reqs.htm" TargetMode="External"/><Relationship Id="rId60" Type="http://schemas.openxmlformats.org/officeDocument/2006/relationships/hyperlink" Target="file:///C:\Users\bus4005\Downloads\CR_FDIS_3_20190311_draft\CR_FDIS_3\part1000\data\modules\physical_unit_usage_view\sys\4_info_reqs.htm" TargetMode="External"/><Relationship Id="rId65" Type="http://schemas.openxmlformats.org/officeDocument/2006/relationships/hyperlink" Target="file:///C:\Users\bus4005\Downloads\CR_FDIS_3_20190311_draft\CR_FDIS_3\part1000\data\modules\physical_unit_usage_view\sys\4_info_reqs.htm" TargetMode="External"/><Relationship Id="rId73" Type="http://schemas.openxmlformats.org/officeDocument/2006/relationships/hyperlink" Target="file:///C:\Users\bus4005\Downloads\CR_FDIS_3_20190311_draft\CR_FDIS_3\part1000\data\modules\physical_unit_usage_view\sys\4_info_reqs.htm" TargetMode="External"/><Relationship Id="rId78" Type="http://schemas.openxmlformats.org/officeDocument/2006/relationships/hyperlink" Target="file:///C:\Users\bus4005\Downloads\CR_FDIS_3_20190311_draft\CR_FDIS_3\part1000\data\modules\physical_unit_usage_view\sys\4_info_reqs.htm" TargetMode="External"/><Relationship Id="rId81" Type="http://schemas.openxmlformats.org/officeDocument/2006/relationships/hyperlink" Target="file:///C:\Users\bus4005\Downloads\CR_FDIS_3_20190311_draft\CR_FDIS_3\part1000\data\modules\physical_unit_usage_view\sys\4_info_reqs.htm" TargetMode="External"/><Relationship Id="rId86" Type="http://schemas.openxmlformats.org/officeDocument/2006/relationships/hyperlink" Target="file:///C:\Users\bus4005\Downloads\CR_FDIS_3_20190311_draft\CR_FDIS_3\part1000\data\modules\shape_property_assignment\sys\4_info_reqs.htm" TargetMode="External"/><Relationship Id="rId94" Type="http://schemas.openxmlformats.org/officeDocument/2006/relationships/hyperlink" Target="file:///C:\Users\bus4005\Downloads\CR_FDIS_3_20190311_draft\CR_FDIS_3\part1000\data\modules\physical_unit_usage_view\sys\4_info_reqs.htm" TargetMode="External"/><Relationship Id="rId99" Type="http://schemas.openxmlformats.org/officeDocument/2006/relationships/hyperlink" Target="file:///C:\Users\bus4005\Downloads\CR_FDIS_3_20190311_draft\CR_FDIS_3\part1000\data\modules\package\sys\4_info_reqs.htm" TargetMode="External"/><Relationship Id="rId101" Type="http://schemas.openxmlformats.org/officeDocument/2006/relationships/hyperlink" Target="file:///C:\Users\bus4005\Downloads\CR_FDIS_3_20190311_draft\CR_FDIS_3\part1000\data\modules\physical_unit_usage_view\sys\5_mapping.htm#aeentitypart_feature_template_shape_model" TargetMode="External"/><Relationship Id="rId122" Type="http://schemas.openxmlformats.org/officeDocument/2006/relationships/hyperlink" Target="file:///C:\Users\bus4005\Downloads\CR_FDIS_3_20190311_draft\CR_FDIS_3\part1000\data\modules\physical_unit_design_view\sys\4_info_reqs.htm" TargetMode="External"/><Relationship Id="rId130" Type="http://schemas.openxmlformats.org/officeDocument/2006/relationships/hyperlink" Target="file:///C:\Users\bus4005\Downloads\CR_FDIS_3_20190311_draft\CR_FDIS_3\part1000\data\modules\elemental_geometric_shape\sys\4_info_reqs.htm" TargetMode="External"/><Relationship Id="rId135" Type="http://schemas.openxmlformats.org/officeDocument/2006/relationships/hyperlink" Target="file:///C:\Users\bus4005\Downloads\CR_FDIS_3_20190311_draft\CR_FDIS_3\part1000\data\modules\physical_unit_usage_view\sys\4_info_reqs.htm" TargetMode="External"/><Relationship Id="rId143" Type="http://schemas.openxmlformats.org/officeDocument/2006/relationships/hyperlink" Target="file:///C:\Users\bus4005\Downloads\CR_FDIS_3_20190311_draft\CR_FDIS_3\part1000\data\modules\derived_shape_element\sys\4_info_reqs.htm" TargetMode="External"/><Relationship Id="rId148" Type="http://schemas.openxmlformats.org/officeDocument/2006/relationships/hyperlink" Target="file:///C:\Users\bus4005\Downloads\CR_FDIS_3_20190311_draft\CR_FDIS_3\part1000\data\modules\assembly_structure\sys\4_info_reqs.htm" TargetMode="External"/><Relationship Id="rId151" Type="http://schemas.openxmlformats.org/officeDocument/2006/relationships/hyperlink" Target="file:///C:\Users\bus4005\Downloads\CR_FDIS_3_20190311_draft\CR_FDIS_3\part1000\data\modules\assembly_structure\sys\4_info_reqs.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modules\requirement_assignment\sys\4_info_reqs.htm" TargetMode="External"/><Relationship Id="rId13" Type="http://schemas.openxmlformats.org/officeDocument/2006/relationships/hyperlink" Target="file:///C:\Users\bus4005\Downloads\CR_FDIS_3_20190311_draft\CR_FDIS_3\part1000\data\modules\physical_unit_usage_view\sys\c_arm_expg.htm" TargetMode="External"/><Relationship Id="rId18" Type="http://schemas.openxmlformats.org/officeDocument/2006/relationships/hyperlink" Target="file:///C:\Users\bus4005\Downloads\CR_FDIS_3_20190311_draft\CR_FDIS_3\part1000\data\modules\physical_unit_usage_view\sys\4_info_reqs.htm" TargetMode="External"/><Relationship Id="rId39" Type="http://schemas.openxmlformats.org/officeDocument/2006/relationships/hyperlink" Target="file:///C:\Users\bus4005\Downloads\CR_FDIS_3_20190311_draft\CR_FDIS_3\part1000\data\modules\product_view_definition_relationship\sys\4_info_reqs.htm" TargetMode="External"/><Relationship Id="rId109" Type="http://schemas.openxmlformats.org/officeDocument/2006/relationships/hyperlink" Target="file:///C:\Users\bus4005\Downloads\CR_FDIS_3_20190311_draft\CR_FDIS_3\part1000\data\modules\shape_property_assignment\sys\4_info_reqs.htm" TargetMode="External"/><Relationship Id="rId34" Type="http://schemas.openxmlformats.org/officeDocument/2006/relationships/hyperlink" Target="file:///C:\Users\bus4005\Downloads\CR_FDIS_3_20190311_draft\CR_FDIS_3\part1000\data\modules\physical_unit_usage_view\sys\5_mapping.htm#aeentityderived_part_view_definition_relationship" TargetMode="External"/><Relationship Id="rId50" Type="http://schemas.openxmlformats.org/officeDocument/2006/relationships/hyperlink" Target="file:///C:\Users\bus4005\Downloads\CR_FDIS_3_20190311_draft\CR_FDIS_3\part1000\data\modules\feature_and_connection_zone\sys\4_info_reqs.htm" TargetMode="External"/><Relationship Id="rId55" Type="http://schemas.openxmlformats.org/officeDocument/2006/relationships/hyperlink" Target="file:///C:\Users\bus4005\Downloads\CR_FDIS_3_20190311_draft\CR_FDIS_3\part1000\data\modules\shape_property_assignment\sys\4_info_reqs.htm" TargetMode="External"/><Relationship Id="rId76" Type="http://schemas.openxmlformats.org/officeDocument/2006/relationships/hyperlink" Target="file:///C:\Users\bus4005\Downloads\CR_FDIS_3_20190311_draft\CR_FDIS_3\part1000\data\modules\physical_unit_usage_view\sys\4_info_reqs.htm" TargetMode="External"/><Relationship Id="rId97" Type="http://schemas.openxmlformats.org/officeDocument/2006/relationships/hyperlink" Target="file:///C:\Users\bus4005\Downloads\CR_FDIS_3_20190311_draft\CR_FDIS_3\part1000\data\modules\classification_assignment\sys\4_info_reqs.htm" TargetMode="External"/><Relationship Id="rId104" Type="http://schemas.openxmlformats.org/officeDocument/2006/relationships/hyperlink" Target="file:///C:\Users\bus4005\Downloads\CR_FDIS_3_20190311_draft\CR_FDIS_3\part1000\data\modules\physical_unit_usage_view\sys\4_info_reqs.htm" TargetMode="External"/><Relationship Id="rId120" Type="http://schemas.openxmlformats.org/officeDocument/2006/relationships/hyperlink" Target="file:///C:\Users\bus4005\Downloads\CR_FDIS_3_20190311_draft\CR_FDIS_3\part1000\data\modules\assembly_module_usage_view\sys\4_info_reqs.htm" TargetMode="External"/><Relationship Id="rId125" Type="http://schemas.openxmlformats.org/officeDocument/2006/relationships/hyperlink" Target="file:///C:\Users\bus4005\Downloads\CR_FDIS_3_20190311_draft\CR_FDIS_3\part1000\data\modules\feature_and_connection_zone\sys\4_info_reqs.htm" TargetMode="External"/><Relationship Id="rId141" Type="http://schemas.openxmlformats.org/officeDocument/2006/relationships/hyperlink" Target="file:///C:\Users\bus4005\Downloads\CR_FDIS_3_20190311_draft\CR_FDIS_3\part1000\data\modules\part_view_definition\sys\4_info_reqs.htm" TargetMode="External"/><Relationship Id="rId146" Type="http://schemas.openxmlformats.org/officeDocument/2006/relationships/hyperlink" Target="file:///C:\Users\bus4005\Downloads\CR_FDIS_3_20190311_draft\CR_FDIS_3\part1000\data\modules\assembly_structure\sys\4_info_reqs.htm" TargetMode="External"/><Relationship Id="rId7" Type="http://schemas.openxmlformats.org/officeDocument/2006/relationships/hyperlink" Target="file:///C:\Users\bus4005\Downloads\CR_FDIS_3_20190311_draft\CR_FDIS_3\part1000\data\modules\part_feature_location\sys\4_info_reqs.htm" TargetMode="External"/><Relationship Id="rId71" Type="http://schemas.openxmlformats.org/officeDocument/2006/relationships/hyperlink" Target="file:///C:\Users\bus4005\Downloads\CR_FDIS_3_20190311_draft\CR_FDIS_3\part1000\data\modules\shape_property_assignment\sys\4_info_reqs.htm" TargetMode="External"/><Relationship Id="rId92" Type="http://schemas.openxmlformats.org/officeDocument/2006/relationships/hyperlink" Target="file:///C:\Users\bus4005\Downloads\CR_FDIS_3_20190311_draft\CR_FDIS_3\part1000\data\modules\physical_unit_usage_view\sys\4_info_reqs.htm" TargetMode="External"/><Relationship Id="rId2" Type="http://schemas.openxmlformats.org/officeDocument/2006/relationships/styles" Target="styles.xml"/><Relationship Id="rId29" Type="http://schemas.openxmlformats.org/officeDocument/2006/relationships/hyperlink" Target="file:///C:\Users\bus4005\Downloads\CR_FDIS_3_20190311_draft\CR_FDIS_3\part1000\data\modules\part_view_definition\sys\4_info_reqs.htm" TargetMode="External"/><Relationship Id="rId24" Type="http://schemas.openxmlformats.org/officeDocument/2006/relationships/hyperlink" Target="file:///C:\Users\bus4005\Downloads\CR_FDIS_3_20190311_draft\CR_FDIS_3\part1000\data\modules\requirement_assignment\sys\4_info_reqs.htm" TargetMode="External"/><Relationship Id="rId40" Type="http://schemas.openxmlformats.org/officeDocument/2006/relationships/hyperlink" Target="file:///C:\Users\bus4005\Downloads\CR_FDIS_3_20190311_draft\CR_FDIS_3\part1000\data\modules\part_view_definition\sys\4_info_reqs.htm" TargetMode="External"/><Relationship Id="rId45" Type="http://schemas.openxmlformats.org/officeDocument/2006/relationships/hyperlink" Target="file:///C:\Users\bus4005\Downloads\CR_FDIS_3_20190311_draft\CR_FDIS_3\part1000\data\modules\product_view_definition_relationship\sys\4_info_reqs.htm" TargetMode="External"/><Relationship Id="rId66" Type="http://schemas.openxmlformats.org/officeDocument/2006/relationships/hyperlink" Target="file:///C:\Users\bus4005\Downloads\CR_FDIS_3_20190311_draft\CR_FDIS_3\part1000\data\modules\physical_unit_usage_view\sys\5_mapping.htm#aeentitypart_feature" TargetMode="External"/><Relationship Id="rId87" Type="http://schemas.openxmlformats.org/officeDocument/2006/relationships/hyperlink" Target="file:///C:\Users\bus4005\Downloads\CR_FDIS_3_20190311_draft\CR_FDIS_3\part1000\data\modules\product_view_definition_relationship\sys\4_info_reqs.htm" TargetMode="External"/><Relationship Id="rId110" Type="http://schemas.openxmlformats.org/officeDocument/2006/relationships/hyperlink" Target="file:///C:\Users\bus4005\Downloads\CR_FDIS_3_20190311_draft\CR_FDIS_3\part1000\data\modules\shape_property_assignment\sys\4_info_reqs.htm" TargetMode="External"/><Relationship Id="rId115" Type="http://schemas.openxmlformats.org/officeDocument/2006/relationships/hyperlink" Target="file:///C:\Users\bus4005\Downloads\CR_FDIS_3_20190311_draft\CR_FDIS_3\part1000\data\modules\shape_property_assignment\sys\4_info_reqs.htm" TargetMode="External"/><Relationship Id="rId131" Type="http://schemas.openxmlformats.org/officeDocument/2006/relationships/hyperlink" Target="file:///C:\Users\bus4005\Downloads\CR_FDIS_3_20190311_draft\CR_FDIS_3\part1000\data\modules\physical_unit_usage_view\sys\4_info_reqs.htm" TargetMode="External"/><Relationship Id="rId136" Type="http://schemas.openxmlformats.org/officeDocument/2006/relationships/hyperlink" Target="file:///C:\Users\bus4005\Downloads\CR_FDIS_3_20190311_draft\CR_FDIS_3\part1000\data\modules\physical_unit_usage_view\sys\4_info_reqs.htm" TargetMode="External"/><Relationship Id="rId61" Type="http://schemas.openxmlformats.org/officeDocument/2006/relationships/hyperlink" Target="file:///C:\Users\bus4005\Downloads\CR_FDIS_3_20190311_draft\CR_FDIS_3\part1000\data\modules\physical_unit_usage_view\sys\4_info_reqs.htm" TargetMode="External"/><Relationship Id="rId82" Type="http://schemas.openxmlformats.org/officeDocument/2006/relationships/hyperlink" Target="file:///C:\Users\bus4005\Downloads\CR_FDIS_3_20190311_draft\CR_FDIS_3\part1000\data\modules\shape_property_assignment\sys\4_info_reqs.htm" TargetMode="External"/><Relationship Id="rId152" Type="http://schemas.openxmlformats.org/officeDocument/2006/relationships/fontTable" Target="fontTable.xml"/><Relationship Id="rId19" Type="http://schemas.openxmlformats.org/officeDocument/2006/relationships/hyperlink" Target="file:///C:\Users\bus4005\Downloads\CR_FDIS_3_20190311_draft\CR_FDIS_3\part1000\data\modules\physical_unit_usage_view\sys\4_info_reqs.htm" TargetMode="External"/><Relationship Id="rId14" Type="http://schemas.openxmlformats.org/officeDocument/2006/relationships/hyperlink" Target="file:///C:\Users\bus4005\Downloads\CR_FDIS_3_20190311_draft\CR_FDIS_3\part1000\data\modules\physical_unit_usage_view\armexpg1.htm" TargetMode="External"/><Relationship Id="rId30" Type="http://schemas.openxmlformats.org/officeDocument/2006/relationships/hyperlink" Target="file:///C:\Users\bus4005\Downloads\CR_FDIS_3_20190311_draft\CR_FDIS_3\part1000\data\modules\document_assignment\sys\4_info_reqs.htm" TargetMode="External"/><Relationship Id="rId35" Type="http://schemas.openxmlformats.org/officeDocument/2006/relationships/image" Target="media/image2.gif"/><Relationship Id="rId56" Type="http://schemas.openxmlformats.org/officeDocument/2006/relationships/hyperlink" Target="file:///C:\Users\bus4005\Downloads\CR_FDIS_3_20190311_draft\CR_FDIS_3\part1000\data\modules\physical_unit_usage_view\sys\5_mapping.htm#aeentityconnection_zone_map_identification" TargetMode="External"/><Relationship Id="rId77" Type="http://schemas.openxmlformats.org/officeDocument/2006/relationships/hyperlink" Target="file:///C:\Users\bus4005\Downloads\CR_FDIS_3_20190311_draft\CR_FDIS_3\part1000\data\modules\physical_unit_usage_view\sys\4_info_reqs.htm" TargetMode="External"/><Relationship Id="rId100" Type="http://schemas.openxmlformats.org/officeDocument/2006/relationships/hyperlink" Target="file:///C:\Users\bus4005\Downloads\CR_FDIS_3_20190311_draft\CR_FDIS_3\part1000\data\modules\feature_and_connection_zone\sys\4_info_reqs.htm" TargetMode="External"/><Relationship Id="rId105" Type="http://schemas.openxmlformats.org/officeDocument/2006/relationships/hyperlink" Target="file:///C:\Users\bus4005\Downloads\CR_FDIS_3_20190311_draft\CR_FDIS_3\part1000\data\modules\elemental_geometric_shape\sys\4_info_reqs.htm" TargetMode="External"/><Relationship Id="rId126" Type="http://schemas.openxmlformats.org/officeDocument/2006/relationships/hyperlink" Target="file:///C:\Users\bus4005\Downloads\CR_FDIS_3_20190311_draft\CR_FDIS_3\part1000\data\modules\feature_and_connection_zone\sys\4_info_reqs.htm" TargetMode="External"/><Relationship Id="rId147" Type="http://schemas.openxmlformats.org/officeDocument/2006/relationships/hyperlink" Target="file:///C:\Users\bus4005\Downloads\CR_FDIS_3_20190311_draft\CR_FDIS_3\part1000\data\modules\assembly_structure\sys\4_info_reqs.htm" TargetMode="External"/><Relationship Id="rId8" Type="http://schemas.openxmlformats.org/officeDocument/2006/relationships/hyperlink" Target="file:///C:\Users\bus4005\Downloads\CR_FDIS_3_20190311_draft\CR_FDIS_3\part1000\data\modules\part_shape\sys\4_info_reqs.htm" TargetMode="External"/><Relationship Id="rId51" Type="http://schemas.openxmlformats.org/officeDocument/2006/relationships/hyperlink" Target="file:///C:\Users\bus4005\Downloads\CR_FDIS_3_20190311_draft\CR_FDIS_3\part1000\data\modules\physical_unit_usage_view\sys\4_info_reqs.htm" TargetMode="External"/><Relationship Id="rId72" Type="http://schemas.openxmlformats.org/officeDocument/2006/relationships/hyperlink" Target="file:///C:\Users\bus4005\Downloads\CR_FDIS_3_20190311_draft\CR_FDIS_3\part1000\data\modules\part_shape\sys\4_info_reqs.htm" TargetMode="External"/><Relationship Id="rId93" Type="http://schemas.openxmlformats.org/officeDocument/2006/relationships/hyperlink" Target="file:///C:\Users\bus4005\Downloads\CR_FDIS_3_20190311_draft\CR_FDIS_3\part1000\data\modules\physical_unit_usage_view\sys\4_info_reqs.htm" TargetMode="External"/><Relationship Id="rId98" Type="http://schemas.openxmlformats.org/officeDocument/2006/relationships/hyperlink" Target="file:///C:\Users\bus4005\Downloads\CR_FDIS_3_20190311_draft\CR_FDIS_3\part1000\data\modules\characterizable_object\sys\4_info_reqs.htm" TargetMode="External"/><Relationship Id="rId121" Type="http://schemas.openxmlformats.org/officeDocument/2006/relationships/hyperlink" Target="file:///C:\Users\bus4005\Downloads\CR_FDIS_3_20190311_draft\CR_FDIS_3\part1000\data\modules\cable\sys\4_info_reqs.htm" TargetMode="External"/><Relationship Id="rId142" Type="http://schemas.openxmlformats.org/officeDocument/2006/relationships/hyperlink" Target="file:///C:\Users\bus4005\Downloads\CR_FDIS_3_20190311_draft\CR_FDIS_3\part1000\data\modules\part_view_definition\sys\4_info_reqs.ht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7923</Words>
  <Characters>45163</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52981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2</cp:revision>
  <dcterms:created xsi:type="dcterms:W3CDTF">2019-03-21T15:15:00Z</dcterms:created>
  <dcterms:modified xsi:type="dcterms:W3CDTF">2019-03-21T15:15:00Z</dcterms:modified>
</cp:coreProperties>
</file>