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619" w:rsidRDefault="006C4619" w:rsidP="006C4619">
      <w:pPr>
        <w:pStyle w:val="Heading2"/>
        <w:rPr>
          <w:color w:val="000000"/>
        </w:rPr>
      </w:pPr>
      <w:bookmarkStart w:id="0" w:name="interfaces"/>
      <w:r>
        <w:rPr>
          <w:color w:val="000000"/>
        </w:rPr>
        <w:t>4.1 Required AM ARMs</w:t>
      </w:r>
      <w:bookmarkEnd w:id="0"/>
    </w:p>
    <w:p w:rsidR="006C4619" w:rsidRDefault="006C4619" w:rsidP="006C4619">
      <w:pPr>
        <w:pStyle w:val="NormalWeb"/>
        <w:rPr>
          <w:color w:val="000000"/>
          <w:sz w:val="27"/>
          <w:szCs w:val="27"/>
        </w:rPr>
      </w:pPr>
      <w:r>
        <w:rPr>
          <w:color w:val="000000"/>
          <w:sz w:val="27"/>
          <w:szCs w:val="27"/>
        </w:rPr>
        <w:t>The following EXPRESS interface statements specify the elements imported from the ARMs of other application modules.</w:t>
      </w:r>
    </w:p>
    <w:p w:rsidR="006C4619" w:rsidRDefault="006C4619" w:rsidP="006C4619">
      <w:pPr>
        <w:pStyle w:val="NormalWeb"/>
        <w:rPr>
          <w:color w:val="000000"/>
          <w:sz w:val="27"/>
          <w:szCs w:val="27"/>
        </w:rPr>
      </w:pPr>
      <w:r>
        <w:rPr>
          <w:color w:val="000000"/>
          <w:sz w:val="27"/>
          <w:szCs w:val="27"/>
          <w:u w:val="single"/>
        </w:rPr>
        <w:t>EXPRESS specification:</w:t>
      </w:r>
    </w:p>
    <w:p w:rsidR="006C4619" w:rsidRDefault="006C4619" w:rsidP="006C4619">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4" w:anchor="altered_part_arm" w:history="1">
        <w:r>
          <w:rPr>
            <w:rStyle w:val="Hyperlink"/>
            <w:rFonts w:ascii="Courier New" w:hAnsi="Courier New" w:cs="Courier New"/>
            <w:sz w:val="20"/>
            <w:szCs w:val="20"/>
          </w:rPr>
          <w:t>Altered_part_arm</w:t>
        </w:r>
      </w:hyperlink>
      <w:r>
        <w:rPr>
          <w:rStyle w:val="HTMLCode"/>
          <w:color w:val="000000"/>
        </w:rPr>
        <w:t>;    --  ISO/TS 10303-1602</w:t>
      </w:r>
    </w:p>
    <w:p w:rsidR="006C4619" w:rsidRDefault="006C4619" w:rsidP="006C4619">
      <w:pPr>
        <w:pStyle w:val="NormalWeb"/>
        <w:spacing w:after="270" w:afterAutospacing="0"/>
        <w:rPr>
          <w:color w:val="000000"/>
          <w:sz w:val="27"/>
          <w:szCs w:val="27"/>
        </w:rPr>
      </w:pPr>
      <w:r>
        <w:rPr>
          <w:rStyle w:val="HTMLCode"/>
          <w:color w:val="000000"/>
        </w:rPr>
        <w:t>USE FROM </w:t>
      </w:r>
      <w:hyperlink r:id="rId5" w:anchor="functional_specification_arm" w:history="1">
        <w:r>
          <w:rPr>
            <w:rStyle w:val="Hyperlink"/>
            <w:rFonts w:ascii="Courier New" w:hAnsi="Courier New" w:cs="Courier New"/>
            <w:sz w:val="20"/>
            <w:szCs w:val="20"/>
          </w:rPr>
          <w:t>Functional_specification_arm</w:t>
        </w:r>
      </w:hyperlink>
      <w:r>
        <w:rPr>
          <w:rStyle w:val="HTMLCode"/>
          <w:color w:val="000000"/>
        </w:rPr>
        <w:t>;    --  ISO/TS 10303-1679</w:t>
      </w:r>
    </w:p>
    <w:p w:rsidR="006C4619" w:rsidRDefault="006C4619" w:rsidP="006C4619">
      <w:pPr>
        <w:pStyle w:val="NormalWeb"/>
        <w:spacing w:after="270" w:afterAutospacing="0"/>
        <w:rPr>
          <w:color w:val="000000"/>
          <w:sz w:val="27"/>
          <w:szCs w:val="27"/>
        </w:rPr>
      </w:pPr>
      <w:r>
        <w:rPr>
          <w:rStyle w:val="HTMLCode"/>
          <w:color w:val="000000"/>
        </w:rPr>
        <w:t>REFERENCE FROM </w:t>
      </w:r>
      <w:hyperlink r:id="rId6" w:anchor="specification_document_arm" w:history="1">
        <w:r>
          <w:rPr>
            <w:rStyle w:val="Hyperlink"/>
            <w:rFonts w:ascii="Courier New" w:hAnsi="Courier New" w:cs="Courier New"/>
            <w:sz w:val="20"/>
            <w:szCs w:val="20"/>
          </w:rPr>
          <w:t>Specification_document_arm</w:t>
        </w:r>
      </w:hyperlink>
      <w:r>
        <w:rPr>
          <w:rStyle w:val="HTMLCode"/>
          <w:color w:val="000000"/>
        </w:rPr>
        <w:t>    --  ISO/TS 10303-1747</w:t>
      </w:r>
      <w:r>
        <w:rPr>
          <w:rFonts w:ascii="Courier New" w:hAnsi="Courier New" w:cs="Courier New"/>
          <w:color w:val="000000"/>
          <w:sz w:val="20"/>
          <w:szCs w:val="20"/>
        </w:rPr>
        <w:br/>
      </w:r>
      <w:r>
        <w:rPr>
          <w:rStyle w:val="HTMLCode"/>
          <w:color w:val="000000"/>
        </w:rPr>
        <w:t>  (</w:t>
      </w:r>
      <w:hyperlink r:id="rId7" w:anchor="specification_document_arm.get_document_definition" w:history="1">
        <w:r>
          <w:rPr>
            <w:rStyle w:val="Hyperlink"/>
            <w:rFonts w:ascii="Courier New" w:hAnsi="Courier New" w:cs="Courier New"/>
            <w:sz w:val="20"/>
            <w:szCs w:val="20"/>
          </w:rPr>
          <w:t>get_document_definition</w:t>
        </w:r>
      </w:hyperlink>
      <w:r>
        <w:rPr>
          <w:rStyle w:val="HTMLCode"/>
          <w:color w:val="000000"/>
        </w:rPr>
        <w:t>); </w:t>
      </w:r>
      <w:r>
        <w:rPr>
          <w:rFonts w:ascii="Courier New" w:hAnsi="Courier New" w:cs="Courier New"/>
          <w:color w:val="000000"/>
          <w:sz w:val="20"/>
          <w:szCs w:val="20"/>
        </w:rPr>
        <w:br/>
      </w:r>
      <w:r>
        <w:rPr>
          <w:rStyle w:val="HTMLCode"/>
          <w:color w:val="000000"/>
        </w:rPr>
        <w:t>(*</w:t>
      </w:r>
    </w:p>
    <w:p w:rsidR="006C4619" w:rsidRDefault="006C4619" w:rsidP="006C4619">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6C4619" w:rsidTr="006C4619">
        <w:trPr>
          <w:tblCellSpacing w:w="15" w:type="dxa"/>
        </w:trPr>
        <w:tc>
          <w:tcPr>
            <w:tcW w:w="3990" w:type="dxa"/>
            <w:vAlign w:val="center"/>
            <w:hideMark/>
          </w:tcPr>
          <w:p w:rsidR="006C4619" w:rsidRDefault="006C4619">
            <w:pPr>
              <w:rPr>
                <w:sz w:val="24"/>
                <w:szCs w:val="24"/>
              </w:rPr>
            </w:pPr>
            <w:r>
              <w:rPr>
                <w:b/>
                <w:bCs/>
                <w:sz w:val="20"/>
                <w:szCs w:val="20"/>
              </w:rPr>
              <w:t>Altered_part_arm</w:t>
            </w:r>
          </w:p>
        </w:tc>
        <w:tc>
          <w:tcPr>
            <w:tcW w:w="1905" w:type="dxa"/>
            <w:vAlign w:val="center"/>
            <w:hideMark/>
          </w:tcPr>
          <w:p w:rsidR="006C4619" w:rsidRDefault="006C4619">
            <w:r>
              <w:rPr>
                <w:sz w:val="20"/>
                <w:szCs w:val="20"/>
              </w:rPr>
              <w:t>ISO/TS 10303-1602</w:t>
            </w:r>
          </w:p>
        </w:tc>
      </w:tr>
      <w:tr w:rsidR="006C4619" w:rsidTr="006C4619">
        <w:trPr>
          <w:tblCellSpacing w:w="15" w:type="dxa"/>
        </w:trPr>
        <w:tc>
          <w:tcPr>
            <w:tcW w:w="3990" w:type="dxa"/>
            <w:vAlign w:val="center"/>
            <w:hideMark/>
          </w:tcPr>
          <w:p w:rsidR="006C4619" w:rsidRDefault="006C4619">
            <w:r>
              <w:rPr>
                <w:b/>
                <w:bCs/>
                <w:sz w:val="20"/>
                <w:szCs w:val="20"/>
              </w:rPr>
              <w:t>Functional_specification_arm</w:t>
            </w:r>
          </w:p>
        </w:tc>
        <w:tc>
          <w:tcPr>
            <w:tcW w:w="1905" w:type="dxa"/>
            <w:vAlign w:val="center"/>
            <w:hideMark/>
          </w:tcPr>
          <w:p w:rsidR="006C4619" w:rsidRDefault="006C4619">
            <w:r>
              <w:rPr>
                <w:sz w:val="20"/>
                <w:szCs w:val="20"/>
              </w:rPr>
              <w:t>ISO/TS 10303-1679</w:t>
            </w:r>
          </w:p>
        </w:tc>
      </w:tr>
      <w:tr w:rsidR="006C4619" w:rsidTr="006C4619">
        <w:trPr>
          <w:tblCellSpacing w:w="15" w:type="dxa"/>
        </w:trPr>
        <w:tc>
          <w:tcPr>
            <w:tcW w:w="3990" w:type="dxa"/>
            <w:vAlign w:val="center"/>
            <w:hideMark/>
          </w:tcPr>
          <w:p w:rsidR="006C4619" w:rsidRDefault="006C4619">
            <w:r>
              <w:rPr>
                <w:b/>
                <w:bCs/>
                <w:sz w:val="20"/>
                <w:szCs w:val="20"/>
              </w:rPr>
              <w:t>Specification_document_arm</w:t>
            </w:r>
          </w:p>
        </w:tc>
        <w:tc>
          <w:tcPr>
            <w:tcW w:w="1905" w:type="dxa"/>
            <w:vAlign w:val="center"/>
            <w:hideMark/>
          </w:tcPr>
          <w:p w:rsidR="006C4619" w:rsidRDefault="006C4619">
            <w:r>
              <w:rPr>
                <w:sz w:val="20"/>
                <w:szCs w:val="20"/>
              </w:rPr>
              <w:t>ISO/TS 10303-1747</w:t>
            </w:r>
          </w:p>
        </w:tc>
      </w:tr>
    </w:tbl>
    <w:p w:rsidR="006C4619" w:rsidRDefault="006C4619" w:rsidP="006C4619">
      <w:pPr>
        <w:pStyle w:val="note"/>
        <w:rPr>
          <w:color w:val="000000"/>
          <w:sz w:val="27"/>
          <w:szCs w:val="27"/>
        </w:rPr>
      </w:pPr>
      <w:r>
        <w:rPr>
          <w:color w:val="000000"/>
        </w:rPr>
        <w:t>NOTE 2   See Annex </w:t>
      </w:r>
      <w:hyperlink r:id="rId8" w:history="1">
        <w:r>
          <w:rPr>
            <w:rStyle w:val="Hyperlink"/>
          </w:rPr>
          <w:t>C</w:t>
        </w:r>
      </w:hyperlink>
      <w:r>
        <w:rPr>
          <w:color w:val="000000"/>
        </w:rPr>
        <w:t>, Figures </w:t>
      </w:r>
      <w:hyperlink r:id="rId9" w:history="1">
        <w:r>
          <w:rPr>
            <w:rStyle w:val="Hyperlink"/>
          </w:rPr>
          <w:t>C.1</w:t>
        </w:r>
      </w:hyperlink>
      <w:r>
        <w:rPr>
          <w:color w:val="000000"/>
        </w:rPr>
        <w:t>and </w:t>
      </w:r>
      <w:hyperlink r:id="rId10" w:history="1">
        <w:r>
          <w:rPr>
            <w:rStyle w:val="Hyperlink"/>
          </w:rPr>
          <w:t>C.2</w:t>
        </w:r>
      </w:hyperlink>
      <w:r>
        <w:rPr>
          <w:color w:val="000000"/>
        </w:rPr>
        <w:t> for a graphical representation of this schema.</w:t>
      </w:r>
    </w:p>
    <w:p w:rsidR="006C4619" w:rsidRDefault="006C4619" w:rsidP="006C4619">
      <w:pPr>
        <w:pStyle w:val="Heading2"/>
        <w:rPr>
          <w:color w:val="000000"/>
        </w:rPr>
      </w:pPr>
      <w:bookmarkStart w:id="1" w:name="types"/>
      <w:r>
        <w:rPr>
          <w:color w:val="000000"/>
        </w:rPr>
        <w:t>4.2 ARM type definition</w:t>
      </w:r>
      <w:bookmarkEnd w:id="1"/>
    </w:p>
    <w:p w:rsidR="006C4619" w:rsidRDefault="006C4619" w:rsidP="006C4619">
      <w:pPr>
        <w:pStyle w:val="NormalWeb"/>
        <w:rPr>
          <w:color w:val="000000"/>
          <w:sz w:val="27"/>
          <w:szCs w:val="27"/>
        </w:rPr>
      </w:pPr>
      <w:r>
        <w:rPr>
          <w:color w:val="000000"/>
          <w:sz w:val="27"/>
          <w:szCs w:val="27"/>
        </w:rPr>
        <w:t>This subclause specifies the ARM type for this application module. The ARM type and definition is specified below.</w:t>
      </w:r>
    </w:p>
    <w:p w:rsidR="006C4619" w:rsidRDefault="006C4619" w:rsidP="006C4619">
      <w:pPr>
        <w:pStyle w:val="Heading2"/>
        <w:rPr>
          <w:color w:val="000000"/>
        </w:rPr>
      </w:pPr>
      <w:bookmarkStart w:id="2" w:name="assembly_functional_interface_requiremen"/>
      <w:r>
        <w:rPr>
          <w:color w:val="000000"/>
        </w:rPr>
        <w:t>4.2.1 afir_documented_element_select   </w:t>
      </w:r>
      <w:r>
        <w:rPr>
          <w:noProof/>
          <w:color w:val="0000FF"/>
          <w:lang w:eastAsia="en-GB"/>
        </w:rPr>
        <w:drawing>
          <wp:inline distT="0" distB="0" distL="0" distR="0">
            <wp:extent cx="180975" cy="209550"/>
            <wp:effectExtent l="0" t="0" r="9525" b="0"/>
            <wp:docPr id="7" name="Picture 7" descr="EXPRESS-G">
              <a:hlinkClick xmlns:a="http://schemas.openxmlformats.org/drawingml/2006/main" r:id="rId10"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0" tgtFrame="&quot;&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4619" w:rsidRDefault="006C4619" w:rsidP="006C4619">
      <w:pPr>
        <w:pStyle w:val="NormalWeb"/>
        <w:rPr>
          <w:color w:val="000000"/>
          <w:sz w:val="27"/>
          <w:szCs w:val="27"/>
        </w:rPr>
      </w:pPr>
      <w:r>
        <w:rPr>
          <w:color w:val="000000"/>
          <w:sz w:val="27"/>
          <w:szCs w:val="27"/>
        </w:rPr>
        <w:t>The </w:t>
      </w:r>
      <w:r>
        <w:rPr>
          <w:b/>
          <w:bCs/>
          <w:color w:val="000000"/>
          <w:sz w:val="27"/>
          <w:szCs w:val="27"/>
        </w:rPr>
        <w:t>afir_documented_element_select</w:t>
      </w:r>
      <w:r>
        <w:rPr>
          <w:color w:val="000000"/>
          <w:sz w:val="27"/>
          <w:szCs w:val="27"/>
        </w:rPr>
        <w:t> type is an extension of the </w:t>
      </w:r>
      <w:hyperlink r:id="rId12" w:anchor="document_assignment_arm.documented_element_select" w:history="1">
        <w:r>
          <w:rPr>
            <w:rStyle w:val="Hyperlink"/>
            <w:b/>
            <w:bCs/>
            <w:sz w:val="27"/>
            <w:szCs w:val="27"/>
          </w:rPr>
          <w:t>documented_element_select</w:t>
        </w:r>
      </w:hyperlink>
      <w:r>
        <w:rPr>
          <w:color w:val="000000"/>
          <w:sz w:val="27"/>
          <w:szCs w:val="27"/>
        </w:rPr>
        <w:t> type. It adds the data type </w:t>
      </w:r>
      <w:hyperlink r:id="rId13" w:anchor="assembly_functional_interface_requirement_arm.protocol_physical_layer_definition" w:history="1">
        <w:r>
          <w:rPr>
            <w:rStyle w:val="Hyperlink"/>
            <w:b/>
            <w:bCs/>
            <w:sz w:val="27"/>
            <w:szCs w:val="27"/>
          </w:rPr>
          <w:t>Protocol_physical_layer_definition</w:t>
        </w:r>
      </w:hyperlink>
      <w:r>
        <w:rPr>
          <w:color w:val="000000"/>
          <w:sz w:val="27"/>
          <w:szCs w:val="27"/>
        </w:rPr>
        <w:t>to the list of alternate data types.</w:t>
      </w:r>
    </w:p>
    <w:p w:rsidR="006C4619" w:rsidRDefault="006C4619" w:rsidP="006C4619">
      <w:pPr>
        <w:pStyle w:val="NormalWeb"/>
        <w:rPr>
          <w:color w:val="000000"/>
          <w:sz w:val="27"/>
          <w:szCs w:val="27"/>
        </w:rPr>
      </w:pPr>
      <w:r>
        <w:rPr>
          <w:color w:val="000000"/>
          <w:sz w:val="27"/>
          <w:szCs w:val="27"/>
          <w:u w:val="single"/>
        </w:rPr>
        <w:t>EXPRESS specification:</w:t>
      </w:r>
    </w:p>
    <w:p w:rsidR="006C4619" w:rsidRDefault="006C4619" w:rsidP="006C4619">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TYPE afir_documented_element_select = SELECT BASED_ON </w:t>
      </w:r>
      <w:hyperlink r:id="rId14" w:anchor="document_assignment_arm.documented_element_select" w:history="1">
        <w:r>
          <w:rPr>
            <w:rStyle w:val="Hyperlink"/>
            <w:rFonts w:ascii="Courier New" w:hAnsi="Courier New" w:cs="Courier New"/>
            <w:sz w:val="20"/>
            <w:szCs w:val="20"/>
          </w:rPr>
          <w:t>documented_element_select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5" w:anchor="assembly_functional_interface_requirement_arm.protocol_physical_layer_definition" w:history="1">
        <w:r>
          <w:rPr>
            <w:rStyle w:val="Hyperlink"/>
            <w:rFonts w:ascii="Courier New" w:hAnsi="Courier New" w:cs="Courier New"/>
            <w:sz w:val="20"/>
            <w:szCs w:val="20"/>
          </w:rPr>
          <w:t>Protocol_physical_layer_definition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6C4619" w:rsidRDefault="006C4619" w:rsidP="006C4619">
      <w:pPr>
        <w:pStyle w:val="Heading2"/>
        <w:rPr>
          <w:color w:val="000000"/>
        </w:rPr>
      </w:pPr>
      <w:bookmarkStart w:id="3" w:name="entities"/>
      <w:r>
        <w:rPr>
          <w:color w:val="000000"/>
        </w:rPr>
        <w:t>4.3 ARM entity definitions</w:t>
      </w:r>
      <w:bookmarkEnd w:id="3"/>
    </w:p>
    <w:p w:rsidR="006C4619" w:rsidRDefault="006C4619" w:rsidP="006C4619">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6C4619" w:rsidRDefault="006C4619" w:rsidP="006C4619">
      <w:pPr>
        <w:pStyle w:val="Heading2"/>
        <w:rPr>
          <w:color w:val="000000"/>
        </w:rPr>
      </w:pPr>
      <w:r>
        <w:rPr>
          <w:color w:val="000000"/>
        </w:rPr>
        <w:t>4.3.1 Minimally_defined_connector   </w:t>
      </w:r>
      <w:r>
        <w:rPr>
          <w:noProof/>
          <w:color w:val="0000FF"/>
          <w:lang w:eastAsia="en-GB"/>
        </w:rPr>
        <w:drawing>
          <wp:inline distT="0" distB="0" distL="0" distR="0">
            <wp:extent cx="180975" cy="209550"/>
            <wp:effectExtent l="0" t="0" r="9525" b="0"/>
            <wp:docPr id="6" name="Picture 6" descr="EXPRESS-G">
              <a:hlinkClick xmlns:a="http://schemas.openxmlformats.org/drawingml/2006/main" r:id="rId10"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0" tgtFrame="&quot;&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5" name="Picture 5" descr="Mapping tabl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pping table">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4619" w:rsidRDefault="006C4619" w:rsidP="006C4619">
      <w:pPr>
        <w:pStyle w:val="NormalWeb"/>
        <w:rPr>
          <w:color w:val="000000"/>
          <w:sz w:val="27"/>
          <w:szCs w:val="27"/>
        </w:rPr>
      </w:pPr>
      <w:r>
        <w:rPr>
          <w:color w:val="000000"/>
          <w:sz w:val="27"/>
          <w:szCs w:val="27"/>
        </w:rPr>
        <w:t>A </w:t>
      </w:r>
      <w:r>
        <w:rPr>
          <w:b/>
          <w:bCs/>
          <w:color w:val="000000"/>
          <w:sz w:val="27"/>
          <w:szCs w:val="27"/>
        </w:rPr>
        <w:t>Minimally_defined_connector</w:t>
      </w:r>
      <w:r>
        <w:rPr>
          <w:color w:val="000000"/>
          <w:sz w:val="27"/>
          <w:szCs w:val="27"/>
        </w:rPr>
        <w:t> is a type of </w:t>
      </w:r>
      <w:hyperlink r:id="rId18" w:anchor="packaged_part_black_box_model_arm.packaged_part" w:history="1">
        <w:r>
          <w:rPr>
            <w:rStyle w:val="Hyperlink"/>
            <w:b/>
            <w:bCs/>
            <w:sz w:val="27"/>
            <w:szCs w:val="27"/>
          </w:rPr>
          <w:t>Packaged_part</w:t>
        </w:r>
      </w:hyperlink>
      <w:r>
        <w:rPr>
          <w:color w:val="000000"/>
          <w:sz w:val="27"/>
          <w:szCs w:val="27"/>
        </w:rPr>
        <w:t> whose functionality is defined by a communications protocol. The protocol specifies signal names for each connector </w:t>
      </w:r>
      <w:r>
        <w:rPr>
          <w:b/>
          <w:bCs/>
          <w:color w:val="000000"/>
          <w:sz w:val="27"/>
          <w:szCs w:val="27"/>
        </w:rPr>
        <w:t>terminal</w:t>
      </w:r>
      <w:del w:id="4" w:author="Sapp (US), Brandon" w:date="2019-03-20T10:42:00Z">
        <w:r w:rsidDel="00CC6407">
          <w:rPr>
            <w:color w:val="000000"/>
            <w:sz w:val="27"/>
            <w:szCs w:val="27"/>
          </w:rPr>
          <w:delText>,</w:delText>
        </w:r>
      </w:del>
      <w:r>
        <w:rPr>
          <w:color w:val="000000"/>
          <w:sz w:val="27"/>
          <w:szCs w:val="27"/>
        </w:rPr>
        <w:t xml:space="preserve"> and may specify impedance and other electrical characteristics. A </w:t>
      </w:r>
      <w:r>
        <w:rPr>
          <w:b/>
          <w:bCs/>
          <w:color w:val="000000"/>
          <w:sz w:val="27"/>
          <w:szCs w:val="27"/>
        </w:rPr>
        <w:t>Minimally_defined_connector</w:t>
      </w:r>
      <w:r>
        <w:rPr>
          <w:color w:val="000000"/>
          <w:sz w:val="27"/>
          <w:szCs w:val="27"/>
        </w:rPr>
        <w:t> does not specify sufficient information to use the connector in a design, as only the interface </w:t>
      </w:r>
      <w:r>
        <w:rPr>
          <w:b/>
          <w:bCs/>
          <w:color w:val="000000"/>
          <w:sz w:val="27"/>
          <w:szCs w:val="27"/>
        </w:rPr>
        <w:t>terminal</w:t>
      </w:r>
      <w:r>
        <w:rPr>
          <w:color w:val="000000"/>
          <w:sz w:val="27"/>
          <w:szCs w:val="27"/>
        </w:rPr>
        <w:t>s are identified.</w:t>
      </w:r>
    </w:p>
    <w:p w:rsidR="006C4619" w:rsidRDefault="006C4619" w:rsidP="006C4619">
      <w:pPr>
        <w:pStyle w:val="note"/>
        <w:rPr>
          <w:color w:val="000000"/>
          <w:sz w:val="27"/>
          <w:szCs w:val="27"/>
        </w:rPr>
      </w:pPr>
      <w:bookmarkStart w:id="5" w:name="note_"/>
      <w:r>
        <w:rPr>
          <w:color w:val="000000"/>
        </w:rPr>
        <w:t>NOTE    One use for a </w:t>
      </w:r>
      <w:r>
        <w:rPr>
          <w:b/>
          <w:bCs/>
          <w:color w:val="000000"/>
        </w:rPr>
        <w:t>Minimally_defined_connector</w:t>
      </w:r>
      <w:r>
        <w:rPr>
          <w:color w:val="000000"/>
        </w:rPr>
        <w:t> is as a reference for a communications protocol.</w:t>
      </w:r>
    </w:p>
    <w:p w:rsidR="006C4619" w:rsidRDefault="006C4619" w:rsidP="006C4619">
      <w:pPr>
        <w:pStyle w:val="NormalWeb"/>
        <w:rPr>
          <w:color w:val="000000"/>
          <w:sz w:val="27"/>
          <w:szCs w:val="27"/>
        </w:rPr>
      </w:pPr>
      <w:r>
        <w:rPr>
          <w:color w:val="000000"/>
          <w:sz w:val="27"/>
          <w:szCs w:val="27"/>
          <w:u w:val="single"/>
        </w:rPr>
        <w:t>EXPRESS specification:</w:t>
      </w:r>
    </w:p>
    <w:p w:rsidR="006C4619" w:rsidRDefault="006C4619" w:rsidP="006C461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Minimally_defined_connector</w:t>
      </w:r>
      <w:r>
        <w:rPr>
          <w:rFonts w:ascii="Courier New" w:hAnsi="Courier New" w:cs="Courier New"/>
          <w:color w:val="000000"/>
          <w:sz w:val="20"/>
          <w:szCs w:val="20"/>
        </w:rPr>
        <w:br/>
      </w:r>
      <w:r>
        <w:rPr>
          <w:rStyle w:val="HTMLCode"/>
          <w:color w:val="000000"/>
        </w:rPr>
        <w:t>  SUBTYPE OF (</w:t>
      </w:r>
      <w:hyperlink r:id="rId19" w:anchor="packaged_part_black_box_model_arm.packaged_part" w:history="1">
        <w:r>
          <w:rPr>
            <w:rStyle w:val="Hyperlink"/>
            <w:rFonts w:ascii="Courier New" w:hAnsi="Courier New" w:cs="Courier New"/>
            <w:sz w:val="20"/>
            <w:szCs w:val="20"/>
          </w:rPr>
          <w:t>Packaged_part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0" w:anchor="packaged_part_black_box_model_arm.packaged_part" w:history="1">
        <w:r>
          <w:rPr>
            <w:rStyle w:val="Hyperlink"/>
            <w:rFonts w:ascii="Courier New" w:hAnsi="Courier New" w:cs="Courier New"/>
            <w:sz w:val="20"/>
            <w:szCs w:val="20"/>
          </w:rPr>
          <w:t>Packaged_part</w:t>
        </w:r>
      </w:hyperlink>
      <w:r>
        <w:rPr>
          <w:rStyle w:val="HTMLCode"/>
          <w:color w:val="000000"/>
        </w:rPr>
        <w:t>.used_package : SET[1:?] OF </w:t>
      </w:r>
      <w:hyperlink r:id="rId21" w:anchor="part_external_reference_arm.package_external_reference" w:history="1">
        <w:r>
          <w:rPr>
            <w:rStyle w:val="Hyperlink"/>
            <w:rFonts w:ascii="Courier New" w:hAnsi="Courier New" w:cs="Courier New"/>
            <w:sz w:val="20"/>
            <w:szCs w:val="20"/>
          </w:rPr>
          <w:t>Package_external_reference</w:t>
        </w:r>
      </w:hyperlink>
      <w:r>
        <w:rPr>
          <w:rStyle w:val="HTMLCode"/>
          <w:color w:val="000000"/>
        </w:rPr>
        <w:t>;</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terminal : SET[1:?] OF </w:t>
      </w:r>
      <w:hyperlink r:id="rId22" w:anchor="shape_property_assignment_arm.shape_element" w:history="1">
        <w:r>
          <w:rPr>
            <w:rStyle w:val="Hyperlink"/>
            <w:rFonts w:ascii="Courier New" w:hAnsi="Courier New" w:cs="Courier New"/>
            <w:sz w:val="20"/>
            <w:szCs w:val="20"/>
          </w:rPr>
          <w:t>Shape_element</w:t>
        </w:r>
      </w:hyperlink>
      <w:r>
        <w:rPr>
          <w:rStyle w:val="HTMLCode"/>
          <w:color w:val="000000"/>
        </w:rPr>
        <w:t> FOR associated_definition;</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SIZEOF(SELF\Packaged_part.access_mechanisms) = 0;</w:t>
      </w:r>
      <w:r>
        <w:rPr>
          <w:rFonts w:ascii="Courier New" w:hAnsi="Courier New" w:cs="Courier New"/>
          <w:color w:val="000000"/>
          <w:sz w:val="20"/>
          <w:szCs w:val="20"/>
        </w:rPr>
        <w:br/>
      </w:r>
      <w:r>
        <w:rPr>
          <w:rStyle w:val="HTMLCode"/>
          <w:color w:val="000000"/>
        </w:rPr>
        <w:t>  WR2: NOT EXISTS(SELF\Packaged_part.implemented_function);</w:t>
      </w:r>
      <w:r>
        <w:rPr>
          <w:rFonts w:ascii="Courier New" w:hAnsi="Courier New" w:cs="Courier New"/>
          <w:color w:val="000000"/>
          <w:sz w:val="20"/>
          <w:szCs w:val="20"/>
        </w:rPr>
        <w:br/>
      </w:r>
      <w:r>
        <w:rPr>
          <w:rStyle w:val="HTMLCode"/>
          <w:color w:val="000000"/>
        </w:rPr>
        <w:t>  WR3: NOT ('ALTERED_PART_ARM.ALTERED_PACKAGED_PART' IN TYPEOF(SELF));</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4619" w:rsidRDefault="006C4619" w:rsidP="006C4619">
      <w:pPr>
        <w:pStyle w:val="NormalWeb"/>
        <w:rPr>
          <w:color w:val="000000"/>
          <w:sz w:val="27"/>
          <w:szCs w:val="27"/>
        </w:rPr>
      </w:pPr>
      <w:r>
        <w:rPr>
          <w:color w:val="000000"/>
          <w:sz w:val="27"/>
          <w:szCs w:val="27"/>
          <w:u w:val="single"/>
        </w:rPr>
        <w:t>Attribute definitions:</w:t>
      </w:r>
    </w:p>
    <w:p w:rsidR="006C4619" w:rsidRDefault="006C4619" w:rsidP="006C4619">
      <w:pPr>
        <w:pStyle w:val="expressdescription"/>
        <w:rPr>
          <w:color w:val="000000"/>
          <w:sz w:val="27"/>
          <w:szCs w:val="27"/>
        </w:rPr>
      </w:pPr>
      <w:r>
        <w:rPr>
          <w:b/>
          <w:bCs/>
          <w:color w:val="000000"/>
          <w:sz w:val="27"/>
          <w:szCs w:val="27"/>
        </w:rPr>
        <w:lastRenderedPageBreak/>
        <w:t>used_package: </w:t>
      </w:r>
      <w:r>
        <w:rPr>
          <w:color w:val="000000"/>
          <w:sz w:val="27"/>
          <w:szCs w:val="27"/>
        </w:rPr>
        <w:t>specifies the role of the </w:t>
      </w:r>
      <w:hyperlink r:id="rId23" w:anchor="part_external_reference_arm.package_external_reference" w:history="1">
        <w:r>
          <w:rPr>
            <w:rStyle w:val="Hyperlink"/>
            <w:b/>
            <w:bCs/>
            <w:sz w:val="27"/>
            <w:szCs w:val="27"/>
          </w:rPr>
          <w:t>Package_external_reference</w:t>
        </w:r>
      </w:hyperlink>
      <w:r>
        <w:rPr>
          <w:color w:val="000000"/>
          <w:sz w:val="27"/>
          <w:szCs w:val="27"/>
        </w:rPr>
        <w:t> for the </w:t>
      </w:r>
      <w:r>
        <w:rPr>
          <w:b/>
          <w:bCs/>
          <w:color w:val="000000"/>
          <w:sz w:val="27"/>
          <w:szCs w:val="27"/>
        </w:rPr>
        <w:t>Minimally_defined_connector</w:t>
      </w:r>
      <w:r>
        <w:rPr>
          <w:color w:val="000000"/>
          <w:sz w:val="27"/>
          <w:szCs w:val="27"/>
        </w:rPr>
        <w:t>. There shall be one or more </w:t>
      </w:r>
      <w:r>
        <w:rPr>
          <w:b/>
          <w:bCs/>
          <w:color w:val="000000"/>
          <w:sz w:val="27"/>
          <w:szCs w:val="27"/>
        </w:rPr>
        <w:t>used_package</w:t>
      </w:r>
      <w:r>
        <w:rPr>
          <w:color w:val="000000"/>
          <w:sz w:val="27"/>
          <w:szCs w:val="27"/>
        </w:rPr>
        <w:t> for a</w:t>
      </w:r>
      <w:ins w:id="6" w:author="Sapp (US), Brandon" w:date="2019-03-20T10:43:00Z">
        <w:r w:rsidR="00CC6407">
          <w:rPr>
            <w:color w:val="000000"/>
            <w:sz w:val="27"/>
            <w:szCs w:val="27"/>
          </w:rPr>
          <w:t xml:space="preserve"> </w:t>
        </w:r>
      </w:ins>
      <w:r>
        <w:rPr>
          <w:b/>
          <w:bCs/>
          <w:color w:val="000000"/>
          <w:sz w:val="27"/>
          <w:szCs w:val="27"/>
        </w:rPr>
        <w:t>Minimally_defined_connector</w:t>
      </w:r>
      <w:r>
        <w:rPr>
          <w:color w:val="000000"/>
          <w:sz w:val="27"/>
          <w:szCs w:val="27"/>
        </w:rPr>
        <w:t>.</w:t>
      </w:r>
    </w:p>
    <w:p w:rsidR="006C4619" w:rsidRDefault="006C4619" w:rsidP="006C4619">
      <w:pPr>
        <w:pStyle w:val="expressdescription"/>
        <w:rPr>
          <w:color w:val="000000"/>
          <w:sz w:val="27"/>
          <w:szCs w:val="27"/>
        </w:rPr>
      </w:pPr>
      <w:r>
        <w:rPr>
          <w:b/>
          <w:bCs/>
          <w:color w:val="000000"/>
          <w:sz w:val="27"/>
          <w:szCs w:val="27"/>
        </w:rPr>
        <w:t>terminal: </w:t>
      </w:r>
      <w:r>
        <w:rPr>
          <w:color w:val="000000"/>
          <w:sz w:val="27"/>
          <w:szCs w:val="27"/>
        </w:rPr>
        <w:t>specifies an inverse relationship that specifies that the existence of the </w:t>
      </w:r>
      <w:r>
        <w:rPr>
          <w:b/>
          <w:bCs/>
          <w:color w:val="000000"/>
          <w:sz w:val="27"/>
          <w:szCs w:val="27"/>
        </w:rPr>
        <w:t>Minimally_defined_connector</w:t>
      </w:r>
      <w:r>
        <w:rPr>
          <w:color w:val="000000"/>
          <w:sz w:val="27"/>
          <w:szCs w:val="27"/>
        </w:rPr>
        <w:t> is dependent on the existence of the</w:t>
      </w:r>
      <w:ins w:id="7" w:author="Sapp (US), Brandon" w:date="2019-03-20T10:43:00Z">
        <w:r w:rsidR="00CC6407">
          <w:rPr>
            <w:color w:val="000000"/>
            <w:sz w:val="27"/>
            <w:szCs w:val="27"/>
          </w:rPr>
          <w:t xml:space="preserve"> </w:t>
        </w:r>
      </w:ins>
      <w:bookmarkStart w:id="8" w:name="_GoBack"/>
      <w:bookmarkEnd w:id="8"/>
      <w:r w:rsidR="00CC6407">
        <w:rPr>
          <w:rStyle w:val="Hyperlink"/>
          <w:b/>
          <w:bCs/>
          <w:sz w:val="27"/>
          <w:szCs w:val="27"/>
        </w:rPr>
        <w:fldChar w:fldCharType="begin"/>
      </w:r>
      <w:r w:rsidR="00CC6407">
        <w:rPr>
          <w:rStyle w:val="Hyperlink"/>
          <w:b/>
          <w:bCs/>
          <w:sz w:val="27"/>
          <w:szCs w:val="27"/>
        </w:rPr>
        <w:instrText xml:space="preserve"> HYPERLINK "file:///C:\\Users\\bus4005\\Downloads\\CR_FDIS_3_20190311_draft\\CR_FDIS_3\\part1000\\data\\modules\\shape_property_assignment\\sys\\4_info_reqs.htm" \l "shape_property_assignment_arm.shape_element" </w:instrText>
      </w:r>
      <w:r w:rsidR="00CC6407">
        <w:rPr>
          <w:rStyle w:val="Hyperlink"/>
          <w:b/>
          <w:bCs/>
          <w:sz w:val="27"/>
          <w:szCs w:val="27"/>
        </w:rPr>
        <w:fldChar w:fldCharType="separate"/>
      </w:r>
      <w:r>
        <w:rPr>
          <w:rStyle w:val="Hyperlink"/>
          <w:b/>
          <w:bCs/>
          <w:sz w:val="27"/>
          <w:szCs w:val="27"/>
        </w:rPr>
        <w:t>Shape_element</w:t>
      </w:r>
      <w:r w:rsidR="00CC6407">
        <w:rPr>
          <w:rStyle w:val="Hyperlink"/>
          <w:b/>
          <w:bCs/>
          <w:sz w:val="27"/>
          <w:szCs w:val="27"/>
        </w:rPr>
        <w:fldChar w:fldCharType="end"/>
      </w:r>
      <w:r>
        <w:rPr>
          <w:color w:val="000000"/>
          <w:sz w:val="27"/>
          <w:szCs w:val="27"/>
        </w:rPr>
        <w:t> that specifies the </w:t>
      </w:r>
      <w:r>
        <w:rPr>
          <w:b/>
          <w:bCs/>
          <w:color w:val="000000"/>
          <w:sz w:val="27"/>
          <w:szCs w:val="27"/>
        </w:rPr>
        <w:t>Minimally_defined_connector</w:t>
      </w:r>
      <w:r>
        <w:rPr>
          <w:color w:val="000000"/>
          <w:sz w:val="27"/>
          <w:szCs w:val="27"/>
        </w:rPr>
        <w:t> as its </w:t>
      </w:r>
      <w:hyperlink r:id="rId24" w:anchor="shape_property_assignment_arm.shape_element.associated_definition" w:history="1">
        <w:r>
          <w:rPr>
            <w:rStyle w:val="Hyperlink"/>
            <w:b/>
            <w:bCs/>
            <w:sz w:val="27"/>
            <w:szCs w:val="27"/>
          </w:rPr>
          <w:t>associated_definition</w:t>
        </w:r>
      </w:hyperlink>
      <w:r>
        <w:rPr>
          <w:color w:val="000000"/>
          <w:sz w:val="27"/>
          <w:szCs w:val="27"/>
        </w:rPr>
        <w:t>. There shall be one or more </w:t>
      </w:r>
      <w:hyperlink r:id="rId25" w:anchor="shape_property_assignment_arm.shape_element" w:history="1">
        <w:r>
          <w:rPr>
            <w:rStyle w:val="Hyperlink"/>
            <w:b/>
            <w:bCs/>
            <w:sz w:val="27"/>
            <w:szCs w:val="27"/>
          </w:rPr>
          <w:t>Shape_elements</w:t>
        </w:r>
      </w:hyperlink>
      <w:r>
        <w:rPr>
          <w:color w:val="000000"/>
          <w:sz w:val="27"/>
          <w:szCs w:val="27"/>
        </w:rPr>
        <w:t> for a particular </w:t>
      </w:r>
      <w:r>
        <w:rPr>
          <w:b/>
          <w:bCs/>
          <w:color w:val="000000"/>
          <w:sz w:val="27"/>
          <w:szCs w:val="27"/>
        </w:rPr>
        <w:t>Minimally_defined_connector</w:t>
      </w:r>
      <w:r>
        <w:rPr>
          <w:color w:val="000000"/>
          <w:sz w:val="27"/>
          <w:szCs w:val="27"/>
        </w:rPr>
        <w:t>.</w:t>
      </w:r>
    </w:p>
    <w:p w:rsidR="006C4619" w:rsidRDefault="006C4619" w:rsidP="006C4619">
      <w:pPr>
        <w:pStyle w:val="NormalWeb"/>
        <w:rPr>
          <w:color w:val="000000"/>
          <w:sz w:val="27"/>
          <w:szCs w:val="27"/>
        </w:rPr>
      </w:pPr>
      <w:r>
        <w:rPr>
          <w:color w:val="000000"/>
          <w:sz w:val="27"/>
          <w:szCs w:val="27"/>
          <w:u w:val="single"/>
        </w:rPr>
        <w:t>Formal propositions:</w:t>
      </w:r>
    </w:p>
    <w:p w:rsidR="006C4619" w:rsidRDefault="006C4619" w:rsidP="006C4619">
      <w:pPr>
        <w:pStyle w:val="expressdescription"/>
        <w:rPr>
          <w:color w:val="000000"/>
          <w:sz w:val="27"/>
          <w:szCs w:val="27"/>
        </w:rPr>
      </w:pPr>
      <w:r>
        <w:rPr>
          <w:b/>
          <w:bCs/>
          <w:color w:val="000000"/>
          <w:sz w:val="27"/>
          <w:szCs w:val="27"/>
        </w:rPr>
        <w:t>WR1: </w:t>
      </w:r>
      <w:r>
        <w:rPr>
          <w:color w:val="000000"/>
          <w:sz w:val="27"/>
          <w:szCs w:val="27"/>
        </w:rPr>
        <w:t>The </w:t>
      </w:r>
      <w:hyperlink r:id="rId26" w:anchor="packaged_part_black_box_model_arm.packaged_part.access_mechanisms" w:history="1">
        <w:r>
          <w:rPr>
            <w:rStyle w:val="Hyperlink"/>
            <w:b/>
            <w:bCs/>
            <w:sz w:val="27"/>
            <w:szCs w:val="27"/>
          </w:rPr>
          <w:t>access_mechanisms</w:t>
        </w:r>
      </w:hyperlink>
      <w:r>
        <w:rPr>
          <w:color w:val="000000"/>
          <w:sz w:val="27"/>
          <w:szCs w:val="27"/>
        </w:rPr>
        <w:t> inherited from </w:t>
      </w:r>
      <w:hyperlink r:id="rId27" w:anchor="packaged_part_black_box_model_arm.packaged_part" w:history="1">
        <w:r>
          <w:rPr>
            <w:rStyle w:val="Hyperlink"/>
            <w:b/>
            <w:bCs/>
            <w:sz w:val="27"/>
            <w:szCs w:val="27"/>
          </w:rPr>
          <w:t>Packaged_part</w:t>
        </w:r>
      </w:hyperlink>
      <w:r>
        <w:rPr>
          <w:color w:val="000000"/>
          <w:sz w:val="27"/>
          <w:szCs w:val="27"/>
        </w:rPr>
        <w:t> shall have no elements in its items.</w:t>
      </w:r>
    </w:p>
    <w:p w:rsidR="006C4619" w:rsidRDefault="006C4619" w:rsidP="006C4619">
      <w:pPr>
        <w:pStyle w:val="expressdescription"/>
        <w:rPr>
          <w:color w:val="000000"/>
          <w:sz w:val="27"/>
          <w:szCs w:val="27"/>
        </w:rPr>
      </w:pPr>
      <w:r>
        <w:rPr>
          <w:b/>
          <w:bCs/>
          <w:color w:val="000000"/>
          <w:sz w:val="27"/>
          <w:szCs w:val="27"/>
        </w:rPr>
        <w:t>WR2: </w:t>
      </w:r>
      <w:r>
        <w:rPr>
          <w:color w:val="000000"/>
          <w:sz w:val="27"/>
          <w:szCs w:val="27"/>
        </w:rPr>
        <w:t>The </w:t>
      </w:r>
      <w:hyperlink r:id="rId28" w:anchor="packaged_part_black_box_model_arm.packaged_part.implemented_function" w:history="1">
        <w:r>
          <w:rPr>
            <w:rStyle w:val="Hyperlink"/>
            <w:b/>
            <w:bCs/>
            <w:sz w:val="27"/>
            <w:szCs w:val="27"/>
          </w:rPr>
          <w:t>implemented_function</w:t>
        </w:r>
      </w:hyperlink>
      <w:r>
        <w:rPr>
          <w:color w:val="000000"/>
          <w:sz w:val="27"/>
          <w:szCs w:val="27"/>
        </w:rPr>
        <w:t> inherited from </w:t>
      </w:r>
      <w:hyperlink r:id="rId29" w:anchor="packaged_part_black_box_model_arm.packaged_part" w:history="1">
        <w:r>
          <w:rPr>
            <w:rStyle w:val="Hyperlink"/>
            <w:b/>
            <w:bCs/>
            <w:sz w:val="27"/>
            <w:szCs w:val="27"/>
          </w:rPr>
          <w:t>Packaged_part</w:t>
        </w:r>
      </w:hyperlink>
      <w:r>
        <w:rPr>
          <w:color w:val="000000"/>
          <w:sz w:val="27"/>
          <w:szCs w:val="27"/>
        </w:rPr>
        <w:t> shall not exist.</w:t>
      </w:r>
    </w:p>
    <w:p w:rsidR="006C4619" w:rsidRDefault="006C4619" w:rsidP="006C4619">
      <w:pPr>
        <w:pStyle w:val="expressdescription"/>
        <w:rPr>
          <w:color w:val="000000"/>
          <w:sz w:val="27"/>
          <w:szCs w:val="27"/>
        </w:rPr>
      </w:pPr>
      <w:r>
        <w:rPr>
          <w:b/>
          <w:bCs/>
          <w:color w:val="000000"/>
          <w:sz w:val="27"/>
          <w:szCs w:val="27"/>
        </w:rPr>
        <w:t>WR3: </w:t>
      </w:r>
      <w:r>
        <w:rPr>
          <w:color w:val="000000"/>
          <w:sz w:val="27"/>
          <w:szCs w:val="27"/>
        </w:rPr>
        <w:t>The </w:t>
      </w:r>
      <w:r>
        <w:rPr>
          <w:b/>
          <w:bCs/>
          <w:color w:val="000000"/>
          <w:sz w:val="27"/>
          <w:szCs w:val="27"/>
        </w:rPr>
        <w:t>Minimally_defined_connector</w:t>
      </w:r>
      <w:r>
        <w:rPr>
          <w:color w:val="000000"/>
          <w:sz w:val="27"/>
          <w:szCs w:val="27"/>
        </w:rPr>
        <w:t> shall not also be a member of </w:t>
      </w:r>
      <w:hyperlink r:id="rId30" w:anchor="altered_part_arm.altered_packaged_part" w:history="1">
        <w:r>
          <w:rPr>
            <w:rStyle w:val="Hyperlink"/>
            <w:b/>
            <w:bCs/>
            <w:sz w:val="27"/>
            <w:szCs w:val="27"/>
          </w:rPr>
          <w:t>Altered_packaged_part</w:t>
        </w:r>
      </w:hyperlink>
      <w:r>
        <w:rPr>
          <w:color w:val="000000"/>
          <w:sz w:val="27"/>
          <w:szCs w:val="27"/>
        </w:rPr>
        <w:t>.</w:t>
      </w:r>
    </w:p>
    <w:p w:rsidR="006C4619" w:rsidRDefault="006C4619" w:rsidP="006C4619">
      <w:pPr>
        <w:pStyle w:val="Heading2"/>
        <w:rPr>
          <w:color w:val="000000"/>
        </w:rPr>
      </w:pPr>
      <w:r>
        <w:rPr>
          <w:color w:val="000000"/>
        </w:rPr>
        <w:t>4.3.2 Protocol_physical_layer_definition   </w:t>
      </w:r>
      <w:r>
        <w:rPr>
          <w:noProof/>
          <w:color w:val="0000FF"/>
          <w:lang w:eastAsia="en-GB"/>
        </w:rPr>
        <w:drawing>
          <wp:inline distT="0" distB="0" distL="0" distR="0">
            <wp:extent cx="180975" cy="209550"/>
            <wp:effectExtent l="0" t="0" r="9525" b="0"/>
            <wp:docPr id="4" name="Picture 4" descr="EXPRESS-G">
              <a:hlinkClick xmlns:a="http://schemas.openxmlformats.org/drawingml/2006/main" r:id="rId10"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0" tgtFrame="&quot;&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3" name="Picture 3" descr="Mapping tabl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pping table">
                      <a:hlinkClick r:id="rId31"/>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4619" w:rsidRDefault="006C4619" w:rsidP="006C4619">
      <w:pPr>
        <w:pStyle w:val="NormalWeb"/>
        <w:rPr>
          <w:color w:val="000000"/>
          <w:sz w:val="27"/>
          <w:szCs w:val="27"/>
        </w:rPr>
      </w:pPr>
      <w:r>
        <w:rPr>
          <w:color w:val="000000"/>
          <w:sz w:val="27"/>
          <w:szCs w:val="27"/>
        </w:rPr>
        <w:t>A </w:t>
      </w:r>
      <w:r>
        <w:rPr>
          <w:b/>
          <w:bCs/>
          <w:color w:val="000000"/>
          <w:sz w:val="27"/>
          <w:szCs w:val="27"/>
        </w:rPr>
        <w:t>Protocol_physical_layer_definition</w:t>
      </w:r>
      <w:r>
        <w:rPr>
          <w:color w:val="000000"/>
          <w:sz w:val="27"/>
          <w:szCs w:val="27"/>
        </w:rPr>
        <w:t> is a type of </w:t>
      </w:r>
      <w:hyperlink r:id="rId32" w:anchor="requirement_view_definition_arm.requirement_view_definition" w:history="1">
        <w:r>
          <w:rPr>
            <w:rStyle w:val="Hyperlink"/>
            <w:b/>
            <w:bCs/>
            <w:sz w:val="27"/>
            <w:szCs w:val="27"/>
          </w:rPr>
          <w:t>Requirement_view_definition</w:t>
        </w:r>
      </w:hyperlink>
      <w:r>
        <w:rPr>
          <w:color w:val="000000"/>
          <w:sz w:val="27"/>
          <w:szCs w:val="27"/>
        </w:rPr>
        <w:t>. A </w:t>
      </w:r>
      <w:r>
        <w:rPr>
          <w:b/>
          <w:bCs/>
          <w:color w:val="000000"/>
          <w:sz w:val="27"/>
          <w:szCs w:val="27"/>
        </w:rPr>
        <w:t>Protocol_physical_layer_definition</w:t>
      </w:r>
      <w:r>
        <w:rPr>
          <w:color w:val="000000"/>
          <w:sz w:val="27"/>
          <w:szCs w:val="27"/>
        </w:rPr>
        <w:t xml:space="preserve"> is a description of the information needed to specify requirements for the lowest level interface for </w:t>
      </w:r>
      <w:del w:id="9" w:author="Sapp (US), Brandon" w:date="2019-03-20T10:42:00Z">
        <w:r w:rsidDel="00CC6407">
          <w:rPr>
            <w:color w:val="000000"/>
            <w:sz w:val="27"/>
            <w:szCs w:val="27"/>
          </w:rPr>
          <w:delText xml:space="preserve">a </w:delText>
        </w:r>
      </w:del>
      <w:r>
        <w:rPr>
          <w:color w:val="000000"/>
          <w:sz w:val="27"/>
          <w:szCs w:val="27"/>
        </w:rPr>
        <w:t xml:space="preserve">communication or </w:t>
      </w:r>
      <w:ins w:id="10" w:author="Sapp (US), Brandon" w:date="2019-03-20T10:43:00Z">
        <w:r w:rsidR="00CC6407">
          <w:rPr>
            <w:color w:val="000000"/>
            <w:sz w:val="27"/>
            <w:szCs w:val="27"/>
          </w:rPr>
          <w:t>an</w:t>
        </w:r>
      </w:ins>
      <w:r>
        <w:rPr>
          <w:color w:val="000000"/>
          <w:sz w:val="27"/>
          <w:szCs w:val="27"/>
        </w:rPr>
        <w:t>other engineering operational protocol. The protocol specification is referenced by the documentation attribute inherited from the </w:t>
      </w:r>
      <w:hyperlink r:id="rId33" w:anchor="product_view_definition_arm.product_view_definition" w:history="1">
        <w:r>
          <w:rPr>
            <w:rStyle w:val="Hyperlink"/>
            <w:b/>
            <w:bCs/>
            <w:sz w:val="27"/>
            <w:szCs w:val="27"/>
          </w:rPr>
          <w:t>Product_view_definition</w:t>
        </w:r>
      </w:hyperlink>
      <w:r>
        <w:rPr>
          <w:color w:val="000000"/>
          <w:sz w:val="27"/>
          <w:szCs w:val="27"/>
        </w:rPr>
        <w:t> Application Object. A </w:t>
      </w:r>
      <w:r>
        <w:rPr>
          <w:b/>
          <w:bCs/>
          <w:color w:val="000000"/>
          <w:sz w:val="27"/>
          <w:szCs w:val="27"/>
        </w:rPr>
        <w:t>Protocol_physical_layer_definition</w:t>
      </w:r>
      <w:r>
        <w:rPr>
          <w:color w:val="000000"/>
          <w:sz w:val="27"/>
          <w:szCs w:val="27"/>
        </w:rPr>
        <w:t> includes references to minimum information for connectors, host transmit and receive functional definitions, and host transmit and receive functional characteristics. The functional definitions should be used to identify signal names if needed, as it is common for protocols to not define connectors. If the protocol defines a connector and signal names for that connector, then the functional definition terminals are mapped to the host connector terminals using one or more</w:t>
      </w:r>
      <w:ins w:id="11" w:author="Sapp (US), Brandon" w:date="2019-03-20T10:43:00Z">
        <w:r w:rsidR="00CC6407">
          <w:rPr>
            <w:color w:val="000000"/>
            <w:sz w:val="27"/>
            <w:szCs w:val="27"/>
          </w:rPr>
          <w:t xml:space="preserve"> </w:t>
        </w:r>
      </w:ins>
      <w:hyperlink r:id="rId34" w:anchor="functional_assignment_to_part_arm.functional_usage_view_to_part_terminal_assignment" w:history="1">
        <w:r>
          <w:rPr>
            <w:rStyle w:val="Hyperlink"/>
            <w:b/>
            <w:bCs/>
            <w:sz w:val="27"/>
            <w:szCs w:val="27"/>
          </w:rPr>
          <w:t>Functional_usage_view_to_part_terminal_assignment</w:t>
        </w:r>
      </w:hyperlink>
      <w:r>
        <w:rPr>
          <w:color w:val="000000"/>
          <w:sz w:val="27"/>
          <w:szCs w:val="27"/>
        </w:rPr>
        <w:t>. A </w:t>
      </w:r>
      <w:r>
        <w:rPr>
          <w:b/>
          <w:bCs/>
          <w:color w:val="000000"/>
          <w:sz w:val="27"/>
          <w:szCs w:val="27"/>
        </w:rPr>
        <w:t>media_connector</w:t>
      </w:r>
      <w:r>
        <w:rPr>
          <w:color w:val="000000"/>
          <w:sz w:val="27"/>
          <w:szCs w:val="27"/>
        </w:rPr>
        <w:t> may be a connector on an antenna. The </w:t>
      </w:r>
      <w:r>
        <w:rPr>
          <w:b/>
          <w:bCs/>
          <w:color w:val="000000"/>
          <w:sz w:val="27"/>
          <w:szCs w:val="27"/>
        </w:rPr>
        <w:t>host_connector</w:t>
      </w:r>
      <w:r>
        <w:rPr>
          <w:color w:val="000000"/>
          <w:sz w:val="27"/>
          <w:szCs w:val="27"/>
        </w:rPr>
        <w:t> and </w:t>
      </w:r>
      <w:r>
        <w:rPr>
          <w:b/>
          <w:bCs/>
          <w:color w:val="000000"/>
          <w:sz w:val="27"/>
          <w:szCs w:val="27"/>
        </w:rPr>
        <w:t>media_connector</w:t>
      </w:r>
      <w:r>
        <w:rPr>
          <w:color w:val="000000"/>
          <w:sz w:val="27"/>
          <w:szCs w:val="27"/>
        </w:rPr>
        <w:t>form a mated pair when assembled via their respective terminals. If the protocol does not define a connector or if non-standard connector implementation is chosen, members of </w:t>
      </w:r>
      <w:hyperlink r:id="rId35" w:anchor="assembly_physical_interface_requirement_arm.protocol_requirement_allocation_to_part_terminal" w:history="1">
        <w:r>
          <w:rPr>
            <w:rStyle w:val="Hyperlink"/>
            <w:b/>
            <w:bCs/>
            <w:sz w:val="27"/>
            <w:szCs w:val="27"/>
          </w:rPr>
          <w:t>Protocol_requirement_allocation_to_part_terminal</w:t>
        </w:r>
      </w:hyperlink>
      <w:r>
        <w:rPr>
          <w:color w:val="000000"/>
          <w:sz w:val="27"/>
          <w:szCs w:val="27"/>
        </w:rPr>
        <w:t xml:space="preserve"> may be populated to specify the </w:t>
      </w:r>
      <w:del w:id="12" w:author="Sapp (US), Brandon" w:date="2019-03-20T10:42:00Z">
        <w:r w:rsidDel="00CC6407">
          <w:rPr>
            <w:color w:val="000000"/>
            <w:sz w:val="27"/>
            <w:szCs w:val="27"/>
          </w:rPr>
          <w:delText xml:space="preserve">product </w:delText>
        </w:r>
      </w:del>
      <w:ins w:id="13" w:author="Sapp (US), Brandon" w:date="2019-03-20T10:42:00Z">
        <w:r w:rsidR="00CC6407">
          <w:rPr>
            <w:color w:val="000000"/>
            <w:sz w:val="27"/>
            <w:szCs w:val="27"/>
          </w:rPr>
          <w:t>product</w:t>
        </w:r>
        <w:r w:rsidR="00CC6407">
          <w:rPr>
            <w:color w:val="000000"/>
            <w:sz w:val="27"/>
            <w:szCs w:val="27"/>
          </w:rPr>
          <w:t>-</w:t>
        </w:r>
      </w:ins>
      <w:r>
        <w:rPr>
          <w:color w:val="000000"/>
          <w:sz w:val="27"/>
          <w:szCs w:val="27"/>
        </w:rPr>
        <w:t>specific mapping for the protocol.</w:t>
      </w:r>
    </w:p>
    <w:p w:rsidR="006C4619" w:rsidRDefault="006C4619" w:rsidP="006C4619">
      <w:pPr>
        <w:pStyle w:val="note"/>
        <w:rPr>
          <w:color w:val="000000"/>
          <w:sz w:val="27"/>
          <w:szCs w:val="27"/>
        </w:rPr>
      </w:pPr>
      <w:r>
        <w:rPr>
          <w:color w:val="000000"/>
        </w:rPr>
        <w:t>NOTE </w:t>
      </w:r>
      <w:bookmarkEnd w:id="5"/>
      <w:r>
        <w:rPr>
          <w:color w:val="000000"/>
        </w:rPr>
        <w:t>   The </w:t>
      </w:r>
      <w:r>
        <w:rPr>
          <w:b/>
          <w:bCs/>
          <w:color w:val="000000"/>
        </w:rPr>
        <w:t>Protocol_physical_layer_definition</w:t>
      </w:r>
      <w:r>
        <w:rPr>
          <w:color w:val="000000"/>
        </w:rPr>
        <w:t> is provided to enable verification of product models against physical and functional requirements imposed by protocol definitions. The </w:t>
      </w:r>
      <w:r>
        <w:rPr>
          <w:b/>
          <w:bCs/>
          <w:color w:val="000000"/>
        </w:rPr>
        <w:t>Protocol_physical_layer_definition</w:t>
      </w:r>
      <w:r>
        <w:rPr>
          <w:color w:val="000000"/>
        </w:rPr>
        <w:t> is referenced by </w:t>
      </w:r>
      <w:hyperlink r:id="rId36" w:anchor="assembly_physical_interface_requirement_arm.interface_requirement" w:history="1">
        <w:r>
          <w:rPr>
            <w:rStyle w:val="Hyperlink"/>
            <w:b/>
            <w:bCs/>
          </w:rPr>
          <w:t>Interface_requirement</w:t>
        </w:r>
      </w:hyperlink>
      <w:r>
        <w:rPr>
          <w:color w:val="000000"/>
        </w:rPr>
        <w:t> to establish a requirement. The functional requirements are most often functional in nature but are not required to be by this part of ISO 10303.</w:t>
      </w:r>
    </w:p>
    <w:p w:rsidR="006C4619" w:rsidRDefault="006C4619" w:rsidP="006C4619">
      <w:pPr>
        <w:pStyle w:val="example"/>
        <w:rPr>
          <w:color w:val="000000"/>
          <w:sz w:val="27"/>
          <w:szCs w:val="27"/>
        </w:rPr>
      </w:pPr>
      <w:bookmarkStart w:id="14" w:name="example_1"/>
      <w:r>
        <w:rPr>
          <w:color w:val="000000"/>
        </w:rPr>
        <w:t>EXAMPLE 1</w:t>
      </w:r>
      <w:bookmarkEnd w:id="14"/>
      <w:r>
        <w:rPr>
          <w:color w:val="000000"/>
        </w:rPr>
        <w:t>   A physical layer consisting of RS 232 compliant elements would be represented by a host functional unit, a media functional unit, a host connector, a media connector, and members of </w:t>
      </w:r>
      <w:hyperlink r:id="rId37" w:anchor="functional_assignment_to_part_arm.functional_usage_view_to_part_terminal_assignment" w:history="1">
        <w:r>
          <w:rPr>
            <w:rStyle w:val="Hyperlink"/>
            <w:b/>
            <w:bCs/>
          </w:rPr>
          <w:t>Functional_usage_view_to_part_terminal_assignment</w:t>
        </w:r>
      </w:hyperlink>
      <w:r>
        <w:rPr>
          <w:color w:val="000000"/>
        </w:rPr>
        <w:t xml:space="preserve"> to accomplish the functional to </w:t>
      </w:r>
      <w:r>
        <w:rPr>
          <w:color w:val="000000"/>
        </w:rPr>
        <w:lastRenderedPageBreak/>
        <w:t>physical mapping. If detailed functional characteristics of the media were desired, the media functional unit would reference members of </w:t>
      </w:r>
      <w:hyperlink r:id="rId38" w:anchor="analytical_model_arm.analytical_model_application" w:history="1">
        <w:r>
          <w:rPr>
            <w:rStyle w:val="Hyperlink"/>
            <w:b/>
            <w:bCs/>
          </w:rPr>
          <w:t>Analytical_model_application</w:t>
        </w:r>
      </w:hyperlink>
      <w:r>
        <w:rPr>
          <w:color w:val="000000"/>
        </w:rPr>
        <w:t>.</w:t>
      </w:r>
    </w:p>
    <w:p w:rsidR="006C4619" w:rsidRDefault="006C4619" w:rsidP="006C4619">
      <w:pPr>
        <w:pStyle w:val="example"/>
        <w:rPr>
          <w:color w:val="000000"/>
          <w:sz w:val="27"/>
          <w:szCs w:val="27"/>
        </w:rPr>
      </w:pPr>
      <w:bookmarkStart w:id="15" w:name="example_2"/>
      <w:r>
        <w:rPr>
          <w:color w:val="000000"/>
        </w:rPr>
        <w:t>EXAMPLE 2</w:t>
      </w:r>
      <w:bookmarkEnd w:id="15"/>
      <w:r>
        <w:rPr>
          <w:color w:val="000000"/>
        </w:rPr>
        <w:t>   A design group implementing an ARINC 429 interface for an electronics unit would populate one member of </w:t>
      </w:r>
      <w:r>
        <w:rPr>
          <w:b/>
          <w:bCs/>
          <w:color w:val="000000"/>
        </w:rPr>
        <w:t>Protocol_physical_layer_definition</w:t>
      </w:r>
      <w:r>
        <w:rPr>
          <w:color w:val="000000"/>
        </w:rPr>
        <w:t> and as many members of</w:t>
      </w:r>
      <w:ins w:id="16" w:author="Sapp (US), Brandon" w:date="2019-03-20T10:43:00Z">
        <w:r w:rsidR="00CC6407">
          <w:rPr>
            <w:color w:val="000000"/>
          </w:rPr>
          <w:t xml:space="preserve"> </w:t>
        </w:r>
      </w:ins>
      <w:hyperlink r:id="rId39" w:anchor="assembly_physical_interface_requirement_arm.protocol_requirement_allocation_to_part_terminal" w:history="1">
        <w:r>
          <w:rPr>
            <w:rStyle w:val="Hyperlink"/>
            <w:b/>
            <w:bCs/>
          </w:rPr>
          <w:t>Protocol_requirement_allocation_to_part_terminal</w:t>
        </w:r>
      </w:hyperlink>
      <w:r>
        <w:rPr>
          <w:color w:val="000000"/>
        </w:rPr>
        <w:t> as needed to specify the pin mapping from the unit connector terminals (</w:t>
      </w:r>
      <w:hyperlink r:id="rId40" w:anchor="assembly_module_usage_view_arm.assembly_module_terminal" w:history="1">
        <w:r>
          <w:rPr>
            <w:rStyle w:val="Hyperlink"/>
            <w:b/>
            <w:bCs/>
          </w:rPr>
          <w:t>Assembly_module_terminal</w:t>
        </w:r>
      </w:hyperlink>
      <w:r>
        <w:rPr>
          <w:color w:val="000000"/>
        </w:rPr>
        <w:t>) to the signal names (</w:t>
      </w:r>
      <w:hyperlink r:id="rId41" w:anchor="functional_usage_view_arm.functional_unit_usage_view_terminal_definition.signal_name" w:history="1">
        <w:r>
          <w:rPr>
            <w:rStyle w:val="Hyperlink"/>
            <w:b/>
            <w:bCs/>
          </w:rPr>
          <w:t>signal_name</w:t>
        </w:r>
      </w:hyperlink>
      <w:r>
        <w:rPr>
          <w:color w:val="000000"/>
        </w:rPr>
        <w:t>attribute of </w:t>
      </w:r>
      <w:hyperlink r:id="rId42" w:anchor="functional_usage_view_arm.functional_unit_usage_view_terminal_definition" w:history="1">
        <w:r>
          <w:rPr>
            <w:rStyle w:val="Hyperlink"/>
            <w:b/>
            <w:bCs/>
          </w:rPr>
          <w:t>Functional_unit_usage_view_terminal_definition</w:t>
        </w:r>
      </w:hyperlink>
      <w:r>
        <w:rPr>
          <w:color w:val="000000"/>
        </w:rPr>
        <w:t>) for each application of the protocol in the unit.</w:t>
      </w:r>
    </w:p>
    <w:p w:rsidR="006C4619" w:rsidRDefault="006C4619" w:rsidP="006C4619">
      <w:pPr>
        <w:pStyle w:val="NormalWeb"/>
        <w:rPr>
          <w:color w:val="000000"/>
          <w:sz w:val="27"/>
          <w:szCs w:val="27"/>
        </w:rPr>
      </w:pPr>
      <w:r>
        <w:rPr>
          <w:color w:val="000000"/>
          <w:sz w:val="27"/>
          <w:szCs w:val="27"/>
          <w:u w:val="single"/>
        </w:rPr>
        <w:t>EXPRESS specification:</w:t>
      </w:r>
    </w:p>
    <w:p w:rsidR="006C4619" w:rsidRDefault="006C4619" w:rsidP="006C461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Protocol_physical_layer_definition</w:t>
      </w:r>
      <w:r>
        <w:rPr>
          <w:rFonts w:ascii="Courier New" w:hAnsi="Courier New" w:cs="Courier New"/>
          <w:color w:val="000000"/>
          <w:sz w:val="20"/>
          <w:szCs w:val="20"/>
        </w:rPr>
        <w:br/>
      </w:r>
      <w:r>
        <w:rPr>
          <w:rStyle w:val="HTMLCode"/>
          <w:color w:val="000000"/>
        </w:rPr>
        <w:t>  SUBTYPE OF (</w:t>
      </w:r>
      <w:hyperlink r:id="rId43" w:anchor="requirement_view_definition_arm.requirement_view_definition" w:history="1">
        <w:r>
          <w:rPr>
            <w:rStyle w:val="Hyperlink"/>
            <w:rFonts w:ascii="Courier New" w:hAnsi="Courier New" w:cs="Courier New"/>
            <w:sz w:val="20"/>
            <w:szCs w:val="20"/>
          </w:rPr>
          <w:t>Requirement_view_definition</w:t>
        </w:r>
      </w:hyperlink>
      <w:r>
        <w:rPr>
          <w:rStyle w:val="HTMLCode"/>
          <w:color w:val="000000"/>
        </w:rPr>
        <w:t>);</w:t>
      </w:r>
      <w:r>
        <w:rPr>
          <w:rFonts w:ascii="Courier New" w:hAnsi="Courier New" w:cs="Courier New"/>
          <w:color w:val="000000"/>
          <w:sz w:val="20"/>
          <w:szCs w:val="20"/>
        </w:rPr>
        <w:br/>
      </w:r>
      <w:r>
        <w:rPr>
          <w:rStyle w:val="HTMLCode"/>
          <w:color w:val="000000"/>
        </w:rPr>
        <w:t>  host_connector : OPTIONAL </w:t>
      </w:r>
      <w:hyperlink r:id="rId44" w:anchor="assembly_functional_interface_requirement_arm.minimally_defined_connector" w:history="1">
        <w:r>
          <w:rPr>
            <w:rStyle w:val="Hyperlink"/>
            <w:rFonts w:ascii="Courier New" w:hAnsi="Courier New" w:cs="Courier New"/>
            <w:sz w:val="20"/>
            <w:szCs w:val="20"/>
          </w:rPr>
          <w:t>Minimally_defined_connector</w:t>
        </w:r>
      </w:hyperlink>
      <w:r>
        <w:rPr>
          <w:rStyle w:val="HTMLCode"/>
          <w:color w:val="000000"/>
        </w:rPr>
        <w:t>;</w:t>
      </w:r>
      <w:r>
        <w:rPr>
          <w:rFonts w:ascii="Courier New" w:hAnsi="Courier New" w:cs="Courier New"/>
          <w:color w:val="000000"/>
          <w:sz w:val="20"/>
          <w:szCs w:val="20"/>
        </w:rPr>
        <w:br/>
      </w:r>
      <w:r>
        <w:rPr>
          <w:rStyle w:val="HTMLCode"/>
          <w:color w:val="000000"/>
        </w:rPr>
        <w:t>  host_functional_definition : </w:t>
      </w:r>
      <w:hyperlink r:id="rId45" w:anchor="functional_usage_view_arm.functional_unit_usage_view" w:history="1">
        <w:r>
          <w:rPr>
            <w:rStyle w:val="Hyperlink"/>
            <w:rFonts w:ascii="Courier New" w:hAnsi="Courier New" w:cs="Courier New"/>
            <w:sz w:val="20"/>
            <w:szCs w:val="20"/>
          </w:rPr>
          <w:t>Functional_unit_usage_view</w:t>
        </w:r>
      </w:hyperlink>
      <w:r>
        <w:rPr>
          <w:rStyle w:val="HTMLCode"/>
          <w:color w:val="000000"/>
        </w:rPr>
        <w:t>;</w:t>
      </w:r>
      <w:r>
        <w:rPr>
          <w:rFonts w:ascii="Courier New" w:hAnsi="Courier New" w:cs="Courier New"/>
          <w:color w:val="000000"/>
          <w:sz w:val="20"/>
          <w:szCs w:val="20"/>
        </w:rPr>
        <w:br/>
      </w:r>
      <w:r>
        <w:rPr>
          <w:rStyle w:val="HTMLCode"/>
          <w:color w:val="000000"/>
        </w:rPr>
        <w:t>  media_connector : OPTIONAL </w:t>
      </w:r>
      <w:hyperlink r:id="rId46" w:anchor="assembly_functional_interface_requirement_arm.minimally_defined_connector" w:history="1">
        <w:r>
          <w:rPr>
            <w:rStyle w:val="Hyperlink"/>
            <w:rFonts w:ascii="Courier New" w:hAnsi="Courier New" w:cs="Courier New"/>
            <w:sz w:val="20"/>
            <w:szCs w:val="20"/>
          </w:rPr>
          <w:t>Minimally_defined_connector</w:t>
        </w:r>
      </w:hyperlink>
      <w:r>
        <w:rPr>
          <w:rStyle w:val="HTMLCode"/>
          <w:color w:val="000000"/>
        </w:rPr>
        <w:t>;</w:t>
      </w:r>
      <w:r>
        <w:rPr>
          <w:rFonts w:ascii="Courier New" w:hAnsi="Courier New" w:cs="Courier New"/>
          <w:color w:val="000000"/>
          <w:sz w:val="20"/>
          <w:szCs w:val="20"/>
        </w:rPr>
        <w:br/>
      </w:r>
      <w:r>
        <w:rPr>
          <w:rStyle w:val="HTMLCode"/>
          <w:color w:val="000000"/>
        </w:rPr>
        <w:t>  media_functional_definition : OPTIONAL </w:t>
      </w:r>
      <w:hyperlink r:id="rId47" w:anchor="functional_usage_view_arm.functional_unit_usage_view" w:history="1">
        <w:r>
          <w:rPr>
            <w:rStyle w:val="Hyperlink"/>
            <w:rFonts w:ascii="Courier New" w:hAnsi="Courier New" w:cs="Courier New"/>
            <w:sz w:val="20"/>
            <w:szCs w:val="20"/>
          </w:rPr>
          <w:t>Functional_unit_usage_view</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reference_document : SET[0:?] OF </w:t>
      </w:r>
      <w:hyperlink r:id="rId48" w:anchor="document_definition_arm.document_definition" w:history="1">
        <w:r>
          <w:rPr>
            <w:rStyle w:val="Hyperlink"/>
            <w:rFonts w:ascii="Courier New" w:hAnsi="Courier New" w:cs="Courier New"/>
            <w:sz w:val="20"/>
            <w:szCs w:val="20"/>
          </w:rPr>
          <w:t>Document_definition</w:t>
        </w:r>
      </w:hyperlink>
      <w:r>
        <w:rPr>
          <w:rStyle w:val="HTMLCode"/>
          <w:color w:val="000000"/>
        </w:rPr>
        <w:t> := get_document_definition(SELF, 'reference document', 'DOCUMENT_DEFINITION_ARM.DOCUMENT_DEFINITION');</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EXISTS (reference_document) AND (SIZEOF(reference_document) = 1);</w:t>
      </w:r>
      <w:r>
        <w:rPr>
          <w:rFonts w:ascii="Courier New" w:hAnsi="Courier New" w:cs="Courier New"/>
          <w:color w:val="000000"/>
          <w:sz w:val="20"/>
          <w:szCs w:val="20"/>
        </w:rPr>
        <w:br/>
      </w:r>
      <w:r>
        <w:rPr>
          <w:rStyle w:val="HTMLCode"/>
          <w:color w:val="000000"/>
        </w:rPr>
        <w:t>  WR2: EXISTS(host_functional_definition) OR EXISTS(media_functional_definition);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4619" w:rsidRDefault="006C4619" w:rsidP="006C4619">
      <w:pPr>
        <w:pStyle w:val="NormalWeb"/>
        <w:rPr>
          <w:color w:val="000000"/>
          <w:sz w:val="27"/>
          <w:szCs w:val="27"/>
        </w:rPr>
      </w:pPr>
      <w:r>
        <w:rPr>
          <w:color w:val="000000"/>
          <w:sz w:val="27"/>
          <w:szCs w:val="27"/>
          <w:u w:val="single"/>
        </w:rPr>
        <w:t>Attribute definitions:</w:t>
      </w:r>
    </w:p>
    <w:p w:rsidR="006C4619" w:rsidRDefault="006C4619" w:rsidP="006C4619">
      <w:pPr>
        <w:pStyle w:val="expressdescription"/>
        <w:rPr>
          <w:color w:val="000000"/>
          <w:sz w:val="27"/>
          <w:szCs w:val="27"/>
        </w:rPr>
      </w:pPr>
      <w:r>
        <w:rPr>
          <w:b/>
          <w:bCs/>
          <w:color w:val="000000"/>
          <w:sz w:val="27"/>
          <w:szCs w:val="27"/>
        </w:rPr>
        <w:t>host_connector: </w:t>
      </w:r>
      <w:r>
        <w:rPr>
          <w:color w:val="000000"/>
          <w:sz w:val="27"/>
          <w:szCs w:val="27"/>
        </w:rPr>
        <w:t>specifies one role of the </w:t>
      </w:r>
      <w:hyperlink r:id="rId49" w:anchor="assembly_functional_interface_requirement_arm.minimally_defined_connector" w:history="1">
        <w:r>
          <w:rPr>
            <w:rStyle w:val="Hyperlink"/>
            <w:b/>
            <w:bCs/>
            <w:sz w:val="27"/>
            <w:szCs w:val="27"/>
          </w:rPr>
          <w:t>Minimally_defined_connector</w:t>
        </w:r>
      </w:hyperlink>
      <w:r>
        <w:rPr>
          <w:color w:val="000000"/>
          <w:sz w:val="27"/>
          <w:szCs w:val="27"/>
        </w:rPr>
        <w:t> for the </w:t>
      </w:r>
      <w:r>
        <w:rPr>
          <w:b/>
          <w:bCs/>
          <w:color w:val="000000"/>
          <w:sz w:val="27"/>
          <w:szCs w:val="27"/>
        </w:rPr>
        <w:t>Protocol_physical_layer_definition</w:t>
      </w:r>
      <w:r>
        <w:rPr>
          <w:color w:val="000000"/>
          <w:sz w:val="27"/>
          <w:szCs w:val="27"/>
        </w:rPr>
        <w:t>. The value of this attribute need not be specified.</w:t>
      </w:r>
    </w:p>
    <w:p w:rsidR="006C4619" w:rsidRDefault="006C4619" w:rsidP="006C4619">
      <w:pPr>
        <w:pStyle w:val="expressdescription"/>
        <w:rPr>
          <w:color w:val="000000"/>
          <w:sz w:val="27"/>
          <w:szCs w:val="27"/>
        </w:rPr>
      </w:pPr>
      <w:r>
        <w:rPr>
          <w:b/>
          <w:bCs/>
          <w:color w:val="000000"/>
          <w:sz w:val="27"/>
          <w:szCs w:val="27"/>
        </w:rPr>
        <w:t>host_functional_definition: </w:t>
      </w:r>
      <w:r>
        <w:rPr>
          <w:color w:val="000000"/>
          <w:sz w:val="27"/>
          <w:szCs w:val="27"/>
        </w:rPr>
        <w:t>specifies one role of the </w:t>
      </w:r>
      <w:hyperlink r:id="rId50" w:anchor="functional_usage_view_arm.functional_unit_usage_view" w:history="1">
        <w:r>
          <w:rPr>
            <w:rStyle w:val="Hyperlink"/>
            <w:b/>
            <w:bCs/>
            <w:sz w:val="27"/>
            <w:szCs w:val="27"/>
          </w:rPr>
          <w:t>Functional_unit_usage_view</w:t>
        </w:r>
      </w:hyperlink>
      <w:r>
        <w:rPr>
          <w:color w:val="000000"/>
          <w:sz w:val="27"/>
          <w:szCs w:val="27"/>
        </w:rPr>
        <w:t> for the </w:t>
      </w:r>
      <w:r>
        <w:rPr>
          <w:b/>
          <w:bCs/>
          <w:color w:val="000000"/>
          <w:sz w:val="27"/>
          <w:szCs w:val="27"/>
        </w:rPr>
        <w:t>Protocol_physical_layer_definition</w:t>
      </w:r>
      <w:r>
        <w:rPr>
          <w:color w:val="000000"/>
          <w:sz w:val="27"/>
          <w:szCs w:val="27"/>
        </w:rPr>
        <w:t>.</w:t>
      </w:r>
    </w:p>
    <w:p w:rsidR="006C4619" w:rsidRDefault="006C4619" w:rsidP="006C4619">
      <w:pPr>
        <w:pStyle w:val="expressdescription"/>
        <w:rPr>
          <w:color w:val="000000"/>
          <w:sz w:val="27"/>
          <w:szCs w:val="27"/>
        </w:rPr>
      </w:pPr>
      <w:r>
        <w:rPr>
          <w:b/>
          <w:bCs/>
          <w:color w:val="000000"/>
          <w:sz w:val="27"/>
          <w:szCs w:val="27"/>
        </w:rPr>
        <w:t>media_connector: </w:t>
      </w:r>
      <w:r>
        <w:rPr>
          <w:color w:val="000000"/>
          <w:sz w:val="27"/>
          <w:szCs w:val="27"/>
        </w:rPr>
        <w:t>specifies one role of the </w:t>
      </w:r>
      <w:hyperlink r:id="rId51" w:anchor="assembly_functional_interface_requirement_arm.minimally_defined_connector" w:history="1">
        <w:r>
          <w:rPr>
            <w:rStyle w:val="Hyperlink"/>
            <w:b/>
            <w:bCs/>
            <w:sz w:val="27"/>
            <w:szCs w:val="27"/>
          </w:rPr>
          <w:t>Minimally_defined_connector</w:t>
        </w:r>
      </w:hyperlink>
      <w:r>
        <w:rPr>
          <w:color w:val="000000"/>
          <w:sz w:val="27"/>
          <w:szCs w:val="27"/>
        </w:rPr>
        <w:t> for the </w:t>
      </w:r>
      <w:r>
        <w:rPr>
          <w:b/>
          <w:bCs/>
          <w:color w:val="000000"/>
          <w:sz w:val="27"/>
          <w:szCs w:val="27"/>
        </w:rPr>
        <w:t>Protocol_physical_layer_definition</w:t>
      </w:r>
      <w:r>
        <w:rPr>
          <w:color w:val="000000"/>
          <w:sz w:val="27"/>
          <w:szCs w:val="27"/>
        </w:rPr>
        <w:t>. The value of this attribute need not be specified.</w:t>
      </w:r>
    </w:p>
    <w:p w:rsidR="006C4619" w:rsidRDefault="006C4619" w:rsidP="006C4619">
      <w:pPr>
        <w:pStyle w:val="expressdescription"/>
        <w:rPr>
          <w:color w:val="000000"/>
          <w:sz w:val="27"/>
          <w:szCs w:val="27"/>
        </w:rPr>
      </w:pPr>
      <w:r>
        <w:rPr>
          <w:b/>
          <w:bCs/>
          <w:color w:val="000000"/>
          <w:sz w:val="27"/>
          <w:szCs w:val="27"/>
        </w:rPr>
        <w:t>media_functional_definition: </w:t>
      </w:r>
      <w:r>
        <w:rPr>
          <w:color w:val="000000"/>
          <w:sz w:val="27"/>
          <w:szCs w:val="27"/>
        </w:rPr>
        <w:t>specifies one role of the </w:t>
      </w:r>
      <w:hyperlink r:id="rId52" w:anchor="functional_usage_view_arm.functional_unit_usage_view" w:history="1">
        <w:r>
          <w:rPr>
            <w:rStyle w:val="Hyperlink"/>
            <w:b/>
            <w:bCs/>
            <w:sz w:val="27"/>
            <w:szCs w:val="27"/>
          </w:rPr>
          <w:t>Functional_unit_usage_view</w:t>
        </w:r>
      </w:hyperlink>
      <w:r>
        <w:rPr>
          <w:color w:val="000000"/>
          <w:sz w:val="27"/>
          <w:szCs w:val="27"/>
        </w:rPr>
        <w:t> for the </w:t>
      </w:r>
      <w:r>
        <w:rPr>
          <w:b/>
          <w:bCs/>
          <w:color w:val="000000"/>
          <w:sz w:val="27"/>
          <w:szCs w:val="27"/>
        </w:rPr>
        <w:t>Protocol_physical_layer_definition</w:t>
      </w:r>
      <w:r>
        <w:rPr>
          <w:color w:val="000000"/>
          <w:sz w:val="27"/>
          <w:szCs w:val="27"/>
        </w:rPr>
        <w:t>. The value of this attribute need not be specified.</w:t>
      </w:r>
    </w:p>
    <w:p w:rsidR="006C4619" w:rsidRDefault="006C4619" w:rsidP="006C4619">
      <w:pPr>
        <w:pStyle w:val="expressdescription"/>
        <w:rPr>
          <w:color w:val="000000"/>
          <w:sz w:val="27"/>
          <w:szCs w:val="27"/>
        </w:rPr>
      </w:pPr>
      <w:r>
        <w:rPr>
          <w:b/>
          <w:bCs/>
          <w:color w:val="000000"/>
          <w:sz w:val="27"/>
          <w:szCs w:val="27"/>
        </w:rPr>
        <w:lastRenderedPageBreak/>
        <w:t>reference_document: </w:t>
      </w:r>
      <w:r>
        <w:rPr>
          <w:color w:val="000000"/>
          <w:sz w:val="27"/>
          <w:szCs w:val="27"/>
        </w:rPr>
        <w:t>specifies the role of the </w:t>
      </w:r>
      <w:hyperlink r:id="rId53" w:anchor="document_definition_arm.document_definition" w:history="1">
        <w:r>
          <w:rPr>
            <w:rStyle w:val="Hyperlink"/>
            <w:b/>
            <w:bCs/>
            <w:sz w:val="27"/>
            <w:szCs w:val="27"/>
          </w:rPr>
          <w:t>Document_definition</w:t>
        </w:r>
      </w:hyperlink>
      <w:r>
        <w:rPr>
          <w:color w:val="000000"/>
          <w:sz w:val="27"/>
          <w:szCs w:val="27"/>
        </w:rPr>
        <w:t> for the </w:t>
      </w:r>
      <w:r>
        <w:rPr>
          <w:b/>
          <w:bCs/>
          <w:color w:val="000000"/>
          <w:sz w:val="27"/>
          <w:szCs w:val="27"/>
        </w:rPr>
        <w:t>Protocol_physical_layer_definition</w:t>
      </w:r>
      <w:r>
        <w:rPr>
          <w:color w:val="000000"/>
          <w:sz w:val="27"/>
          <w:szCs w:val="27"/>
        </w:rPr>
        <w:t>. The </w:t>
      </w:r>
      <w:r>
        <w:rPr>
          <w:b/>
          <w:bCs/>
          <w:color w:val="000000"/>
          <w:sz w:val="27"/>
          <w:szCs w:val="27"/>
        </w:rPr>
        <w:t>reference_document</w:t>
      </w:r>
      <w:r>
        <w:rPr>
          <w:color w:val="000000"/>
          <w:sz w:val="27"/>
          <w:szCs w:val="27"/>
        </w:rPr>
        <w:t> should be provided.</w:t>
      </w:r>
    </w:p>
    <w:p w:rsidR="006C4619" w:rsidRDefault="006C4619" w:rsidP="006C4619">
      <w:pPr>
        <w:pStyle w:val="NormalWeb"/>
        <w:rPr>
          <w:color w:val="000000"/>
          <w:sz w:val="27"/>
          <w:szCs w:val="27"/>
        </w:rPr>
      </w:pPr>
      <w:r>
        <w:rPr>
          <w:color w:val="000000"/>
          <w:sz w:val="27"/>
          <w:szCs w:val="27"/>
          <w:u w:val="single"/>
        </w:rPr>
        <w:t>Formal propositions:</w:t>
      </w:r>
    </w:p>
    <w:p w:rsidR="006C4619" w:rsidRDefault="006C4619" w:rsidP="006C4619">
      <w:pPr>
        <w:pStyle w:val="expressdescription"/>
        <w:rPr>
          <w:color w:val="000000"/>
          <w:sz w:val="27"/>
          <w:szCs w:val="27"/>
        </w:rPr>
      </w:pPr>
      <w:r>
        <w:rPr>
          <w:b/>
          <w:bCs/>
          <w:color w:val="000000"/>
          <w:sz w:val="27"/>
          <w:szCs w:val="27"/>
        </w:rPr>
        <w:t>WR1: </w:t>
      </w:r>
      <w:r>
        <w:rPr>
          <w:color w:val="000000"/>
          <w:sz w:val="27"/>
          <w:szCs w:val="27"/>
        </w:rPr>
        <w:t>The </w:t>
      </w:r>
      <w:r>
        <w:rPr>
          <w:b/>
          <w:bCs/>
          <w:color w:val="000000"/>
          <w:sz w:val="27"/>
          <w:szCs w:val="27"/>
        </w:rPr>
        <w:t>reference_document</w:t>
      </w:r>
      <w:r>
        <w:rPr>
          <w:color w:val="000000"/>
          <w:sz w:val="27"/>
          <w:szCs w:val="27"/>
        </w:rPr>
        <w:t> shall exist</w:t>
      </w:r>
      <w:ins w:id="17" w:author="Sapp (US), Brandon" w:date="2019-03-20T10:42:00Z">
        <w:r w:rsidR="00CC6407">
          <w:rPr>
            <w:color w:val="000000"/>
            <w:sz w:val="27"/>
            <w:szCs w:val="27"/>
          </w:rPr>
          <w:t>,</w:t>
        </w:r>
      </w:ins>
      <w:r>
        <w:rPr>
          <w:color w:val="000000"/>
          <w:sz w:val="27"/>
          <w:szCs w:val="27"/>
        </w:rPr>
        <w:t xml:space="preserve"> and it</w:t>
      </w:r>
      <w:del w:id="18" w:author="Sapp (US), Brandon" w:date="2019-03-20T10:43:00Z">
        <w:r w:rsidDel="00CC6407">
          <w:rPr>
            <w:color w:val="000000"/>
            <w:sz w:val="27"/>
            <w:szCs w:val="27"/>
          </w:rPr>
          <w:delText>'</w:delText>
        </w:r>
      </w:del>
      <w:r>
        <w:rPr>
          <w:color w:val="000000"/>
          <w:sz w:val="27"/>
          <w:szCs w:val="27"/>
        </w:rPr>
        <w:t>s size shall be one.</w:t>
      </w:r>
    </w:p>
    <w:p w:rsidR="006C4619" w:rsidRDefault="006C4619" w:rsidP="006C4619">
      <w:pPr>
        <w:pStyle w:val="expressdescription"/>
        <w:rPr>
          <w:color w:val="000000"/>
          <w:sz w:val="27"/>
          <w:szCs w:val="27"/>
        </w:rPr>
      </w:pPr>
      <w:r>
        <w:rPr>
          <w:b/>
          <w:bCs/>
          <w:color w:val="000000"/>
          <w:sz w:val="27"/>
          <w:szCs w:val="27"/>
        </w:rPr>
        <w:t>WR2: </w:t>
      </w:r>
      <w:r>
        <w:rPr>
          <w:color w:val="000000"/>
          <w:sz w:val="27"/>
          <w:szCs w:val="27"/>
        </w:rPr>
        <w:t>At least one of </w:t>
      </w:r>
      <w:r>
        <w:rPr>
          <w:b/>
          <w:bCs/>
          <w:color w:val="000000"/>
          <w:sz w:val="27"/>
          <w:szCs w:val="27"/>
        </w:rPr>
        <w:t>host_functional_definition</w:t>
      </w:r>
      <w:r>
        <w:rPr>
          <w:color w:val="000000"/>
          <w:sz w:val="27"/>
          <w:szCs w:val="27"/>
        </w:rPr>
        <w:t>, </w:t>
      </w:r>
      <w:r>
        <w:rPr>
          <w:b/>
          <w:bCs/>
          <w:color w:val="000000"/>
          <w:sz w:val="27"/>
          <w:szCs w:val="27"/>
        </w:rPr>
        <w:t>media_functional_definition</w:t>
      </w:r>
      <w:r>
        <w:rPr>
          <w:color w:val="000000"/>
          <w:sz w:val="27"/>
          <w:szCs w:val="27"/>
        </w:rPr>
        <w:t> shall exist.</w:t>
      </w:r>
    </w:p>
    <w:p w:rsidR="006C4619" w:rsidRDefault="006C4619" w:rsidP="006C4619">
      <w:pPr>
        <w:pStyle w:val="Heading2"/>
        <w:rPr>
          <w:color w:val="000000"/>
        </w:rPr>
      </w:pPr>
      <w:r>
        <w:rPr>
          <w:color w:val="000000"/>
        </w:rPr>
        <w:t>4.3.3 Protocol_physical_layer_definition_with_characterization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10"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0" tgtFrame="&quot;&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 name="Picture 1" descr="Mapping table">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pping table">
                      <a:hlinkClick r:id="rId5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4619" w:rsidRDefault="006C4619" w:rsidP="006C4619">
      <w:r>
        <w:rPr>
          <w:color w:val="000000"/>
          <w:sz w:val="27"/>
          <w:szCs w:val="27"/>
        </w:rPr>
        <w:t>A </w:t>
      </w:r>
      <w:r>
        <w:rPr>
          <w:b/>
          <w:bCs/>
          <w:color w:val="000000"/>
          <w:sz w:val="27"/>
          <w:szCs w:val="27"/>
        </w:rPr>
        <w:t>Protocol_physical_layer_definition_with_characterization</w:t>
      </w:r>
      <w:r>
        <w:rPr>
          <w:color w:val="000000"/>
          <w:sz w:val="27"/>
          <w:szCs w:val="27"/>
        </w:rPr>
        <w:t> is a type of </w:t>
      </w:r>
      <w:hyperlink r:id="rId55" w:anchor="assembly_functional_interface_requirement_arm.protocol_physical_layer_definition" w:history="1">
        <w:r>
          <w:rPr>
            <w:rStyle w:val="Hyperlink"/>
            <w:b/>
            <w:bCs/>
            <w:sz w:val="27"/>
            <w:szCs w:val="27"/>
          </w:rPr>
          <w:t>Protocol_physical_layer_definition</w:t>
        </w:r>
      </w:hyperlink>
      <w:r>
        <w:rPr>
          <w:color w:val="000000"/>
          <w:sz w:val="27"/>
          <w:szCs w:val="27"/>
        </w:rPr>
        <w:t>. The </w:t>
      </w:r>
      <w:r>
        <w:rPr>
          <w:b/>
          <w:bCs/>
          <w:color w:val="000000"/>
          <w:sz w:val="27"/>
          <w:szCs w:val="27"/>
        </w:rPr>
        <w:t>Protocol_physical_layer_definition_with_characterization</w:t>
      </w:r>
      <w:r>
        <w:rPr>
          <w:color w:val="000000"/>
          <w:sz w:val="27"/>
          <w:szCs w:val="27"/>
        </w:rPr>
        <w:t> extends the </w:t>
      </w:r>
      <w:hyperlink r:id="rId56" w:anchor="assembly_functional_interface_requirement_arm.protocol_physical_layer_definition" w:history="1">
        <w:r>
          <w:rPr>
            <w:rStyle w:val="Hyperlink"/>
            <w:b/>
            <w:bCs/>
            <w:sz w:val="27"/>
            <w:szCs w:val="27"/>
          </w:rPr>
          <w:t>Protocol_physical_layer_definition</w:t>
        </w:r>
      </w:hyperlink>
      <w:r>
        <w:rPr>
          <w:color w:val="000000"/>
          <w:sz w:val="27"/>
          <w:szCs w:val="27"/>
        </w:rPr>
        <w:t> with the addition of functional specification in formation.</w:t>
      </w:r>
    </w:p>
    <w:p w:rsidR="006C4619" w:rsidRDefault="006C4619" w:rsidP="006C4619">
      <w:pPr>
        <w:pStyle w:val="NormalWeb"/>
        <w:rPr>
          <w:color w:val="000000"/>
          <w:sz w:val="27"/>
          <w:szCs w:val="27"/>
        </w:rPr>
      </w:pPr>
      <w:r>
        <w:rPr>
          <w:color w:val="000000"/>
          <w:sz w:val="27"/>
          <w:szCs w:val="27"/>
          <w:u w:val="single"/>
        </w:rPr>
        <w:t>EXPRESS specification:</w:t>
      </w:r>
    </w:p>
    <w:p w:rsidR="006C4619" w:rsidRDefault="006C4619" w:rsidP="006C461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Protocol_physical_layer_definition_with_characterization</w:t>
      </w:r>
      <w:r>
        <w:rPr>
          <w:rFonts w:ascii="Courier New" w:hAnsi="Courier New" w:cs="Courier New"/>
          <w:color w:val="000000"/>
          <w:sz w:val="20"/>
          <w:szCs w:val="20"/>
        </w:rPr>
        <w:br/>
      </w:r>
      <w:r>
        <w:rPr>
          <w:rStyle w:val="HTMLCode"/>
          <w:color w:val="000000"/>
        </w:rPr>
        <w:t>  SUBTYPE OF (</w:t>
      </w:r>
      <w:hyperlink r:id="rId57" w:anchor="assembly_functional_interface_requirement_arm.protocol_physical_layer_definition" w:history="1">
        <w:r>
          <w:rPr>
            <w:rStyle w:val="Hyperlink"/>
            <w:rFonts w:ascii="Courier New" w:hAnsi="Courier New" w:cs="Courier New"/>
            <w:sz w:val="20"/>
            <w:szCs w:val="20"/>
          </w:rPr>
          <w:t>Protocol_physical_layer_definition</w:t>
        </w:r>
      </w:hyperlink>
      <w:r>
        <w:rPr>
          <w:rStyle w:val="HTMLCode"/>
          <w:color w:val="000000"/>
        </w:rPr>
        <w:t>);</w:t>
      </w:r>
      <w:r>
        <w:rPr>
          <w:rFonts w:ascii="Courier New" w:hAnsi="Courier New" w:cs="Courier New"/>
          <w:color w:val="000000"/>
          <w:sz w:val="20"/>
          <w:szCs w:val="20"/>
        </w:rPr>
        <w:br/>
      </w:r>
      <w:r>
        <w:rPr>
          <w:rStyle w:val="HTMLCode"/>
          <w:color w:val="000000"/>
        </w:rPr>
        <w:t>  host_rcv_functional_characterization : OPTIONAL SET[1:?] OF </w:t>
      </w:r>
      <w:hyperlink r:id="rId58" w:anchor="functional_specification_arm.functional_specification_definition" w:history="1">
        <w:r>
          <w:rPr>
            <w:rStyle w:val="Hyperlink"/>
            <w:rFonts w:ascii="Courier New" w:hAnsi="Courier New" w:cs="Courier New"/>
            <w:sz w:val="20"/>
            <w:szCs w:val="20"/>
          </w:rPr>
          <w:t>Functional_specification_definition</w:t>
        </w:r>
      </w:hyperlink>
      <w:r>
        <w:rPr>
          <w:rStyle w:val="HTMLCode"/>
          <w:color w:val="000000"/>
        </w:rPr>
        <w:t>;</w:t>
      </w:r>
      <w:r>
        <w:rPr>
          <w:rFonts w:ascii="Courier New" w:hAnsi="Courier New" w:cs="Courier New"/>
          <w:color w:val="000000"/>
          <w:sz w:val="20"/>
          <w:szCs w:val="20"/>
        </w:rPr>
        <w:br/>
      </w:r>
      <w:r>
        <w:rPr>
          <w:rStyle w:val="HTMLCode"/>
          <w:color w:val="000000"/>
        </w:rPr>
        <w:t>  host_xmt_functional_characterization : OPTIONAL SET[1:?] OF </w:t>
      </w:r>
      <w:hyperlink r:id="rId59" w:anchor="functional_specification_arm.functional_specification_definition" w:history="1">
        <w:r>
          <w:rPr>
            <w:rStyle w:val="Hyperlink"/>
            <w:rFonts w:ascii="Courier New" w:hAnsi="Courier New" w:cs="Courier New"/>
            <w:sz w:val="20"/>
            <w:szCs w:val="20"/>
          </w:rPr>
          <w:t>Functional_specification_definition</w:t>
        </w:r>
      </w:hyperlink>
      <w:r>
        <w:rPr>
          <w:rStyle w:val="HTMLCode"/>
          <w:color w:val="000000"/>
        </w:rPr>
        <w:t>;</w:t>
      </w:r>
      <w:r>
        <w:rPr>
          <w:rFonts w:ascii="Courier New" w:hAnsi="Courier New" w:cs="Courier New"/>
          <w:color w:val="000000"/>
          <w:sz w:val="20"/>
          <w:szCs w:val="20"/>
        </w:rPr>
        <w:br/>
      </w:r>
      <w:r>
        <w:rPr>
          <w:rStyle w:val="HTMLCode"/>
          <w:color w:val="000000"/>
        </w:rPr>
        <w:t>  media_functional_characterization : OPTIONAL SET[1:?] OF </w:t>
      </w:r>
      <w:hyperlink r:id="rId60" w:anchor="functional_specification_arm.functional_specification_definition" w:history="1">
        <w:r>
          <w:rPr>
            <w:rStyle w:val="Hyperlink"/>
            <w:rFonts w:ascii="Courier New" w:hAnsi="Courier New" w:cs="Courier New"/>
            <w:sz w:val="20"/>
            <w:szCs w:val="20"/>
          </w:rPr>
          <w:t>Functional_specification_definition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EXISTS (host_rcv_functional_characterization) OR EXISTS (host_xmt_functional_characterization) OR EXISTS(media_functional_characterization);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4619" w:rsidRDefault="006C4619" w:rsidP="006C4619">
      <w:pPr>
        <w:pStyle w:val="NormalWeb"/>
        <w:rPr>
          <w:color w:val="000000"/>
          <w:sz w:val="27"/>
          <w:szCs w:val="27"/>
        </w:rPr>
      </w:pPr>
      <w:r>
        <w:rPr>
          <w:color w:val="000000"/>
          <w:sz w:val="27"/>
          <w:szCs w:val="27"/>
          <w:u w:val="single"/>
        </w:rPr>
        <w:t>Attribute definitions:</w:t>
      </w:r>
    </w:p>
    <w:p w:rsidR="006C4619" w:rsidRDefault="006C4619" w:rsidP="006C4619">
      <w:pPr>
        <w:pStyle w:val="expressdescription"/>
        <w:rPr>
          <w:color w:val="000000"/>
          <w:sz w:val="27"/>
          <w:szCs w:val="27"/>
        </w:rPr>
      </w:pPr>
      <w:r>
        <w:rPr>
          <w:b/>
          <w:bCs/>
          <w:color w:val="000000"/>
          <w:sz w:val="27"/>
          <w:szCs w:val="27"/>
        </w:rPr>
        <w:t>host_rcv_functional_characterization: </w:t>
      </w:r>
      <w:r>
        <w:rPr>
          <w:color w:val="000000"/>
          <w:sz w:val="27"/>
          <w:szCs w:val="27"/>
        </w:rPr>
        <w:t>specifies the role of the </w:t>
      </w:r>
      <w:hyperlink r:id="rId61" w:anchor="functional_specification_arm.functional_specification_definition" w:history="1">
        <w:r>
          <w:rPr>
            <w:rStyle w:val="Hyperlink"/>
            <w:b/>
            <w:bCs/>
            <w:sz w:val="27"/>
            <w:szCs w:val="27"/>
          </w:rPr>
          <w:t>Functional_specification_definition</w:t>
        </w:r>
      </w:hyperlink>
      <w:r>
        <w:rPr>
          <w:color w:val="000000"/>
          <w:sz w:val="27"/>
          <w:szCs w:val="27"/>
        </w:rPr>
        <w:t> for the </w:t>
      </w:r>
      <w:r>
        <w:rPr>
          <w:b/>
          <w:bCs/>
          <w:color w:val="000000"/>
          <w:sz w:val="27"/>
          <w:szCs w:val="27"/>
        </w:rPr>
        <w:t>Protocol_physical_layer_definition_with_characterization</w:t>
      </w:r>
      <w:r>
        <w:rPr>
          <w:color w:val="000000"/>
          <w:sz w:val="27"/>
          <w:szCs w:val="27"/>
        </w:rPr>
        <w:t>. The value of this attribute need not be specified.</w:t>
      </w:r>
    </w:p>
    <w:p w:rsidR="006C4619" w:rsidRDefault="006C4619" w:rsidP="006C4619">
      <w:pPr>
        <w:pStyle w:val="expressdescription"/>
        <w:rPr>
          <w:color w:val="000000"/>
          <w:sz w:val="27"/>
          <w:szCs w:val="27"/>
        </w:rPr>
      </w:pPr>
      <w:r>
        <w:rPr>
          <w:b/>
          <w:bCs/>
          <w:color w:val="000000"/>
          <w:sz w:val="27"/>
          <w:szCs w:val="27"/>
        </w:rPr>
        <w:t>host_xmt_functional_characterization: </w:t>
      </w:r>
      <w:r>
        <w:rPr>
          <w:color w:val="000000"/>
          <w:sz w:val="27"/>
          <w:szCs w:val="27"/>
        </w:rPr>
        <w:t>specifies the role of the </w:t>
      </w:r>
      <w:hyperlink r:id="rId62" w:anchor="functional_specification_arm.functional_specification_definition" w:history="1">
        <w:r>
          <w:rPr>
            <w:rStyle w:val="Hyperlink"/>
            <w:b/>
            <w:bCs/>
            <w:sz w:val="27"/>
            <w:szCs w:val="27"/>
          </w:rPr>
          <w:t>Functional_specification_definition</w:t>
        </w:r>
      </w:hyperlink>
      <w:r>
        <w:rPr>
          <w:color w:val="000000"/>
          <w:sz w:val="27"/>
          <w:szCs w:val="27"/>
        </w:rPr>
        <w:t> for the </w:t>
      </w:r>
      <w:r>
        <w:rPr>
          <w:b/>
          <w:bCs/>
          <w:color w:val="000000"/>
          <w:sz w:val="27"/>
          <w:szCs w:val="27"/>
        </w:rPr>
        <w:t>Protocol_physical_layer_definition_with_characterization</w:t>
      </w:r>
      <w:r>
        <w:rPr>
          <w:color w:val="000000"/>
          <w:sz w:val="27"/>
          <w:szCs w:val="27"/>
        </w:rPr>
        <w:t>. The value of this attribute need not be specified.</w:t>
      </w:r>
    </w:p>
    <w:p w:rsidR="006C4619" w:rsidRDefault="006C4619" w:rsidP="006C4619">
      <w:pPr>
        <w:pStyle w:val="expressdescription"/>
        <w:rPr>
          <w:color w:val="000000"/>
          <w:sz w:val="27"/>
          <w:szCs w:val="27"/>
        </w:rPr>
      </w:pPr>
      <w:r>
        <w:rPr>
          <w:b/>
          <w:bCs/>
          <w:color w:val="000000"/>
          <w:sz w:val="27"/>
          <w:szCs w:val="27"/>
        </w:rPr>
        <w:lastRenderedPageBreak/>
        <w:t>media_functional_characterization: </w:t>
      </w:r>
      <w:r>
        <w:rPr>
          <w:color w:val="000000"/>
          <w:sz w:val="27"/>
          <w:szCs w:val="27"/>
        </w:rPr>
        <w:t>specifies the role of the </w:t>
      </w:r>
      <w:hyperlink r:id="rId63" w:anchor="functional_specification_arm.functional_specification_definition" w:history="1">
        <w:r>
          <w:rPr>
            <w:rStyle w:val="Hyperlink"/>
            <w:b/>
            <w:bCs/>
            <w:sz w:val="27"/>
            <w:szCs w:val="27"/>
          </w:rPr>
          <w:t>Functional_specification_definition</w:t>
        </w:r>
      </w:hyperlink>
      <w:r>
        <w:rPr>
          <w:color w:val="000000"/>
          <w:sz w:val="27"/>
          <w:szCs w:val="27"/>
        </w:rPr>
        <w:t> for the </w:t>
      </w:r>
      <w:r>
        <w:rPr>
          <w:b/>
          <w:bCs/>
          <w:color w:val="000000"/>
          <w:sz w:val="27"/>
          <w:szCs w:val="27"/>
        </w:rPr>
        <w:t>Protocol_physical_layer_definition_with_characterization</w:t>
      </w:r>
      <w:r>
        <w:rPr>
          <w:color w:val="000000"/>
          <w:sz w:val="27"/>
          <w:szCs w:val="27"/>
        </w:rPr>
        <w:t>. The value of this attribute need not be specified.</w:t>
      </w:r>
    </w:p>
    <w:p w:rsidR="006C4619" w:rsidRDefault="006C4619" w:rsidP="006C4619">
      <w:pPr>
        <w:pStyle w:val="NormalWeb"/>
        <w:rPr>
          <w:color w:val="000000"/>
          <w:sz w:val="27"/>
          <w:szCs w:val="27"/>
        </w:rPr>
      </w:pPr>
      <w:r>
        <w:rPr>
          <w:color w:val="000000"/>
          <w:sz w:val="27"/>
          <w:szCs w:val="27"/>
          <w:u w:val="single"/>
        </w:rPr>
        <w:t>Formal propositions:</w:t>
      </w:r>
    </w:p>
    <w:p w:rsidR="006C4619" w:rsidRDefault="006C4619" w:rsidP="006C4619">
      <w:pPr>
        <w:pStyle w:val="expressdescription"/>
        <w:rPr>
          <w:color w:val="000000"/>
          <w:sz w:val="27"/>
          <w:szCs w:val="27"/>
        </w:rPr>
      </w:pPr>
      <w:r>
        <w:rPr>
          <w:b/>
          <w:bCs/>
          <w:color w:val="000000"/>
          <w:sz w:val="27"/>
          <w:szCs w:val="27"/>
        </w:rPr>
        <w:t>WR1: </w:t>
      </w:r>
      <w:bookmarkEnd w:id="2"/>
      <w:r>
        <w:rPr>
          <w:color w:val="000000"/>
          <w:sz w:val="27"/>
          <w:szCs w:val="27"/>
        </w:rPr>
        <w:t>At least one of </w:t>
      </w:r>
      <w:r>
        <w:rPr>
          <w:b/>
          <w:bCs/>
          <w:color w:val="000000"/>
          <w:sz w:val="27"/>
          <w:szCs w:val="27"/>
        </w:rPr>
        <w:t>host_rcv_functional_characterization</w:t>
      </w:r>
      <w:r>
        <w:rPr>
          <w:color w:val="000000"/>
          <w:sz w:val="27"/>
          <w:szCs w:val="27"/>
        </w:rPr>
        <w:t>, </w:t>
      </w:r>
      <w:r>
        <w:rPr>
          <w:b/>
          <w:bCs/>
          <w:color w:val="000000"/>
          <w:sz w:val="27"/>
          <w:szCs w:val="27"/>
        </w:rPr>
        <w:t>host_xmt_functional_characterization</w:t>
      </w:r>
      <w:r>
        <w:rPr>
          <w:color w:val="000000"/>
          <w:sz w:val="27"/>
          <w:szCs w:val="27"/>
        </w:rPr>
        <w:t> and </w:t>
      </w:r>
      <w:r>
        <w:rPr>
          <w:b/>
          <w:bCs/>
          <w:color w:val="000000"/>
          <w:sz w:val="27"/>
          <w:szCs w:val="27"/>
        </w:rPr>
        <w:t>media_functional_characterization</w:t>
      </w:r>
      <w:r>
        <w:rPr>
          <w:color w:val="000000"/>
          <w:sz w:val="27"/>
          <w:szCs w:val="27"/>
        </w:rPr>
        <w:t> shall exist.</w:t>
      </w:r>
    </w:p>
    <w:p w:rsidR="006C4619" w:rsidRDefault="006C4619" w:rsidP="006C4619">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Assembly_functional_interface_requirement_arm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6C4619" w:rsidRDefault="006C4619" w:rsidP="006C4619">
      <w:pPr>
        <w:pStyle w:val="NormalWeb"/>
        <w:rPr>
          <w:color w:val="000000"/>
          <w:sz w:val="27"/>
          <w:szCs w:val="27"/>
        </w:rPr>
      </w:pPr>
      <w:r>
        <w:rPr>
          <w:color w:val="000000"/>
          <w:sz w:val="27"/>
          <w:szCs w:val="27"/>
        </w:rPr>
        <w:t>© ISO 2019 — All rights reserved</w:t>
      </w:r>
    </w:p>
    <w:p w:rsidR="004B0747" w:rsidRPr="006C4619" w:rsidRDefault="004B0747" w:rsidP="006C4619"/>
    <w:sectPr w:rsidR="004B0747" w:rsidRPr="006C4619" w:rsidSect="006C461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YwMrMwMLQwNTBW0lEKTi0uzszPAykwqgUAg5mlfCwAAAA="/>
  </w:docVars>
  <w:rsids>
    <w:rsidRoot w:val="0025162F"/>
    <w:rsid w:val="0025162F"/>
    <w:rsid w:val="004B0747"/>
    <w:rsid w:val="006C4619"/>
    <w:rsid w:val="00903347"/>
    <w:rsid w:val="00CC6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45A"/>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C64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64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916399">
      <w:bodyDiv w:val="1"/>
      <w:marLeft w:val="0"/>
      <w:marRight w:val="0"/>
      <w:marTop w:val="0"/>
      <w:marBottom w:val="0"/>
      <w:divBdr>
        <w:top w:val="none" w:sz="0" w:space="0" w:color="auto"/>
        <w:left w:val="none" w:sz="0" w:space="0" w:color="auto"/>
        <w:bottom w:val="none" w:sz="0" w:space="0" w:color="auto"/>
        <w:right w:val="none" w:sz="0" w:space="0" w:color="auto"/>
      </w:divBdr>
      <w:divsChild>
        <w:div w:id="1153789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us4005\Downloads\CR_FDIS_3_20190311_draft\CR_FDIS_3\part1000\data\modules\assembly_functional_interface_requirement\sys\4_info_reqs.htm" TargetMode="External"/><Relationship Id="rId18" Type="http://schemas.openxmlformats.org/officeDocument/2006/relationships/hyperlink" Target="file:///C:\Users\bus4005\Downloads\CR_FDIS_3_20190311_draft\CR_FDIS_3\part1000\data\modules\packaged_part_black_box_model\sys\4_info_reqs.htm" TargetMode="External"/><Relationship Id="rId26" Type="http://schemas.openxmlformats.org/officeDocument/2006/relationships/hyperlink" Target="file:///C:\Users\bus4005\Downloads\CR_FDIS_3_20190311_draft\CR_FDIS_3\part1000\data\modules\packaged_part_black_box_model\sys\4_info_reqs.htm" TargetMode="External"/><Relationship Id="rId39" Type="http://schemas.openxmlformats.org/officeDocument/2006/relationships/hyperlink" Target="file:///C:\Users\bus4005\Downloads\CR_FDIS_3_20190311_draft\CR_FDIS_3\part1000\data\modules\assembly_physical_interface_requirement\sys\4_info_reqs.htm" TargetMode="External"/><Relationship Id="rId21" Type="http://schemas.openxmlformats.org/officeDocument/2006/relationships/hyperlink" Target="file:///C:\Users\bus4005\Downloads\CR_FDIS_3_20190311_draft\CR_FDIS_3\part1000\data\modules\part_external_reference\sys\4_info_reqs.htm" TargetMode="External"/><Relationship Id="rId34" Type="http://schemas.openxmlformats.org/officeDocument/2006/relationships/hyperlink" Target="file:///C:\Users\bus4005\Downloads\CR_FDIS_3_20190311_draft\CR_FDIS_3\part1000\data\modules\functional_assignment_to_part\sys\4_info_reqs.htm" TargetMode="External"/><Relationship Id="rId42" Type="http://schemas.openxmlformats.org/officeDocument/2006/relationships/hyperlink" Target="file:///C:\Users\bus4005\Downloads\CR_FDIS_3_20190311_draft\CR_FDIS_3\part1000\data\modules\functional_usage_view\sys\4_info_reqs.htm" TargetMode="External"/><Relationship Id="rId47" Type="http://schemas.openxmlformats.org/officeDocument/2006/relationships/hyperlink" Target="file:///C:\Users\bus4005\Downloads\CR_FDIS_3_20190311_draft\CR_FDIS_3\part1000\data\modules\functional_usage_view\sys\4_info_reqs.htm" TargetMode="External"/><Relationship Id="rId50" Type="http://schemas.openxmlformats.org/officeDocument/2006/relationships/hyperlink" Target="file:///C:\Users\bus4005\Downloads\CR_FDIS_3_20190311_draft\CR_FDIS_3\part1000\data\modules\functional_usage_view\sys\4_info_reqs.htm" TargetMode="External"/><Relationship Id="rId55" Type="http://schemas.openxmlformats.org/officeDocument/2006/relationships/hyperlink" Target="file:///C:\Users\bus4005\Downloads\CR_FDIS_3_20190311_draft\CR_FDIS_3\part1000\data\modules\assembly_functional_interface_requirement\sys\4_info_reqs.htm" TargetMode="External"/><Relationship Id="rId63" Type="http://schemas.openxmlformats.org/officeDocument/2006/relationships/hyperlink" Target="file:///C:\Users\bus4005\Downloads\CR_FDIS_3_20190311_draft\CR_FDIS_3\part1000\data\modules\functional_specification\sys\4_info_reqs.htm" TargetMode="External"/><Relationship Id="rId7" Type="http://schemas.openxmlformats.org/officeDocument/2006/relationships/hyperlink" Target="file:///C:\Users\bus4005\Downloads\CR_FDIS_3_20190311_draft\CR_FDIS_3\part1000\data\modules\specification_document\sys\4_info_reqs.htm" TargetMode="External"/><Relationship Id="rId2" Type="http://schemas.openxmlformats.org/officeDocument/2006/relationships/settings" Target="settings.xml"/><Relationship Id="rId16" Type="http://schemas.openxmlformats.org/officeDocument/2006/relationships/hyperlink" Target="file:///C:\Users\bus4005\Downloads\CR_FDIS_3_20190311_draft\CR_FDIS_3\part1000\data\modules\assembly_functional_interface_requirement\sys\5_mapping.htm#aeentityminimally_defined_connector" TargetMode="External"/><Relationship Id="rId20" Type="http://schemas.openxmlformats.org/officeDocument/2006/relationships/hyperlink" Target="file:///C:\Users\bus4005\Downloads\CR_FDIS_3_20190311_draft\CR_FDIS_3\part1000\data\modules\packaged_part_black_box_model\sys\4_info_reqs.htm" TargetMode="External"/><Relationship Id="rId29" Type="http://schemas.openxmlformats.org/officeDocument/2006/relationships/hyperlink" Target="file:///C:\Users\bus4005\Downloads\CR_FDIS_3_20190311_draft\CR_FDIS_3\part1000\data\modules\packaged_part_black_box_model\sys\4_info_reqs.htm" TargetMode="External"/><Relationship Id="rId41" Type="http://schemas.openxmlformats.org/officeDocument/2006/relationships/hyperlink" Target="file:///C:\Users\bus4005\Downloads\CR_FDIS_3_20190311_draft\CR_FDIS_3\part1000\data\modules\functional_usage_view\sys\4_info_reqs.htm" TargetMode="External"/><Relationship Id="rId54" Type="http://schemas.openxmlformats.org/officeDocument/2006/relationships/hyperlink" Target="file:///C:\Users\bus4005\Downloads\CR_FDIS_3_20190311_draft\CR_FDIS_3\part1000\data\modules\assembly_functional_interface_requirement\sys\5_mapping.htm#aeentityprotocol_physical_layer_definition_with_characterization" TargetMode="External"/><Relationship Id="rId62" Type="http://schemas.openxmlformats.org/officeDocument/2006/relationships/hyperlink" Target="file:///C:\Users\bus4005\Downloads\CR_FDIS_3_20190311_draft\CR_FDIS_3\part1000\data\modules\functional_specification\sys\4_info_reqs.htm" TargetMode="External"/><Relationship Id="rId1" Type="http://schemas.openxmlformats.org/officeDocument/2006/relationships/styles" Target="styles.xml"/><Relationship Id="rId6" Type="http://schemas.openxmlformats.org/officeDocument/2006/relationships/hyperlink" Target="file:///C:\Users\bus4005\Downloads\CR_FDIS_3_20190311_draft\CR_FDIS_3\part1000\data\modules\specification_document\sys\4_info_reqs.htm" TargetMode="External"/><Relationship Id="rId11" Type="http://schemas.openxmlformats.org/officeDocument/2006/relationships/image" Target="media/image1.gif"/><Relationship Id="rId24" Type="http://schemas.openxmlformats.org/officeDocument/2006/relationships/hyperlink" Target="file:///C:\Users\bus4005\Downloads\CR_FDIS_3_20190311_draft\CR_FDIS_3\part1000\data\modules\shape_property_assignment\sys\4_info_reqs.htm" TargetMode="External"/><Relationship Id="rId32" Type="http://schemas.openxmlformats.org/officeDocument/2006/relationships/hyperlink" Target="file:///C:\Users\bus4005\Downloads\CR_FDIS_3_20190311_draft\CR_FDIS_3\part1000\data\modules\requirement_view_definition\sys\4_info_reqs.htm" TargetMode="External"/><Relationship Id="rId37" Type="http://schemas.openxmlformats.org/officeDocument/2006/relationships/hyperlink" Target="file:///C:\Users\bus4005\Downloads\CR_FDIS_3_20190311_draft\CR_FDIS_3\part1000\data\modules\functional_assignment_to_part\sys\4_info_reqs.htm" TargetMode="External"/><Relationship Id="rId40" Type="http://schemas.openxmlformats.org/officeDocument/2006/relationships/hyperlink" Target="file:///C:\Users\bus4005\Downloads\CR_FDIS_3_20190311_draft\CR_FDIS_3\part1000\data\modules\assembly_module_usage_view\sys\4_info_reqs.htm" TargetMode="External"/><Relationship Id="rId45" Type="http://schemas.openxmlformats.org/officeDocument/2006/relationships/hyperlink" Target="file:///C:\Users\bus4005\Downloads\CR_FDIS_3_20190311_draft\CR_FDIS_3\part1000\data\modules\functional_usage_view\sys\4_info_reqs.htm" TargetMode="External"/><Relationship Id="rId53" Type="http://schemas.openxmlformats.org/officeDocument/2006/relationships/hyperlink" Target="file:///C:\Users\bus4005\Downloads\CR_FDIS_3_20190311_draft\CR_FDIS_3\part1000\data\modules\document_definition\sys\4_info_reqs.htm" TargetMode="External"/><Relationship Id="rId58" Type="http://schemas.openxmlformats.org/officeDocument/2006/relationships/hyperlink" Target="file:///C:\Users\bus4005\Downloads\CR_FDIS_3_20190311_draft\CR_FDIS_3\part1000\data\modules\functional_specification\sys\4_info_reqs.htm" TargetMode="External"/><Relationship Id="rId66" Type="http://schemas.openxmlformats.org/officeDocument/2006/relationships/theme" Target="theme/theme1.xml"/><Relationship Id="rId5" Type="http://schemas.openxmlformats.org/officeDocument/2006/relationships/hyperlink" Target="file:///C:\Users\bus4005\Downloads\CR_FDIS_3_20190311_draft\CR_FDIS_3\part1000\data\modules\functional_specification\sys\4_info_reqs.htm" TargetMode="External"/><Relationship Id="rId15" Type="http://schemas.openxmlformats.org/officeDocument/2006/relationships/hyperlink" Target="file:///C:\Users\bus4005\Downloads\CR_FDIS_3_20190311_draft\CR_FDIS_3\part1000\data\modules\assembly_functional_interface_requirement\sys\4_info_reqs.htm" TargetMode="External"/><Relationship Id="rId23" Type="http://schemas.openxmlformats.org/officeDocument/2006/relationships/hyperlink" Target="file:///C:\Users\bus4005\Downloads\CR_FDIS_3_20190311_draft\CR_FDIS_3\part1000\data\modules\part_external_reference\sys\4_info_reqs.htm" TargetMode="External"/><Relationship Id="rId28" Type="http://schemas.openxmlformats.org/officeDocument/2006/relationships/hyperlink" Target="file:///C:\Users\bus4005\Downloads\CR_FDIS_3_20190311_draft\CR_FDIS_3\part1000\data\modules\packaged_part_black_box_model\sys\4_info_reqs.htm" TargetMode="External"/><Relationship Id="rId36" Type="http://schemas.openxmlformats.org/officeDocument/2006/relationships/hyperlink" Target="file:///C:\Users\bus4005\Downloads\CR_FDIS_3_20190311_draft\CR_FDIS_3\part1000\data\modules\assembly_physical_interface_requirement\sys\4_info_reqs.htm" TargetMode="External"/><Relationship Id="rId49" Type="http://schemas.openxmlformats.org/officeDocument/2006/relationships/hyperlink" Target="file:///C:\Users\bus4005\Downloads\CR_FDIS_3_20190311_draft\CR_FDIS_3\part1000\data\modules\assembly_functional_interface_requirement\sys\4_info_reqs.htm" TargetMode="External"/><Relationship Id="rId57" Type="http://schemas.openxmlformats.org/officeDocument/2006/relationships/hyperlink" Target="file:///C:\Users\bus4005\Downloads\CR_FDIS_3_20190311_draft\CR_FDIS_3\part1000\data\modules\assembly_functional_interface_requirement\sys\4_info_reqs.htm" TargetMode="External"/><Relationship Id="rId61" Type="http://schemas.openxmlformats.org/officeDocument/2006/relationships/hyperlink" Target="file:///C:\Users\bus4005\Downloads\CR_FDIS_3_20190311_draft\CR_FDIS_3\part1000\data\modules\functional_specification\sys\4_info_reqs.htm" TargetMode="External"/><Relationship Id="rId10" Type="http://schemas.openxmlformats.org/officeDocument/2006/relationships/hyperlink" Target="file:///C:\Users\bus4005\Downloads\CR_FDIS_3_20190311_draft\CR_FDIS_3\part1000\data\modules\assembly_functional_interface_requirement\armexpg2.htm" TargetMode="External"/><Relationship Id="rId19" Type="http://schemas.openxmlformats.org/officeDocument/2006/relationships/hyperlink" Target="file:///C:\Users\bus4005\Downloads\CR_FDIS_3_20190311_draft\CR_FDIS_3\part1000\data\modules\packaged_part_black_box_model\sys\4_info_reqs.htm" TargetMode="External"/><Relationship Id="rId31" Type="http://schemas.openxmlformats.org/officeDocument/2006/relationships/hyperlink" Target="file:///C:\Users\bus4005\Downloads\CR_FDIS_3_20190311_draft\CR_FDIS_3\part1000\data\modules\assembly_functional_interface_requirement\sys\5_mapping.htm#aeentityprotocol_physical_layer_definition" TargetMode="External"/><Relationship Id="rId44" Type="http://schemas.openxmlformats.org/officeDocument/2006/relationships/hyperlink" Target="file:///C:\Users\bus4005\Downloads\CR_FDIS_3_20190311_draft\CR_FDIS_3\part1000\data\modules\assembly_functional_interface_requirement\sys\4_info_reqs.htm" TargetMode="External"/><Relationship Id="rId52" Type="http://schemas.openxmlformats.org/officeDocument/2006/relationships/hyperlink" Target="file:///C:\Users\bus4005\Downloads\CR_FDIS_3_20190311_draft\CR_FDIS_3\part1000\data\modules\functional_usage_view\sys\4_info_reqs.htm" TargetMode="External"/><Relationship Id="rId60" Type="http://schemas.openxmlformats.org/officeDocument/2006/relationships/hyperlink" Target="file:///C:\Users\bus4005\Downloads\CR_FDIS_3_20190311_draft\CR_FDIS_3\part1000\data\modules\functional_specification\sys\4_info_reqs.htm" TargetMode="External"/><Relationship Id="rId65" Type="http://schemas.microsoft.com/office/2011/relationships/people" Target="people.xml"/><Relationship Id="rId4" Type="http://schemas.openxmlformats.org/officeDocument/2006/relationships/hyperlink" Target="file:///C:\Users\bus4005\Downloads\CR_FDIS_3_20190311_draft\CR_FDIS_3\part1000\data\modules\altered_part\sys\4_info_reqs.htm" TargetMode="External"/><Relationship Id="rId9" Type="http://schemas.openxmlformats.org/officeDocument/2006/relationships/hyperlink" Target="file:///C:\Users\bus4005\Downloads\CR_FDIS_3_20190311_draft\CR_FDIS_3\part1000\data\modules\assembly_functional_interface_requirement\armexpg1.htm" TargetMode="External"/><Relationship Id="rId14" Type="http://schemas.openxmlformats.org/officeDocument/2006/relationships/hyperlink" Target="file:///C:\Users\bus4005\Downloads\CR_FDIS_3_20190311_draft\CR_FDIS_3\part1000\data\modules\document_assignment\sys\4_info_reqs.htm" TargetMode="External"/><Relationship Id="rId22" Type="http://schemas.openxmlformats.org/officeDocument/2006/relationships/hyperlink" Target="file:///C:\Users\bus4005\Downloads\CR_FDIS_3_20190311_draft\CR_FDIS_3\part1000\data\modules\shape_property_assignment\sys\4_info_reqs.htm" TargetMode="External"/><Relationship Id="rId27" Type="http://schemas.openxmlformats.org/officeDocument/2006/relationships/hyperlink" Target="file:///C:\Users\bus4005\Downloads\CR_FDIS_3_20190311_draft\CR_FDIS_3\part1000\data\modules\packaged_part_black_box_model\sys\4_info_reqs.htm" TargetMode="External"/><Relationship Id="rId30" Type="http://schemas.openxmlformats.org/officeDocument/2006/relationships/hyperlink" Target="file:///C:\Users\bus4005\Downloads\CR_FDIS_3_20190311_draft\CR_FDIS_3\part1000\data\modules\altered_part\sys\4_info_reqs.htm" TargetMode="External"/><Relationship Id="rId35" Type="http://schemas.openxmlformats.org/officeDocument/2006/relationships/hyperlink" Target="file:///C:\Users\bus4005\Downloads\CR_FDIS_3_20190311_draft\CR_FDIS_3\part1000\data\modules\assembly_physical_interface_requirement\sys\4_info_reqs.htm" TargetMode="External"/><Relationship Id="rId43" Type="http://schemas.openxmlformats.org/officeDocument/2006/relationships/hyperlink" Target="file:///C:\Users\bus4005\Downloads\CR_FDIS_3_20190311_draft\CR_FDIS_3\part1000\data\modules\requirement_view_definition\sys\4_info_reqs.htm" TargetMode="External"/><Relationship Id="rId48" Type="http://schemas.openxmlformats.org/officeDocument/2006/relationships/hyperlink" Target="file:///C:\Users\bus4005\Downloads\CR_FDIS_3_20190311_draft\CR_FDIS_3\part1000\data\modules\document_definition\sys\4_info_reqs.htm" TargetMode="External"/><Relationship Id="rId56" Type="http://schemas.openxmlformats.org/officeDocument/2006/relationships/hyperlink" Target="file:///C:\Users\bus4005\Downloads\CR_FDIS_3_20190311_draft\CR_FDIS_3\part1000\data\modules\assembly_functional_interface_requirement\sys\4_info_reqs.htm" TargetMode="External"/><Relationship Id="rId64" Type="http://schemas.openxmlformats.org/officeDocument/2006/relationships/fontTable" Target="fontTable.xml"/><Relationship Id="rId8" Type="http://schemas.openxmlformats.org/officeDocument/2006/relationships/hyperlink" Target="file:///C:\Users\bus4005\Downloads\CR_FDIS_3_20190311_draft\CR_FDIS_3\part1000\data\modules\assembly_functional_interface_requirement\sys\c_arm_expg.htm" TargetMode="External"/><Relationship Id="rId51" Type="http://schemas.openxmlformats.org/officeDocument/2006/relationships/hyperlink" Target="file:///C:\Users\bus4005\Downloads\CR_FDIS_3_20190311_draft\CR_FDIS_3\part1000\data\modules\assembly_functional_interface_requirement\sys\4_info_reqs.htm" TargetMode="External"/><Relationship Id="rId3" Type="http://schemas.openxmlformats.org/officeDocument/2006/relationships/webSettings" Target="webSettings.xml"/><Relationship Id="rId12" Type="http://schemas.openxmlformats.org/officeDocument/2006/relationships/hyperlink" Target="file:///C:\Users\bus4005\Downloads\CR_FDIS_3_20190311_draft\CR_FDIS_3\part1000\data\modules\document_assignment\sys\4_info_reqs.htm" TargetMode="External"/><Relationship Id="rId17" Type="http://schemas.openxmlformats.org/officeDocument/2006/relationships/image" Target="media/image2.gif"/><Relationship Id="rId25" Type="http://schemas.openxmlformats.org/officeDocument/2006/relationships/hyperlink" Target="file:///C:\Users\bus4005\Downloads\CR_FDIS_3_20190311_draft\CR_FDIS_3\part1000\data\modules\shape_property_assignment\sys\4_info_reqs.htm" TargetMode="External"/><Relationship Id="rId33" Type="http://schemas.openxmlformats.org/officeDocument/2006/relationships/hyperlink" Target="file:///C:\Users\bus4005\Downloads\CR_FDIS_3_20190311_draft\CR_FDIS_3\part1000\data\modules\product_view_definition\sys\4_info_reqs.htm" TargetMode="External"/><Relationship Id="rId38" Type="http://schemas.openxmlformats.org/officeDocument/2006/relationships/hyperlink" Target="file:///C:\Users\bus4005\Downloads\CR_FDIS_3_20190311_draft\CR_FDIS_3\part1000\data\modules\analytical_model\sys\4_info_reqs.htm" TargetMode="External"/><Relationship Id="rId46" Type="http://schemas.openxmlformats.org/officeDocument/2006/relationships/hyperlink" Target="file:///C:\Users\bus4005\Downloads\CR_FDIS_3_20190311_draft\CR_FDIS_3\part1000\data\modules\assembly_functional_interface_requirement\sys\4_info_reqs.htm" TargetMode="External"/><Relationship Id="rId59" Type="http://schemas.openxmlformats.org/officeDocument/2006/relationships/hyperlink" Target="file:///C:\Users\bus4005\Downloads\CR_FDIS_3_20190311_draft\CR_FDIS_3\part1000\data\modules\functional_specification\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3355</Words>
  <Characters>19127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22438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2019-03-20T17:44:00Z</dcterms:created>
  <dcterms:modified xsi:type="dcterms:W3CDTF">2019-03-20T17:44:00Z</dcterms:modified>
</cp:coreProperties>
</file>