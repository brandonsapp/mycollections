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929" w:rsidRDefault="003E5929" w:rsidP="003E5929">
      <w:pPr>
        <w:pStyle w:val="Heading2"/>
        <w:rPr>
          <w:color w:val="000000"/>
        </w:rPr>
      </w:pPr>
      <w:bookmarkStart w:id="0" w:name="mim_express"/>
      <w:r>
        <w:rPr>
          <w:color w:val="000000"/>
        </w:rPr>
        <w:t>5.2 MIM EXPRESS short listing</w:t>
      </w:r>
      <w:bookmarkEnd w:id="0"/>
    </w:p>
    <w:p w:rsidR="003E5929" w:rsidRDefault="003E5929" w:rsidP="003E5929">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3E5929" w:rsidRDefault="003E5929" w:rsidP="003E5929">
      <w:pPr>
        <w:pStyle w:val="NormalWeb"/>
        <w:rPr>
          <w:color w:val="000000"/>
          <w:sz w:val="27"/>
          <w:szCs w:val="27"/>
        </w:rPr>
      </w:pPr>
      <w:r>
        <w:rPr>
          <w:color w:val="000000"/>
          <w:sz w:val="27"/>
          <w:szCs w:val="27"/>
        </w:rPr>
        <w:t>This clause constitutes the Module Interpreted Module (MIM) of the application module.</w:t>
      </w:r>
    </w:p>
    <w:p w:rsidR="003E5929" w:rsidRDefault="003E5929" w:rsidP="003E5929">
      <w:pPr>
        <w:pStyle w:val="NormalWeb"/>
        <w:rPr>
          <w:color w:val="000000"/>
          <w:sz w:val="27"/>
          <w:szCs w:val="27"/>
        </w:rPr>
      </w:pPr>
      <w:r>
        <w:rPr>
          <w:color w:val="000000"/>
          <w:sz w:val="27"/>
          <w:szCs w:val="27"/>
        </w:rPr>
        <w:t>This clause also specifies the modifications that apply to the constructs imported from the common resources.</w:t>
      </w:r>
    </w:p>
    <w:p w:rsidR="003E5929" w:rsidRDefault="003E5929" w:rsidP="003E5929">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3E5929" w:rsidRDefault="003E5929" w:rsidP="003E5929">
      <w:pPr>
        <w:numPr>
          <w:ilvl w:val="0"/>
          <w:numId w:val="11"/>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3E5929" w:rsidRDefault="003E5929" w:rsidP="003E5929">
      <w:pPr>
        <w:numPr>
          <w:ilvl w:val="0"/>
          <w:numId w:val="11"/>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3E5929" w:rsidRDefault="003E5929" w:rsidP="003E5929">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3E5929" w:rsidRDefault="003E5929" w:rsidP="003E5929">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composite_constituent_shape_mim"/>
      <w:r>
        <w:rPr>
          <w:rStyle w:val="HTMLCode"/>
          <w:rFonts w:eastAsiaTheme="minorHAnsi"/>
          <w:color w:val="000000"/>
        </w:rPr>
        <w:t>SCHEMA Composite_constituent_shape_mim;</w:t>
      </w:r>
      <w:bookmarkEnd w:id="1"/>
    </w:p>
    <w:p w:rsidR="003E5929" w:rsidRDefault="003E5929" w:rsidP="003E5929">
      <w:pPr>
        <w:pStyle w:val="NormalWeb"/>
        <w:spacing w:after="270" w:afterAutospacing="0"/>
        <w:rPr>
          <w:color w:val="000000"/>
          <w:sz w:val="27"/>
          <w:szCs w:val="27"/>
        </w:rPr>
      </w:pPr>
      <w:bookmarkStart w:id="2" w:name="interfaces"/>
      <w:bookmarkEnd w:id="2"/>
      <w:r>
        <w:rPr>
          <w:rStyle w:val="HTMLCode"/>
          <w:color w:val="000000"/>
        </w:rPr>
        <w:t>USE FROM </w:t>
      </w:r>
      <w:hyperlink r:id="rId5" w:anchor="advanced_boundary_representation_mim" w:history="1">
        <w:r>
          <w:rPr>
            <w:rStyle w:val="Hyperlink"/>
            <w:rFonts w:ascii="Courier New" w:hAnsi="Courier New" w:cs="Courier New"/>
            <w:sz w:val="20"/>
            <w:szCs w:val="20"/>
          </w:rPr>
          <w:t>Advanced_boundary_representation_mim</w:t>
        </w:r>
      </w:hyperlink>
      <w:r>
        <w:rPr>
          <w:rStyle w:val="HTMLCode"/>
          <w:color w:val="000000"/>
        </w:rPr>
        <w:t>;    --  ISO/TS 10303-1514</w:t>
      </w:r>
    </w:p>
    <w:p w:rsidR="003E5929" w:rsidRDefault="003E5929" w:rsidP="003E5929">
      <w:pPr>
        <w:pStyle w:val="NormalWeb"/>
        <w:spacing w:after="270" w:afterAutospacing="0"/>
        <w:rPr>
          <w:color w:val="000000"/>
          <w:sz w:val="27"/>
          <w:szCs w:val="27"/>
        </w:rPr>
      </w:pPr>
      <w:r>
        <w:rPr>
          <w:rStyle w:val="HTMLCode"/>
          <w:color w:val="000000"/>
        </w:rPr>
        <w:t>USE FROM </w:t>
      </w:r>
      <w:hyperlink r:id="rId6" w:anchor="construction_geometry_mim" w:history="1">
        <w:r>
          <w:rPr>
            <w:rStyle w:val="Hyperlink"/>
            <w:rFonts w:ascii="Courier New" w:hAnsi="Courier New" w:cs="Courier New"/>
            <w:sz w:val="20"/>
            <w:szCs w:val="20"/>
          </w:rPr>
          <w:t>Construction_geometry_mim</w:t>
        </w:r>
      </w:hyperlink>
      <w:r>
        <w:rPr>
          <w:rStyle w:val="HTMLCode"/>
          <w:color w:val="000000"/>
        </w:rPr>
        <w:t>;    --  ISO/TS 10303-1131</w:t>
      </w:r>
    </w:p>
    <w:p w:rsidR="003E5929" w:rsidRDefault="003E5929" w:rsidP="003E5929">
      <w:pPr>
        <w:pStyle w:val="NormalWeb"/>
        <w:spacing w:after="270" w:afterAutospacing="0"/>
        <w:rPr>
          <w:color w:val="000000"/>
          <w:sz w:val="27"/>
          <w:szCs w:val="27"/>
        </w:rPr>
      </w:pPr>
      <w:r>
        <w:rPr>
          <w:rStyle w:val="HTMLCode"/>
          <w:color w:val="000000"/>
        </w:rPr>
        <w:t>USE FROM </w:t>
      </w:r>
      <w:hyperlink r:id="rId7" w:anchor="constructive_solid_geometry_3d_mim" w:history="1">
        <w:r>
          <w:rPr>
            <w:rStyle w:val="Hyperlink"/>
            <w:rFonts w:ascii="Courier New" w:hAnsi="Courier New" w:cs="Courier New"/>
            <w:sz w:val="20"/>
            <w:szCs w:val="20"/>
          </w:rPr>
          <w:t>Constructive_solid_geometry_3d_mim</w:t>
        </w:r>
      </w:hyperlink>
      <w:r>
        <w:rPr>
          <w:rStyle w:val="HTMLCode"/>
          <w:color w:val="000000"/>
        </w:rPr>
        <w:t>;    --  ISO/TS 10303-1068</w:t>
      </w:r>
    </w:p>
    <w:p w:rsidR="003E5929" w:rsidRDefault="003E5929" w:rsidP="003E5929">
      <w:pPr>
        <w:pStyle w:val="NormalWeb"/>
        <w:spacing w:after="270" w:afterAutospacing="0"/>
        <w:rPr>
          <w:color w:val="000000"/>
          <w:sz w:val="27"/>
          <w:szCs w:val="27"/>
        </w:rPr>
      </w:pPr>
      <w:r>
        <w:rPr>
          <w:rStyle w:val="HTMLCode"/>
          <w:color w:val="000000"/>
        </w:rPr>
        <w:t>USE FROM </w:t>
      </w:r>
      <w:hyperlink r:id="rId8" w:anchor="curve_swept_solid_mim" w:history="1">
        <w:r>
          <w:rPr>
            <w:rStyle w:val="Hyperlink"/>
            <w:rFonts w:ascii="Courier New" w:hAnsi="Courier New" w:cs="Courier New"/>
            <w:sz w:val="20"/>
            <w:szCs w:val="20"/>
          </w:rPr>
          <w:t>Curve_swept_solid_mim</w:t>
        </w:r>
      </w:hyperlink>
      <w:r>
        <w:rPr>
          <w:rStyle w:val="HTMLCode"/>
          <w:color w:val="000000"/>
        </w:rPr>
        <w:t>;    --  ISO/TS 10303-1659</w:t>
      </w:r>
    </w:p>
    <w:p w:rsidR="003E5929" w:rsidRDefault="003E5929" w:rsidP="003E5929">
      <w:pPr>
        <w:pStyle w:val="NormalWeb"/>
        <w:spacing w:after="270" w:afterAutospacing="0"/>
        <w:rPr>
          <w:color w:val="000000"/>
          <w:sz w:val="27"/>
          <w:szCs w:val="27"/>
        </w:rPr>
      </w:pPr>
      <w:r>
        <w:rPr>
          <w:rStyle w:val="HTMLCode"/>
          <w:color w:val="000000"/>
        </w:rPr>
        <w:t>USE FROM </w:t>
      </w:r>
      <w:hyperlink r:id="rId9" w:anchor="edge_based_wireframe_mim" w:history="1">
        <w:r>
          <w:rPr>
            <w:rStyle w:val="Hyperlink"/>
            <w:rFonts w:ascii="Courier New" w:hAnsi="Courier New" w:cs="Courier New"/>
            <w:sz w:val="20"/>
            <w:szCs w:val="20"/>
          </w:rPr>
          <w:t>Edge_based_wireframe_mim</w:t>
        </w:r>
      </w:hyperlink>
      <w:r>
        <w:rPr>
          <w:rStyle w:val="HTMLCode"/>
          <w:color w:val="000000"/>
        </w:rPr>
        <w:t>;    --  ISO/TS 10303-1501</w:t>
      </w:r>
    </w:p>
    <w:p w:rsidR="003E5929" w:rsidRDefault="003E5929" w:rsidP="003E5929">
      <w:pPr>
        <w:pStyle w:val="NormalWeb"/>
        <w:spacing w:after="270" w:afterAutospacing="0"/>
        <w:rPr>
          <w:color w:val="000000"/>
          <w:sz w:val="27"/>
          <w:szCs w:val="27"/>
        </w:rPr>
      </w:pPr>
      <w:r>
        <w:rPr>
          <w:rStyle w:val="HTMLCode"/>
          <w:color w:val="000000"/>
        </w:rPr>
        <w:t>USE FROM </w:t>
      </w:r>
      <w:hyperlink r:id="rId10" w:anchor="elementary_boundary_representation_mim" w:history="1">
        <w:r>
          <w:rPr>
            <w:rStyle w:val="Hyperlink"/>
            <w:rFonts w:ascii="Courier New" w:hAnsi="Courier New" w:cs="Courier New"/>
            <w:sz w:val="20"/>
            <w:szCs w:val="20"/>
          </w:rPr>
          <w:t>Elementary_boundary_representation_mim</w:t>
        </w:r>
      </w:hyperlink>
      <w:r>
        <w:rPr>
          <w:rStyle w:val="HTMLCode"/>
          <w:color w:val="000000"/>
        </w:rPr>
        <w:t>;    --  ISO/TS 10303-1329</w:t>
      </w:r>
    </w:p>
    <w:p w:rsidR="003E5929" w:rsidRDefault="003E5929" w:rsidP="003E5929">
      <w:pPr>
        <w:pStyle w:val="NormalWeb"/>
        <w:spacing w:after="270" w:afterAutospacing="0"/>
        <w:rPr>
          <w:color w:val="000000"/>
          <w:sz w:val="27"/>
          <w:szCs w:val="27"/>
        </w:rPr>
      </w:pPr>
      <w:r>
        <w:rPr>
          <w:rStyle w:val="HTMLCode"/>
          <w:color w:val="000000"/>
        </w:rPr>
        <w:t>USE FROM </w:t>
      </w:r>
      <w:hyperlink r:id="rId11" w:anchor="external_model_mim" w:history="1">
        <w:r>
          <w:rPr>
            <w:rStyle w:val="Hyperlink"/>
            <w:rFonts w:ascii="Courier New" w:hAnsi="Courier New" w:cs="Courier New"/>
            <w:sz w:val="20"/>
            <w:szCs w:val="20"/>
          </w:rPr>
          <w:t>External_model_mim</w:t>
        </w:r>
      </w:hyperlink>
      <w:r>
        <w:rPr>
          <w:rStyle w:val="HTMLCode"/>
          <w:color w:val="000000"/>
        </w:rPr>
        <w:t>;    --  ISO/TS 10303-1033</w:t>
      </w:r>
    </w:p>
    <w:p w:rsidR="003E5929" w:rsidRDefault="003E5929" w:rsidP="003E5929">
      <w:pPr>
        <w:pStyle w:val="NormalWeb"/>
        <w:spacing w:after="270" w:afterAutospacing="0"/>
        <w:rPr>
          <w:color w:val="000000"/>
          <w:sz w:val="27"/>
          <w:szCs w:val="27"/>
        </w:rPr>
      </w:pPr>
      <w:r>
        <w:rPr>
          <w:rStyle w:val="HTMLCode"/>
          <w:color w:val="000000"/>
        </w:rPr>
        <w:lastRenderedPageBreak/>
        <w:t>USE FROM </w:t>
      </w:r>
      <w:hyperlink r:id="rId12" w:anchor="faceted_boundary_representation_mim" w:history="1">
        <w:r>
          <w:rPr>
            <w:rStyle w:val="Hyperlink"/>
            <w:rFonts w:ascii="Courier New" w:hAnsi="Courier New" w:cs="Courier New"/>
            <w:sz w:val="20"/>
            <w:szCs w:val="20"/>
          </w:rPr>
          <w:t>Faceted_boundary_representation_mim</w:t>
        </w:r>
      </w:hyperlink>
      <w:r>
        <w:rPr>
          <w:rStyle w:val="HTMLCode"/>
          <w:color w:val="000000"/>
        </w:rPr>
        <w:t>;    --  ISO/TS 10303-1512</w:t>
      </w:r>
    </w:p>
    <w:p w:rsidR="003E5929" w:rsidRDefault="003E5929" w:rsidP="003E5929">
      <w:pPr>
        <w:pStyle w:val="NormalWeb"/>
        <w:spacing w:after="270" w:afterAutospacing="0"/>
        <w:rPr>
          <w:color w:val="000000"/>
          <w:sz w:val="27"/>
          <w:szCs w:val="27"/>
        </w:rPr>
      </w:pPr>
      <w:r>
        <w:rPr>
          <w:rStyle w:val="HTMLCode"/>
          <w:color w:val="000000"/>
        </w:rPr>
        <w:t>USE FROM </w:t>
      </w:r>
      <w:hyperlink r:id="rId13" w:anchor="geometric_model_schema" w:history="1">
        <w:r>
          <w:rPr>
            <w:rStyle w:val="Hyperlink"/>
            <w:rFonts w:ascii="Courier New" w:hAnsi="Courier New" w:cs="Courier New"/>
            <w:sz w:val="20"/>
            <w:szCs w:val="20"/>
          </w:rPr>
          <w:t>geometric_model_schema</w:t>
        </w:r>
      </w:hyperlink>
      <w:r>
        <w:rPr>
          <w:rStyle w:val="HTMLCode"/>
          <w:color w:val="000000"/>
        </w:rPr>
        <w:t>    --  ISO 10303-42</w:t>
      </w:r>
      <w:r>
        <w:rPr>
          <w:rFonts w:ascii="Courier New" w:hAnsi="Courier New" w:cs="Courier New"/>
          <w:color w:val="000000"/>
          <w:sz w:val="20"/>
          <w:szCs w:val="20"/>
        </w:rPr>
        <w:br/>
      </w:r>
      <w:r>
        <w:rPr>
          <w:rStyle w:val="HTMLCode"/>
          <w:color w:val="000000"/>
        </w:rPr>
        <w:t>  (</w:t>
      </w:r>
      <w:hyperlink r:id="rId14" w:anchor="geometric_model_schema.geometric_curve_set" w:history="1">
        <w:r>
          <w:rPr>
            <w:rStyle w:val="Hyperlink"/>
            <w:rFonts w:ascii="Courier New" w:hAnsi="Courier New" w:cs="Courier New"/>
            <w:sz w:val="20"/>
            <w:szCs w:val="20"/>
          </w:rPr>
          <w:t>geometric_curve_set</w:t>
        </w:r>
      </w:hyperlink>
      <w:r>
        <w:rPr>
          <w:rStyle w:val="HTMLCode"/>
          <w:color w:val="000000"/>
        </w:rPr>
        <w:t>, </w:t>
      </w:r>
      <w:r>
        <w:rPr>
          <w:rFonts w:ascii="Courier New" w:hAnsi="Courier New" w:cs="Courier New"/>
          <w:color w:val="000000"/>
          <w:sz w:val="20"/>
          <w:szCs w:val="20"/>
        </w:rPr>
        <w:br/>
      </w:r>
      <w:r>
        <w:rPr>
          <w:rStyle w:val="HTMLCode"/>
          <w:color w:val="000000"/>
        </w:rPr>
        <w:t>   </w:t>
      </w:r>
      <w:hyperlink r:id="rId15" w:anchor="geometric_model_schema.geometric_set" w:history="1">
        <w:r>
          <w:rPr>
            <w:rStyle w:val="Hyperlink"/>
            <w:rFonts w:ascii="Courier New" w:hAnsi="Courier New" w:cs="Courier New"/>
            <w:sz w:val="20"/>
            <w:szCs w:val="20"/>
          </w:rPr>
          <w:t>geometric_set</w:t>
        </w:r>
      </w:hyperlink>
      <w:r>
        <w:rPr>
          <w:rStyle w:val="HTMLCode"/>
          <w:color w:val="000000"/>
        </w:rPr>
        <w:t>); </w:t>
      </w:r>
    </w:p>
    <w:p w:rsidR="003E5929" w:rsidRDefault="003E5929" w:rsidP="003E5929">
      <w:pPr>
        <w:pStyle w:val="NormalWeb"/>
        <w:spacing w:after="270" w:afterAutospacing="0"/>
        <w:rPr>
          <w:color w:val="000000"/>
          <w:sz w:val="27"/>
          <w:szCs w:val="27"/>
        </w:rPr>
      </w:pPr>
      <w:r>
        <w:rPr>
          <w:rStyle w:val="HTMLCode"/>
          <w:color w:val="000000"/>
        </w:rPr>
        <w:t>USE FROM </w:t>
      </w:r>
      <w:hyperlink r:id="rId16" w:anchor="geometrically_bounded_surface_mim" w:history="1">
        <w:r>
          <w:rPr>
            <w:rStyle w:val="Hyperlink"/>
            <w:rFonts w:ascii="Courier New" w:hAnsi="Courier New" w:cs="Courier New"/>
            <w:sz w:val="20"/>
            <w:szCs w:val="20"/>
          </w:rPr>
          <w:t>Geometrically_bounded_surface_mim</w:t>
        </w:r>
      </w:hyperlink>
      <w:r>
        <w:rPr>
          <w:rStyle w:val="HTMLCode"/>
          <w:color w:val="000000"/>
        </w:rPr>
        <w:t>;    --  ISO/TS 10303-1507</w:t>
      </w:r>
    </w:p>
    <w:p w:rsidR="003E5929" w:rsidRDefault="003E5929" w:rsidP="003E5929">
      <w:pPr>
        <w:pStyle w:val="NormalWeb"/>
        <w:spacing w:after="270" w:afterAutospacing="0"/>
        <w:rPr>
          <w:color w:val="000000"/>
          <w:sz w:val="27"/>
          <w:szCs w:val="27"/>
        </w:rPr>
      </w:pPr>
      <w:r>
        <w:rPr>
          <w:rStyle w:val="HTMLCode"/>
          <w:color w:val="000000"/>
        </w:rPr>
        <w:t>USE FROM </w:t>
      </w:r>
      <w:hyperlink r:id="rId17" w:anchor="geometrically_bounded_wireframe_mim" w:history="1">
        <w:r>
          <w:rPr>
            <w:rStyle w:val="Hyperlink"/>
            <w:rFonts w:ascii="Courier New" w:hAnsi="Courier New" w:cs="Courier New"/>
            <w:sz w:val="20"/>
            <w:szCs w:val="20"/>
          </w:rPr>
          <w:t>Geometrically_bounded_wireframe_mim</w:t>
        </w:r>
      </w:hyperlink>
      <w:r>
        <w:rPr>
          <w:rStyle w:val="HTMLCode"/>
          <w:color w:val="000000"/>
        </w:rPr>
        <w:t>;    --  ISO/TS 10303-1510</w:t>
      </w:r>
    </w:p>
    <w:p w:rsidR="003E5929" w:rsidRDefault="003E5929" w:rsidP="003E5929">
      <w:pPr>
        <w:pStyle w:val="NormalWeb"/>
        <w:spacing w:after="270" w:afterAutospacing="0"/>
        <w:rPr>
          <w:color w:val="000000"/>
          <w:sz w:val="27"/>
          <w:szCs w:val="27"/>
        </w:rPr>
      </w:pPr>
      <w:r>
        <w:rPr>
          <w:rStyle w:val="HTMLCode"/>
          <w:color w:val="000000"/>
        </w:rPr>
        <w:t>USE FROM </w:t>
      </w:r>
      <w:hyperlink r:id="rId18" w:anchor="manifold_surface_mim" w:history="1">
        <w:r>
          <w:rPr>
            <w:rStyle w:val="Hyperlink"/>
            <w:rFonts w:ascii="Courier New" w:hAnsi="Courier New" w:cs="Courier New"/>
            <w:sz w:val="20"/>
            <w:szCs w:val="20"/>
          </w:rPr>
          <w:t>Manifold_surface_mim</w:t>
        </w:r>
      </w:hyperlink>
      <w:r>
        <w:rPr>
          <w:rStyle w:val="HTMLCode"/>
          <w:color w:val="000000"/>
        </w:rPr>
        <w:t>;    --  ISO/TS 10303-1509</w:t>
      </w:r>
    </w:p>
    <w:p w:rsidR="003E5929" w:rsidRDefault="003E5929" w:rsidP="003E5929">
      <w:pPr>
        <w:pStyle w:val="NormalWeb"/>
        <w:spacing w:after="270" w:afterAutospacing="0"/>
        <w:rPr>
          <w:color w:val="000000"/>
          <w:sz w:val="27"/>
          <w:szCs w:val="27"/>
        </w:rPr>
      </w:pPr>
      <w:r>
        <w:rPr>
          <w:rStyle w:val="HTMLCode"/>
          <w:color w:val="000000"/>
        </w:rPr>
        <w:t>USE FROM </w:t>
      </w:r>
      <w:hyperlink r:id="rId19" w:anchor="product_property_representation_schema" w:history="1">
        <w:r>
          <w:rPr>
            <w:rStyle w:val="Hyperlink"/>
            <w:rFonts w:ascii="Courier New" w:hAnsi="Courier New" w:cs="Courier New"/>
            <w:sz w:val="20"/>
            <w:szCs w:val="20"/>
          </w:rPr>
          <w:t>product_property_representation_schema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20" w:anchor="product_property_representation_schema.shape_representation_relationship" w:history="1">
        <w:r>
          <w:rPr>
            <w:rStyle w:val="Hyperlink"/>
            <w:rFonts w:ascii="Courier New" w:hAnsi="Courier New" w:cs="Courier New"/>
            <w:sz w:val="20"/>
            <w:szCs w:val="20"/>
          </w:rPr>
          <w:t>shape_representation_relationship</w:t>
        </w:r>
      </w:hyperlink>
      <w:r>
        <w:rPr>
          <w:rStyle w:val="HTMLCode"/>
          <w:color w:val="000000"/>
        </w:rPr>
        <w:t>); </w:t>
      </w:r>
    </w:p>
    <w:p w:rsidR="003E5929" w:rsidRDefault="003E5929" w:rsidP="003E5929">
      <w:pPr>
        <w:pStyle w:val="NormalWeb"/>
        <w:spacing w:after="270" w:afterAutospacing="0"/>
        <w:rPr>
          <w:color w:val="000000"/>
          <w:sz w:val="27"/>
          <w:szCs w:val="27"/>
        </w:rPr>
      </w:pPr>
      <w:r>
        <w:rPr>
          <w:rStyle w:val="HTMLCode"/>
          <w:color w:val="000000"/>
        </w:rPr>
        <w:t>USE FROM </w:t>
      </w:r>
      <w:hyperlink r:id="rId21" w:anchor="shell_based_wireframe_mim" w:history="1">
        <w:r>
          <w:rPr>
            <w:rStyle w:val="Hyperlink"/>
            <w:rFonts w:ascii="Courier New" w:hAnsi="Courier New" w:cs="Courier New"/>
            <w:sz w:val="20"/>
            <w:szCs w:val="20"/>
          </w:rPr>
          <w:t>Shell_based_wireframe_mim</w:t>
        </w:r>
      </w:hyperlink>
      <w:r>
        <w:rPr>
          <w:rStyle w:val="HTMLCode"/>
          <w:color w:val="000000"/>
        </w:rPr>
        <w:t>;    --  ISO/TS 10303-1502</w:t>
      </w:r>
    </w:p>
    <w:p w:rsidR="003E5929" w:rsidRDefault="003E5929" w:rsidP="003E5929">
      <w:pPr>
        <w:pStyle w:val="NormalWeb"/>
        <w:spacing w:after="270" w:afterAutospacing="0"/>
        <w:rPr>
          <w:color w:val="000000"/>
          <w:sz w:val="27"/>
          <w:szCs w:val="27"/>
        </w:rPr>
      </w:pPr>
      <w:r>
        <w:rPr>
          <w:rStyle w:val="HTMLCode"/>
          <w:color w:val="000000"/>
        </w:rPr>
        <w:t>USE FROM </w:t>
      </w:r>
      <w:hyperlink r:id="rId22" w:anchor="tessellated_geometry_mim" w:history="1">
        <w:r>
          <w:rPr>
            <w:rStyle w:val="Hyperlink"/>
            <w:rFonts w:ascii="Courier New" w:hAnsi="Courier New" w:cs="Courier New"/>
            <w:sz w:val="20"/>
            <w:szCs w:val="20"/>
          </w:rPr>
          <w:t>Tessellated_geometry_mim</w:t>
        </w:r>
      </w:hyperlink>
      <w:r>
        <w:rPr>
          <w:rStyle w:val="HTMLCode"/>
          <w:color w:val="000000"/>
        </w:rPr>
        <w:t>;    --  ISO/TS 10303-1819</w:t>
      </w:r>
    </w:p>
    <w:p w:rsidR="003E5929" w:rsidRDefault="003E5929" w:rsidP="003E5929">
      <w:pPr>
        <w:pStyle w:val="NormalWeb"/>
        <w:spacing w:after="270" w:afterAutospacing="0"/>
        <w:rPr>
          <w:color w:val="000000"/>
          <w:sz w:val="27"/>
          <w:szCs w:val="27"/>
        </w:rPr>
      </w:pPr>
      <w:r>
        <w:rPr>
          <w:rStyle w:val="HTMLCode"/>
          <w:color w:val="000000"/>
        </w:rPr>
        <w:t>USE FROM </w:t>
      </w:r>
      <w:hyperlink r:id="rId23" w:anchor="value_with_unit_extension_mim" w:history="1">
        <w:r>
          <w:rPr>
            <w:rStyle w:val="Hyperlink"/>
            <w:rFonts w:ascii="Courier New" w:hAnsi="Courier New" w:cs="Courier New"/>
            <w:sz w:val="20"/>
            <w:szCs w:val="20"/>
          </w:rPr>
          <w:t>Value_with_unit_extension_mim</w:t>
        </w:r>
      </w:hyperlink>
      <w:r>
        <w:rPr>
          <w:rStyle w:val="HTMLCode"/>
          <w:color w:val="000000"/>
        </w:rPr>
        <w:t>;    --  ISO/TS 10303-1753</w:t>
      </w:r>
      <w:r>
        <w:rPr>
          <w:rFonts w:ascii="Courier New" w:hAnsi="Courier New" w:cs="Courier New"/>
          <w:color w:val="000000"/>
          <w:sz w:val="20"/>
          <w:szCs w:val="20"/>
        </w:rPr>
        <w:br/>
      </w:r>
      <w:r>
        <w:rPr>
          <w:rStyle w:val="HTMLCode"/>
          <w:color w:val="000000"/>
        </w:rPr>
        <w:t>(*</w:t>
      </w:r>
    </w:p>
    <w:p w:rsidR="003E5929" w:rsidRDefault="003E5929" w:rsidP="003E592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E5929" w:rsidTr="003E5929">
        <w:trPr>
          <w:tblCellSpacing w:w="15" w:type="dxa"/>
        </w:trPr>
        <w:tc>
          <w:tcPr>
            <w:tcW w:w="3990" w:type="dxa"/>
            <w:vAlign w:val="center"/>
            <w:hideMark/>
          </w:tcPr>
          <w:p w:rsidR="003E5929" w:rsidRDefault="003E5929">
            <w:pPr>
              <w:rPr>
                <w:sz w:val="24"/>
                <w:szCs w:val="24"/>
              </w:rPr>
            </w:pPr>
            <w:r>
              <w:rPr>
                <w:b/>
                <w:bCs/>
                <w:sz w:val="20"/>
                <w:szCs w:val="20"/>
              </w:rPr>
              <w:t>Advanced_boundary_representation_mim</w:t>
            </w:r>
          </w:p>
        </w:tc>
        <w:tc>
          <w:tcPr>
            <w:tcW w:w="1905" w:type="dxa"/>
            <w:vAlign w:val="center"/>
            <w:hideMark/>
          </w:tcPr>
          <w:p w:rsidR="003E5929" w:rsidRDefault="003E5929">
            <w:r>
              <w:rPr>
                <w:sz w:val="20"/>
                <w:szCs w:val="20"/>
              </w:rPr>
              <w:t>ISO/TS 10303-1514</w:t>
            </w:r>
          </w:p>
        </w:tc>
      </w:tr>
      <w:tr w:rsidR="003E5929" w:rsidTr="003E5929">
        <w:trPr>
          <w:tblCellSpacing w:w="15" w:type="dxa"/>
        </w:trPr>
        <w:tc>
          <w:tcPr>
            <w:tcW w:w="3990" w:type="dxa"/>
            <w:vAlign w:val="center"/>
            <w:hideMark/>
          </w:tcPr>
          <w:p w:rsidR="003E5929" w:rsidRDefault="003E5929">
            <w:r>
              <w:rPr>
                <w:b/>
                <w:bCs/>
                <w:sz w:val="20"/>
                <w:szCs w:val="20"/>
              </w:rPr>
              <w:t>Construction_geometry_mim</w:t>
            </w:r>
          </w:p>
        </w:tc>
        <w:tc>
          <w:tcPr>
            <w:tcW w:w="1905" w:type="dxa"/>
            <w:vAlign w:val="center"/>
            <w:hideMark/>
          </w:tcPr>
          <w:p w:rsidR="003E5929" w:rsidRDefault="003E5929">
            <w:r>
              <w:rPr>
                <w:sz w:val="20"/>
                <w:szCs w:val="20"/>
              </w:rPr>
              <w:t>ISO/TS 10303-1131</w:t>
            </w:r>
          </w:p>
        </w:tc>
      </w:tr>
      <w:tr w:rsidR="003E5929" w:rsidTr="003E5929">
        <w:trPr>
          <w:tblCellSpacing w:w="15" w:type="dxa"/>
        </w:trPr>
        <w:tc>
          <w:tcPr>
            <w:tcW w:w="3990" w:type="dxa"/>
            <w:vAlign w:val="center"/>
            <w:hideMark/>
          </w:tcPr>
          <w:p w:rsidR="003E5929" w:rsidRDefault="003E5929">
            <w:r>
              <w:rPr>
                <w:b/>
                <w:bCs/>
                <w:sz w:val="20"/>
                <w:szCs w:val="20"/>
              </w:rPr>
              <w:t>Constructive_solid_geometry_3d_mim</w:t>
            </w:r>
          </w:p>
        </w:tc>
        <w:tc>
          <w:tcPr>
            <w:tcW w:w="1905" w:type="dxa"/>
            <w:vAlign w:val="center"/>
            <w:hideMark/>
          </w:tcPr>
          <w:p w:rsidR="003E5929" w:rsidRDefault="003E5929">
            <w:r>
              <w:rPr>
                <w:sz w:val="20"/>
                <w:szCs w:val="20"/>
              </w:rPr>
              <w:t>ISO/TS 10303-1068</w:t>
            </w:r>
          </w:p>
        </w:tc>
      </w:tr>
      <w:tr w:rsidR="003E5929" w:rsidTr="003E5929">
        <w:trPr>
          <w:tblCellSpacing w:w="15" w:type="dxa"/>
        </w:trPr>
        <w:tc>
          <w:tcPr>
            <w:tcW w:w="3990" w:type="dxa"/>
            <w:vAlign w:val="center"/>
            <w:hideMark/>
          </w:tcPr>
          <w:p w:rsidR="003E5929" w:rsidRDefault="003E5929">
            <w:r>
              <w:rPr>
                <w:b/>
                <w:bCs/>
                <w:sz w:val="20"/>
                <w:szCs w:val="20"/>
              </w:rPr>
              <w:t>Curve_swept_solid_mim</w:t>
            </w:r>
          </w:p>
        </w:tc>
        <w:tc>
          <w:tcPr>
            <w:tcW w:w="1905" w:type="dxa"/>
            <w:vAlign w:val="center"/>
            <w:hideMark/>
          </w:tcPr>
          <w:p w:rsidR="003E5929" w:rsidRDefault="003E5929">
            <w:r>
              <w:rPr>
                <w:sz w:val="20"/>
                <w:szCs w:val="20"/>
              </w:rPr>
              <w:t>ISO/TS 10303-1659</w:t>
            </w:r>
          </w:p>
        </w:tc>
      </w:tr>
      <w:tr w:rsidR="003E5929" w:rsidTr="003E5929">
        <w:trPr>
          <w:tblCellSpacing w:w="15" w:type="dxa"/>
        </w:trPr>
        <w:tc>
          <w:tcPr>
            <w:tcW w:w="3990" w:type="dxa"/>
            <w:vAlign w:val="center"/>
            <w:hideMark/>
          </w:tcPr>
          <w:p w:rsidR="003E5929" w:rsidRDefault="003E5929">
            <w:r>
              <w:rPr>
                <w:b/>
                <w:bCs/>
                <w:sz w:val="20"/>
                <w:szCs w:val="20"/>
              </w:rPr>
              <w:t>Edge_based_wireframe_mim</w:t>
            </w:r>
          </w:p>
        </w:tc>
        <w:tc>
          <w:tcPr>
            <w:tcW w:w="1905" w:type="dxa"/>
            <w:vAlign w:val="center"/>
            <w:hideMark/>
          </w:tcPr>
          <w:p w:rsidR="003E5929" w:rsidRDefault="003E5929">
            <w:r>
              <w:rPr>
                <w:sz w:val="20"/>
                <w:szCs w:val="20"/>
              </w:rPr>
              <w:t>ISO/TS 10303-1501</w:t>
            </w:r>
          </w:p>
        </w:tc>
      </w:tr>
      <w:tr w:rsidR="003E5929" w:rsidTr="003E5929">
        <w:trPr>
          <w:tblCellSpacing w:w="15" w:type="dxa"/>
        </w:trPr>
        <w:tc>
          <w:tcPr>
            <w:tcW w:w="3990" w:type="dxa"/>
            <w:vAlign w:val="center"/>
            <w:hideMark/>
          </w:tcPr>
          <w:p w:rsidR="003E5929" w:rsidRDefault="003E5929">
            <w:r>
              <w:rPr>
                <w:b/>
                <w:bCs/>
                <w:sz w:val="20"/>
                <w:szCs w:val="20"/>
              </w:rPr>
              <w:t>Elementary_boundary_representation_mim</w:t>
            </w:r>
          </w:p>
        </w:tc>
        <w:tc>
          <w:tcPr>
            <w:tcW w:w="1905" w:type="dxa"/>
            <w:vAlign w:val="center"/>
            <w:hideMark/>
          </w:tcPr>
          <w:p w:rsidR="003E5929" w:rsidRDefault="003E5929">
            <w:r>
              <w:rPr>
                <w:sz w:val="20"/>
                <w:szCs w:val="20"/>
              </w:rPr>
              <w:t>ISO/TS 10303-1329</w:t>
            </w:r>
          </w:p>
        </w:tc>
      </w:tr>
      <w:tr w:rsidR="003E5929" w:rsidTr="003E5929">
        <w:trPr>
          <w:tblCellSpacing w:w="15" w:type="dxa"/>
        </w:trPr>
        <w:tc>
          <w:tcPr>
            <w:tcW w:w="3990" w:type="dxa"/>
            <w:vAlign w:val="center"/>
            <w:hideMark/>
          </w:tcPr>
          <w:p w:rsidR="003E5929" w:rsidRDefault="003E5929">
            <w:r>
              <w:rPr>
                <w:b/>
                <w:bCs/>
                <w:sz w:val="20"/>
                <w:szCs w:val="20"/>
              </w:rPr>
              <w:t>External_model_mim</w:t>
            </w:r>
          </w:p>
        </w:tc>
        <w:tc>
          <w:tcPr>
            <w:tcW w:w="1905" w:type="dxa"/>
            <w:vAlign w:val="center"/>
            <w:hideMark/>
          </w:tcPr>
          <w:p w:rsidR="003E5929" w:rsidRDefault="003E5929">
            <w:r>
              <w:rPr>
                <w:sz w:val="20"/>
                <w:szCs w:val="20"/>
              </w:rPr>
              <w:t>ISO/TS 10303-1033</w:t>
            </w:r>
          </w:p>
        </w:tc>
      </w:tr>
      <w:tr w:rsidR="003E5929" w:rsidTr="003E5929">
        <w:trPr>
          <w:tblCellSpacing w:w="15" w:type="dxa"/>
        </w:trPr>
        <w:tc>
          <w:tcPr>
            <w:tcW w:w="3990" w:type="dxa"/>
            <w:vAlign w:val="center"/>
            <w:hideMark/>
          </w:tcPr>
          <w:p w:rsidR="003E5929" w:rsidRDefault="003E5929">
            <w:r>
              <w:rPr>
                <w:b/>
                <w:bCs/>
                <w:sz w:val="20"/>
                <w:szCs w:val="20"/>
              </w:rPr>
              <w:t>Faceted_boundary_representation_mim</w:t>
            </w:r>
          </w:p>
        </w:tc>
        <w:tc>
          <w:tcPr>
            <w:tcW w:w="1905" w:type="dxa"/>
            <w:vAlign w:val="center"/>
            <w:hideMark/>
          </w:tcPr>
          <w:p w:rsidR="003E5929" w:rsidRDefault="003E5929">
            <w:r>
              <w:rPr>
                <w:sz w:val="20"/>
                <w:szCs w:val="20"/>
              </w:rPr>
              <w:t>ISO/TS 10303-1512</w:t>
            </w:r>
          </w:p>
        </w:tc>
      </w:tr>
      <w:tr w:rsidR="003E5929" w:rsidTr="003E5929">
        <w:trPr>
          <w:tblCellSpacing w:w="15" w:type="dxa"/>
        </w:trPr>
        <w:tc>
          <w:tcPr>
            <w:tcW w:w="3990" w:type="dxa"/>
            <w:vAlign w:val="center"/>
            <w:hideMark/>
          </w:tcPr>
          <w:p w:rsidR="003E5929" w:rsidRDefault="003E5929">
            <w:r>
              <w:rPr>
                <w:b/>
                <w:bCs/>
                <w:sz w:val="20"/>
                <w:szCs w:val="20"/>
              </w:rPr>
              <w:t>geometric_model_schema</w:t>
            </w:r>
          </w:p>
        </w:tc>
        <w:tc>
          <w:tcPr>
            <w:tcW w:w="1905" w:type="dxa"/>
            <w:vAlign w:val="center"/>
            <w:hideMark/>
          </w:tcPr>
          <w:p w:rsidR="003E5929" w:rsidRDefault="003E5929">
            <w:r>
              <w:rPr>
                <w:sz w:val="20"/>
                <w:szCs w:val="20"/>
              </w:rPr>
              <w:t>ISO 10303-42</w:t>
            </w:r>
          </w:p>
        </w:tc>
      </w:tr>
      <w:tr w:rsidR="003E5929" w:rsidTr="003E5929">
        <w:trPr>
          <w:tblCellSpacing w:w="15" w:type="dxa"/>
        </w:trPr>
        <w:tc>
          <w:tcPr>
            <w:tcW w:w="3990" w:type="dxa"/>
            <w:vAlign w:val="center"/>
            <w:hideMark/>
          </w:tcPr>
          <w:p w:rsidR="003E5929" w:rsidRDefault="003E5929">
            <w:r>
              <w:rPr>
                <w:b/>
                <w:bCs/>
                <w:sz w:val="20"/>
                <w:szCs w:val="20"/>
              </w:rPr>
              <w:lastRenderedPageBreak/>
              <w:t>Geometrically_bounded_surface_mim</w:t>
            </w:r>
          </w:p>
        </w:tc>
        <w:tc>
          <w:tcPr>
            <w:tcW w:w="1905" w:type="dxa"/>
            <w:vAlign w:val="center"/>
            <w:hideMark/>
          </w:tcPr>
          <w:p w:rsidR="003E5929" w:rsidRDefault="003E5929">
            <w:r>
              <w:rPr>
                <w:sz w:val="20"/>
                <w:szCs w:val="20"/>
              </w:rPr>
              <w:t>ISO/TS 10303-1507</w:t>
            </w:r>
          </w:p>
        </w:tc>
      </w:tr>
      <w:tr w:rsidR="003E5929" w:rsidTr="003E5929">
        <w:trPr>
          <w:tblCellSpacing w:w="15" w:type="dxa"/>
        </w:trPr>
        <w:tc>
          <w:tcPr>
            <w:tcW w:w="3990" w:type="dxa"/>
            <w:vAlign w:val="center"/>
            <w:hideMark/>
          </w:tcPr>
          <w:p w:rsidR="003E5929" w:rsidRDefault="003E5929">
            <w:r>
              <w:rPr>
                <w:b/>
                <w:bCs/>
                <w:sz w:val="20"/>
                <w:szCs w:val="20"/>
              </w:rPr>
              <w:t>Geometrically_bounded_wireframe_mim</w:t>
            </w:r>
          </w:p>
        </w:tc>
        <w:tc>
          <w:tcPr>
            <w:tcW w:w="1905" w:type="dxa"/>
            <w:vAlign w:val="center"/>
            <w:hideMark/>
          </w:tcPr>
          <w:p w:rsidR="003E5929" w:rsidRDefault="003E5929">
            <w:r>
              <w:rPr>
                <w:sz w:val="20"/>
                <w:szCs w:val="20"/>
              </w:rPr>
              <w:t>ISO/TS 10303-1510</w:t>
            </w:r>
          </w:p>
        </w:tc>
      </w:tr>
      <w:tr w:rsidR="003E5929" w:rsidTr="003E5929">
        <w:trPr>
          <w:tblCellSpacing w:w="15" w:type="dxa"/>
        </w:trPr>
        <w:tc>
          <w:tcPr>
            <w:tcW w:w="3990" w:type="dxa"/>
            <w:vAlign w:val="center"/>
            <w:hideMark/>
          </w:tcPr>
          <w:p w:rsidR="003E5929" w:rsidRDefault="003E5929">
            <w:r>
              <w:rPr>
                <w:b/>
                <w:bCs/>
                <w:sz w:val="20"/>
                <w:szCs w:val="20"/>
              </w:rPr>
              <w:t>Manifold_surface_mim</w:t>
            </w:r>
          </w:p>
        </w:tc>
        <w:tc>
          <w:tcPr>
            <w:tcW w:w="1905" w:type="dxa"/>
            <w:vAlign w:val="center"/>
            <w:hideMark/>
          </w:tcPr>
          <w:p w:rsidR="003E5929" w:rsidRDefault="003E5929">
            <w:r>
              <w:rPr>
                <w:sz w:val="20"/>
                <w:szCs w:val="20"/>
              </w:rPr>
              <w:t>ISO/TS 10303-1509</w:t>
            </w:r>
          </w:p>
        </w:tc>
      </w:tr>
      <w:tr w:rsidR="003E5929" w:rsidTr="003E5929">
        <w:trPr>
          <w:tblCellSpacing w:w="15" w:type="dxa"/>
        </w:trPr>
        <w:tc>
          <w:tcPr>
            <w:tcW w:w="3990" w:type="dxa"/>
            <w:vAlign w:val="center"/>
            <w:hideMark/>
          </w:tcPr>
          <w:p w:rsidR="003E5929" w:rsidRDefault="003E5929">
            <w:r>
              <w:rPr>
                <w:b/>
                <w:bCs/>
                <w:sz w:val="20"/>
                <w:szCs w:val="20"/>
              </w:rPr>
              <w:t>product_property_representation_schema</w:t>
            </w:r>
          </w:p>
        </w:tc>
        <w:tc>
          <w:tcPr>
            <w:tcW w:w="1905" w:type="dxa"/>
            <w:vAlign w:val="center"/>
            <w:hideMark/>
          </w:tcPr>
          <w:p w:rsidR="003E5929" w:rsidRDefault="003E5929">
            <w:r>
              <w:rPr>
                <w:sz w:val="20"/>
                <w:szCs w:val="20"/>
              </w:rPr>
              <w:t>ISO 10303-41</w:t>
            </w:r>
          </w:p>
        </w:tc>
      </w:tr>
      <w:tr w:rsidR="003E5929" w:rsidTr="003E5929">
        <w:trPr>
          <w:tblCellSpacing w:w="15" w:type="dxa"/>
        </w:trPr>
        <w:tc>
          <w:tcPr>
            <w:tcW w:w="3990" w:type="dxa"/>
            <w:vAlign w:val="center"/>
            <w:hideMark/>
          </w:tcPr>
          <w:p w:rsidR="003E5929" w:rsidRDefault="003E5929">
            <w:r>
              <w:rPr>
                <w:b/>
                <w:bCs/>
                <w:sz w:val="20"/>
                <w:szCs w:val="20"/>
              </w:rPr>
              <w:t>Shell_based_wireframe_mim</w:t>
            </w:r>
          </w:p>
        </w:tc>
        <w:tc>
          <w:tcPr>
            <w:tcW w:w="1905" w:type="dxa"/>
            <w:vAlign w:val="center"/>
            <w:hideMark/>
          </w:tcPr>
          <w:p w:rsidR="003E5929" w:rsidRDefault="003E5929">
            <w:r>
              <w:rPr>
                <w:sz w:val="20"/>
                <w:szCs w:val="20"/>
              </w:rPr>
              <w:t>ISO/TS 10303-1502</w:t>
            </w:r>
          </w:p>
        </w:tc>
      </w:tr>
      <w:tr w:rsidR="003E5929" w:rsidTr="003E5929">
        <w:trPr>
          <w:tblCellSpacing w:w="15" w:type="dxa"/>
        </w:trPr>
        <w:tc>
          <w:tcPr>
            <w:tcW w:w="3990" w:type="dxa"/>
            <w:vAlign w:val="center"/>
            <w:hideMark/>
          </w:tcPr>
          <w:p w:rsidR="003E5929" w:rsidRDefault="003E5929">
            <w:r>
              <w:rPr>
                <w:b/>
                <w:bCs/>
                <w:sz w:val="20"/>
                <w:szCs w:val="20"/>
              </w:rPr>
              <w:t>Tessellated_geometry_mim</w:t>
            </w:r>
          </w:p>
        </w:tc>
        <w:tc>
          <w:tcPr>
            <w:tcW w:w="1905" w:type="dxa"/>
            <w:vAlign w:val="center"/>
            <w:hideMark/>
          </w:tcPr>
          <w:p w:rsidR="003E5929" w:rsidRDefault="003E5929">
            <w:r>
              <w:rPr>
                <w:sz w:val="20"/>
                <w:szCs w:val="20"/>
              </w:rPr>
              <w:t>ISO/TS 10303-1819</w:t>
            </w:r>
          </w:p>
        </w:tc>
      </w:tr>
      <w:tr w:rsidR="003E5929" w:rsidTr="003E5929">
        <w:trPr>
          <w:tblCellSpacing w:w="15" w:type="dxa"/>
        </w:trPr>
        <w:tc>
          <w:tcPr>
            <w:tcW w:w="3990" w:type="dxa"/>
            <w:vAlign w:val="center"/>
            <w:hideMark/>
          </w:tcPr>
          <w:p w:rsidR="003E5929" w:rsidRDefault="003E5929">
            <w:r>
              <w:rPr>
                <w:b/>
                <w:bCs/>
                <w:sz w:val="20"/>
                <w:szCs w:val="20"/>
              </w:rPr>
              <w:t>Value_with_unit_extension_mim</w:t>
            </w:r>
          </w:p>
        </w:tc>
        <w:tc>
          <w:tcPr>
            <w:tcW w:w="1905" w:type="dxa"/>
            <w:vAlign w:val="center"/>
            <w:hideMark/>
          </w:tcPr>
          <w:p w:rsidR="003E5929" w:rsidRDefault="003E5929">
            <w:r>
              <w:rPr>
                <w:sz w:val="20"/>
                <w:szCs w:val="20"/>
              </w:rPr>
              <w:t>ISO/TS 10303-1753</w:t>
            </w:r>
          </w:p>
        </w:tc>
      </w:tr>
    </w:tbl>
    <w:p w:rsidR="003E5929" w:rsidRDefault="003E5929" w:rsidP="003E5929">
      <w:pPr>
        <w:pStyle w:val="note"/>
        <w:rPr>
          <w:color w:val="000000"/>
          <w:sz w:val="27"/>
          <w:szCs w:val="27"/>
        </w:rPr>
      </w:pPr>
      <w:r>
        <w:rPr>
          <w:color w:val="000000"/>
        </w:rPr>
        <w:t>NOTE 2   See Annex </w:t>
      </w:r>
      <w:hyperlink r:id="rId24" w:history="1">
        <w:r>
          <w:rPr>
            <w:rStyle w:val="Hyperlink"/>
          </w:rPr>
          <w:t>D</w:t>
        </w:r>
      </w:hyperlink>
      <w:r>
        <w:rPr>
          <w:color w:val="000000"/>
        </w:rPr>
        <w:t>, Figures </w:t>
      </w:r>
      <w:hyperlink r:id="rId25" w:history="1">
        <w:r>
          <w:rPr>
            <w:rStyle w:val="Hyperlink"/>
          </w:rPr>
          <w:t>D.1</w:t>
        </w:r>
      </w:hyperlink>
      <w:r>
        <w:rPr>
          <w:color w:val="000000"/>
        </w:rPr>
        <w:t>and </w:t>
      </w:r>
      <w:hyperlink r:id="rId26" w:history="1">
        <w:r>
          <w:rPr>
            <w:rStyle w:val="Hyperlink"/>
          </w:rPr>
          <w:t>D.2</w:t>
        </w:r>
      </w:hyperlink>
      <w:r>
        <w:rPr>
          <w:color w:val="000000"/>
        </w:rPr>
        <w:t> for a graphical representation of this schema.</w:t>
      </w:r>
    </w:p>
    <w:p w:rsidR="003E5929" w:rsidRDefault="003E5929" w:rsidP="003E5929">
      <w:pPr>
        <w:pStyle w:val="Heading2"/>
        <w:rPr>
          <w:color w:val="000000"/>
        </w:rPr>
      </w:pPr>
      <w:bookmarkStart w:id="3" w:name="entities"/>
      <w:r>
        <w:rPr>
          <w:color w:val="000000"/>
        </w:rPr>
        <w:t>5.2.1 MIM entity definitions</w:t>
      </w:r>
      <w:bookmarkEnd w:id="3"/>
    </w:p>
    <w:p w:rsidR="003E5929" w:rsidRDefault="003E5929" w:rsidP="003E5929">
      <w:pPr>
        <w:pStyle w:val="NormalWeb"/>
        <w:rPr>
          <w:color w:val="000000"/>
          <w:sz w:val="27"/>
          <w:szCs w:val="27"/>
        </w:rPr>
      </w:pPr>
      <w:r>
        <w:rPr>
          <w:color w:val="000000"/>
          <w:sz w:val="27"/>
          <w:szCs w:val="27"/>
        </w:rPr>
        <w:t>This subclause specifies the MIM entities for this module. The MIM entities and definitions are specified below.</w:t>
      </w:r>
    </w:p>
    <w:p w:rsidR="003E5929" w:rsidRDefault="003E5929" w:rsidP="003E5929">
      <w:pPr>
        <w:pStyle w:val="Heading2"/>
        <w:rPr>
          <w:color w:val="000000"/>
        </w:rPr>
      </w:pPr>
      <w:bookmarkStart w:id="4" w:name="composite_constituent_shape_mim.beveled_"/>
      <w:r>
        <w:rPr>
          <w:color w:val="000000"/>
        </w:rPr>
        <w:t>5.2.1.1 beveled_sheet_representation</w:t>
      </w:r>
      <w:bookmarkEnd w:id="4"/>
      <w:r>
        <w:rPr>
          <w:color w:val="000000"/>
        </w:rPr>
        <w:t>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E5929" w:rsidRDefault="003E5929" w:rsidP="003E5929">
      <w:r>
        <w:rPr>
          <w:color w:val="000000"/>
          <w:sz w:val="27"/>
          <w:szCs w:val="27"/>
        </w:rPr>
        <w:t>A </w:t>
      </w:r>
      <w:r>
        <w:rPr>
          <w:b/>
          <w:bCs/>
          <w:color w:val="000000"/>
          <w:sz w:val="27"/>
          <w:szCs w:val="27"/>
        </w:rPr>
        <w:t>beveled_sheet_representation</w:t>
      </w:r>
      <w:r>
        <w:rPr>
          <w:color w:val="000000"/>
          <w:sz w:val="27"/>
          <w:szCs w:val="27"/>
        </w:rPr>
        <w:t> is a type of </w:t>
      </w:r>
      <w:hyperlink r:id="rId28" w:anchor="product_property_representation_schema.shape_representation" w:history="1">
        <w:r>
          <w:rPr>
            <w:rStyle w:val="Hyperlink"/>
            <w:b/>
            <w:bCs/>
            <w:sz w:val="27"/>
            <w:szCs w:val="27"/>
          </w:rPr>
          <w:t>shape_representation</w:t>
        </w:r>
      </w:hyperlink>
      <w:r>
        <w:rPr>
          <w:color w:val="000000"/>
          <w:sz w:val="27"/>
          <w:szCs w:val="27"/>
        </w:rPr>
        <w:t> that implements the ARM concept of </w:t>
      </w:r>
      <w:hyperlink r:id="rId29" w:anchor="composite_constituent_shape_arm.beveled_sheet_representation" w:history="1">
        <w:r>
          <w:rPr>
            <w:rStyle w:val="Hyperlink"/>
            <w:b/>
            <w:bCs/>
            <w:sz w:val="27"/>
            <w:szCs w:val="27"/>
          </w:rPr>
          <w:t>Beveled_sheet_representation</w:t>
        </w:r>
      </w:hyperlink>
      <w:r>
        <w:rPr>
          <w:color w:val="000000"/>
          <w:sz w:val="27"/>
          <w:szCs w:val="27"/>
        </w:rPr>
        <w:t>.</w:t>
      </w:r>
    </w:p>
    <w:p w:rsidR="003E5929" w:rsidRDefault="003E5929" w:rsidP="003E5929">
      <w:pPr>
        <w:pStyle w:val="NormalWeb"/>
        <w:rPr>
          <w:color w:val="000000"/>
          <w:sz w:val="27"/>
          <w:szCs w:val="27"/>
        </w:rPr>
      </w:pPr>
      <w:r>
        <w:rPr>
          <w:color w:val="000000"/>
          <w:sz w:val="27"/>
          <w:szCs w:val="27"/>
          <w:u w:val="single"/>
        </w:rPr>
        <w:t>EXPRESS specification:</w:t>
      </w:r>
    </w:p>
    <w:p w:rsidR="003E5929" w:rsidRDefault="003E5929" w:rsidP="003E592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beveled_sheet_representation</w:t>
      </w:r>
      <w:r>
        <w:rPr>
          <w:rFonts w:ascii="Courier New" w:hAnsi="Courier New" w:cs="Courier New"/>
          <w:color w:val="000000"/>
          <w:sz w:val="20"/>
          <w:szCs w:val="20"/>
        </w:rPr>
        <w:br/>
      </w:r>
      <w:r>
        <w:rPr>
          <w:rStyle w:val="HTMLCode"/>
          <w:color w:val="000000"/>
        </w:rPr>
        <w:t>  SUBTYPE OF (</w:t>
      </w:r>
      <w:hyperlink r:id="rId30"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E5929" w:rsidRDefault="003E5929" w:rsidP="003E5929">
      <w:pPr>
        <w:pStyle w:val="Heading2"/>
        <w:rPr>
          <w:color w:val="000000"/>
        </w:rPr>
      </w:pPr>
      <w:r>
        <w:rPr>
          <w:color w:val="000000"/>
        </w:rPr>
        <w:t>5.2.1.2 composite_sheet_representation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E5929" w:rsidRDefault="003E5929" w:rsidP="003E5929">
      <w:r>
        <w:rPr>
          <w:color w:val="000000"/>
          <w:sz w:val="27"/>
          <w:szCs w:val="27"/>
        </w:rPr>
        <w:t>A </w:t>
      </w:r>
      <w:r>
        <w:rPr>
          <w:b/>
          <w:bCs/>
          <w:color w:val="000000"/>
          <w:sz w:val="27"/>
          <w:szCs w:val="27"/>
        </w:rPr>
        <w:t>composite_sheet_representation</w:t>
      </w:r>
      <w:r>
        <w:rPr>
          <w:color w:val="000000"/>
          <w:sz w:val="27"/>
          <w:szCs w:val="27"/>
        </w:rPr>
        <w:t> is a type of </w:t>
      </w:r>
      <w:hyperlink r:id="rId31" w:anchor="product_property_representation_schema.shape_representation" w:history="1">
        <w:r>
          <w:rPr>
            <w:rStyle w:val="Hyperlink"/>
            <w:b/>
            <w:bCs/>
            <w:sz w:val="27"/>
            <w:szCs w:val="27"/>
          </w:rPr>
          <w:t>shape_representation</w:t>
        </w:r>
      </w:hyperlink>
      <w:r>
        <w:rPr>
          <w:color w:val="000000"/>
          <w:sz w:val="27"/>
          <w:szCs w:val="27"/>
        </w:rPr>
        <w:t> that implements the ARM concept of </w:t>
      </w:r>
      <w:hyperlink r:id="rId32" w:anchor="composite_constituent_shape_arm.composite_sheet_representation" w:history="1">
        <w:r>
          <w:rPr>
            <w:rStyle w:val="Hyperlink"/>
            <w:b/>
            <w:bCs/>
            <w:sz w:val="27"/>
            <w:szCs w:val="27"/>
          </w:rPr>
          <w:t>Composite_sheet_representation</w:t>
        </w:r>
      </w:hyperlink>
      <w:r>
        <w:rPr>
          <w:color w:val="000000"/>
          <w:sz w:val="27"/>
          <w:szCs w:val="27"/>
        </w:rPr>
        <w:t>.</w:t>
      </w:r>
    </w:p>
    <w:p w:rsidR="003E5929" w:rsidRDefault="003E5929" w:rsidP="003E5929">
      <w:pPr>
        <w:pStyle w:val="NormalWeb"/>
        <w:rPr>
          <w:color w:val="000000"/>
          <w:sz w:val="27"/>
          <w:szCs w:val="27"/>
        </w:rPr>
      </w:pPr>
      <w:r>
        <w:rPr>
          <w:color w:val="000000"/>
          <w:sz w:val="27"/>
          <w:szCs w:val="27"/>
          <w:u w:val="single"/>
        </w:rPr>
        <w:lastRenderedPageBreak/>
        <w:t>EXPRESS specification:</w:t>
      </w:r>
    </w:p>
    <w:p w:rsidR="003E5929" w:rsidRDefault="003E5929" w:rsidP="003E592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composite_sheet_representation</w:t>
      </w:r>
      <w:r>
        <w:rPr>
          <w:rFonts w:ascii="Courier New" w:hAnsi="Courier New" w:cs="Courier New"/>
          <w:color w:val="000000"/>
          <w:sz w:val="20"/>
          <w:szCs w:val="20"/>
        </w:rPr>
        <w:br/>
      </w:r>
      <w:r>
        <w:rPr>
          <w:rStyle w:val="HTMLCode"/>
          <w:color w:val="000000"/>
        </w:rPr>
        <w:t>  SUBTYPE OF (</w:t>
      </w:r>
      <w:hyperlink r:id="rId33" w:anchor="product_property_representation_schema.shape_representation" w:history="1">
        <w:r>
          <w:rPr>
            <w:rStyle w:val="Hyperlink"/>
            <w:rFonts w:ascii="Courier New" w:hAnsi="Courier New" w:cs="Courier New"/>
            <w:sz w:val="20"/>
            <w:szCs w:val="20"/>
          </w:rPr>
          <w:t>shape_representation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SIZEOF(['AIC_GEOMETRICALLY_BOUNDED_SURFACE.GEOMETRICALLY_BOUNDED_SURFACE_SHAPE_REPRESENTATION', 'AIC_MANIFOLD_SURFACE.MANIFOLD_SURFACE_SHAPE_REPRESENTATION'] * TYPEOF(SELF)) =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E5929" w:rsidRDefault="003E5929" w:rsidP="003E5929">
      <w:pPr>
        <w:pStyle w:val="NormalWeb"/>
        <w:rPr>
          <w:color w:val="000000"/>
          <w:sz w:val="27"/>
          <w:szCs w:val="27"/>
        </w:rPr>
      </w:pPr>
      <w:r>
        <w:rPr>
          <w:color w:val="000000"/>
          <w:sz w:val="27"/>
          <w:szCs w:val="27"/>
          <w:u w:val="single"/>
        </w:rPr>
        <w:t>Formal propositions:</w:t>
      </w:r>
    </w:p>
    <w:p w:rsidR="003E5929" w:rsidRDefault="003E5929" w:rsidP="003E5929">
      <w:pPr>
        <w:pStyle w:val="expressdescription"/>
        <w:rPr>
          <w:color w:val="000000"/>
          <w:sz w:val="27"/>
          <w:szCs w:val="27"/>
        </w:rPr>
      </w:pPr>
      <w:bookmarkStart w:id="5" w:name="composite_constituent_shape_mim.composit"/>
      <w:r>
        <w:rPr>
          <w:b/>
          <w:bCs/>
          <w:color w:val="000000"/>
          <w:sz w:val="27"/>
          <w:szCs w:val="27"/>
        </w:rPr>
        <w:t>WR1: </w:t>
      </w:r>
      <w:bookmarkEnd w:id="5"/>
      <w:r>
        <w:rPr>
          <w:color w:val="000000"/>
          <w:sz w:val="27"/>
          <w:szCs w:val="27"/>
        </w:rPr>
        <w:t>Any instance of </w:t>
      </w:r>
      <w:r>
        <w:rPr>
          <w:b/>
          <w:bCs/>
          <w:color w:val="000000"/>
          <w:sz w:val="27"/>
          <w:szCs w:val="27"/>
        </w:rPr>
        <w:t>composite_sheet_representation</w:t>
      </w:r>
      <w:r>
        <w:rPr>
          <w:color w:val="000000"/>
          <w:sz w:val="27"/>
          <w:szCs w:val="27"/>
        </w:rPr>
        <w:t> shall be either of type </w:t>
      </w:r>
      <w:hyperlink r:id="rId34" w:anchor="aic_geometrically_bounded_surface.geometrically_bounded_surface_shape_representation" w:history="1">
        <w:r>
          <w:rPr>
            <w:rStyle w:val="Hyperlink"/>
            <w:b/>
            <w:bCs/>
            <w:sz w:val="27"/>
            <w:szCs w:val="27"/>
          </w:rPr>
          <w:t>geometrically_bounded_surface_shape_representation</w:t>
        </w:r>
      </w:hyperlink>
      <w:r>
        <w:rPr>
          <w:color w:val="000000"/>
          <w:sz w:val="27"/>
          <w:szCs w:val="27"/>
        </w:rPr>
        <w:t>, or of type</w:t>
      </w:r>
      <w:ins w:id="6" w:author="Sapp (US), Brandon" w:date="2019-03-20T12:42:00Z">
        <w:r w:rsidR="0074115C">
          <w:rPr>
            <w:color w:val="000000"/>
            <w:sz w:val="27"/>
            <w:szCs w:val="27"/>
          </w:rPr>
          <w:t xml:space="preserve"> </w:t>
        </w:r>
      </w:ins>
      <w:bookmarkStart w:id="7" w:name="_GoBack"/>
      <w:bookmarkEnd w:id="7"/>
      <w:r w:rsidR="0074115C">
        <w:rPr>
          <w:rStyle w:val="Hyperlink"/>
          <w:b/>
          <w:bCs/>
          <w:sz w:val="27"/>
          <w:szCs w:val="27"/>
        </w:rPr>
        <w:fldChar w:fldCharType="begin"/>
      </w:r>
      <w:r w:rsidR="0074115C">
        <w:rPr>
          <w:rStyle w:val="Hyperlink"/>
          <w:b/>
          <w:bCs/>
          <w:sz w:val="27"/>
          <w:szCs w:val="27"/>
        </w:rPr>
        <w:instrText xml:space="preserve"> HYPERLINK "file:///C:\\Users\\bus4005\\Downloads\\CR_FDIS_3_20190311_draft\\CR_FDIS_3\\part1000\\data\\resources\\aic_manifold_surface\\aic_manifold_surface.htm" \l "a</w:instrText>
      </w:r>
      <w:r w:rsidR="0074115C">
        <w:rPr>
          <w:rStyle w:val="Hyperlink"/>
          <w:b/>
          <w:bCs/>
          <w:sz w:val="27"/>
          <w:szCs w:val="27"/>
        </w:rPr>
        <w:instrText xml:space="preserve">ic_manifold_surface.manifold_surface_shape_representation" </w:instrText>
      </w:r>
      <w:r w:rsidR="0074115C">
        <w:rPr>
          <w:rStyle w:val="Hyperlink"/>
          <w:b/>
          <w:bCs/>
          <w:sz w:val="27"/>
          <w:szCs w:val="27"/>
        </w:rPr>
        <w:fldChar w:fldCharType="separate"/>
      </w:r>
      <w:r>
        <w:rPr>
          <w:rStyle w:val="Hyperlink"/>
          <w:b/>
          <w:bCs/>
          <w:sz w:val="27"/>
          <w:szCs w:val="27"/>
        </w:rPr>
        <w:t>manifold_surface_shape_representation</w:t>
      </w:r>
      <w:r w:rsidR="0074115C">
        <w:rPr>
          <w:rStyle w:val="Hyperlink"/>
          <w:b/>
          <w:bCs/>
          <w:sz w:val="27"/>
          <w:szCs w:val="27"/>
        </w:rPr>
        <w:fldChar w:fldCharType="end"/>
      </w:r>
      <w:r>
        <w:rPr>
          <w:color w:val="000000"/>
          <w:sz w:val="27"/>
          <w:szCs w:val="27"/>
        </w:rPr>
        <w:t>.</w:t>
      </w:r>
    </w:p>
    <w:p w:rsidR="003E5929" w:rsidRDefault="003E5929" w:rsidP="003E5929">
      <w:pPr>
        <w:pStyle w:val="Heading2"/>
        <w:rPr>
          <w:color w:val="000000"/>
        </w:rPr>
      </w:pPr>
      <w:r>
        <w:rPr>
          <w:color w:val="000000"/>
        </w:rPr>
        <w:t>5.2.1.3 flat_pattern_ply_representation_relationship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E5929" w:rsidRDefault="003E5929" w:rsidP="003E5929">
      <w:r>
        <w:rPr>
          <w:color w:val="000000"/>
          <w:sz w:val="27"/>
          <w:szCs w:val="27"/>
        </w:rPr>
        <w:t>A </w:t>
      </w:r>
      <w:r>
        <w:rPr>
          <w:b/>
          <w:bCs/>
          <w:color w:val="000000"/>
          <w:sz w:val="27"/>
          <w:szCs w:val="27"/>
        </w:rPr>
        <w:t>flat_pattern_ply_representation_relationship</w:t>
      </w:r>
      <w:r>
        <w:rPr>
          <w:color w:val="000000"/>
          <w:sz w:val="27"/>
          <w:szCs w:val="27"/>
        </w:rPr>
        <w:t> is a type of </w:t>
      </w:r>
      <w:hyperlink r:id="rId35" w:anchor="product_property_representation_schema.shape_representation_relationship" w:history="1">
        <w:r>
          <w:rPr>
            <w:rStyle w:val="Hyperlink"/>
            <w:b/>
            <w:bCs/>
            <w:sz w:val="27"/>
            <w:szCs w:val="27"/>
          </w:rPr>
          <w:t>shape_representation_relationship</w:t>
        </w:r>
      </w:hyperlink>
      <w:r>
        <w:rPr>
          <w:color w:val="000000"/>
          <w:sz w:val="27"/>
          <w:szCs w:val="27"/>
        </w:rPr>
        <w:t>.</w:t>
      </w:r>
    </w:p>
    <w:p w:rsidR="003E5929" w:rsidRDefault="003E5929" w:rsidP="003E5929">
      <w:pPr>
        <w:pStyle w:val="NormalWeb"/>
        <w:rPr>
          <w:color w:val="000000"/>
          <w:sz w:val="27"/>
          <w:szCs w:val="27"/>
        </w:rPr>
      </w:pPr>
      <w:r>
        <w:rPr>
          <w:color w:val="000000"/>
          <w:sz w:val="27"/>
          <w:szCs w:val="27"/>
          <w:u w:val="single"/>
        </w:rPr>
        <w:t>EXPRESS specification:</w:t>
      </w:r>
    </w:p>
    <w:p w:rsidR="003E5929" w:rsidRDefault="003E5929" w:rsidP="003E592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flat_pattern_ply_representation_relationship</w:t>
      </w:r>
      <w:r>
        <w:rPr>
          <w:rFonts w:ascii="Courier New" w:hAnsi="Courier New" w:cs="Courier New"/>
          <w:color w:val="000000"/>
          <w:sz w:val="20"/>
          <w:szCs w:val="20"/>
        </w:rPr>
        <w:br/>
      </w:r>
      <w:r>
        <w:rPr>
          <w:rStyle w:val="HTMLCode"/>
          <w:color w:val="000000"/>
        </w:rPr>
        <w:t>  SUBTYPE OF (</w:t>
      </w:r>
      <w:hyperlink r:id="rId36" w:anchor="product_property_representation_schema.shape_representation_relationship" w:history="1">
        <w:r>
          <w:rPr>
            <w:rStyle w:val="Hyperlink"/>
            <w:rFonts w:ascii="Courier New" w:hAnsi="Courier New" w:cs="Courier New"/>
            <w:sz w:val="20"/>
            <w:szCs w:val="20"/>
          </w:rPr>
          <w:t>shape_representation_relationship</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'PRODUCT_PROPERTY_REPRESENTATION_SCHEMA.SHAPE_REPRESENTATION' IN (TYPEOF(SELF\representation_relationship.rep_1) * TYPEOF(SELF\representation_relationship.rep_2));</w:t>
      </w:r>
      <w:r>
        <w:rPr>
          <w:rFonts w:ascii="Courier New" w:hAnsi="Courier New" w:cs="Courier New"/>
          <w:color w:val="000000"/>
          <w:sz w:val="20"/>
          <w:szCs w:val="20"/>
        </w:rPr>
        <w:br/>
      </w:r>
      <w:r>
        <w:rPr>
          <w:rStyle w:val="HTMLCode"/>
          <w:color w:val="000000"/>
        </w:rPr>
        <w:t>  WR2: SELF\representation_relationship.rep_1.context_of_items\geometric_representation_context.coordinate_space_dimension = 3;</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E5929" w:rsidRDefault="003E5929" w:rsidP="003E5929">
      <w:pPr>
        <w:pStyle w:val="NormalWeb"/>
        <w:rPr>
          <w:color w:val="000000"/>
          <w:sz w:val="27"/>
          <w:szCs w:val="27"/>
        </w:rPr>
      </w:pPr>
      <w:r>
        <w:rPr>
          <w:color w:val="000000"/>
          <w:sz w:val="27"/>
          <w:szCs w:val="27"/>
          <w:u w:val="single"/>
        </w:rPr>
        <w:t>Formal propositions:</w:t>
      </w:r>
    </w:p>
    <w:p w:rsidR="003E5929" w:rsidRDefault="003E5929" w:rsidP="003E5929">
      <w:pPr>
        <w:pStyle w:val="expressdescription"/>
        <w:rPr>
          <w:color w:val="000000"/>
          <w:sz w:val="27"/>
          <w:szCs w:val="27"/>
        </w:rPr>
      </w:pPr>
      <w:r>
        <w:rPr>
          <w:b/>
          <w:bCs/>
          <w:color w:val="000000"/>
          <w:sz w:val="27"/>
          <w:szCs w:val="27"/>
        </w:rPr>
        <w:t>WR1: </w:t>
      </w:r>
      <w:r>
        <w:rPr>
          <w:color w:val="000000"/>
          <w:sz w:val="27"/>
          <w:szCs w:val="27"/>
        </w:rPr>
        <w:t>The </w:t>
      </w:r>
      <w:hyperlink r:id="rId37" w:anchor="representation_schema.representation_relationship.rep_1" w:history="1">
        <w:r>
          <w:rPr>
            <w:rStyle w:val="Hyperlink"/>
            <w:b/>
            <w:bCs/>
            <w:sz w:val="27"/>
            <w:szCs w:val="27"/>
          </w:rPr>
          <w:t>rep_1</w:t>
        </w:r>
      </w:hyperlink>
      <w:r>
        <w:rPr>
          <w:color w:val="000000"/>
          <w:sz w:val="27"/>
          <w:szCs w:val="27"/>
        </w:rPr>
        <w:t> and </w:t>
      </w:r>
      <w:hyperlink r:id="rId38" w:anchor="representation_schema.representation_relationship.rep_2" w:history="1">
        <w:r>
          <w:rPr>
            <w:rStyle w:val="Hyperlink"/>
            <w:b/>
            <w:bCs/>
            <w:sz w:val="27"/>
            <w:szCs w:val="27"/>
          </w:rPr>
          <w:t>rep_2</w:t>
        </w:r>
      </w:hyperlink>
      <w:r>
        <w:rPr>
          <w:color w:val="000000"/>
          <w:sz w:val="27"/>
          <w:szCs w:val="27"/>
        </w:rPr>
        <w:t> shall be </w:t>
      </w:r>
      <w:hyperlink r:id="rId39" w:anchor="product_property_representation_schema.shape_representation" w:history="1">
        <w:r>
          <w:rPr>
            <w:rStyle w:val="Hyperlink"/>
            <w:b/>
            <w:bCs/>
            <w:sz w:val="27"/>
            <w:szCs w:val="27"/>
          </w:rPr>
          <w:t>shape_representations</w:t>
        </w:r>
      </w:hyperlink>
      <w:r>
        <w:rPr>
          <w:color w:val="000000"/>
          <w:sz w:val="27"/>
          <w:szCs w:val="27"/>
        </w:rPr>
        <w:t>.</w:t>
      </w:r>
    </w:p>
    <w:p w:rsidR="003E5929" w:rsidRDefault="003E5929" w:rsidP="003E5929">
      <w:pPr>
        <w:pStyle w:val="expressdescription"/>
        <w:rPr>
          <w:color w:val="000000"/>
          <w:sz w:val="27"/>
          <w:szCs w:val="27"/>
        </w:rPr>
      </w:pPr>
      <w:bookmarkStart w:id="8" w:name="composite_constituent_shape_mim.flat_pat"/>
      <w:r>
        <w:rPr>
          <w:b/>
          <w:bCs/>
          <w:color w:val="000000"/>
          <w:sz w:val="27"/>
          <w:szCs w:val="27"/>
        </w:rPr>
        <w:t>WR2: </w:t>
      </w:r>
      <w:bookmarkEnd w:id="8"/>
      <w:r>
        <w:rPr>
          <w:color w:val="000000"/>
          <w:sz w:val="27"/>
          <w:szCs w:val="27"/>
        </w:rPr>
        <w:t>The </w:t>
      </w:r>
      <w:hyperlink r:id="rId40" w:anchor="representation_schema.representation_relationship.rep_1" w:history="1">
        <w:r>
          <w:rPr>
            <w:rStyle w:val="Hyperlink"/>
            <w:b/>
            <w:bCs/>
            <w:sz w:val="27"/>
            <w:szCs w:val="27"/>
          </w:rPr>
          <w:t>rep_1</w:t>
        </w:r>
      </w:hyperlink>
      <w:r>
        <w:rPr>
          <w:color w:val="000000"/>
          <w:sz w:val="27"/>
          <w:szCs w:val="27"/>
        </w:rPr>
        <w:t> shall always be 3D.</w:t>
      </w:r>
    </w:p>
    <w:p w:rsidR="003E5929" w:rsidRDefault="003E5929" w:rsidP="003E5929">
      <w:pPr>
        <w:rPr>
          <w:sz w:val="24"/>
          <w:szCs w:val="24"/>
        </w:rPr>
      </w:pPr>
      <w:r>
        <w:rPr>
          <w:rFonts w:ascii="Courier New" w:hAnsi="Courier New" w:cs="Courier New"/>
          <w:color w:val="000000"/>
          <w:sz w:val="20"/>
          <w:szCs w:val="20"/>
        </w:rPr>
        <w:lastRenderedPageBreak/>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Composite_constituent_shape_mim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3E5929" w:rsidRDefault="003E5929" w:rsidP="003E5929">
      <w:pPr>
        <w:pStyle w:val="NormalWeb"/>
        <w:rPr>
          <w:color w:val="000000"/>
          <w:sz w:val="27"/>
          <w:szCs w:val="27"/>
        </w:rPr>
      </w:pPr>
      <w:r>
        <w:rPr>
          <w:color w:val="000000"/>
          <w:sz w:val="27"/>
          <w:szCs w:val="27"/>
        </w:rPr>
        <w:t>© ISO 2019 — All rights reserved</w:t>
      </w:r>
    </w:p>
    <w:p w:rsidR="004B0747" w:rsidRPr="003E5929" w:rsidRDefault="004B0747" w:rsidP="003E5929"/>
    <w:sectPr w:rsidR="004B0747" w:rsidRPr="003E5929" w:rsidSect="003E592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332F6"/>
    <w:multiLevelType w:val="multilevel"/>
    <w:tmpl w:val="6F1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E21BE"/>
    <w:multiLevelType w:val="multilevel"/>
    <w:tmpl w:val="3DC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8"/>
  </w:num>
  <w:num w:numId="5">
    <w:abstractNumId w:val="10"/>
  </w:num>
  <w:num w:numId="6">
    <w:abstractNumId w:val="0"/>
  </w:num>
  <w:num w:numId="7">
    <w:abstractNumId w:val="7"/>
  </w:num>
  <w:num w:numId="8">
    <w:abstractNumId w:val="3"/>
  </w:num>
  <w:num w:numId="9">
    <w:abstractNumId w:val="4"/>
  </w:num>
  <w:num w:numId="10">
    <w:abstractNumId w:val="5"/>
  </w:num>
  <w:num w:numId="1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E0sTQwNzK1sDRV0lEKTi0uzszPAykwqgUAs/W5VCwAAAA="/>
  </w:docVars>
  <w:rsids>
    <w:rsidRoot w:val="0025162F"/>
    <w:rsid w:val="001047C2"/>
    <w:rsid w:val="0025162F"/>
    <w:rsid w:val="003E5929"/>
    <w:rsid w:val="004A0CED"/>
    <w:rsid w:val="004B0747"/>
    <w:rsid w:val="0074115C"/>
    <w:rsid w:val="007D5C51"/>
    <w:rsid w:val="008134E3"/>
    <w:rsid w:val="00817D76"/>
    <w:rsid w:val="00867951"/>
    <w:rsid w:val="00903347"/>
    <w:rsid w:val="009C618B"/>
    <w:rsid w:val="00B14CC8"/>
    <w:rsid w:val="00C1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E989"/>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4115C"/>
    <w:pPr>
      <w:spacing w:after="0" w:line="240" w:lineRule="auto"/>
    </w:pPr>
    <w:rPr>
      <w:lang w:val="en-GB"/>
    </w:rPr>
  </w:style>
  <w:style w:type="paragraph" w:styleId="BalloonText">
    <w:name w:val="Balloon Text"/>
    <w:basedOn w:val="Normal"/>
    <w:link w:val="BalloonTextChar"/>
    <w:uiPriority w:val="99"/>
    <w:semiHidden/>
    <w:unhideWhenUsed/>
    <w:rsid w:val="007411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15C"/>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20037">
      <w:bodyDiv w:val="1"/>
      <w:marLeft w:val="0"/>
      <w:marRight w:val="0"/>
      <w:marTop w:val="0"/>
      <w:marBottom w:val="0"/>
      <w:divBdr>
        <w:top w:val="none" w:sz="0" w:space="0" w:color="auto"/>
        <w:left w:val="none" w:sz="0" w:space="0" w:color="auto"/>
        <w:bottom w:val="none" w:sz="0" w:space="0" w:color="auto"/>
        <w:right w:val="none" w:sz="0" w:space="0" w:color="auto"/>
      </w:divBdr>
      <w:divsChild>
        <w:div w:id="1672178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719733">
      <w:bodyDiv w:val="1"/>
      <w:marLeft w:val="0"/>
      <w:marRight w:val="0"/>
      <w:marTop w:val="0"/>
      <w:marBottom w:val="0"/>
      <w:divBdr>
        <w:top w:val="none" w:sz="0" w:space="0" w:color="auto"/>
        <w:left w:val="none" w:sz="0" w:space="0" w:color="auto"/>
        <w:bottom w:val="none" w:sz="0" w:space="0" w:color="auto"/>
        <w:right w:val="none" w:sz="0" w:space="0" w:color="auto"/>
      </w:divBdr>
      <w:divsChild>
        <w:div w:id="1081178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curve_swept_solid\sys\5_mim.htm" TargetMode="External"/><Relationship Id="rId13" Type="http://schemas.openxmlformats.org/officeDocument/2006/relationships/hyperlink" Target="file:///C:\Users\bus4005\Downloads\CR_FDIS_3_20190311_draft\CR_FDIS_3\part1000\data\resources\geometric_model_schema\geometric_model_schema.htm" TargetMode="External"/><Relationship Id="rId18" Type="http://schemas.openxmlformats.org/officeDocument/2006/relationships/hyperlink" Target="file:///C:\Users\bus4005\Downloads\CR_FDIS_3_20190311_draft\CR_FDIS_3\part1000\data\modules\manifold_surface\sys\5_mim.htm" TargetMode="External"/><Relationship Id="rId26" Type="http://schemas.openxmlformats.org/officeDocument/2006/relationships/hyperlink" Target="file:///C:\Users\bus4005\Downloads\CR_FDIS_3_20190311_draft\CR_FDIS_3\part1000\data\modules\composite_constituent_shape\mimexpg2.htm" TargetMode="External"/><Relationship Id="rId39" Type="http://schemas.openxmlformats.org/officeDocument/2006/relationships/hyperlink" Target="file:///C:\Users\bus4005\Downloads\CR_FDIS_3_20190311_draft\CR_FDIS_3\part1000\data\resource_docs\fundamentals_of_product_description_and_support\sys\23_schema.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shell_based_wireframe\sys\5_mim.htm" TargetMode="External"/><Relationship Id="rId34" Type="http://schemas.openxmlformats.org/officeDocument/2006/relationships/hyperlink" Target="file:///C:\Users\bus4005\Downloads\CR_FDIS_3_20190311_draft\CR_FDIS_3\part1000\data\resources\aic_geometrically_bounded_surface\aic_geometrically_bounded_surface.htm" TargetMode="External"/><Relationship Id="rId42" Type="http://schemas.microsoft.com/office/2011/relationships/people" Target="people.xml"/><Relationship Id="rId7" Type="http://schemas.openxmlformats.org/officeDocument/2006/relationships/hyperlink" Target="file:///C:\Users\bus4005\Downloads\CR_FDIS_3_20190311_draft\CR_FDIS_3\part1000\data\modules\constructive_solid_geometry_3d\sys\5_mim.htm" TargetMode="External"/><Relationship Id="rId12" Type="http://schemas.openxmlformats.org/officeDocument/2006/relationships/hyperlink" Target="file:///C:\Users\bus4005\Downloads\CR_FDIS_3_20190311_draft\CR_FDIS_3\part1000\data\modules\faceted_boundary_representation\sys\5_mim.htm" TargetMode="External"/><Relationship Id="rId17" Type="http://schemas.openxmlformats.org/officeDocument/2006/relationships/hyperlink" Target="file:///C:\Users\bus4005\Downloads\CR_FDIS_3_20190311_draft\CR_FDIS_3\part1000\data\modules\geometrically_bounded_wireframe\sys\5_mim.htm" TargetMode="External"/><Relationship Id="rId25" Type="http://schemas.openxmlformats.org/officeDocument/2006/relationships/hyperlink" Target="file:///C:\Users\bus4005\Downloads\CR_FDIS_3_20190311_draft\CR_FDIS_3\part1000\data\modules\composite_constituent_shape\mimexpg1.htm" TargetMode="External"/><Relationship Id="rId33" Type="http://schemas.openxmlformats.org/officeDocument/2006/relationships/hyperlink" Target="file:///C:\Users\bus4005\Downloads\CR_FDIS_3_20190311_draft\CR_FDIS_3\part1000\data\resources\product_property_representation_schema\product_property_representation_schema.htm" TargetMode="External"/><Relationship Id="rId38" Type="http://schemas.openxmlformats.org/officeDocument/2006/relationships/hyperlink" Target="file:///C:\Users\bus4005\Downloads\CR_FDIS_3_20190311_draft\CR_FDIS_3\part1000\data\resource_docs\representation_structures\sys\4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geometrically_bounded_surface\sys\5_mim.htm" TargetMode="External"/><Relationship Id="rId20" Type="http://schemas.openxmlformats.org/officeDocument/2006/relationships/hyperlink" Target="file:///C:\Users\bus4005\Downloads\CR_FDIS_3_20190311_draft\CR_FDIS_3\part1000\data\resources\product_property_representation_schema\product_property_representation_schema.htm" TargetMode="External"/><Relationship Id="rId29" Type="http://schemas.openxmlformats.org/officeDocument/2006/relationships/hyperlink" Target="file:///C:\Users\bus4005\Downloads\CR_FDIS_3_20190311_draft\CR_FDIS_3\part1000\data\modules\composite_constituent_shape\sys\4_info_reqs.ht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construction_geometry\sys\5_mim.htm" TargetMode="External"/><Relationship Id="rId11" Type="http://schemas.openxmlformats.org/officeDocument/2006/relationships/hyperlink" Target="file:///C:\Users\bus4005\Downloads\CR_FDIS_3_20190311_draft\CR_FDIS_3\part1000\data\modules\external_model\sys\5_mim.htm" TargetMode="External"/><Relationship Id="rId24" Type="http://schemas.openxmlformats.org/officeDocument/2006/relationships/hyperlink" Target="file:///C:\Users\bus4005\Downloads\CR_FDIS_3_20190311_draft\CR_FDIS_3\part1000\data\modules\composite_constituent_shape\sys\d_mim_expg.htm" TargetMode="External"/><Relationship Id="rId32" Type="http://schemas.openxmlformats.org/officeDocument/2006/relationships/hyperlink" Target="file:///C:\Users\bus4005\Downloads\CR_FDIS_3_20190311_draft\CR_FDIS_3\part1000\data\modules\composite_constituent_shape\sys\4_info_reqs.htm" TargetMode="External"/><Relationship Id="rId37" Type="http://schemas.openxmlformats.org/officeDocument/2006/relationships/hyperlink" Target="file:///C:\Users\bus4005\Downloads\CR_FDIS_3_20190311_draft\CR_FDIS_3\part1000\data\resource_docs\representation_structures\sys\4_schema.htm" TargetMode="External"/><Relationship Id="rId40" Type="http://schemas.openxmlformats.org/officeDocument/2006/relationships/hyperlink" Target="file:///C:\Users\bus4005\Downloads\CR_FDIS_3_20190311_draft\CR_FDIS_3\part1000\data\resource_docs\representation_structures\sys\4_schema.htm" TargetMode="External"/><Relationship Id="rId5" Type="http://schemas.openxmlformats.org/officeDocument/2006/relationships/hyperlink" Target="file:///C:\Users\bus4005\Downloads\CR_FDIS_3_20190311_draft\CR_FDIS_3\part1000\data\modules\advanced_boundary_representation\sys\5_mim.htm" TargetMode="External"/><Relationship Id="rId15" Type="http://schemas.openxmlformats.org/officeDocument/2006/relationships/hyperlink" Target="file:///C:\Users\bus4005\Downloads\CR_FDIS_3_20190311_draft\CR_FDIS_3\part1000\data\resources\geometric_model_schema\geometric_model_schema.htm" TargetMode="External"/><Relationship Id="rId23" Type="http://schemas.openxmlformats.org/officeDocument/2006/relationships/hyperlink" Target="file:///C:\Users\bus4005\Downloads\CR_FDIS_3_20190311_draft\CR_FDIS_3\part1000\data\modules\value_with_unit_extension\sys\5_mim.htm" TargetMode="External"/><Relationship Id="rId28" Type="http://schemas.openxmlformats.org/officeDocument/2006/relationships/hyperlink" Target="file:///C:\Users\bus4005\Downloads\CR_FDIS_3_20190311_draft\CR_FDIS_3\part1000\data\resource_docs\fundamentals_of_product_description_and_support\sys\23_schema.htm" TargetMode="External"/><Relationship Id="rId36" Type="http://schemas.openxmlformats.org/officeDocument/2006/relationships/hyperlink" Target="file:///C:\Users\bus4005\Downloads\CR_FDIS_3_20190311_draft\CR_FDIS_3\part1000\data\resources\product_property_representation_schema\product_property_representation_schema.htm" TargetMode="External"/><Relationship Id="rId10" Type="http://schemas.openxmlformats.org/officeDocument/2006/relationships/hyperlink" Target="file:///C:\Users\bus4005\Downloads\CR_FDIS_3_20190311_draft\CR_FDIS_3\part1000\data\modules\elementary_boundary_representation\sys\5_mim.htm" TargetMode="External"/><Relationship Id="rId19" Type="http://schemas.openxmlformats.org/officeDocument/2006/relationships/hyperlink" Target="file:///C:\Users\bus4005\Downloads\CR_FDIS_3_20190311_draft\CR_FDIS_3\part1000\data\resources\product_property_representation_schema\product_property_representation_schema.htm" TargetMode="External"/><Relationship Id="rId31" Type="http://schemas.openxmlformats.org/officeDocument/2006/relationships/hyperlink" Target="file:///C:\Users\bus4005\Downloads\CR_FDIS_3_20190311_draft\CR_FDIS_3\part1000\data\resource_docs\fundamentals_of_product_description_and_support\sys\23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edge_based_wireframe\sys\5_mim.htm" TargetMode="External"/><Relationship Id="rId14" Type="http://schemas.openxmlformats.org/officeDocument/2006/relationships/hyperlink" Target="file:///C:\Users\bus4005\Downloads\CR_FDIS_3_20190311_draft\CR_FDIS_3\part1000\data\resources\geometric_model_schema\geometric_model_schema.htm" TargetMode="External"/><Relationship Id="rId22" Type="http://schemas.openxmlformats.org/officeDocument/2006/relationships/hyperlink" Target="file:///C:\Users\bus4005\Downloads\CR_FDIS_3_20190311_draft\CR_FDIS_3\part1000\data\modules\tessellated_geometry\sys\5_mim.htm" TargetMode="External"/><Relationship Id="rId27" Type="http://schemas.openxmlformats.org/officeDocument/2006/relationships/image" Target="media/image1.gif"/><Relationship Id="rId30" Type="http://schemas.openxmlformats.org/officeDocument/2006/relationships/hyperlink" Target="file:///C:\Users\bus4005\Downloads\CR_FDIS_3_20190311_draft\CR_FDIS_3\part1000\data\resources\product_property_representation_schema\product_property_representation_schema.htm" TargetMode="External"/><Relationship Id="rId35" Type="http://schemas.openxmlformats.org/officeDocument/2006/relationships/hyperlink" Target="file:///C:\Users\bus4005\Downloads\CR_FDIS_3_20190311_draft\CR_FDIS_3\part1000\data\resource_docs\fundamentals_of_product_description_and_support\sys\23_schema.ht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2019-03-20T19:43:00Z</dcterms:created>
  <dcterms:modified xsi:type="dcterms:W3CDTF">2019-03-20T19:43:00Z</dcterms:modified>
</cp:coreProperties>
</file>