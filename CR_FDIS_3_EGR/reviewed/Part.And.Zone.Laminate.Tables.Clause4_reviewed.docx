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2E56" w:rsidRDefault="00252E56" w:rsidP="00252E56">
      <w:pPr>
        <w:pStyle w:val="Heading2"/>
        <w:rPr>
          <w:color w:val="000000"/>
        </w:rPr>
      </w:pPr>
      <w:bookmarkStart w:id="0" w:name="arm"/>
      <w:r>
        <w:rPr>
          <w:color w:val="000000"/>
        </w:rPr>
        <w:t>4 Information requirements</w:t>
      </w:r>
      <w:bookmarkEnd w:id="0"/>
    </w:p>
    <w:p w:rsidR="00252E56" w:rsidRDefault="00252E56" w:rsidP="00252E56">
      <w:pPr>
        <w:pStyle w:val="NormalWeb"/>
        <w:rPr>
          <w:color w:val="000000"/>
          <w:sz w:val="27"/>
          <w:szCs w:val="27"/>
        </w:rPr>
      </w:pPr>
      <w:r>
        <w:rPr>
          <w:color w:val="000000"/>
          <w:sz w:val="27"/>
          <w:szCs w:val="27"/>
        </w:rPr>
        <w:t>This clause specifies the information requirements for the </w:t>
      </w:r>
      <w:r>
        <w:rPr>
          <w:b/>
          <w:bCs/>
          <w:color w:val="000000"/>
          <w:sz w:val="27"/>
          <w:szCs w:val="27"/>
        </w:rPr>
        <w:t>Part and zone laminate tables</w:t>
      </w:r>
      <w:r>
        <w:rPr>
          <w:color w:val="000000"/>
          <w:sz w:val="27"/>
          <w:szCs w:val="27"/>
        </w:rPr>
        <w:t> application module. The information requirements are specified as the Application Reference Model (ARM) of this application module.</w:t>
      </w:r>
    </w:p>
    <w:p w:rsidR="00252E56" w:rsidRDefault="00252E56" w:rsidP="00252E56">
      <w:pPr>
        <w:pStyle w:val="note"/>
        <w:rPr>
          <w:color w:val="000000"/>
          <w:sz w:val="27"/>
          <w:szCs w:val="27"/>
        </w:rPr>
      </w:pPr>
      <w:r>
        <w:rPr>
          <w:color w:val="000000"/>
        </w:rPr>
        <w:t>NOTE 1  A graphical representation of the information requirements is given in Annex </w:t>
      </w:r>
      <w:hyperlink r:id="rId5" w:history="1">
        <w:r>
          <w:rPr>
            <w:rStyle w:val="Hyperlink"/>
          </w:rPr>
          <w:t>C</w:t>
        </w:r>
      </w:hyperlink>
      <w:r>
        <w:rPr>
          <w:color w:val="000000"/>
        </w:rPr>
        <w:t>.</w:t>
      </w:r>
    </w:p>
    <w:p w:rsidR="00252E56" w:rsidRDefault="00252E56" w:rsidP="00252E56">
      <w:pPr>
        <w:pStyle w:val="note"/>
        <w:rPr>
          <w:color w:val="000000"/>
          <w:sz w:val="27"/>
          <w:szCs w:val="27"/>
        </w:rPr>
      </w:pPr>
      <w:r>
        <w:rPr>
          <w:color w:val="000000"/>
        </w:rPr>
        <w:t>NOTE 2  The mapping specification is specified in </w:t>
      </w:r>
      <w:hyperlink r:id="rId6" w:anchor="mapping" w:history="1">
        <w:r>
          <w:rPr>
            <w:rStyle w:val="Hyperlink"/>
          </w:rPr>
          <w:t>5.1</w:t>
        </w:r>
      </w:hyperlink>
      <w:r>
        <w:rPr>
          <w:color w:val="000000"/>
        </w:rPr>
        <w:t>. It shows how the information requirements are met by using common resources and constructs defined or imported in the MIM schema of this application module.</w:t>
      </w:r>
    </w:p>
    <w:p w:rsidR="00252E56" w:rsidRDefault="00252E56" w:rsidP="00252E56">
      <w:pPr>
        <w:pStyle w:val="NormalWeb"/>
        <w:rPr>
          <w:color w:val="000000"/>
          <w:sz w:val="27"/>
          <w:szCs w:val="27"/>
        </w:rPr>
      </w:pPr>
      <w:r>
        <w:rPr>
          <w:color w:val="000000"/>
          <w:sz w:val="27"/>
          <w:szCs w:val="27"/>
        </w:rPr>
        <w:t>This clause defines the information requirements to which implementations shall conform using the EXPRESS language as defined in ISO 10303-11. The following begins the </w:t>
      </w:r>
      <w:r>
        <w:rPr>
          <w:b/>
          <w:bCs/>
          <w:color w:val="000000"/>
          <w:sz w:val="27"/>
          <w:szCs w:val="27"/>
        </w:rPr>
        <w:t>Part_and_zone_laminate_tables_arm</w:t>
      </w:r>
      <w:r>
        <w:rPr>
          <w:color w:val="000000"/>
          <w:sz w:val="27"/>
          <w:szCs w:val="27"/>
        </w:rPr>
        <w:t> schema and identifies the necessary external references.</w:t>
      </w:r>
    </w:p>
    <w:p w:rsidR="00252E56" w:rsidRDefault="00252E56" w:rsidP="00252E56">
      <w:pPr>
        <w:rPr>
          <w:sz w:val="24"/>
          <w:szCs w:val="24"/>
        </w:rPr>
      </w:pPr>
      <w:r>
        <w:rPr>
          <w:color w:val="000000"/>
          <w:sz w:val="27"/>
          <w:szCs w:val="27"/>
          <w:u w:val="single"/>
        </w:rPr>
        <w:t>EXPRESS specification: </w:t>
      </w:r>
      <w:r>
        <w:rPr>
          <w:rFonts w:ascii="Courier New" w:hAnsi="Courier New" w:cs="Courier New"/>
          <w:color w:val="000000"/>
          <w:sz w:val="20"/>
          <w:szCs w:val="20"/>
        </w:rPr>
        <w:br/>
      </w:r>
      <w:r>
        <w:rPr>
          <w:rFonts w:ascii="Courier New" w:hAnsi="Courier New" w:cs="Courier New"/>
          <w:color w:val="000000"/>
          <w:sz w:val="20"/>
          <w:szCs w:val="20"/>
        </w:rPr>
        <w:br/>
      </w:r>
      <w:r>
        <w:rPr>
          <w:rStyle w:val="HTMLCode"/>
          <w:rFonts w:eastAsiaTheme="minorHAnsi"/>
          <w:color w:val="000000"/>
        </w:rPr>
        <w:t>*)</w:t>
      </w:r>
      <w:r>
        <w:rPr>
          <w:rFonts w:ascii="Courier New" w:hAnsi="Courier New" w:cs="Courier New"/>
          <w:color w:val="000000"/>
          <w:sz w:val="20"/>
          <w:szCs w:val="20"/>
        </w:rPr>
        <w:br/>
      </w:r>
      <w:bookmarkStart w:id="1" w:name="part_and_zone_laminate_tables_arm"/>
      <w:r>
        <w:rPr>
          <w:rStyle w:val="HTMLCode"/>
          <w:rFonts w:eastAsiaTheme="minorHAnsi"/>
          <w:color w:val="000000"/>
        </w:rPr>
        <w:t>SCHEMA Part_and_zone_laminate_tables_arm;</w:t>
      </w:r>
      <w:bookmarkEnd w:id="1"/>
      <w:r>
        <w:rPr>
          <w:rFonts w:ascii="Courier New" w:hAnsi="Courier New" w:cs="Courier New"/>
          <w:color w:val="000000"/>
          <w:sz w:val="20"/>
          <w:szCs w:val="20"/>
        </w:rPr>
        <w:br/>
      </w:r>
      <w:r>
        <w:rPr>
          <w:rStyle w:val="HTMLCode"/>
          <w:rFonts w:eastAsiaTheme="minorHAnsi"/>
          <w:color w:val="000000"/>
        </w:rPr>
        <w:t>(*</w:t>
      </w:r>
      <w:r>
        <w:rPr>
          <w:rFonts w:ascii="Courier New" w:hAnsi="Courier New" w:cs="Courier New"/>
          <w:color w:val="000000"/>
          <w:sz w:val="20"/>
          <w:szCs w:val="20"/>
        </w:rPr>
        <w:br/>
      </w:r>
    </w:p>
    <w:p w:rsidR="00252E56" w:rsidRDefault="00252E56" w:rsidP="00252E56">
      <w:pPr>
        <w:pStyle w:val="Heading2"/>
        <w:rPr>
          <w:color w:val="000000"/>
        </w:rPr>
      </w:pPr>
      <w:bookmarkStart w:id="2" w:name="interfaces"/>
      <w:r>
        <w:rPr>
          <w:color w:val="000000"/>
        </w:rPr>
        <w:t>4.1 Required AM ARMs</w:t>
      </w:r>
      <w:bookmarkEnd w:id="2"/>
    </w:p>
    <w:p w:rsidR="00252E56" w:rsidRDefault="00252E56" w:rsidP="00252E56">
      <w:pPr>
        <w:pStyle w:val="NormalWeb"/>
        <w:rPr>
          <w:color w:val="000000"/>
          <w:sz w:val="27"/>
          <w:szCs w:val="27"/>
        </w:rPr>
      </w:pPr>
      <w:r>
        <w:rPr>
          <w:color w:val="000000"/>
          <w:sz w:val="27"/>
          <w:szCs w:val="27"/>
        </w:rPr>
        <w:t>The following EXPRESS interface statements specify the elements imported from the ARMs of other application modules.</w:t>
      </w:r>
    </w:p>
    <w:p w:rsidR="00252E56" w:rsidRDefault="00252E56" w:rsidP="00252E56">
      <w:pPr>
        <w:pStyle w:val="NormalWeb"/>
        <w:rPr>
          <w:color w:val="000000"/>
          <w:sz w:val="27"/>
          <w:szCs w:val="27"/>
        </w:rPr>
      </w:pPr>
      <w:r>
        <w:rPr>
          <w:color w:val="000000"/>
          <w:sz w:val="27"/>
          <w:szCs w:val="27"/>
          <w:u w:val="single"/>
        </w:rPr>
        <w:t>EXPRESS specification:</w:t>
      </w:r>
    </w:p>
    <w:p w:rsidR="00252E56" w:rsidRDefault="00252E56" w:rsidP="00252E56">
      <w:pPr>
        <w:pStyle w:val="NormalWeb"/>
        <w:spacing w:after="270" w:afterAutospacing="0"/>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USE FROM </w:t>
      </w:r>
      <w:hyperlink r:id="rId7" w:anchor="composite_constituent_shape_arm" w:history="1">
        <w:r>
          <w:rPr>
            <w:rStyle w:val="Hyperlink"/>
            <w:rFonts w:ascii="Courier New" w:hAnsi="Courier New" w:cs="Courier New"/>
            <w:sz w:val="20"/>
            <w:szCs w:val="20"/>
          </w:rPr>
          <w:t>Composite_constituent_shape_arm</w:t>
        </w:r>
      </w:hyperlink>
      <w:r>
        <w:rPr>
          <w:rStyle w:val="HTMLCode"/>
          <w:color w:val="000000"/>
        </w:rPr>
        <w:t>;    --  ISO/TS 10303-1767</w:t>
      </w:r>
    </w:p>
    <w:p w:rsidR="00252E56" w:rsidRDefault="00252E56" w:rsidP="00252E56">
      <w:pPr>
        <w:pStyle w:val="NormalWeb"/>
        <w:spacing w:after="270" w:afterAutospacing="0"/>
        <w:rPr>
          <w:color w:val="000000"/>
          <w:sz w:val="27"/>
          <w:szCs w:val="27"/>
        </w:rPr>
      </w:pPr>
      <w:r>
        <w:rPr>
          <w:rStyle w:val="HTMLCode"/>
          <w:color w:val="000000"/>
        </w:rPr>
        <w:t>USE FROM </w:t>
      </w:r>
      <w:hyperlink r:id="rId8" w:anchor="ply_orientation_specification_arm" w:history="1">
        <w:r>
          <w:rPr>
            <w:rStyle w:val="Hyperlink"/>
            <w:rFonts w:ascii="Courier New" w:hAnsi="Courier New" w:cs="Courier New"/>
            <w:sz w:val="20"/>
            <w:szCs w:val="20"/>
          </w:rPr>
          <w:t>Ply_orientation_specification_arm</w:t>
        </w:r>
      </w:hyperlink>
      <w:r>
        <w:rPr>
          <w:rStyle w:val="HTMLCode"/>
          <w:color w:val="000000"/>
        </w:rPr>
        <w:t>;    --  ISO/TS 10303-1772</w:t>
      </w:r>
    </w:p>
    <w:p w:rsidR="00252E56" w:rsidRDefault="00252E56" w:rsidP="00252E56">
      <w:pPr>
        <w:pStyle w:val="NormalWeb"/>
        <w:spacing w:after="270" w:afterAutospacing="0"/>
        <w:rPr>
          <w:color w:val="000000"/>
          <w:sz w:val="27"/>
          <w:szCs w:val="27"/>
        </w:rPr>
      </w:pPr>
      <w:r>
        <w:rPr>
          <w:rStyle w:val="HTMLCode"/>
          <w:color w:val="000000"/>
        </w:rPr>
        <w:t>USE FROM </w:t>
      </w:r>
      <w:hyperlink r:id="rId9" w:anchor="shape_property_assignment_arm" w:history="1">
        <w:r>
          <w:rPr>
            <w:rStyle w:val="Hyperlink"/>
            <w:rFonts w:ascii="Courier New" w:hAnsi="Courier New" w:cs="Courier New"/>
            <w:sz w:val="20"/>
            <w:szCs w:val="20"/>
          </w:rPr>
          <w:t>Shape_property_assignment_arm</w:t>
        </w:r>
      </w:hyperlink>
      <w:r>
        <w:rPr>
          <w:rStyle w:val="HTMLCode"/>
          <w:color w:val="000000"/>
        </w:rPr>
        <w:t>;    --  ISO/TS 10303-1032</w:t>
      </w:r>
    </w:p>
    <w:p w:rsidR="00252E56" w:rsidRDefault="00252E56" w:rsidP="00252E56">
      <w:pPr>
        <w:pStyle w:val="NormalWeb"/>
        <w:spacing w:after="270" w:afterAutospacing="0"/>
        <w:rPr>
          <w:color w:val="000000"/>
          <w:sz w:val="27"/>
          <w:szCs w:val="27"/>
        </w:rPr>
      </w:pPr>
      <w:r>
        <w:rPr>
          <w:rStyle w:val="HTMLCode"/>
          <w:color w:val="000000"/>
        </w:rPr>
        <w:t>USE FROM </w:t>
      </w:r>
      <w:hyperlink r:id="rId10" w:anchor="stock_material_arm" w:history="1">
        <w:r>
          <w:rPr>
            <w:rStyle w:val="Hyperlink"/>
            <w:rFonts w:ascii="Courier New" w:hAnsi="Courier New" w:cs="Courier New"/>
            <w:sz w:val="20"/>
            <w:szCs w:val="20"/>
          </w:rPr>
          <w:t>Stock_material_arm</w:t>
        </w:r>
      </w:hyperlink>
      <w:r>
        <w:rPr>
          <w:rStyle w:val="HTMLCode"/>
          <w:color w:val="000000"/>
        </w:rPr>
        <w:t>;    --  ISO/TS 10303-1771</w:t>
      </w:r>
      <w:r>
        <w:rPr>
          <w:rFonts w:ascii="Courier New" w:hAnsi="Courier New" w:cs="Courier New"/>
          <w:color w:val="000000"/>
          <w:sz w:val="20"/>
          <w:szCs w:val="20"/>
        </w:rPr>
        <w:br/>
      </w:r>
      <w:r>
        <w:rPr>
          <w:rStyle w:val="HTMLCode"/>
          <w:color w:val="000000"/>
        </w:rPr>
        <w:t>(*</w:t>
      </w:r>
    </w:p>
    <w:p w:rsidR="00252E56" w:rsidRDefault="00252E56" w:rsidP="00252E56">
      <w:pPr>
        <w:pStyle w:val="note"/>
        <w:rPr>
          <w:color w:val="000000"/>
          <w:sz w:val="27"/>
          <w:szCs w:val="27"/>
        </w:rPr>
      </w:pPr>
      <w:r>
        <w:rPr>
          <w:color w:val="000000"/>
        </w:rPr>
        <w:t>NOTE 1   The schemas referenced above are specified in the following part of ISO 10303: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5"/>
        <w:gridCol w:w="1950"/>
      </w:tblGrid>
      <w:tr w:rsidR="00252E56" w:rsidTr="00252E56">
        <w:trPr>
          <w:tblCellSpacing w:w="15" w:type="dxa"/>
        </w:trPr>
        <w:tc>
          <w:tcPr>
            <w:tcW w:w="3990" w:type="dxa"/>
            <w:vAlign w:val="center"/>
            <w:hideMark/>
          </w:tcPr>
          <w:p w:rsidR="00252E56" w:rsidRDefault="00252E56">
            <w:pPr>
              <w:rPr>
                <w:sz w:val="24"/>
                <w:szCs w:val="24"/>
              </w:rPr>
            </w:pPr>
            <w:r>
              <w:rPr>
                <w:b/>
                <w:bCs/>
                <w:sz w:val="20"/>
                <w:szCs w:val="20"/>
              </w:rPr>
              <w:lastRenderedPageBreak/>
              <w:t>Composite_constituent_shape_arm</w:t>
            </w:r>
          </w:p>
        </w:tc>
        <w:tc>
          <w:tcPr>
            <w:tcW w:w="1905" w:type="dxa"/>
            <w:vAlign w:val="center"/>
            <w:hideMark/>
          </w:tcPr>
          <w:p w:rsidR="00252E56" w:rsidRDefault="00252E56">
            <w:r>
              <w:rPr>
                <w:sz w:val="20"/>
                <w:szCs w:val="20"/>
              </w:rPr>
              <w:t>ISO/TS 10303-1767</w:t>
            </w:r>
          </w:p>
        </w:tc>
      </w:tr>
      <w:tr w:rsidR="00252E56" w:rsidTr="00252E56">
        <w:trPr>
          <w:tblCellSpacing w:w="15" w:type="dxa"/>
        </w:trPr>
        <w:tc>
          <w:tcPr>
            <w:tcW w:w="3990" w:type="dxa"/>
            <w:vAlign w:val="center"/>
            <w:hideMark/>
          </w:tcPr>
          <w:p w:rsidR="00252E56" w:rsidRDefault="00252E56">
            <w:r>
              <w:rPr>
                <w:b/>
                <w:bCs/>
                <w:sz w:val="20"/>
                <w:szCs w:val="20"/>
              </w:rPr>
              <w:t>Ply_orientation_specification_arm</w:t>
            </w:r>
          </w:p>
        </w:tc>
        <w:tc>
          <w:tcPr>
            <w:tcW w:w="1905" w:type="dxa"/>
            <w:vAlign w:val="center"/>
            <w:hideMark/>
          </w:tcPr>
          <w:p w:rsidR="00252E56" w:rsidRDefault="00252E56">
            <w:r>
              <w:rPr>
                <w:sz w:val="20"/>
                <w:szCs w:val="20"/>
              </w:rPr>
              <w:t>ISO/TS 10303-1772</w:t>
            </w:r>
          </w:p>
        </w:tc>
      </w:tr>
      <w:tr w:rsidR="00252E56" w:rsidTr="00252E56">
        <w:trPr>
          <w:tblCellSpacing w:w="15" w:type="dxa"/>
        </w:trPr>
        <w:tc>
          <w:tcPr>
            <w:tcW w:w="3990" w:type="dxa"/>
            <w:vAlign w:val="center"/>
            <w:hideMark/>
          </w:tcPr>
          <w:p w:rsidR="00252E56" w:rsidRDefault="00252E56">
            <w:r>
              <w:rPr>
                <w:b/>
                <w:bCs/>
                <w:sz w:val="20"/>
                <w:szCs w:val="20"/>
              </w:rPr>
              <w:t>Shape_property_assignment_arm</w:t>
            </w:r>
          </w:p>
        </w:tc>
        <w:tc>
          <w:tcPr>
            <w:tcW w:w="1905" w:type="dxa"/>
            <w:vAlign w:val="center"/>
            <w:hideMark/>
          </w:tcPr>
          <w:p w:rsidR="00252E56" w:rsidRDefault="00252E56">
            <w:r>
              <w:rPr>
                <w:sz w:val="20"/>
                <w:szCs w:val="20"/>
              </w:rPr>
              <w:t>ISO/TS 10303-1032</w:t>
            </w:r>
          </w:p>
        </w:tc>
      </w:tr>
      <w:tr w:rsidR="00252E56" w:rsidTr="00252E56">
        <w:trPr>
          <w:tblCellSpacing w:w="15" w:type="dxa"/>
        </w:trPr>
        <w:tc>
          <w:tcPr>
            <w:tcW w:w="3990" w:type="dxa"/>
            <w:vAlign w:val="center"/>
            <w:hideMark/>
          </w:tcPr>
          <w:p w:rsidR="00252E56" w:rsidRDefault="00252E56">
            <w:r>
              <w:rPr>
                <w:b/>
                <w:bCs/>
                <w:sz w:val="20"/>
                <w:szCs w:val="20"/>
              </w:rPr>
              <w:t>Stock_material_arm</w:t>
            </w:r>
          </w:p>
        </w:tc>
        <w:tc>
          <w:tcPr>
            <w:tcW w:w="1905" w:type="dxa"/>
            <w:vAlign w:val="center"/>
            <w:hideMark/>
          </w:tcPr>
          <w:p w:rsidR="00252E56" w:rsidRDefault="00252E56">
            <w:r>
              <w:rPr>
                <w:sz w:val="20"/>
                <w:szCs w:val="20"/>
              </w:rPr>
              <w:t>ISO/TS 10303-1771</w:t>
            </w:r>
          </w:p>
        </w:tc>
      </w:tr>
    </w:tbl>
    <w:p w:rsidR="00252E56" w:rsidRDefault="00252E56" w:rsidP="00252E56">
      <w:pPr>
        <w:pStyle w:val="note"/>
        <w:rPr>
          <w:color w:val="000000"/>
          <w:sz w:val="27"/>
          <w:szCs w:val="27"/>
        </w:rPr>
      </w:pPr>
      <w:r>
        <w:rPr>
          <w:color w:val="000000"/>
        </w:rPr>
        <w:t>NOTE 2   See Annex </w:t>
      </w:r>
      <w:hyperlink r:id="rId11" w:history="1">
        <w:r>
          <w:rPr>
            <w:rStyle w:val="Hyperlink"/>
          </w:rPr>
          <w:t>C</w:t>
        </w:r>
      </w:hyperlink>
      <w:r>
        <w:rPr>
          <w:color w:val="000000"/>
        </w:rPr>
        <w:t>, Figures </w:t>
      </w:r>
      <w:hyperlink r:id="rId12" w:history="1">
        <w:r>
          <w:rPr>
            <w:rStyle w:val="Hyperlink"/>
          </w:rPr>
          <w:t>C.1</w:t>
        </w:r>
      </w:hyperlink>
      <w:r>
        <w:rPr>
          <w:color w:val="000000"/>
        </w:rPr>
        <w:t>, </w:t>
      </w:r>
      <w:hyperlink r:id="rId13" w:history="1">
        <w:r>
          <w:rPr>
            <w:rStyle w:val="Hyperlink"/>
          </w:rPr>
          <w:t>C.2</w:t>
        </w:r>
      </w:hyperlink>
      <w:r>
        <w:rPr>
          <w:color w:val="000000"/>
        </w:rPr>
        <w:t>and </w:t>
      </w:r>
      <w:hyperlink r:id="rId14" w:history="1">
        <w:r>
          <w:rPr>
            <w:rStyle w:val="Hyperlink"/>
          </w:rPr>
          <w:t>C.3</w:t>
        </w:r>
      </w:hyperlink>
      <w:r>
        <w:rPr>
          <w:color w:val="000000"/>
        </w:rPr>
        <w:t> for a graphical representation of this schema.</w:t>
      </w:r>
    </w:p>
    <w:p w:rsidR="00252E56" w:rsidRDefault="00252E56" w:rsidP="00252E56">
      <w:pPr>
        <w:pStyle w:val="Heading2"/>
        <w:rPr>
          <w:color w:val="000000"/>
        </w:rPr>
      </w:pPr>
      <w:bookmarkStart w:id="3" w:name="types"/>
      <w:r>
        <w:rPr>
          <w:color w:val="000000"/>
        </w:rPr>
        <w:t>4.2 ARM type definitions</w:t>
      </w:r>
      <w:bookmarkEnd w:id="3"/>
    </w:p>
    <w:p w:rsidR="00252E56" w:rsidRDefault="00252E56" w:rsidP="00252E56">
      <w:pPr>
        <w:pStyle w:val="NormalWeb"/>
        <w:rPr>
          <w:color w:val="000000"/>
          <w:sz w:val="27"/>
          <w:szCs w:val="27"/>
        </w:rPr>
      </w:pPr>
      <w:r>
        <w:rPr>
          <w:color w:val="000000"/>
          <w:sz w:val="27"/>
          <w:szCs w:val="27"/>
        </w:rPr>
        <w:t>This subclause specifies the ARM types for this application module. The ARM types and definitions are specified below.</w:t>
      </w:r>
    </w:p>
    <w:p w:rsidR="00252E56" w:rsidRDefault="00252E56" w:rsidP="00252E56">
      <w:pPr>
        <w:pStyle w:val="Heading2"/>
        <w:rPr>
          <w:color w:val="000000"/>
        </w:rPr>
      </w:pPr>
      <w:bookmarkStart w:id="4" w:name="part_and_zone_laminate_tables_arm.compon"/>
      <w:r>
        <w:rPr>
          <w:color w:val="000000"/>
        </w:rPr>
        <w:t>4.2.1 component_class_for_assembly</w:t>
      </w:r>
      <w:bookmarkEnd w:id="4"/>
      <w:r>
        <w:rPr>
          <w:color w:val="000000"/>
        </w:rPr>
        <w:t>   </w:t>
      </w:r>
      <w:r>
        <w:rPr>
          <w:noProof/>
          <w:color w:val="0000FF"/>
          <w:lang w:eastAsia="en-GB"/>
        </w:rPr>
        <w:drawing>
          <wp:inline distT="0" distB="0" distL="0" distR="0">
            <wp:extent cx="180975" cy="209550"/>
            <wp:effectExtent l="0" t="0" r="9525" b="0"/>
            <wp:docPr id="338" name="Picture 338" descr="EXPRESS-G">
              <a:hlinkClick xmlns:a="http://schemas.openxmlformats.org/drawingml/2006/main" r:id="rId14"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PRESS-G">
                      <a:hlinkClick r:id="rId14" tgtFrame="&quot;&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52E56" w:rsidRDefault="00252E56" w:rsidP="00252E56">
      <w:pPr>
        <w:pStyle w:val="NormalWeb"/>
        <w:rPr>
          <w:color w:val="000000"/>
          <w:sz w:val="27"/>
          <w:szCs w:val="27"/>
        </w:rPr>
      </w:pPr>
      <w:r>
        <w:rPr>
          <w:color w:val="000000"/>
          <w:sz w:val="27"/>
          <w:szCs w:val="27"/>
        </w:rPr>
        <w:t>The </w:t>
      </w:r>
      <w:r>
        <w:rPr>
          <w:b/>
          <w:bCs/>
          <w:color w:val="000000"/>
          <w:sz w:val="27"/>
          <w:szCs w:val="27"/>
        </w:rPr>
        <w:t>component_class_for_assembly</w:t>
      </w:r>
      <w:r>
        <w:rPr>
          <w:color w:val="000000"/>
          <w:sz w:val="27"/>
          <w:szCs w:val="27"/>
        </w:rPr>
        <w:t> type allows for the designation of the data types </w:t>
      </w:r>
      <w:hyperlink r:id="rId16" w:anchor="part_and_zone_laminate_tables_arm.composite_assembly" w:history="1">
        <w:r>
          <w:rPr>
            <w:rStyle w:val="Hyperlink"/>
            <w:b/>
            <w:bCs/>
            <w:sz w:val="27"/>
            <w:szCs w:val="27"/>
          </w:rPr>
          <w:t>Composite_assembly</w:t>
        </w:r>
      </w:hyperlink>
      <w:r>
        <w:rPr>
          <w:color w:val="000000"/>
          <w:sz w:val="27"/>
          <w:szCs w:val="27"/>
        </w:rPr>
        <w:t>, </w:t>
      </w:r>
      <w:hyperlink r:id="rId17" w:anchor="part_and_zone_laminate_tables_arm.filament_laminate" w:history="1">
        <w:r>
          <w:rPr>
            <w:rStyle w:val="Hyperlink"/>
            <w:b/>
            <w:bCs/>
            <w:sz w:val="27"/>
            <w:szCs w:val="27"/>
          </w:rPr>
          <w:t>Filament_laminate</w:t>
        </w:r>
      </w:hyperlink>
      <w:r>
        <w:rPr>
          <w:color w:val="000000"/>
          <w:sz w:val="27"/>
          <w:szCs w:val="27"/>
        </w:rPr>
        <w:t>, </w:t>
      </w:r>
      <w:hyperlink r:id="rId18" w:anchor="part_view_definition_arm.part_view_definition" w:history="1">
        <w:r>
          <w:rPr>
            <w:rStyle w:val="Hyperlink"/>
            <w:b/>
            <w:bCs/>
            <w:sz w:val="27"/>
            <w:szCs w:val="27"/>
          </w:rPr>
          <w:t>Part_view_definition</w:t>
        </w:r>
      </w:hyperlink>
      <w:r>
        <w:rPr>
          <w:color w:val="000000"/>
          <w:sz w:val="27"/>
          <w:szCs w:val="27"/>
        </w:rPr>
        <w:t>, </w:t>
      </w:r>
      <w:hyperlink r:id="rId19" w:anchor="part_and_zone_laminate_tables_arm.ply" w:history="1">
        <w:r>
          <w:rPr>
            <w:rStyle w:val="Hyperlink"/>
            <w:b/>
            <w:bCs/>
            <w:sz w:val="27"/>
            <w:szCs w:val="27"/>
          </w:rPr>
          <w:t>Ply</w:t>
        </w:r>
      </w:hyperlink>
      <w:r>
        <w:rPr>
          <w:color w:val="000000"/>
          <w:sz w:val="27"/>
          <w:szCs w:val="27"/>
        </w:rPr>
        <w:t>, </w:t>
      </w:r>
      <w:hyperlink r:id="rId20" w:anchor="part_and_zone_laminate_tables_arm.ply_laminate" w:history="1">
        <w:r>
          <w:rPr>
            <w:rStyle w:val="Hyperlink"/>
            <w:b/>
            <w:bCs/>
            <w:sz w:val="27"/>
            <w:szCs w:val="27"/>
          </w:rPr>
          <w:t>Ply_laminate</w:t>
        </w:r>
      </w:hyperlink>
      <w:r>
        <w:rPr>
          <w:color w:val="000000"/>
          <w:sz w:val="27"/>
          <w:szCs w:val="27"/>
        </w:rPr>
        <w:t>, and </w:t>
      </w:r>
      <w:hyperlink r:id="rId21" w:anchor="part_and_zone_laminate_tables_arm.processed_core" w:history="1">
        <w:r>
          <w:rPr>
            <w:rStyle w:val="Hyperlink"/>
            <w:b/>
            <w:bCs/>
            <w:sz w:val="27"/>
            <w:szCs w:val="27"/>
          </w:rPr>
          <w:t>Processed_core</w:t>
        </w:r>
      </w:hyperlink>
      <w:r>
        <w:rPr>
          <w:color w:val="000000"/>
          <w:sz w:val="27"/>
          <w:szCs w:val="27"/>
        </w:rPr>
        <w:t>.</w:t>
      </w:r>
    </w:p>
    <w:p w:rsidR="00252E56" w:rsidRDefault="00252E56" w:rsidP="00252E56">
      <w:pPr>
        <w:pStyle w:val="NormalWeb"/>
        <w:rPr>
          <w:color w:val="000000"/>
          <w:sz w:val="27"/>
          <w:szCs w:val="27"/>
        </w:rPr>
      </w:pPr>
      <w:r>
        <w:rPr>
          <w:color w:val="000000"/>
          <w:sz w:val="27"/>
          <w:szCs w:val="27"/>
          <w:u w:val="single"/>
        </w:rPr>
        <w:t>EXPRESS specification:</w:t>
      </w:r>
    </w:p>
    <w:p w:rsidR="00252E56" w:rsidRDefault="00252E56" w:rsidP="00252E56">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TYPE component_class_for_assembly = SELECT</w:t>
      </w:r>
      <w:r>
        <w:rPr>
          <w:rFonts w:ascii="Courier New" w:hAnsi="Courier New" w:cs="Courier New"/>
          <w:color w:val="000000"/>
          <w:sz w:val="20"/>
          <w:szCs w:val="20"/>
        </w:rPr>
        <w:br/>
      </w:r>
      <w:r>
        <w:rPr>
          <w:rStyle w:val="HTMLCode"/>
          <w:color w:val="000000"/>
        </w:rPr>
        <w:t>   (</w:t>
      </w:r>
      <w:hyperlink r:id="rId22" w:anchor="part_and_zone_laminate_tables_arm.composite_assembly" w:history="1">
        <w:r>
          <w:rPr>
            <w:rStyle w:val="Hyperlink"/>
            <w:rFonts w:ascii="Courier New" w:hAnsi="Courier New" w:cs="Courier New"/>
            <w:sz w:val="20"/>
            <w:szCs w:val="20"/>
          </w:rPr>
          <w:t>Composite_assembly</w:t>
        </w:r>
      </w:hyperlink>
      <w:r>
        <w:rPr>
          <w:rStyle w:val="HTMLCode"/>
          <w:color w:val="000000"/>
        </w:rPr>
        <w:t>, </w:t>
      </w:r>
      <w:r>
        <w:rPr>
          <w:rFonts w:ascii="Courier New" w:hAnsi="Courier New" w:cs="Courier New"/>
          <w:color w:val="000000"/>
          <w:sz w:val="20"/>
          <w:szCs w:val="20"/>
        </w:rPr>
        <w:br/>
      </w:r>
      <w:r>
        <w:rPr>
          <w:rStyle w:val="HTMLCode"/>
          <w:color w:val="000000"/>
        </w:rPr>
        <w:t>    </w:t>
      </w:r>
      <w:hyperlink r:id="rId23" w:anchor="part_and_zone_laminate_tables_arm.filament_laminate" w:history="1">
        <w:r>
          <w:rPr>
            <w:rStyle w:val="Hyperlink"/>
            <w:rFonts w:ascii="Courier New" w:hAnsi="Courier New" w:cs="Courier New"/>
            <w:sz w:val="20"/>
            <w:szCs w:val="20"/>
          </w:rPr>
          <w:t>Filament_laminate</w:t>
        </w:r>
      </w:hyperlink>
      <w:r>
        <w:rPr>
          <w:rStyle w:val="HTMLCode"/>
          <w:color w:val="000000"/>
        </w:rPr>
        <w:t>, </w:t>
      </w:r>
      <w:r>
        <w:rPr>
          <w:rFonts w:ascii="Courier New" w:hAnsi="Courier New" w:cs="Courier New"/>
          <w:color w:val="000000"/>
          <w:sz w:val="20"/>
          <w:szCs w:val="20"/>
        </w:rPr>
        <w:br/>
      </w:r>
      <w:r>
        <w:rPr>
          <w:rStyle w:val="HTMLCode"/>
          <w:color w:val="000000"/>
        </w:rPr>
        <w:t>    </w:t>
      </w:r>
      <w:hyperlink r:id="rId24" w:anchor="part_view_definition_arm.part_view_definition" w:history="1">
        <w:r>
          <w:rPr>
            <w:rStyle w:val="Hyperlink"/>
            <w:rFonts w:ascii="Courier New" w:hAnsi="Courier New" w:cs="Courier New"/>
            <w:sz w:val="20"/>
            <w:szCs w:val="20"/>
          </w:rPr>
          <w:t>Part_view_definition</w:t>
        </w:r>
      </w:hyperlink>
      <w:r>
        <w:rPr>
          <w:rStyle w:val="HTMLCode"/>
          <w:color w:val="000000"/>
        </w:rPr>
        <w:t>, </w:t>
      </w:r>
      <w:r>
        <w:rPr>
          <w:rFonts w:ascii="Courier New" w:hAnsi="Courier New" w:cs="Courier New"/>
          <w:color w:val="000000"/>
          <w:sz w:val="20"/>
          <w:szCs w:val="20"/>
        </w:rPr>
        <w:br/>
      </w:r>
      <w:r>
        <w:rPr>
          <w:rStyle w:val="HTMLCode"/>
          <w:color w:val="000000"/>
        </w:rPr>
        <w:t>    </w:t>
      </w:r>
      <w:hyperlink r:id="rId25" w:anchor="part_and_zone_laminate_tables_arm.ply" w:history="1">
        <w:r>
          <w:rPr>
            <w:rStyle w:val="Hyperlink"/>
            <w:rFonts w:ascii="Courier New" w:hAnsi="Courier New" w:cs="Courier New"/>
            <w:sz w:val="20"/>
            <w:szCs w:val="20"/>
          </w:rPr>
          <w:t>Ply</w:t>
        </w:r>
      </w:hyperlink>
      <w:r>
        <w:rPr>
          <w:rStyle w:val="HTMLCode"/>
          <w:color w:val="000000"/>
        </w:rPr>
        <w:t>, </w:t>
      </w:r>
      <w:r>
        <w:rPr>
          <w:rFonts w:ascii="Courier New" w:hAnsi="Courier New" w:cs="Courier New"/>
          <w:color w:val="000000"/>
          <w:sz w:val="20"/>
          <w:szCs w:val="20"/>
        </w:rPr>
        <w:br/>
      </w:r>
      <w:r>
        <w:rPr>
          <w:rStyle w:val="HTMLCode"/>
          <w:color w:val="000000"/>
        </w:rPr>
        <w:t>    </w:t>
      </w:r>
      <w:hyperlink r:id="rId26" w:anchor="part_and_zone_laminate_tables_arm.ply_laminate" w:history="1">
        <w:r>
          <w:rPr>
            <w:rStyle w:val="Hyperlink"/>
            <w:rFonts w:ascii="Courier New" w:hAnsi="Courier New" w:cs="Courier New"/>
            <w:sz w:val="20"/>
            <w:szCs w:val="20"/>
          </w:rPr>
          <w:t>Ply_laminate</w:t>
        </w:r>
      </w:hyperlink>
      <w:r>
        <w:rPr>
          <w:rStyle w:val="HTMLCode"/>
          <w:color w:val="000000"/>
        </w:rPr>
        <w:t>, </w:t>
      </w:r>
      <w:r>
        <w:rPr>
          <w:rFonts w:ascii="Courier New" w:hAnsi="Courier New" w:cs="Courier New"/>
          <w:color w:val="000000"/>
          <w:sz w:val="20"/>
          <w:szCs w:val="20"/>
        </w:rPr>
        <w:br/>
      </w:r>
      <w:r>
        <w:rPr>
          <w:rStyle w:val="HTMLCode"/>
          <w:color w:val="000000"/>
        </w:rPr>
        <w:t>    </w:t>
      </w:r>
      <w:hyperlink r:id="rId27" w:anchor="part_and_zone_laminate_tables_arm.processed_core" w:history="1">
        <w:r>
          <w:rPr>
            <w:rStyle w:val="Hyperlink"/>
            <w:rFonts w:ascii="Courier New" w:hAnsi="Courier New" w:cs="Courier New"/>
            <w:sz w:val="20"/>
            <w:szCs w:val="20"/>
          </w:rPr>
          <w:t>Processed_core</w:t>
        </w:r>
      </w:hyperlink>
      <w:r>
        <w:rPr>
          <w:rStyle w:val="HTMLCode"/>
          <w:color w:val="000000"/>
        </w:rPr>
        <w:t>);</w:t>
      </w:r>
      <w:r>
        <w:rPr>
          <w:rFonts w:ascii="Courier New" w:hAnsi="Courier New" w:cs="Courier New"/>
          <w:color w:val="000000"/>
          <w:sz w:val="20"/>
          <w:szCs w:val="20"/>
        </w:rPr>
        <w:br/>
      </w:r>
      <w:r>
        <w:rPr>
          <w:rStyle w:val="HTMLCode"/>
          <w:color w:val="000000"/>
        </w:rPr>
        <w:t>END_TYPE; </w:t>
      </w:r>
      <w:r>
        <w:rPr>
          <w:rFonts w:ascii="Courier New" w:hAnsi="Courier New" w:cs="Courier New"/>
          <w:color w:val="000000"/>
          <w:sz w:val="20"/>
          <w:szCs w:val="20"/>
        </w:rPr>
        <w:br/>
      </w:r>
      <w:r>
        <w:rPr>
          <w:rStyle w:val="HTMLCode"/>
          <w:color w:val="000000"/>
        </w:rPr>
        <w:t>(*</w:t>
      </w:r>
    </w:p>
    <w:p w:rsidR="00252E56" w:rsidRDefault="00252E56" w:rsidP="00252E56">
      <w:pPr>
        <w:pStyle w:val="Heading2"/>
        <w:rPr>
          <w:color w:val="000000"/>
        </w:rPr>
      </w:pPr>
      <w:r>
        <w:rPr>
          <w:color w:val="000000"/>
        </w:rPr>
        <w:t>4.2.2 filament_assembly_material   </w:t>
      </w:r>
      <w:r>
        <w:rPr>
          <w:noProof/>
          <w:color w:val="0000FF"/>
          <w:lang w:eastAsia="en-GB"/>
        </w:rPr>
        <w:drawing>
          <wp:inline distT="0" distB="0" distL="0" distR="0">
            <wp:extent cx="180975" cy="209550"/>
            <wp:effectExtent l="0" t="0" r="9525" b="0"/>
            <wp:docPr id="337" name="Picture 337" descr="EXPRESS-G">
              <a:hlinkClick xmlns:a="http://schemas.openxmlformats.org/drawingml/2006/main" r:id="rId14"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XPRESS-G">
                      <a:hlinkClick r:id="rId14" tgtFrame="&quot;&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52E56" w:rsidRDefault="00252E56" w:rsidP="00252E56">
      <w:pPr>
        <w:pStyle w:val="NormalWeb"/>
        <w:rPr>
          <w:color w:val="000000"/>
          <w:sz w:val="27"/>
          <w:szCs w:val="27"/>
        </w:rPr>
      </w:pPr>
      <w:r>
        <w:rPr>
          <w:color w:val="000000"/>
          <w:sz w:val="27"/>
          <w:szCs w:val="27"/>
        </w:rPr>
        <w:t>The </w:t>
      </w:r>
      <w:r>
        <w:rPr>
          <w:b/>
          <w:bCs/>
          <w:color w:val="000000"/>
          <w:sz w:val="27"/>
          <w:szCs w:val="27"/>
        </w:rPr>
        <w:t>filament_assembly_material</w:t>
      </w:r>
      <w:r>
        <w:rPr>
          <w:color w:val="000000"/>
          <w:sz w:val="27"/>
          <w:szCs w:val="27"/>
        </w:rPr>
        <w:t> type allows for the designation of the data types </w:t>
      </w:r>
      <w:hyperlink r:id="rId28" w:anchor="stock_material_arm.braided_assembly" w:history="1">
        <w:r>
          <w:rPr>
            <w:rStyle w:val="Hyperlink"/>
            <w:b/>
            <w:bCs/>
            <w:sz w:val="27"/>
            <w:szCs w:val="27"/>
          </w:rPr>
          <w:t>Braided_assembly</w:t>
        </w:r>
      </w:hyperlink>
      <w:r>
        <w:rPr>
          <w:color w:val="000000"/>
          <w:sz w:val="27"/>
          <w:szCs w:val="27"/>
        </w:rPr>
        <w:t>, </w:t>
      </w:r>
      <w:hyperlink r:id="rId29" w:anchor="stock_material_arm.filament_assembly" w:history="1">
        <w:r>
          <w:rPr>
            <w:rStyle w:val="Hyperlink"/>
            <w:b/>
            <w:bCs/>
            <w:sz w:val="27"/>
            <w:szCs w:val="27"/>
          </w:rPr>
          <w:t>Filament_assembly</w:t>
        </w:r>
      </w:hyperlink>
      <w:r>
        <w:rPr>
          <w:color w:val="000000"/>
          <w:sz w:val="27"/>
          <w:szCs w:val="27"/>
        </w:rPr>
        <w:t>, and </w:t>
      </w:r>
      <w:hyperlink r:id="rId30" w:anchor="stock_material_arm.woven_assembly" w:history="1">
        <w:r>
          <w:rPr>
            <w:rStyle w:val="Hyperlink"/>
            <w:b/>
            <w:bCs/>
            <w:sz w:val="27"/>
            <w:szCs w:val="27"/>
          </w:rPr>
          <w:t>Woven_assembly</w:t>
        </w:r>
      </w:hyperlink>
      <w:r>
        <w:rPr>
          <w:color w:val="000000"/>
          <w:sz w:val="27"/>
          <w:szCs w:val="27"/>
        </w:rPr>
        <w:t>.</w:t>
      </w:r>
    </w:p>
    <w:p w:rsidR="00252E56" w:rsidRDefault="00252E56" w:rsidP="00252E56">
      <w:pPr>
        <w:pStyle w:val="NormalWeb"/>
        <w:rPr>
          <w:color w:val="000000"/>
          <w:sz w:val="27"/>
          <w:szCs w:val="27"/>
        </w:rPr>
      </w:pPr>
      <w:r>
        <w:rPr>
          <w:color w:val="000000"/>
          <w:sz w:val="27"/>
          <w:szCs w:val="27"/>
          <w:u w:val="single"/>
        </w:rPr>
        <w:t>EXPRESS specification:</w:t>
      </w:r>
    </w:p>
    <w:p w:rsidR="00252E56" w:rsidRDefault="00252E56" w:rsidP="00252E56">
      <w:pPr>
        <w:pStyle w:val="NormalWeb"/>
        <w:rPr>
          <w:color w:val="000000"/>
          <w:sz w:val="27"/>
          <w:szCs w:val="27"/>
        </w:rPr>
      </w:pPr>
      <w:r>
        <w:rPr>
          <w:rStyle w:val="HTMLCode"/>
          <w:color w:val="000000"/>
        </w:rPr>
        <w:lastRenderedPageBreak/>
        <w:t>*)</w:t>
      </w:r>
      <w:r>
        <w:rPr>
          <w:rFonts w:ascii="Courier New" w:hAnsi="Courier New" w:cs="Courier New"/>
          <w:color w:val="000000"/>
          <w:sz w:val="20"/>
          <w:szCs w:val="20"/>
        </w:rPr>
        <w:br/>
      </w:r>
      <w:r>
        <w:rPr>
          <w:rStyle w:val="HTMLCode"/>
          <w:color w:val="000000"/>
        </w:rPr>
        <w:t>TYPE filament_assembly_material = SELECT</w:t>
      </w:r>
      <w:r>
        <w:rPr>
          <w:rFonts w:ascii="Courier New" w:hAnsi="Courier New" w:cs="Courier New"/>
          <w:color w:val="000000"/>
          <w:sz w:val="20"/>
          <w:szCs w:val="20"/>
        </w:rPr>
        <w:br/>
      </w:r>
      <w:r>
        <w:rPr>
          <w:rStyle w:val="HTMLCode"/>
          <w:color w:val="000000"/>
        </w:rPr>
        <w:t>   (</w:t>
      </w:r>
      <w:hyperlink r:id="rId31" w:anchor="stock_material_arm.braided_assembly" w:history="1">
        <w:r>
          <w:rPr>
            <w:rStyle w:val="Hyperlink"/>
            <w:rFonts w:ascii="Courier New" w:hAnsi="Courier New" w:cs="Courier New"/>
            <w:sz w:val="20"/>
            <w:szCs w:val="20"/>
          </w:rPr>
          <w:t>Braided_assembly</w:t>
        </w:r>
      </w:hyperlink>
      <w:r>
        <w:rPr>
          <w:rStyle w:val="HTMLCode"/>
          <w:color w:val="000000"/>
        </w:rPr>
        <w:t>, </w:t>
      </w:r>
      <w:r>
        <w:rPr>
          <w:rFonts w:ascii="Courier New" w:hAnsi="Courier New" w:cs="Courier New"/>
          <w:color w:val="000000"/>
          <w:sz w:val="20"/>
          <w:szCs w:val="20"/>
        </w:rPr>
        <w:br/>
      </w:r>
      <w:r>
        <w:rPr>
          <w:rStyle w:val="HTMLCode"/>
          <w:color w:val="000000"/>
        </w:rPr>
        <w:t>    </w:t>
      </w:r>
      <w:hyperlink r:id="rId32" w:anchor="stock_material_arm.filament_assembly" w:history="1">
        <w:r>
          <w:rPr>
            <w:rStyle w:val="Hyperlink"/>
            <w:rFonts w:ascii="Courier New" w:hAnsi="Courier New" w:cs="Courier New"/>
            <w:sz w:val="20"/>
            <w:szCs w:val="20"/>
          </w:rPr>
          <w:t>Filament_assembly</w:t>
        </w:r>
      </w:hyperlink>
      <w:r>
        <w:rPr>
          <w:rStyle w:val="HTMLCode"/>
          <w:color w:val="000000"/>
        </w:rPr>
        <w:t>, </w:t>
      </w:r>
      <w:r>
        <w:rPr>
          <w:rFonts w:ascii="Courier New" w:hAnsi="Courier New" w:cs="Courier New"/>
          <w:color w:val="000000"/>
          <w:sz w:val="20"/>
          <w:szCs w:val="20"/>
        </w:rPr>
        <w:br/>
      </w:r>
      <w:r>
        <w:rPr>
          <w:rStyle w:val="HTMLCode"/>
          <w:color w:val="000000"/>
        </w:rPr>
        <w:t>    </w:t>
      </w:r>
      <w:hyperlink r:id="rId33" w:anchor="stock_material_arm.woven_assembly" w:history="1">
        <w:r>
          <w:rPr>
            <w:rStyle w:val="Hyperlink"/>
            <w:rFonts w:ascii="Courier New" w:hAnsi="Courier New" w:cs="Courier New"/>
            <w:sz w:val="20"/>
            <w:szCs w:val="20"/>
          </w:rPr>
          <w:t>Woven_assembly</w:t>
        </w:r>
      </w:hyperlink>
      <w:r>
        <w:rPr>
          <w:rStyle w:val="HTMLCode"/>
          <w:color w:val="000000"/>
        </w:rPr>
        <w:t>);</w:t>
      </w:r>
      <w:r>
        <w:rPr>
          <w:rFonts w:ascii="Courier New" w:hAnsi="Courier New" w:cs="Courier New"/>
          <w:color w:val="000000"/>
          <w:sz w:val="20"/>
          <w:szCs w:val="20"/>
        </w:rPr>
        <w:br/>
      </w:r>
      <w:r>
        <w:rPr>
          <w:rStyle w:val="HTMLCode"/>
          <w:color w:val="000000"/>
        </w:rPr>
        <w:t>END_TYPE; </w:t>
      </w:r>
      <w:r>
        <w:rPr>
          <w:rFonts w:ascii="Courier New" w:hAnsi="Courier New" w:cs="Courier New"/>
          <w:color w:val="000000"/>
          <w:sz w:val="20"/>
          <w:szCs w:val="20"/>
        </w:rPr>
        <w:br/>
      </w:r>
      <w:r>
        <w:rPr>
          <w:rStyle w:val="HTMLCode"/>
          <w:color w:val="000000"/>
        </w:rPr>
        <w:t>(*</w:t>
      </w:r>
    </w:p>
    <w:p w:rsidR="00252E56" w:rsidRDefault="00252E56" w:rsidP="00252E56">
      <w:pPr>
        <w:pStyle w:val="Heading2"/>
        <w:rPr>
          <w:color w:val="000000"/>
        </w:rPr>
      </w:pPr>
      <w:r>
        <w:rPr>
          <w:color w:val="000000"/>
        </w:rPr>
        <w:t>4.2.3 point_select   </w:t>
      </w:r>
      <w:r>
        <w:rPr>
          <w:noProof/>
          <w:color w:val="0000FF"/>
          <w:lang w:eastAsia="en-GB"/>
        </w:rPr>
        <w:drawing>
          <wp:inline distT="0" distB="0" distL="0" distR="0">
            <wp:extent cx="180975" cy="209550"/>
            <wp:effectExtent l="0" t="0" r="9525" b="0"/>
            <wp:docPr id="278" name="Picture 278" descr="EXPRESS-G">
              <a:hlinkClick xmlns:a="http://schemas.openxmlformats.org/drawingml/2006/main" r:id="rId13"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XPRESS-G">
                      <a:hlinkClick r:id="rId13" tgtFrame="&quot;&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52E56" w:rsidRDefault="00252E56" w:rsidP="00252E56">
      <w:pPr>
        <w:pStyle w:val="NormalWeb"/>
        <w:rPr>
          <w:color w:val="000000"/>
          <w:sz w:val="27"/>
          <w:szCs w:val="27"/>
        </w:rPr>
      </w:pPr>
      <w:r>
        <w:rPr>
          <w:color w:val="000000"/>
          <w:sz w:val="27"/>
          <w:szCs w:val="27"/>
        </w:rPr>
        <w:t>The </w:t>
      </w:r>
      <w:r>
        <w:rPr>
          <w:b/>
          <w:bCs/>
          <w:color w:val="000000"/>
          <w:sz w:val="27"/>
          <w:szCs w:val="27"/>
        </w:rPr>
        <w:t>point_select</w:t>
      </w:r>
      <w:r>
        <w:rPr>
          <w:color w:val="000000"/>
          <w:sz w:val="27"/>
          <w:szCs w:val="27"/>
        </w:rPr>
        <w:t> type allows for the designation of the data types </w:t>
      </w:r>
      <w:hyperlink r:id="rId34" w:anchor="elemental_geometric_shape_arm.cartesian_point" w:history="1">
        <w:r>
          <w:rPr>
            <w:rStyle w:val="Hyperlink"/>
            <w:b/>
            <w:bCs/>
            <w:sz w:val="27"/>
            <w:szCs w:val="27"/>
          </w:rPr>
          <w:t>Cartesian_point</w:t>
        </w:r>
      </w:hyperlink>
      <w:r>
        <w:rPr>
          <w:color w:val="000000"/>
          <w:sz w:val="27"/>
          <w:szCs w:val="27"/>
        </w:rPr>
        <w:t>, </w:t>
      </w:r>
      <w:r>
        <w:rPr>
          <w:b/>
          <w:bCs/>
          <w:color w:val="000000"/>
          <w:sz w:val="27"/>
          <w:szCs w:val="27"/>
        </w:rPr>
        <w:t>Degenerate_pcurve</w:t>
      </w:r>
      <w:r>
        <w:rPr>
          <w:color w:val="000000"/>
          <w:sz w:val="27"/>
          <w:szCs w:val="27"/>
        </w:rPr>
        <w:t>, </w:t>
      </w:r>
      <w:hyperlink r:id="rId35" w:anchor="basic_geometry_arm.point_on_curve" w:history="1">
        <w:r>
          <w:rPr>
            <w:rStyle w:val="Hyperlink"/>
            <w:b/>
            <w:bCs/>
            <w:sz w:val="27"/>
            <w:szCs w:val="27"/>
          </w:rPr>
          <w:t>Point_on_curve</w:t>
        </w:r>
      </w:hyperlink>
      <w:r>
        <w:rPr>
          <w:color w:val="000000"/>
          <w:sz w:val="27"/>
          <w:szCs w:val="27"/>
        </w:rPr>
        <w:t>, and </w:t>
      </w:r>
      <w:hyperlink r:id="rId36" w:anchor="basic_geometry_arm.point_on_surface" w:history="1">
        <w:r>
          <w:rPr>
            <w:rStyle w:val="Hyperlink"/>
            <w:b/>
            <w:bCs/>
            <w:sz w:val="27"/>
            <w:szCs w:val="27"/>
          </w:rPr>
          <w:t>Point_on_surface</w:t>
        </w:r>
      </w:hyperlink>
      <w:r>
        <w:rPr>
          <w:color w:val="000000"/>
          <w:sz w:val="27"/>
          <w:szCs w:val="27"/>
        </w:rPr>
        <w:t>.</w:t>
      </w:r>
    </w:p>
    <w:p w:rsidR="00252E56" w:rsidRDefault="00252E56" w:rsidP="00252E56">
      <w:pPr>
        <w:pStyle w:val="NormalWeb"/>
        <w:rPr>
          <w:color w:val="000000"/>
          <w:sz w:val="27"/>
          <w:szCs w:val="27"/>
        </w:rPr>
      </w:pPr>
      <w:r>
        <w:rPr>
          <w:color w:val="000000"/>
          <w:sz w:val="27"/>
          <w:szCs w:val="27"/>
          <w:u w:val="single"/>
        </w:rPr>
        <w:t>EXPRESS specification:</w:t>
      </w:r>
    </w:p>
    <w:p w:rsidR="00252E56" w:rsidRDefault="00252E56" w:rsidP="00252E56">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TYPE point_select = SELECT</w:t>
      </w:r>
      <w:r>
        <w:rPr>
          <w:rFonts w:ascii="Courier New" w:hAnsi="Courier New" w:cs="Courier New"/>
          <w:color w:val="000000"/>
          <w:sz w:val="20"/>
          <w:szCs w:val="20"/>
        </w:rPr>
        <w:br/>
      </w:r>
      <w:r>
        <w:rPr>
          <w:rStyle w:val="HTMLCode"/>
          <w:color w:val="000000"/>
        </w:rPr>
        <w:t>   (</w:t>
      </w:r>
      <w:hyperlink r:id="rId37" w:anchor="elemental_geometric_shape_arm.cartesian_point" w:history="1">
        <w:r>
          <w:rPr>
            <w:rStyle w:val="Hyperlink"/>
            <w:rFonts w:ascii="Courier New" w:hAnsi="Courier New" w:cs="Courier New"/>
            <w:sz w:val="20"/>
            <w:szCs w:val="20"/>
          </w:rPr>
          <w:t>Cartesian_point</w:t>
        </w:r>
      </w:hyperlink>
      <w:r>
        <w:rPr>
          <w:rStyle w:val="HTMLCode"/>
          <w:color w:val="000000"/>
        </w:rPr>
        <w:t>, </w:t>
      </w:r>
      <w:r>
        <w:rPr>
          <w:rFonts w:ascii="Courier New" w:hAnsi="Courier New" w:cs="Courier New"/>
          <w:color w:val="000000"/>
          <w:sz w:val="20"/>
          <w:szCs w:val="20"/>
        </w:rPr>
        <w:br/>
      </w:r>
      <w:r>
        <w:rPr>
          <w:rStyle w:val="HTMLCode"/>
          <w:color w:val="000000"/>
        </w:rPr>
        <w:t>    Degenerate_pcurve, </w:t>
      </w:r>
      <w:r>
        <w:rPr>
          <w:rFonts w:ascii="Courier New" w:hAnsi="Courier New" w:cs="Courier New"/>
          <w:color w:val="000000"/>
          <w:sz w:val="20"/>
          <w:szCs w:val="20"/>
        </w:rPr>
        <w:br/>
      </w:r>
      <w:r>
        <w:rPr>
          <w:rStyle w:val="HTMLCode"/>
          <w:color w:val="000000"/>
        </w:rPr>
        <w:t>    </w:t>
      </w:r>
      <w:hyperlink r:id="rId38" w:anchor="basic_geometry_arm.point_on_curve" w:history="1">
        <w:r>
          <w:rPr>
            <w:rStyle w:val="Hyperlink"/>
            <w:rFonts w:ascii="Courier New" w:hAnsi="Courier New" w:cs="Courier New"/>
            <w:sz w:val="20"/>
            <w:szCs w:val="20"/>
          </w:rPr>
          <w:t>Point_on_curve</w:t>
        </w:r>
      </w:hyperlink>
      <w:r>
        <w:rPr>
          <w:rStyle w:val="HTMLCode"/>
          <w:color w:val="000000"/>
        </w:rPr>
        <w:t>, </w:t>
      </w:r>
      <w:r>
        <w:rPr>
          <w:rFonts w:ascii="Courier New" w:hAnsi="Courier New" w:cs="Courier New"/>
          <w:color w:val="000000"/>
          <w:sz w:val="20"/>
          <w:szCs w:val="20"/>
        </w:rPr>
        <w:br/>
      </w:r>
      <w:r>
        <w:rPr>
          <w:rStyle w:val="HTMLCode"/>
          <w:color w:val="000000"/>
        </w:rPr>
        <w:t>    </w:t>
      </w:r>
      <w:hyperlink r:id="rId39" w:anchor="basic_geometry_arm.point_on_surface" w:history="1">
        <w:r>
          <w:rPr>
            <w:rStyle w:val="Hyperlink"/>
            <w:rFonts w:ascii="Courier New" w:hAnsi="Courier New" w:cs="Courier New"/>
            <w:sz w:val="20"/>
            <w:szCs w:val="20"/>
          </w:rPr>
          <w:t>Point_on_surface</w:t>
        </w:r>
      </w:hyperlink>
      <w:r>
        <w:rPr>
          <w:rStyle w:val="HTMLCode"/>
          <w:color w:val="000000"/>
        </w:rPr>
        <w:t>);</w:t>
      </w:r>
      <w:r>
        <w:rPr>
          <w:rFonts w:ascii="Courier New" w:hAnsi="Courier New" w:cs="Courier New"/>
          <w:color w:val="000000"/>
          <w:sz w:val="20"/>
          <w:szCs w:val="20"/>
        </w:rPr>
        <w:br/>
      </w:r>
      <w:r>
        <w:rPr>
          <w:rStyle w:val="HTMLCode"/>
          <w:color w:val="000000"/>
        </w:rPr>
        <w:t>END_TYPE; </w:t>
      </w:r>
      <w:r>
        <w:rPr>
          <w:rFonts w:ascii="Courier New" w:hAnsi="Courier New" w:cs="Courier New"/>
          <w:color w:val="000000"/>
          <w:sz w:val="20"/>
          <w:szCs w:val="20"/>
        </w:rPr>
        <w:br/>
      </w:r>
      <w:r>
        <w:rPr>
          <w:rStyle w:val="HTMLCode"/>
          <w:color w:val="000000"/>
        </w:rPr>
        <w:t>(*</w:t>
      </w:r>
    </w:p>
    <w:p w:rsidR="00252E56" w:rsidRDefault="00252E56" w:rsidP="00252E56">
      <w:pPr>
        <w:pStyle w:val="Heading2"/>
        <w:rPr>
          <w:color w:val="000000"/>
        </w:rPr>
      </w:pPr>
      <w:r>
        <w:rPr>
          <w:color w:val="000000"/>
        </w:rPr>
        <w:t>4.2.4 thickness_laminate_table_component   </w:t>
      </w:r>
      <w:r>
        <w:rPr>
          <w:noProof/>
          <w:color w:val="0000FF"/>
          <w:lang w:eastAsia="en-GB"/>
        </w:rPr>
        <w:drawing>
          <wp:inline distT="0" distB="0" distL="0" distR="0">
            <wp:extent cx="180975" cy="209550"/>
            <wp:effectExtent l="0" t="0" r="9525" b="0"/>
            <wp:docPr id="277" name="Picture 277" descr="EXPRESS-G">
              <a:hlinkClick xmlns:a="http://schemas.openxmlformats.org/drawingml/2006/main" r:id="rId13"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XPRESS-G">
                      <a:hlinkClick r:id="rId13" tgtFrame="&quot;&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52E56" w:rsidRDefault="00252E56" w:rsidP="00252E56">
      <w:pPr>
        <w:pStyle w:val="NormalWeb"/>
        <w:rPr>
          <w:color w:val="000000"/>
          <w:sz w:val="27"/>
          <w:szCs w:val="27"/>
        </w:rPr>
      </w:pPr>
      <w:r>
        <w:rPr>
          <w:color w:val="000000"/>
          <w:sz w:val="27"/>
          <w:szCs w:val="27"/>
        </w:rPr>
        <w:t>The </w:t>
      </w:r>
      <w:r>
        <w:rPr>
          <w:b/>
          <w:bCs/>
          <w:color w:val="000000"/>
          <w:sz w:val="27"/>
          <w:szCs w:val="27"/>
        </w:rPr>
        <w:t>thickness_laminate_table_component</w:t>
      </w:r>
      <w:r>
        <w:rPr>
          <w:color w:val="000000"/>
          <w:sz w:val="27"/>
          <w:szCs w:val="27"/>
        </w:rPr>
        <w:t> type allows for the designation of the data types </w:t>
      </w:r>
      <w:hyperlink r:id="rId40" w:anchor="part_and_zone_laminate_tables_arm.filament_laminate" w:history="1">
        <w:r>
          <w:rPr>
            <w:rStyle w:val="Hyperlink"/>
            <w:b/>
            <w:bCs/>
            <w:sz w:val="27"/>
            <w:szCs w:val="27"/>
          </w:rPr>
          <w:t>Filament_laminate</w:t>
        </w:r>
      </w:hyperlink>
      <w:r>
        <w:rPr>
          <w:color w:val="000000"/>
          <w:sz w:val="27"/>
          <w:szCs w:val="27"/>
        </w:rPr>
        <w:t>, </w:t>
      </w:r>
      <w:hyperlink r:id="rId41" w:anchor="part_and_zone_laminate_tables_arm.ply" w:history="1">
        <w:r>
          <w:rPr>
            <w:rStyle w:val="Hyperlink"/>
            <w:b/>
            <w:bCs/>
            <w:sz w:val="27"/>
            <w:szCs w:val="27"/>
          </w:rPr>
          <w:t>Ply</w:t>
        </w:r>
      </w:hyperlink>
      <w:r>
        <w:rPr>
          <w:color w:val="000000"/>
          <w:sz w:val="27"/>
          <w:szCs w:val="27"/>
        </w:rPr>
        <w:t>, and </w:t>
      </w:r>
      <w:hyperlink r:id="rId42" w:anchor="part_and_zone_laminate_tables_arm.processed_core" w:history="1">
        <w:r>
          <w:rPr>
            <w:rStyle w:val="Hyperlink"/>
            <w:b/>
            <w:bCs/>
            <w:sz w:val="27"/>
            <w:szCs w:val="27"/>
          </w:rPr>
          <w:t>Processed_core</w:t>
        </w:r>
      </w:hyperlink>
      <w:r>
        <w:rPr>
          <w:color w:val="000000"/>
          <w:sz w:val="27"/>
          <w:szCs w:val="27"/>
        </w:rPr>
        <w:t>.</w:t>
      </w:r>
    </w:p>
    <w:p w:rsidR="00252E56" w:rsidRDefault="00252E56" w:rsidP="00252E56">
      <w:pPr>
        <w:pStyle w:val="NormalWeb"/>
        <w:rPr>
          <w:color w:val="000000"/>
          <w:sz w:val="27"/>
          <w:szCs w:val="27"/>
        </w:rPr>
      </w:pPr>
      <w:r>
        <w:rPr>
          <w:color w:val="000000"/>
          <w:sz w:val="27"/>
          <w:szCs w:val="27"/>
          <w:u w:val="single"/>
        </w:rPr>
        <w:t>EXPRESS specification:</w:t>
      </w:r>
    </w:p>
    <w:p w:rsidR="00252E56" w:rsidRDefault="00252E56" w:rsidP="00252E56">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TYPE thickness_laminate_table_component = SELECT</w:t>
      </w:r>
      <w:r>
        <w:rPr>
          <w:rFonts w:ascii="Courier New" w:hAnsi="Courier New" w:cs="Courier New"/>
          <w:color w:val="000000"/>
          <w:sz w:val="20"/>
          <w:szCs w:val="20"/>
        </w:rPr>
        <w:br/>
      </w:r>
      <w:r>
        <w:rPr>
          <w:rStyle w:val="HTMLCode"/>
          <w:color w:val="000000"/>
        </w:rPr>
        <w:t>   (</w:t>
      </w:r>
      <w:hyperlink r:id="rId43" w:anchor="part_and_zone_laminate_tables_arm.filament_laminate" w:history="1">
        <w:r>
          <w:rPr>
            <w:rStyle w:val="Hyperlink"/>
            <w:rFonts w:ascii="Courier New" w:hAnsi="Courier New" w:cs="Courier New"/>
            <w:sz w:val="20"/>
            <w:szCs w:val="20"/>
          </w:rPr>
          <w:t>Filament_laminate</w:t>
        </w:r>
      </w:hyperlink>
      <w:r>
        <w:rPr>
          <w:rStyle w:val="HTMLCode"/>
          <w:color w:val="000000"/>
        </w:rPr>
        <w:t>, </w:t>
      </w:r>
      <w:r>
        <w:rPr>
          <w:rFonts w:ascii="Courier New" w:hAnsi="Courier New" w:cs="Courier New"/>
          <w:color w:val="000000"/>
          <w:sz w:val="20"/>
          <w:szCs w:val="20"/>
        </w:rPr>
        <w:br/>
      </w:r>
      <w:r>
        <w:rPr>
          <w:rStyle w:val="HTMLCode"/>
          <w:color w:val="000000"/>
        </w:rPr>
        <w:t>    </w:t>
      </w:r>
      <w:hyperlink r:id="rId44" w:anchor="part_and_zone_laminate_tables_arm.ply" w:history="1">
        <w:r>
          <w:rPr>
            <w:rStyle w:val="Hyperlink"/>
            <w:rFonts w:ascii="Courier New" w:hAnsi="Courier New" w:cs="Courier New"/>
            <w:sz w:val="20"/>
            <w:szCs w:val="20"/>
          </w:rPr>
          <w:t>Ply</w:t>
        </w:r>
      </w:hyperlink>
      <w:r>
        <w:rPr>
          <w:rStyle w:val="HTMLCode"/>
          <w:color w:val="000000"/>
        </w:rPr>
        <w:t>, </w:t>
      </w:r>
      <w:r>
        <w:rPr>
          <w:rFonts w:ascii="Courier New" w:hAnsi="Courier New" w:cs="Courier New"/>
          <w:color w:val="000000"/>
          <w:sz w:val="20"/>
          <w:szCs w:val="20"/>
        </w:rPr>
        <w:br/>
      </w:r>
      <w:r>
        <w:rPr>
          <w:rStyle w:val="HTMLCode"/>
          <w:color w:val="000000"/>
        </w:rPr>
        <w:t>    </w:t>
      </w:r>
      <w:hyperlink r:id="rId45" w:anchor="part_and_zone_laminate_tables_arm.processed_core" w:history="1">
        <w:r>
          <w:rPr>
            <w:rStyle w:val="Hyperlink"/>
            <w:rFonts w:ascii="Courier New" w:hAnsi="Courier New" w:cs="Courier New"/>
            <w:sz w:val="20"/>
            <w:szCs w:val="20"/>
          </w:rPr>
          <w:t>Processed_core</w:t>
        </w:r>
      </w:hyperlink>
      <w:r>
        <w:rPr>
          <w:rStyle w:val="HTMLCode"/>
          <w:color w:val="000000"/>
        </w:rPr>
        <w:t>);</w:t>
      </w:r>
      <w:r>
        <w:rPr>
          <w:rFonts w:ascii="Courier New" w:hAnsi="Courier New" w:cs="Courier New"/>
          <w:color w:val="000000"/>
          <w:sz w:val="20"/>
          <w:szCs w:val="20"/>
        </w:rPr>
        <w:br/>
      </w:r>
      <w:r>
        <w:rPr>
          <w:rStyle w:val="HTMLCode"/>
          <w:color w:val="000000"/>
        </w:rPr>
        <w:t>END_TYPE; </w:t>
      </w:r>
      <w:r>
        <w:rPr>
          <w:rFonts w:ascii="Courier New" w:hAnsi="Courier New" w:cs="Courier New"/>
          <w:color w:val="000000"/>
          <w:sz w:val="20"/>
          <w:szCs w:val="20"/>
        </w:rPr>
        <w:br/>
      </w:r>
      <w:r>
        <w:rPr>
          <w:rStyle w:val="HTMLCode"/>
          <w:color w:val="000000"/>
        </w:rPr>
        <w:t>(*</w:t>
      </w:r>
    </w:p>
    <w:p w:rsidR="00252E56" w:rsidRDefault="00252E56" w:rsidP="00252E56">
      <w:pPr>
        <w:pStyle w:val="Heading2"/>
        <w:rPr>
          <w:color w:val="000000"/>
        </w:rPr>
      </w:pPr>
      <w:bookmarkStart w:id="5" w:name="entities"/>
      <w:r>
        <w:rPr>
          <w:color w:val="000000"/>
        </w:rPr>
        <w:t>4.3 ARM entity definitions</w:t>
      </w:r>
      <w:bookmarkEnd w:id="5"/>
    </w:p>
    <w:p w:rsidR="00252E56" w:rsidRDefault="00252E56" w:rsidP="00252E56">
      <w:pPr>
        <w:pStyle w:val="NormalWeb"/>
        <w:rPr>
          <w:color w:val="000000"/>
          <w:sz w:val="27"/>
          <w:szCs w:val="27"/>
        </w:rPr>
      </w:pPr>
      <w:r>
        <w:rPr>
          <w:color w:val="000000"/>
          <w:sz w:val="27"/>
          <w:szCs w:val="27"/>
        </w:rPr>
        <w:lastRenderedPageBreak/>
        <w:t>This subclause specifies the ARM entities for this module. Each ARM application entity is an atomic element that embodies a unique application concept and contains attributes specifying the data elements of the entity. The ARM entities and definitions are specified below.</w:t>
      </w:r>
    </w:p>
    <w:p w:rsidR="00252E56" w:rsidRDefault="00252E56" w:rsidP="00252E56">
      <w:pPr>
        <w:pStyle w:val="Heading2"/>
        <w:rPr>
          <w:color w:val="000000"/>
        </w:rPr>
      </w:pPr>
      <w:r>
        <w:rPr>
          <w:color w:val="000000"/>
        </w:rPr>
        <w:t>4.3.1 Composite_assembly   </w:t>
      </w:r>
      <w:r>
        <w:rPr>
          <w:noProof/>
          <w:color w:val="0000FF"/>
          <w:lang w:eastAsia="en-GB"/>
        </w:rPr>
        <w:drawing>
          <wp:inline distT="0" distB="0" distL="0" distR="0">
            <wp:extent cx="180975" cy="209550"/>
            <wp:effectExtent l="0" t="0" r="9525" b="0"/>
            <wp:docPr id="276" name="Picture 276" descr="EXPRESS-G">
              <a:hlinkClick xmlns:a="http://schemas.openxmlformats.org/drawingml/2006/main" r:id="rId14"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XPRESS-G">
                      <a:hlinkClick r:id="rId14" tgtFrame="&quot;&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eastAsia="en-GB"/>
        </w:rPr>
        <w:drawing>
          <wp:inline distT="0" distB="0" distL="0" distR="0">
            <wp:extent cx="180975" cy="209550"/>
            <wp:effectExtent l="0" t="0" r="9525" b="0"/>
            <wp:docPr id="275" name="Picture 275" descr="Mapping table">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pping table">
                      <a:hlinkClick r:id="rId46"/>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52E56" w:rsidRDefault="00252E56" w:rsidP="00252E56">
      <w:r>
        <w:rPr>
          <w:color w:val="000000"/>
          <w:sz w:val="27"/>
          <w:szCs w:val="27"/>
        </w:rPr>
        <w:t>A </w:t>
      </w:r>
      <w:r>
        <w:rPr>
          <w:b/>
          <w:bCs/>
          <w:color w:val="000000"/>
          <w:sz w:val="27"/>
          <w:szCs w:val="27"/>
        </w:rPr>
        <w:t>Composite_assembly</w:t>
      </w:r>
      <w:r>
        <w:rPr>
          <w:color w:val="000000"/>
          <w:sz w:val="27"/>
          <w:szCs w:val="27"/>
        </w:rPr>
        <w:t> is a type of </w:t>
      </w:r>
      <w:hyperlink r:id="rId48" w:anchor="part_and_zone_laminate_tables_arm.constituent_part" w:history="1">
        <w:r>
          <w:rPr>
            <w:rStyle w:val="Hyperlink"/>
            <w:b/>
            <w:bCs/>
            <w:sz w:val="27"/>
            <w:szCs w:val="27"/>
          </w:rPr>
          <w:t>Constituent_part</w:t>
        </w:r>
      </w:hyperlink>
      <w:r>
        <w:rPr>
          <w:color w:val="000000"/>
          <w:sz w:val="27"/>
          <w:szCs w:val="27"/>
        </w:rPr>
        <w:t> that is made of multiple materials that are bonded together. A </w:t>
      </w:r>
      <w:r>
        <w:rPr>
          <w:b/>
          <w:bCs/>
          <w:color w:val="000000"/>
          <w:sz w:val="27"/>
          <w:szCs w:val="27"/>
        </w:rPr>
        <w:t>Composite_assembly</w:t>
      </w:r>
      <w:r>
        <w:rPr>
          <w:color w:val="000000"/>
          <w:sz w:val="27"/>
          <w:szCs w:val="27"/>
        </w:rPr>
        <w:t> may be made from any combination of materials. A completed </w:t>
      </w:r>
      <w:r>
        <w:rPr>
          <w:b/>
          <w:bCs/>
          <w:color w:val="000000"/>
          <w:sz w:val="27"/>
          <w:szCs w:val="27"/>
        </w:rPr>
        <w:t>Composite_assembly</w:t>
      </w:r>
      <w:r>
        <w:rPr>
          <w:color w:val="000000"/>
          <w:sz w:val="27"/>
          <w:szCs w:val="27"/>
        </w:rPr>
        <w:t> need not be a rigid shape. A </w:t>
      </w:r>
      <w:r>
        <w:rPr>
          <w:b/>
          <w:bCs/>
          <w:color w:val="000000"/>
          <w:sz w:val="27"/>
          <w:szCs w:val="27"/>
        </w:rPr>
        <w:t>Composite_assembly</w:t>
      </w:r>
      <w:r>
        <w:rPr>
          <w:color w:val="000000"/>
          <w:sz w:val="27"/>
          <w:szCs w:val="27"/>
        </w:rPr>
        <w:t> may also be used as a composite part.</w:t>
      </w:r>
    </w:p>
    <w:p w:rsidR="00252E56" w:rsidRDefault="00252E56" w:rsidP="00252E56">
      <w:pPr>
        <w:pStyle w:val="NormalWeb"/>
        <w:rPr>
          <w:color w:val="000000"/>
          <w:sz w:val="27"/>
          <w:szCs w:val="27"/>
        </w:rPr>
      </w:pPr>
      <w:r>
        <w:rPr>
          <w:color w:val="000000"/>
          <w:sz w:val="27"/>
          <w:szCs w:val="27"/>
          <w:u w:val="single"/>
        </w:rPr>
        <w:t>EXPRESS specification:</w:t>
      </w:r>
    </w:p>
    <w:p w:rsidR="00252E56" w:rsidRDefault="00252E56" w:rsidP="00252E56">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Composite_assembly</w:t>
      </w:r>
      <w:r>
        <w:rPr>
          <w:rFonts w:ascii="Courier New" w:hAnsi="Courier New" w:cs="Courier New"/>
          <w:color w:val="000000"/>
          <w:sz w:val="20"/>
          <w:szCs w:val="20"/>
        </w:rPr>
        <w:br/>
      </w:r>
      <w:r>
        <w:rPr>
          <w:rStyle w:val="HTMLCode"/>
          <w:color w:val="000000"/>
        </w:rPr>
        <w:t>  SUBTYPE OF (</w:t>
      </w:r>
      <w:hyperlink r:id="rId49" w:anchor="part_and_zone_laminate_tables_arm.constituent_part" w:history="1">
        <w:r>
          <w:rPr>
            <w:rStyle w:val="Hyperlink"/>
            <w:rFonts w:ascii="Courier New" w:hAnsi="Courier New" w:cs="Courier New"/>
            <w:sz w:val="20"/>
            <w:szCs w:val="20"/>
          </w:rPr>
          <w:t>Constituent_part</w:t>
        </w:r>
      </w:hyperlink>
      <w:r>
        <w:rPr>
          <w:rStyle w:val="HTMLCode"/>
          <w:color w:val="000000"/>
        </w:rPr>
        <w:t>);</w:t>
      </w:r>
      <w:r>
        <w:rPr>
          <w:rFonts w:ascii="Courier New" w:hAnsi="Courier New" w:cs="Courier New"/>
          <w:color w:val="000000"/>
          <w:sz w:val="20"/>
          <w:szCs w:val="20"/>
        </w:rPr>
        <w:br/>
      </w:r>
      <w:r>
        <w:rPr>
          <w:rStyle w:val="HTMLCode"/>
          <w:color w:val="000000"/>
        </w:rPr>
        <w:t>  layup_part : </w:t>
      </w:r>
      <w:hyperlink r:id="rId50" w:anchor="part_and_zone_laminate_tables_arm.composite_assembly_table" w:history="1">
        <w:r>
          <w:rPr>
            <w:rStyle w:val="Hyperlink"/>
            <w:rFonts w:ascii="Courier New" w:hAnsi="Courier New" w:cs="Courier New"/>
            <w:sz w:val="20"/>
            <w:szCs w:val="20"/>
          </w:rPr>
          <w:t>Composite_assembly_table</w:t>
        </w:r>
      </w:hyperlink>
      <w:r>
        <w:rPr>
          <w:rStyle w:val="HTMLCode"/>
          <w:color w:val="000000"/>
        </w:rPr>
        <w:t>;</w:t>
      </w:r>
      <w:r>
        <w:rPr>
          <w:rFonts w:ascii="Courier New" w:hAnsi="Courier New" w:cs="Courier New"/>
          <w:color w:val="000000"/>
          <w:sz w:val="20"/>
          <w:szCs w:val="20"/>
        </w:rPr>
        <w:br/>
      </w:r>
      <w:r>
        <w:rPr>
          <w:rStyle w:val="HTMLCode"/>
          <w:color w:val="000000"/>
        </w:rPr>
        <w:t>  shape : OPTIONAL </w:t>
      </w:r>
      <w:hyperlink r:id="rId51" w:anchor="composite_constituent_shape_arm.composite_assembly_shape" w:history="1">
        <w:r>
          <w:rPr>
            <w:rStyle w:val="Hyperlink"/>
            <w:rFonts w:ascii="Courier New" w:hAnsi="Courier New" w:cs="Courier New"/>
            <w:sz w:val="20"/>
            <w:szCs w:val="20"/>
          </w:rPr>
          <w:t>composite_assembly_shape</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52E56" w:rsidRDefault="00252E56" w:rsidP="00252E56">
      <w:pPr>
        <w:pStyle w:val="NormalWeb"/>
        <w:rPr>
          <w:color w:val="000000"/>
          <w:sz w:val="27"/>
          <w:szCs w:val="27"/>
        </w:rPr>
      </w:pPr>
      <w:r>
        <w:rPr>
          <w:color w:val="000000"/>
          <w:sz w:val="27"/>
          <w:szCs w:val="27"/>
          <w:u w:val="single"/>
        </w:rPr>
        <w:t>Attribute definitions:</w:t>
      </w:r>
    </w:p>
    <w:p w:rsidR="00252E56" w:rsidRDefault="00252E56" w:rsidP="00252E56">
      <w:pPr>
        <w:pStyle w:val="expressdescription"/>
        <w:rPr>
          <w:color w:val="000000"/>
          <w:sz w:val="27"/>
          <w:szCs w:val="27"/>
        </w:rPr>
      </w:pPr>
      <w:r>
        <w:rPr>
          <w:b/>
          <w:bCs/>
          <w:color w:val="000000"/>
          <w:sz w:val="27"/>
          <w:szCs w:val="27"/>
        </w:rPr>
        <w:t>layup_part: </w:t>
      </w:r>
      <w:r>
        <w:rPr>
          <w:color w:val="000000"/>
          <w:sz w:val="27"/>
          <w:szCs w:val="27"/>
        </w:rPr>
        <w:t xml:space="preserve">specifies </w:t>
      </w:r>
      <w:del w:id="6" w:author="Sapp (US), Brandon" w:date="2019-03-20T15:35:00Z">
        <w:r w:rsidDel="00EF3B3B">
          <w:rPr>
            <w:color w:val="000000"/>
            <w:sz w:val="27"/>
            <w:szCs w:val="27"/>
          </w:rPr>
          <w:delText xml:space="preserve">a </w:delText>
        </w:r>
      </w:del>
      <w:ins w:id="7" w:author="Sapp (US), Brandon" w:date="2019-03-20T15:35:00Z">
        <w:r w:rsidR="00EF3B3B">
          <w:rPr>
            <w:color w:val="000000"/>
            <w:sz w:val="27"/>
            <w:szCs w:val="27"/>
          </w:rPr>
          <w:t>the</w:t>
        </w:r>
        <w:r w:rsidR="00EF3B3B">
          <w:rPr>
            <w:color w:val="000000"/>
            <w:sz w:val="27"/>
            <w:szCs w:val="27"/>
          </w:rPr>
          <w:t xml:space="preserve"> </w:t>
        </w:r>
      </w:ins>
      <w:r>
        <w:rPr>
          <w:color w:val="000000"/>
          <w:sz w:val="27"/>
          <w:szCs w:val="27"/>
        </w:rPr>
        <w:t>role of the </w:t>
      </w:r>
      <w:hyperlink r:id="rId52" w:anchor="part_and_zone_laminate_tables_arm.composite_assembly_table" w:history="1">
        <w:r>
          <w:rPr>
            <w:rStyle w:val="Hyperlink"/>
            <w:b/>
            <w:bCs/>
            <w:sz w:val="27"/>
            <w:szCs w:val="27"/>
          </w:rPr>
          <w:t>Composite_assembly_table</w:t>
        </w:r>
      </w:hyperlink>
      <w:r>
        <w:rPr>
          <w:color w:val="000000"/>
          <w:sz w:val="27"/>
          <w:szCs w:val="27"/>
        </w:rPr>
        <w:t> for the </w:t>
      </w:r>
      <w:r>
        <w:rPr>
          <w:b/>
          <w:bCs/>
          <w:color w:val="000000"/>
          <w:sz w:val="27"/>
          <w:szCs w:val="27"/>
        </w:rPr>
        <w:t>Composite_assembly</w:t>
      </w:r>
      <w:r>
        <w:rPr>
          <w:color w:val="000000"/>
          <w:sz w:val="27"/>
          <w:szCs w:val="27"/>
        </w:rPr>
        <w:t>.</w:t>
      </w:r>
    </w:p>
    <w:p w:rsidR="00252E56" w:rsidRDefault="00252E56" w:rsidP="00252E56">
      <w:pPr>
        <w:pStyle w:val="expressdescription"/>
        <w:rPr>
          <w:color w:val="000000"/>
          <w:sz w:val="27"/>
          <w:szCs w:val="27"/>
        </w:rPr>
      </w:pPr>
      <w:r>
        <w:rPr>
          <w:b/>
          <w:bCs/>
          <w:color w:val="000000"/>
          <w:sz w:val="27"/>
          <w:szCs w:val="27"/>
        </w:rPr>
        <w:t>shape: </w:t>
      </w:r>
      <w:r>
        <w:rPr>
          <w:color w:val="000000"/>
          <w:sz w:val="27"/>
          <w:szCs w:val="27"/>
        </w:rPr>
        <w:t xml:space="preserve">specifies </w:t>
      </w:r>
      <w:del w:id="8" w:author="Sapp (US), Brandon" w:date="2019-03-20T15:35:00Z">
        <w:r w:rsidDel="00EF3B3B">
          <w:rPr>
            <w:color w:val="000000"/>
            <w:sz w:val="27"/>
            <w:szCs w:val="27"/>
          </w:rPr>
          <w:delText xml:space="preserve">a </w:delText>
        </w:r>
      </w:del>
      <w:ins w:id="9" w:author="Sapp (US), Brandon" w:date="2019-03-20T15:35:00Z">
        <w:r w:rsidR="00EF3B3B">
          <w:rPr>
            <w:color w:val="000000"/>
            <w:sz w:val="27"/>
            <w:szCs w:val="27"/>
          </w:rPr>
          <w:t>the</w:t>
        </w:r>
        <w:r w:rsidR="00EF3B3B">
          <w:rPr>
            <w:color w:val="000000"/>
            <w:sz w:val="27"/>
            <w:szCs w:val="27"/>
          </w:rPr>
          <w:t xml:space="preserve"> </w:t>
        </w:r>
      </w:ins>
      <w:r>
        <w:rPr>
          <w:color w:val="000000"/>
          <w:sz w:val="27"/>
          <w:szCs w:val="27"/>
        </w:rPr>
        <w:t>role of the </w:t>
      </w:r>
      <w:hyperlink r:id="rId53" w:anchor="composite_constituent_shape_arm.composite_assembly_shape" w:history="1">
        <w:r>
          <w:rPr>
            <w:rStyle w:val="Hyperlink"/>
            <w:b/>
            <w:bCs/>
            <w:sz w:val="27"/>
            <w:szCs w:val="27"/>
          </w:rPr>
          <w:t>composite_assembly_shape</w:t>
        </w:r>
      </w:hyperlink>
      <w:r>
        <w:rPr>
          <w:color w:val="000000"/>
          <w:sz w:val="27"/>
          <w:szCs w:val="27"/>
        </w:rPr>
        <w:t> for the </w:t>
      </w:r>
      <w:r>
        <w:rPr>
          <w:b/>
          <w:bCs/>
          <w:color w:val="000000"/>
          <w:sz w:val="27"/>
          <w:szCs w:val="27"/>
        </w:rPr>
        <w:t>Composite_assembly</w:t>
      </w:r>
      <w:r>
        <w:rPr>
          <w:color w:val="000000"/>
          <w:sz w:val="27"/>
          <w:szCs w:val="27"/>
        </w:rPr>
        <w:t>. The value of this attribute need not be specified.</w:t>
      </w:r>
    </w:p>
    <w:p w:rsidR="00252E56" w:rsidRDefault="00252E56" w:rsidP="00252E56">
      <w:pPr>
        <w:pStyle w:val="Heading2"/>
        <w:rPr>
          <w:color w:val="000000"/>
        </w:rPr>
      </w:pPr>
      <w:r>
        <w:rPr>
          <w:color w:val="000000"/>
        </w:rPr>
        <w:t>4.3.2 Composite_assembly_sequence_definition   </w:t>
      </w:r>
      <w:r>
        <w:rPr>
          <w:noProof/>
          <w:color w:val="0000FF"/>
          <w:lang w:eastAsia="en-GB"/>
        </w:rPr>
        <w:drawing>
          <wp:inline distT="0" distB="0" distL="0" distR="0">
            <wp:extent cx="180975" cy="209550"/>
            <wp:effectExtent l="0" t="0" r="9525" b="0"/>
            <wp:docPr id="274" name="Picture 274" descr="EXPRESS-G">
              <a:hlinkClick xmlns:a="http://schemas.openxmlformats.org/drawingml/2006/main" r:id="rId14"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XPRESS-G">
                      <a:hlinkClick r:id="rId14" tgtFrame="&quot;&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eastAsia="en-GB"/>
        </w:rPr>
        <w:drawing>
          <wp:inline distT="0" distB="0" distL="0" distR="0">
            <wp:extent cx="180975" cy="209550"/>
            <wp:effectExtent l="0" t="0" r="9525" b="0"/>
            <wp:docPr id="273" name="Picture 273" descr="Mapping table">
              <a:hlinkClick xmlns:a="http://schemas.openxmlformats.org/drawingml/2006/main" r:id="rId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apping table">
                      <a:hlinkClick r:id="rId54"/>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52E56" w:rsidRDefault="00252E56" w:rsidP="00252E56">
      <w:r>
        <w:rPr>
          <w:color w:val="000000"/>
          <w:sz w:val="27"/>
          <w:szCs w:val="27"/>
        </w:rPr>
        <w:t>A </w:t>
      </w:r>
      <w:r>
        <w:rPr>
          <w:b/>
          <w:bCs/>
          <w:color w:val="000000"/>
          <w:sz w:val="27"/>
          <w:szCs w:val="27"/>
        </w:rPr>
        <w:t>Composite_assembly_sequence_definition</w:t>
      </w:r>
      <w:r>
        <w:rPr>
          <w:color w:val="000000"/>
          <w:sz w:val="27"/>
          <w:szCs w:val="27"/>
        </w:rPr>
        <w:t> is a single unique sequence or layer within a </w:t>
      </w:r>
      <w:hyperlink r:id="rId55" w:anchor="part_and_zone_laminate_tables_arm.composite_assembly" w:history="1">
        <w:r>
          <w:rPr>
            <w:rStyle w:val="Hyperlink"/>
            <w:b/>
            <w:bCs/>
            <w:sz w:val="27"/>
            <w:szCs w:val="27"/>
          </w:rPr>
          <w:t>Composite_assembly</w:t>
        </w:r>
      </w:hyperlink>
      <w:r>
        <w:rPr>
          <w:color w:val="000000"/>
          <w:sz w:val="27"/>
          <w:szCs w:val="27"/>
        </w:rPr>
        <w:t>. The sequence or layer contains an unordered bag of one or more constituent parts. When more than one constituent part resides in the same sequence or layer, the constituents must not overlap.</w:t>
      </w:r>
    </w:p>
    <w:p w:rsidR="00252E56" w:rsidRDefault="00252E56" w:rsidP="00252E56">
      <w:pPr>
        <w:pStyle w:val="note"/>
        <w:rPr>
          <w:color w:val="000000"/>
          <w:sz w:val="27"/>
          <w:szCs w:val="27"/>
        </w:rPr>
      </w:pPr>
      <w:bookmarkStart w:id="10" w:name="note_"/>
      <w:r>
        <w:rPr>
          <w:color w:val="000000"/>
        </w:rPr>
        <w:t>NOTE    If constituents do overlap, they must be put on separate sequence or layers.</w:t>
      </w:r>
    </w:p>
    <w:p w:rsidR="00252E56" w:rsidRDefault="00252E56" w:rsidP="00252E56">
      <w:pPr>
        <w:pStyle w:val="NormalWeb"/>
        <w:rPr>
          <w:color w:val="000000"/>
          <w:sz w:val="27"/>
          <w:szCs w:val="27"/>
        </w:rPr>
      </w:pPr>
      <w:r>
        <w:rPr>
          <w:color w:val="000000"/>
          <w:sz w:val="27"/>
          <w:szCs w:val="27"/>
          <w:u w:val="single"/>
        </w:rPr>
        <w:t>EXPRESS specification:</w:t>
      </w:r>
    </w:p>
    <w:p w:rsidR="00252E56" w:rsidRDefault="00252E56" w:rsidP="00252E56">
      <w:pPr>
        <w:pStyle w:val="NormalWeb"/>
        <w:rPr>
          <w:color w:val="000000"/>
          <w:sz w:val="27"/>
          <w:szCs w:val="27"/>
        </w:rPr>
      </w:pPr>
      <w:r>
        <w:rPr>
          <w:rStyle w:val="HTMLCode"/>
          <w:color w:val="000000"/>
        </w:rPr>
        <w:lastRenderedPageBreak/>
        <w:t>*)</w:t>
      </w:r>
      <w:r>
        <w:rPr>
          <w:rFonts w:ascii="Courier New" w:hAnsi="Courier New" w:cs="Courier New"/>
          <w:color w:val="000000"/>
          <w:sz w:val="20"/>
          <w:szCs w:val="20"/>
        </w:rPr>
        <w:br/>
      </w:r>
      <w:r>
        <w:rPr>
          <w:rStyle w:val="HTMLCode"/>
          <w:color w:val="000000"/>
        </w:rPr>
        <w:t>ENTITY Composite_assembly_sequence_definition;</w:t>
      </w:r>
      <w:r>
        <w:rPr>
          <w:rFonts w:ascii="Courier New" w:hAnsi="Courier New" w:cs="Courier New"/>
          <w:color w:val="000000"/>
          <w:sz w:val="20"/>
          <w:szCs w:val="20"/>
        </w:rPr>
        <w:br/>
      </w:r>
      <w:r>
        <w:rPr>
          <w:rStyle w:val="HTMLCode"/>
          <w:color w:val="000000"/>
        </w:rPr>
        <w:t>  components_in_sequence : BAG[1:?] OF </w:t>
      </w:r>
      <w:hyperlink r:id="rId56" w:anchor="part_and_zone_laminate_tables_arm.component_class_for_assembly" w:history="1">
        <w:r>
          <w:rPr>
            <w:rStyle w:val="Hyperlink"/>
            <w:rFonts w:ascii="Courier New" w:hAnsi="Courier New" w:cs="Courier New"/>
            <w:sz w:val="20"/>
            <w:szCs w:val="20"/>
          </w:rPr>
          <w:t>component_class_for_assembly</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52E56" w:rsidRDefault="00252E56" w:rsidP="00252E56">
      <w:pPr>
        <w:pStyle w:val="NormalWeb"/>
        <w:rPr>
          <w:color w:val="000000"/>
          <w:sz w:val="27"/>
          <w:szCs w:val="27"/>
        </w:rPr>
      </w:pPr>
      <w:r>
        <w:rPr>
          <w:color w:val="000000"/>
          <w:sz w:val="27"/>
          <w:szCs w:val="27"/>
          <w:u w:val="single"/>
        </w:rPr>
        <w:t>Attribute definitions:</w:t>
      </w:r>
    </w:p>
    <w:p w:rsidR="00252E56" w:rsidRDefault="00252E56" w:rsidP="00252E56">
      <w:pPr>
        <w:pStyle w:val="expressdescription"/>
        <w:rPr>
          <w:color w:val="000000"/>
          <w:sz w:val="27"/>
          <w:szCs w:val="27"/>
        </w:rPr>
      </w:pPr>
      <w:r>
        <w:rPr>
          <w:b/>
          <w:bCs/>
          <w:color w:val="000000"/>
          <w:sz w:val="27"/>
          <w:szCs w:val="27"/>
        </w:rPr>
        <w:t>components_in_sequence: </w:t>
      </w:r>
      <w:r>
        <w:rPr>
          <w:color w:val="000000"/>
          <w:sz w:val="27"/>
          <w:szCs w:val="27"/>
        </w:rPr>
        <w:t>specifies a role of the </w:t>
      </w:r>
      <w:hyperlink r:id="rId57" w:anchor="part_and_zone_laminate_tables_arm.component_class_for_assembly" w:history="1">
        <w:r>
          <w:rPr>
            <w:rStyle w:val="Hyperlink"/>
            <w:b/>
            <w:bCs/>
            <w:sz w:val="27"/>
            <w:szCs w:val="27"/>
          </w:rPr>
          <w:t>component_class_for_assembly</w:t>
        </w:r>
      </w:hyperlink>
      <w:r>
        <w:rPr>
          <w:color w:val="000000"/>
          <w:sz w:val="27"/>
          <w:szCs w:val="27"/>
        </w:rPr>
        <w:t> for the </w:t>
      </w:r>
      <w:r>
        <w:rPr>
          <w:b/>
          <w:bCs/>
          <w:color w:val="000000"/>
          <w:sz w:val="27"/>
          <w:szCs w:val="27"/>
        </w:rPr>
        <w:t>Composite_assembly_sequence_definition</w:t>
      </w:r>
      <w:r>
        <w:rPr>
          <w:color w:val="000000"/>
          <w:sz w:val="27"/>
          <w:szCs w:val="27"/>
        </w:rPr>
        <w:t>. There shall exist one or more </w:t>
      </w:r>
      <w:hyperlink r:id="rId58" w:anchor="part_and_zone_laminate_tables_arm.component_class_for_assembly" w:history="1">
        <w:r>
          <w:rPr>
            <w:rStyle w:val="Hyperlink"/>
            <w:b/>
            <w:bCs/>
            <w:sz w:val="27"/>
            <w:szCs w:val="27"/>
          </w:rPr>
          <w:t>component_class_for_assembly</w:t>
        </w:r>
      </w:hyperlink>
      <w:r>
        <w:rPr>
          <w:color w:val="000000"/>
          <w:sz w:val="27"/>
          <w:szCs w:val="27"/>
        </w:rPr>
        <w:t> for the </w:t>
      </w:r>
      <w:r>
        <w:rPr>
          <w:b/>
          <w:bCs/>
          <w:color w:val="000000"/>
          <w:sz w:val="27"/>
          <w:szCs w:val="27"/>
        </w:rPr>
        <w:t>Composite_assembly_sequence_definition</w:t>
      </w:r>
    </w:p>
    <w:p w:rsidR="00252E56" w:rsidRDefault="00252E56" w:rsidP="00252E56">
      <w:pPr>
        <w:pStyle w:val="Heading2"/>
        <w:rPr>
          <w:color w:val="000000"/>
        </w:rPr>
      </w:pPr>
      <w:r>
        <w:rPr>
          <w:color w:val="000000"/>
        </w:rPr>
        <w:t>4.3.3 Composite_assembly_table   </w:t>
      </w:r>
      <w:r>
        <w:rPr>
          <w:noProof/>
          <w:color w:val="0000FF"/>
          <w:lang w:eastAsia="en-GB"/>
        </w:rPr>
        <w:drawing>
          <wp:inline distT="0" distB="0" distL="0" distR="0">
            <wp:extent cx="180975" cy="209550"/>
            <wp:effectExtent l="0" t="0" r="9525" b="0"/>
            <wp:docPr id="272" name="Picture 272" descr="EXPRESS-G">
              <a:hlinkClick xmlns:a="http://schemas.openxmlformats.org/drawingml/2006/main" r:id="rId13"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XPRESS-G">
                      <a:hlinkClick r:id="rId13" tgtFrame="&quot;&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eastAsia="en-GB"/>
        </w:rPr>
        <w:drawing>
          <wp:inline distT="0" distB="0" distL="0" distR="0">
            <wp:extent cx="180975" cy="209550"/>
            <wp:effectExtent l="0" t="0" r="9525" b="0"/>
            <wp:docPr id="271" name="Picture 271" descr="Mapping table">
              <a:hlinkClick xmlns:a="http://schemas.openxmlformats.org/drawingml/2006/main" r:id="rId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apping table">
                      <a:hlinkClick r:id="rId59"/>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52E56" w:rsidRDefault="00252E56" w:rsidP="00252E56">
      <w:pPr>
        <w:pStyle w:val="NormalWeb"/>
        <w:rPr>
          <w:color w:val="000000"/>
          <w:sz w:val="27"/>
          <w:szCs w:val="27"/>
        </w:rPr>
      </w:pPr>
      <w:r>
        <w:rPr>
          <w:color w:val="000000"/>
          <w:sz w:val="27"/>
          <w:szCs w:val="27"/>
        </w:rPr>
        <w:t>A </w:t>
      </w:r>
      <w:r>
        <w:rPr>
          <w:b/>
          <w:bCs/>
          <w:color w:val="000000"/>
          <w:sz w:val="27"/>
          <w:szCs w:val="27"/>
        </w:rPr>
        <w:t>Composite_assembly_table</w:t>
      </w:r>
      <w:r>
        <w:rPr>
          <w:color w:val="000000"/>
          <w:sz w:val="27"/>
          <w:szCs w:val="27"/>
        </w:rPr>
        <w:t> is a type of </w:t>
      </w:r>
      <w:hyperlink r:id="rId60" w:anchor="part_and_zone_laminate_tables_arm.part_laminate_table" w:history="1">
        <w:r>
          <w:rPr>
            <w:rStyle w:val="Hyperlink"/>
            <w:b/>
            <w:bCs/>
            <w:sz w:val="27"/>
            <w:szCs w:val="27"/>
          </w:rPr>
          <w:t>Part_laminate_table</w:t>
        </w:r>
      </w:hyperlink>
      <w:r>
        <w:rPr>
          <w:color w:val="000000"/>
          <w:sz w:val="27"/>
          <w:szCs w:val="27"/>
        </w:rPr>
        <w:t> that provides an ordered list of constituent parts. The ordered list provides basic placement position within the laminate (see </w:t>
      </w:r>
      <w:hyperlink r:id="rId61" w:anchor="figure_cat" w:history="1">
        <w:r>
          <w:rPr>
            <w:rStyle w:val="Hyperlink"/>
            <w:sz w:val="27"/>
            <w:szCs w:val="27"/>
          </w:rPr>
          <w:t>Figure 1</w:t>
        </w:r>
      </w:hyperlink>
      <w:r>
        <w:rPr>
          <w:color w:val="000000"/>
          <w:sz w:val="27"/>
          <w:szCs w:val="27"/>
        </w:rPr>
        <w:t> ).</w:t>
      </w:r>
    </w:p>
    <w:p w:rsidR="00252E56" w:rsidRDefault="00252E56" w:rsidP="00252E56">
      <w:pPr>
        <w:rPr>
          <w:sz w:val="24"/>
          <w:szCs w:val="24"/>
        </w:rPr>
      </w:pPr>
      <w:r>
        <w:rPr>
          <w:color w:val="000000"/>
          <w:sz w:val="27"/>
          <w:szCs w:val="27"/>
        </w:rPr>
        <w:br/>
      </w:r>
      <w:r>
        <w:rPr>
          <w:color w:val="000000"/>
          <w:sz w:val="27"/>
          <w:szCs w:val="27"/>
        </w:rPr>
        <w:br/>
      </w:r>
      <w:bookmarkStart w:id="11" w:name="figure_cat"/>
      <w:bookmarkEnd w:id="11"/>
    </w:p>
    <w:p w:rsidR="00252E56" w:rsidRDefault="00252E56" w:rsidP="00252E56">
      <w:pPr>
        <w:jc w:val="center"/>
        <w:rPr>
          <w:color w:val="000000"/>
          <w:sz w:val="27"/>
          <w:szCs w:val="27"/>
        </w:rPr>
      </w:pPr>
      <w:r>
        <w:rPr>
          <w:noProof/>
          <w:color w:val="000000"/>
          <w:sz w:val="27"/>
          <w:szCs w:val="27"/>
          <w:lang w:eastAsia="en-GB"/>
        </w:rPr>
        <w:lastRenderedPageBreak/>
        <w:drawing>
          <wp:inline distT="0" distB="0" distL="0" distR="0">
            <wp:extent cx="4514850" cy="6762750"/>
            <wp:effectExtent l="0" t="0" r="0" b="0"/>
            <wp:docPr id="270" name="Picture 270" descr="Figure 1 —  Composite assembly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igure 1 —  Composite assembly table"/>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514850" cy="6762750"/>
                    </a:xfrm>
                    <a:prstGeom prst="rect">
                      <a:avLst/>
                    </a:prstGeom>
                    <a:noFill/>
                    <a:ln>
                      <a:noFill/>
                    </a:ln>
                  </pic:spPr>
                </pic:pic>
              </a:graphicData>
            </a:graphic>
          </wp:inline>
        </w:drawing>
      </w:r>
    </w:p>
    <w:p w:rsidR="00252E56" w:rsidRDefault="00252E56" w:rsidP="00252E56">
      <w:pPr>
        <w:rPr>
          <w:sz w:val="24"/>
          <w:szCs w:val="24"/>
        </w:rPr>
      </w:pPr>
    </w:p>
    <w:p w:rsidR="00252E56" w:rsidRDefault="00252E56" w:rsidP="00252E56">
      <w:pPr>
        <w:jc w:val="center"/>
        <w:rPr>
          <w:color w:val="000000"/>
          <w:sz w:val="27"/>
          <w:szCs w:val="27"/>
        </w:rPr>
      </w:pPr>
      <w:r>
        <w:rPr>
          <w:b/>
          <w:bCs/>
          <w:color w:val="000000"/>
          <w:sz w:val="27"/>
          <w:szCs w:val="27"/>
        </w:rPr>
        <w:t>Figure 1 —  Composite assembly table</w:t>
      </w:r>
    </w:p>
    <w:p w:rsidR="00252E56" w:rsidRDefault="00252E56" w:rsidP="00252E56">
      <w:pPr>
        <w:rPr>
          <w:sz w:val="24"/>
          <w:szCs w:val="24"/>
        </w:rPr>
      </w:pPr>
      <w:r>
        <w:rPr>
          <w:color w:val="000000"/>
          <w:sz w:val="27"/>
          <w:szCs w:val="27"/>
        </w:rPr>
        <w:br/>
      </w:r>
    </w:p>
    <w:p w:rsidR="00252E56" w:rsidRDefault="00252E56" w:rsidP="00252E56">
      <w:pPr>
        <w:pStyle w:val="NormalWeb"/>
        <w:rPr>
          <w:color w:val="000000"/>
          <w:sz w:val="27"/>
          <w:szCs w:val="27"/>
        </w:rPr>
      </w:pPr>
      <w:r>
        <w:rPr>
          <w:color w:val="000000"/>
          <w:sz w:val="27"/>
          <w:szCs w:val="27"/>
          <w:u w:val="single"/>
        </w:rPr>
        <w:t>EXPRESS specification:</w:t>
      </w:r>
    </w:p>
    <w:p w:rsidR="00252E56" w:rsidRDefault="00252E56" w:rsidP="00252E56">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Composite_assembly_table</w:t>
      </w:r>
      <w:r>
        <w:rPr>
          <w:rFonts w:ascii="Courier New" w:hAnsi="Courier New" w:cs="Courier New"/>
          <w:color w:val="000000"/>
          <w:sz w:val="20"/>
          <w:szCs w:val="20"/>
        </w:rPr>
        <w:br/>
      </w:r>
      <w:r>
        <w:rPr>
          <w:rStyle w:val="HTMLCode"/>
          <w:color w:val="000000"/>
        </w:rPr>
        <w:t>  SUBTYPE OF (</w:t>
      </w:r>
      <w:hyperlink r:id="rId63" w:anchor="part_and_zone_laminate_tables_arm.part_laminate_table" w:history="1">
        <w:r>
          <w:rPr>
            <w:rStyle w:val="Hyperlink"/>
            <w:rFonts w:ascii="Courier New" w:hAnsi="Courier New" w:cs="Courier New"/>
            <w:sz w:val="20"/>
            <w:szCs w:val="20"/>
          </w:rPr>
          <w:t>Part_laminate_table</w:t>
        </w:r>
      </w:hyperlink>
      <w:r>
        <w:rPr>
          <w:rStyle w:val="HTMLCode"/>
          <w:color w:val="000000"/>
        </w:rPr>
        <w:t>);</w:t>
      </w:r>
      <w:r>
        <w:rPr>
          <w:rFonts w:ascii="Courier New" w:hAnsi="Courier New" w:cs="Courier New"/>
          <w:color w:val="000000"/>
          <w:sz w:val="20"/>
          <w:szCs w:val="20"/>
        </w:rPr>
        <w:br/>
      </w:r>
      <w:r>
        <w:rPr>
          <w:rStyle w:val="HTMLCode"/>
          <w:color w:val="000000"/>
        </w:rPr>
        <w:t>  sequence_groups : LIST[2:?] OF </w:t>
      </w:r>
      <w:hyperlink r:id="rId64" w:anchor="part_and_zone_laminate_tables_arm.composite_assembly_sequence_definition" w:history="1">
        <w:r>
          <w:rPr>
            <w:rStyle w:val="Hyperlink"/>
            <w:rFonts w:ascii="Courier New" w:hAnsi="Courier New" w:cs="Courier New"/>
            <w:sz w:val="20"/>
            <w:szCs w:val="20"/>
          </w:rPr>
          <w:t>Composite_assembly_sequence_definition</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52E56" w:rsidRDefault="00252E56" w:rsidP="00252E56">
      <w:pPr>
        <w:pStyle w:val="NormalWeb"/>
        <w:rPr>
          <w:color w:val="000000"/>
          <w:sz w:val="27"/>
          <w:szCs w:val="27"/>
        </w:rPr>
      </w:pPr>
      <w:r>
        <w:rPr>
          <w:color w:val="000000"/>
          <w:sz w:val="27"/>
          <w:szCs w:val="27"/>
          <w:u w:val="single"/>
        </w:rPr>
        <w:t>Attribute definitions:</w:t>
      </w:r>
    </w:p>
    <w:p w:rsidR="00252E56" w:rsidRDefault="00252E56" w:rsidP="00252E56">
      <w:pPr>
        <w:pStyle w:val="expressdescription"/>
        <w:rPr>
          <w:color w:val="000000"/>
          <w:sz w:val="27"/>
          <w:szCs w:val="27"/>
        </w:rPr>
      </w:pPr>
      <w:bookmarkStart w:id="12" w:name="part_and_zone_laminate_tables_arm.compos"/>
      <w:r>
        <w:rPr>
          <w:b/>
          <w:bCs/>
          <w:color w:val="000000"/>
          <w:sz w:val="27"/>
          <w:szCs w:val="27"/>
        </w:rPr>
        <w:t>sequence_groups: </w:t>
      </w:r>
      <w:bookmarkEnd w:id="12"/>
      <w:r>
        <w:rPr>
          <w:color w:val="000000"/>
          <w:sz w:val="27"/>
          <w:szCs w:val="27"/>
        </w:rPr>
        <w:t>specifies a role of the </w:t>
      </w:r>
      <w:hyperlink r:id="rId65" w:anchor="part_and_zone_laminate_tables_arm.composite_assembly_sequence_definition" w:history="1">
        <w:r>
          <w:rPr>
            <w:rStyle w:val="Hyperlink"/>
            <w:b/>
            <w:bCs/>
            <w:sz w:val="27"/>
            <w:szCs w:val="27"/>
          </w:rPr>
          <w:t>Composite_assembly_sequence_definition</w:t>
        </w:r>
      </w:hyperlink>
      <w:r>
        <w:rPr>
          <w:color w:val="000000"/>
          <w:sz w:val="27"/>
          <w:szCs w:val="27"/>
        </w:rPr>
        <w:t> for the </w:t>
      </w:r>
      <w:r>
        <w:rPr>
          <w:b/>
          <w:bCs/>
          <w:color w:val="000000"/>
          <w:sz w:val="27"/>
          <w:szCs w:val="27"/>
        </w:rPr>
        <w:t>Composite_assembly_table</w:t>
      </w:r>
      <w:r>
        <w:rPr>
          <w:color w:val="000000"/>
          <w:sz w:val="27"/>
          <w:szCs w:val="27"/>
        </w:rPr>
        <w:t>. There shall exist not less than two</w:t>
      </w:r>
      <w:ins w:id="13" w:author="Sapp (US), Brandon" w:date="2019-03-20T15:47:00Z">
        <w:r w:rsidR="00BD1A91">
          <w:rPr>
            <w:color w:val="000000"/>
            <w:sz w:val="27"/>
            <w:szCs w:val="27"/>
          </w:rPr>
          <w:t xml:space="preserve"> </w:t>
        </w:r>
      </w:ins>
      <w:hyperlink r:id="rId66" w:anchor="part_and_zone_laminate_tables_arm.composite_assembly_sequence_definition" w:history="1">
        <w:r>
          <w:rPr>
            <w:rStyle w:val="Hyperlink"/>
            <w:b/>
            <w:bCs/>
            <w:sz w:val="27"/>
            <w:szCs w:val="27"/>
          </w:rPr>
          <w:t>Composite_assembly_sequence_definitions</w:t>
        </w:r>
      </w:hyperlink>
      <w:r>
        <w:rPr>
          <w:color w:val="000000"/>
          <w:sz w:val="27"/>
          <w:szCs w:val="27"/>
        </w:rPr>
        <w:t> for the </w:t>
      </w:r>
      <w:r>
        <w:rPr>
          <w:b/>
          <w:bCs/>
          <w:color w:val="000000"/>
          <w:sz w:val="27"/>
          <w:szCs w:val="27"/>
        </w:rPr>
        <w:t>Composite_assembly_table</w:t>
      </w:r>
      <w:r>
        <w:rPr>
          <w:color w:val="000000"/>
          <w:sz w:val="27"/>
          <w:szCs w:val="27"/>
        </w:rPr>
        <w:t>.</w:t>
      </w:r>
    </w:p>
    <w:p w:rsidR="00252E56" w:rsidRDefault="00252E56" w:rsidP="00252E56">
      <w:pPr>
        <w:pStyle w:val="Heading2"/>
        <w:rPr>
          <w:color w:val="000000"/>
        </w:rPr>
      </w:pPr>
      <w:r>
        <w:rPr>
          <w:color w:val="000000"/>
        </w:rPr>
        <w:t>4.3.4 Constituent_part   </w:t>
      </w:r>
      <w:r>
        <w:rPr>
          <w:noProof/>
          <w:color w:val="0000FF"/>
          <w:lang w:eastAsia="en-GB"/>
        </w:rPr>
        <w:drawing>
          <wp:inline distT="0" distB="0" distL="0" distR="0">
            <wp:extent cx="180975" cy="209550"/>
            <wp:effectExtent l="0" t="0" r="9525" b="0"/>
            <wp:docPr id="269" name="Picture 269" descr="EXPRESS-G">
              <a:hlinkClick xmlns:a="http://schemas.openxmlformats.org/drawingml/2006/main" r:id="rId14"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EXPRESS-G">
                      <a:hlinkClick r:id="rId14" tgtFrame="&quot;&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eastAsia="en-GB"/>
        </w:rPr>
        <w:drawing>
          <wp:inline distT="0" distB="0" distL="0" distR="0">
            <wp:extent cx="180975" cy="209550"/>
            <wp:effectExtent l="0" t="0" r="9525" b="0"/>
            <wp:docPr id="268" name="Picture 268" descr="Mapping table">
              <a:hlinkClick xmlns:a="http://schemas.openxmlformats.org/drawingml/2006/main" r:id="rId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apping table">
                      <a:hlinkClick r:id="rId67"/>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52E56" w:rsidRDefault="00252E56" w:rsidP="00252E56">
      <w:r>
        <w:rPr>
          <w:color w:val="000000"/>
          <w:sz w:val="27"/>
          <w:szCs w:val="27"/>
        </w:rPr>
        <w:t>A </w:t>
      </w:r>
      <w:r>
        <w:rPr>
          <w:b/>
          <w:bCs/>
          <w:color w:val="000000"/>
          <w:sz w:val="27"/>
          <w:szCs w:val="27"/>
        </w:rPr>
        <w:t>Constituent_part</w:t>
      </w:r>
      <w:r>
        <w:rPr>
          <w:color w:val="000000"/>
          <w:sz w:val="27"/>
          <w:szCs w:val="27"/>
        </w:rPr>
        <w:t> is a type of </w:t>
      </w:r>
      <w:hyperlink r:id="rId68" w:anchor="part_view_definition_arm.part_view_definition" w:history="1">
        <w:r>
          <w:rPr>
            <w:rStyle w:val="Hyperlink"/>
            <w:b/>
            <w:bCs/>
            <w:sz w:val="27"/>
            <w:szCs w:val="27"/>
          </w:rPr>
          <w:t>Part_view_definition</w:t>
        </w:r>
      </w:hyperlink>
      <w:r>
        <w:rPr>
          <w:color w:val="000000"/>
          <w:sz w:val="27"/>
          <w:szCs w:val="27"/>
        </w:rPr>
        <w:t>. A </w:t>
      </w:r>
      <w:r>
        <w:rPr>
          <w:b/>
          <w:bCs/>
          <w:color w:val="000000"/>
          <w:sz w:val="27"/>
          <w:szCs w:val="27"/>
        </w:rPr>
        <w:t>Constituent_part</w:t>
      </w:r>
      <w:r>
        <w:rPr>
          <w:color w:val="000000"/>
          <w:sz w:val="27"/>
          <w:szCs w:val="27"/>
        </w:rPr>
        <w:t> may, but need not be, defined in a component-assembly relationship. A </w:t>
      </w:r>
      <w:r>
        <w:rPr>
          <w:b/>
          <w:bCs/>
          <w:color w:val="000000"/>
          <w:sz w:val="27"/>
          <w:szCs w:val="27"/>
        </w:rPr>
        <w:t>Constituent_part</w:t>
      </w:r>
      <w:r>
        <w:rPr>
          <w:color w:val="000000"/>
          <w:sz w:val="27"/>
          <w:szCs w:val="27"/>
        </w:rPr>
        <w:t> may be a </w:t>
      </w:r>
      <w:hyperlink r:id="rId69" w:anchor="part_and_zone_laminate_tables_arm.ply" w:history="1">
        <w:r>
          <w:rPr>
            <w:rStyle w:val="Hyperlink"/>
            <w:b/>
            <w:bCs/>
            <w:sz w:val="27"/>
            <w:szCs w:val="27"/>
          </w:rPr>
          <w:t>Ply</w:t>
        </w:r>
      </w:hyperlink>
      <w:r>
        <w:rPr>
          <w:color w:val="000000"/>
          <w:sz w:val="27"/>
          <w:szCs w:val="27"/>
        </w:rPr>
        <w:t>, or a </w:t>
      </w:r>
      <w:hyperlink r:id="rId70" w:anchor="part_and_zone_laminate_tables_arm.ply_piece" w:history="1">
        <w:r>
          <w:rPr>
            <w:rStyle w:val="Hyperlink"/>
            <w:b/>
            <w:bCs/>
            <w:sz w:val="27"/>
            <w:szCs w:val="27"/>
          </w:rPr>
          <w:t>Ply_piece</w:t>
        </w:r>
      </w:hyperlink>
      <w:r>
        <w:rPr>
          <w:color w:val="000000"/>
          <w:sz w:val="27"/>
          <w:szCs w:val="27"/>
        </w:rPr>
        <w:t>, or a </w:t>
      </w:r>
      <w:hyperlink r:id="rId71" w:anchor="part_and_zone_laminate_tables_arm.ply_laminate" w:history="1">
        <w:r>
          <w:rPr>
            <w:rStyle w:val="Hyperlink"/>
            <w:b/>
            <w:bCs/>
            <w:sz w:val="27"/>
            <w:szCs w:val="27"/>
          </w:rPr>
          <w:t>Ply_laminate</w:t>
        </w:r>
      </w:hyperlink>
      <w:r>
        <w:rPr>
          <w:color w:val="000000"/>
          <w:sz w:val="27"/>
          <w:szCs w:val="27"/>
        </w:rPr>
        <w:t>, or a </w:t>
      </w:r>
      <w:hyperlink r:id="rId72" w:anchor="part_and_zone_laminate_tables_arm.filament_laminate" w:history="1">
        <w:r>
          <w:rPr>
            <w:rStyle w:val="Hyperlink"/>
            <w:b/>
            <w:bCs/>
            <w:sz w:val="27"/>
            <w:szCs w:val="27"/>
          </w:rPr>
          <w:t>Filament_laminate</w:t>
        </w:r>
      </w:hyperlink>
      <w:r>
        <w:rPr>
          <w:color w:val="000000"/>
          <w:sz w:val="27"/>
          <w:szCs w:val="27"/>
        </w:rPr>
        <w:t>, or a </w:t>
      </w:r>
      <w:hyperlink r:id="rId73" w:anchor="part_and_zone_laminate_tables_arm.processed_core" w:history="1">
        <w:r>
          <w:rPr>
            <w:rStyle w:val="Hyperlink"/>
            <w:b/>
            <w:bCs/>
            <w:sz w:val="27"/>
            <w:szCs w:val="27"/>
          </w:rPr>
          <w:t>Processed_core</w:t>
        </w:r>
      </w:hyperlink>
      <w:r>
        <w:rPr>
          <w:color w:val="000000"/>
          <w:sz w:val="27"/>
          <w:szCs w:val="27"/>
        </w:rPr>
        <w:t>, or a </w:t>
      </w:r>
      <w:hyperlink r:id="rId74" w:anchor="part_and_zone_laminate_tables_arm.composite_assembly" w:history="1">
        <w:r>
          <w:rPr>
            <w:rStyle w:val="Hyperlink"/>
            <w:b/>
            <w:bCs/>
            <w:sz w:val="27"/>
            <w:szCs w:val="27"/>
          </w:rPr>
          <w:t>Composite_assembly</w:t>
        </w:r>
      </w:hyperlink>
      <w:r>
        <w:rPr>
          <w:color w:val="000000"/>
          <w:sz w:val="27"/>
          <w:szCs w:val="27"/>
        </w:rPr>
        <w:t>.</w:t>
      </w:r>
    </w:p>
    <w:p w:rsidR="00252E56" w:rsidRDefault="00252E56" w:rsidP="00252E56">
      <w:pPr>
        <w:pStyle w:val="NormalWeb"/>
        <w:rPr>
          <w:color w:val="000000"/>
          <w:sz w:val="27"/>
          <w:szCs w:val="27"/>
        </w:rPr>
      </w:pPr>
      <w:r>
        <w:rPr>
          <w:color w:val="000000"/>
          <w:sz w:val="27"/>
          <w:szCs w:val="27"/>
          <w:u w:val="single"/>
        </w:rPr>
        <w:t>EXPRESS specification:</w:t>
      </w:r>
    </w:p>
    <w:p w:rsidR="00252E56" w:rsidRDefault="00252E56" w:rsidP="00252E56">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Constituent_part</w:t>
      </w:r>
      <w:r>
        <w:rPr>
          <w:rFonts w:ascii="Courier New" w:hAnsi="Courier New" w:cs="Courier New"/>
          <w:color w:val="000000"/>
          <w:sz w:val="20"/>
          <w:szCs w:val="20"/>
        </w:rPr>
        <w:br/>
      </w:r>
      <w:r>
        <w:rPr>
          <w:rStyle w:val="HTMLCode"/>
          <w:color w:val="000000"/>
        </w:rPr>
        <w:t>  SUPERTYPE OF (ONEOF (</w:t>
      </w:r>
      <w:hyperlink r:id="rId75" w:anchor="part_and_zone_laminate_tables_arm.ply" w:history="1">
        <w:r>
          <w:rPr>
            <w:rStyle w:val="Hyperlink"/>
            <w:rFonts w:ascii="Courier New" w:hAnsi="Courier New" w:cs="Courier New"/>
            <w:sz w:val="20"/>
            <w:szCs w:val="20"/>
          </w:rPr>
          <w:t>Ply</w:t>
        </w:r>
      </w:hyperlink>
      <w:r>
        <w:rPr>
          <w:rStyle w:val="HTMLCode"/>
          <w:color w:val="000000"/>
        </w:rPr>
        <w:t>,</w:t>
      </w:r>
      <w:r>
        <w:rPr>
          <w:rFonts w:ascii="Courier New" w:hAnsi="Courier New" w:cs="Courier New"/>
          <w:color w:val="000000"/>
          <w:sz w:val="20"/>
          <w:szCs w:val="20"/>
        </w:rPr>
        <w:br/>
      </w:r>
      <w:r>
        <w:rPr>
          <w:rStyle w:val="HTMLCode"/>
          <w:color w:val="000000"/>
        </w:rPr>
        <w:t>                       </w:t>
      </w:r>
      <w:hyperlink r:id="rId76" w:anchor="part_and_zone_laminate_tables_arm.ply_piece" w:history="1">
        <w:r>
          <w:rPr>
            <w:rStyle w:val="Hyperlink"/>
            <w:rFonts w:ascii="Courier New" w:hAnsi="Courier New" w:cs="Courier New"/>
            <w:sz w:val="20"/>
            <w:szCs w:val="20"/>
          </w:rPr>
          <w:t>Ply_piece</w:t>
        </w:r>
      </w:hyperlink>
      <w:r>
        <w:rPr>
          <w:rStyle w:val="HTMLCode"/>
          <w:color w:val="000000"/>
        </w:rPr>
        <w:t>,</w:t>
      </w:r>
      <w:r>
        <w:rPr>
          <w:rFonts w:ascii="Courier New" w:hAnsi="Courier New" w:cs="Courier New"/>
          <w:color w:val="000000"/>
          <w:sz w:val="20"/>
          <w:szCs w:val="20"/>
        </w:rPr>
        <w:br/>
      </w:r>
      <w:r>
        <w:rPr>
          <w:rStyle w:val="HTMLCode"/>
          <w:color w:val="000000"/>
        </w:rPr>
        <w:t>                       </w:t>
      </w:r>
      <w:hyperlink r:id="rId77" w:anchor="part_and_zone_laminate_tables_arm.ply_laminate" w:history="1">
        <w:r>
          <w:rPr>
            <w:rStyle w:val="Hyperlink"/>
            <w:rFonts w:ascii="Courier New" w:hAnsi="Courier New" w:cs="Courier New"/>
            <w:sz w:val="20"/>
            <w:szCs w:val="20"/>
          </w:rPr>
          <w:t>Ply_laminate</w:t>
        </w:r>
      </w:hyperlink>
      <w:r>
        <w:rPr>
          <w:rStyle w:val="HTMLCode"/>
          <w:color w:val="000000"/>
        </w:rPr>
        <w:t>,</w:t>
      </w:r>
      <w:r>
        <w:rPr>
          <w:rFonts w:ascii="Courier New" w:hAnsi="Courier New" w:cs="Courier New"/>
          <w:color w:val="000000"/>
          <w:sz w:val="20"/>
          <w:szCs w:val="20"/>
        </w:rPr>
        <w:br/>
      </w:r>
      <w:r>
        <w:rPr>
          <w:rStyle w:val="HTMLCode"/>
          <w:color w:val="000000"/>
        </w:rPr>
        <w:t>                       </w:t>
      </w:r>
      <w:hyperlink r:id="rId78" w:anchor="part_and_zone_laminate_tables_arm.filament_laminate" w:history="1">
        <w:r>
          <w:rPr>
            <w:rStyle w:val="Hyperlink"/>
            <w:rFonts w:ascii="Courier New" w:hAnsi="Courier New" w:cs="Courier New"/>
            <w:sz w:val="20"/>
            <w:szCs w:val="20"/>
          </w:rPr>
          <w:t>Filament_laminate</w:t>
        </w:r>
      </w:hyperlink>
      <w:r>
        <w:rPr>
          <w:rStyle w:val="HTMLCode"/>
          <w:color w:val="000000"/>
        </w:rPr>
        <w:t>,</w:t>
      </w:r>
      <w:r>
        <w:rPr>
          <w:rFonts w:ascii="Courier New" w:hAnsi="Courier New" w:cs="Courier New"/>
          <w:color w:val="000000"/>
          <w:sz w:val="20"/>
          <w:szCs w:val="20"/>
        </w:rPr>
        <w:br/>
      </w:r>
      <w:r>
        <w:rPr>
          <w:rStyle w:val="HTMLCode"/>
          <w:color w:val="000000"/>
        </w:rPr>
        <w:t>                       </w:t>
      </w:r>
      <w:hyperlink r:id="rId79" w:anchor="part_and_zone_laminate_tables_arm.processed_core" w:history="1">
        <w:r>
          <w:rPr>
            <w:rStyle w:val="Hyperlink"/>
            <w:rFonts w:ascii="Courier New" w:hAnsi="Courier New" w:cs="Courier New"/>
            <w:sz w:val="20"/>
            <w:szCs w:val="20"/>
          </w:rPr>
          <w:t>Processed_core</w:t>
        </w:r>
      </w:hyperlink>
      <w:r>
        <w:rPr>
          <w:rStyle w:val="HTMLCode"/>
          <w:color w:val="000000"/>
        </w:rPr>
        <w:t>,</w:t>
      </w:r>
      <w:r>
        <w:rPr>
          <w:rFonts w:ascii="Courier New" w:hAnsi="Courier New" w:cs="Courier New"/>
          <w:color w:val="000000"/>
          <w:sz w:val="20"/>
          <w:szCs w:val="20"/>
        </w:rPr>
        <w:br/>
      </w:r>
      <w:r>
        <w:rPr>
          <w:rStyle w:val="HTMLCode"/>
          <w:color w:val="000000"/>
        </w:rPr>
        <w:t>                       </w:t>
      </w:r>
      <w:hyperlink r:id="rId80" w:anchor="part_and_zone_laminate_tables_arm.composite_assembly" w:history="1">
        <w:r>
          <w:rPr>
            <w:rStyle w:val="Hyperlink"/>
            <w:rFonts w:ascii="Courier New" w:hAnsi="Courier New" w:cs="Courier New"/>
            <w:sz w:val="20"/>
            <w:szCs w:val="20"/>
          </w:rPr>
          <w:t>Composite_assembly</w:t>
        </w:r>
      </w:hyperlink>
      <w:r>
        <w:rPr>
          <w:rStyle w:val="HTMLCode"/>
          <w:color w:val="000000"/>
        </w:rPr>
        <w:t>))</w:t>
      </w:r>
      <w:r>
        <w:rPr>
          <w:rFonts w:ascii="Courier New" w:hAnsi="Courier New" w:cs="Courier New"/>
          <w:color w:val="000000"/>
          <w:sz w:val="20"/>
          <w:szCs w:val="20"/>
        </w:rPr>
        <w:br/>
      </w:r>
      <w:r>
        <w:rPr>
          <w:rStyle w:val="HTMLCode"/>
          <w:color w:val="000000"/>
        </w:rPr>
        <w:t>  SUBTYPE OF (</w:t>
      </w:r>
      <w:hyperlink r:id="rId81" w:anchor="part_view_definition_arm.part_view_definition" w:history="1">
        <w:r>
          <w:rPr>
            <w:rStyle w:val="Hyperlink"/>
            <w:rFonts w:ascii="Courier New" w:hAnsi="Courier New" w:cs="Courier New"/>
            <w:sz w:val="20"/>
            <w:szCs w:val="20"/>
          </w:rPr>
          <w:t>Part_view_definition</w:t>
        </w:r>
      </w:hyperlink>
      <w:r>
        <w:rPr>
          <w:rStyle w:val="HTMLCode"/>
          <w:color w:val="000000"/>
        </w:rPr>
        <w:t>);</w:t>
      </w:r>
      <w:r>
        <w:rPr>
          <w:rFonts w:ascii="Courier New" w:hAnsi="Courier New" w:cs="Courier New"/>
          <w:color w:val="000000"/>
          <w:sz w:val="20"/>
          <w:szCs w:val="20"/>
        </w:rPr>
        <w:br/>
      </w:r>
      <w:r>
        <w:rPr>
          <w:rStyle w:val="HTMLCode"/>
          <w:color w:val="000000"/>
        </w:rPr>
        <w:t>  SELF\</w:t>
      </w:r>
      <w:hyperlink r:id="rId82" w:anchor="product_view_definition_arm.product_view_definition" w:history="1">
        <w:r>
          <w:rPr>
            <w:rStyle w:val="Hyperlink"/>
            <w:rFonts w:ascii="Courier New" w:hAnsi="Courier New" w:cs="Courier New"/>
            <w:sz w:val="20"/>
            <w:szCs w:val="20"/>
          </w:rPr>
          <w:t>Product_view_definition</w:t>
        </w:r>
      </w:hyperlink>
      <w:r>
        <w:rPr>
          <w:rStyle w:val="HTMLCode"/>
          <w:color w:val="000000"/>
        </w:rPr>
        <w:t>.id RENAMED constituent_part_identification : STRING;</w:t>
      </w:r>
      <w:r>
        <w:rPr>
          <w:rFonts w:ascii="Courier New" w:hAnsi="Courier New" w:cs="Courier New"/>
          <w:color w:val="000000"/>
          <w:sz w:val="20"/>
          <w:szCs w:val="20"/>
        </w:rPr>
        <w:br/>
      </w:r>
      <w:r>
        <w:rPr>
          <w:rStyle w:val="HTMLCode"/>
          <w:color w:val="000000"/>
        </w:rPr>
        <w:t>  weight : OPTIONAL </w:t>
      </w:r>
      <w:hyperlink r:id="rId83" w:anchor="value_with_unit_extension_arm.mass_data_element" w:history="1">
        <w:r>
          <w:rPr>
            <w:rStyle w:val="Hyperlink"/>
            <w:rFonts w:ascii="Courier New" w:hAnsi="Courier New" w:cs="Courier New"/>
            <w:sz w:val="20"/>
            <w:szCs w:val="20"/>
          </w:rPr>
          <w:t>Mass_data_element</w:t>
        </w:r>
      </w:hyperlink>
      <w:r>
        <w:rPr>
          <w:rStyle w:val="HTMLCode"/>
          <w:color w:val="000000"/>
        </w:rPr>
        <w:t>;</w:t>
      </w:r>
      <w:r>
        <w:rPr>
          <w:rFonts w:ascii="Courier New" w:hAnsi="Courier New" w:cs="Courier New"/>
          <w:color w:val="000000"/>
          <w:sz w:val="20"/>
          <w:szCs w:val="20"/>
        </w:rPr>
        <w:br/>
      </w:r>
      <w:r>
        <w:rPr>
          <w:rStyle w:val="HTMLCode"/>
          <w:color w:val="000000"/>
        </w:rPr>
        <w:lastRenderedPageBreak/>
        <w:t>END_ENTITY;</w:t>
      </w:r>
      <w:r>
        <w:rPr>
          <w:rFonts w:ascii="Courier New" w:hAnsi="Courier New" w:cs="Courier New"/>
          <w:color w:val="000000"/>
          <w:sz w:val="20"/>
          <w:szCs w:val="20"/>
        </w:rPr>
        <w:br/>
      </w:r>
      <w:r>
        <w:rPr>
          <w:rStyle w:val="HTMLCode"/>
          <w:color w:val="000000"/>
        </w:rPr>
        <w:t>(*</w:t>
      </w:r>
    </w:p>
    <w:p w:rsidR="00252E56" w:rsidRDefault="00252E56" w:rsidP="00252E56">
      <w:pPr>
        <w:pStyle w:val="NormalWeb"/>
        <w:rPr>
          <w:color w:val="000000"/>
          <w:sz w:val="27"/>
          <w:szCs w:val="27"/>
        </w:rPr>
      </w:pPr>
      <w:r>
        <w:rPr>
          <w:color w:val="000000"/>
          <w:sz w:val="27"/>
          <w:szCs w:val="27"/>
          <w:u w:val="single"/>
        </w:rPr>
        <w:t>Attribute definitions:</w:t>
      </w:r>
    </w:p>
    <w:p w:rsidR="00252E56" w:rsidRDefault="00252E56" w:rsidP="00252E56">
      <w:pPr>
        <w:pStyle w:val="expressdescription"/>
        <w:rPr>
          <w:color w:val="000000"/>
          <w:sz w:val="27"/>
          <w:szCs w:val="27"/>
        </w:rPr>
      </w:pPr>
      <w:r>
        <w:rPr>
          <w:b/>
          <w:bCs/>
          <w:color w:val="000000"/>
          <w:sz w:val="27"/>
          <w:szCs w:val="27"/>
        </w:rPr>
        <w:t>constituent_part_identification: </w:t>
      </w:r>
      <w:r>
        <w:rPr>
          <w:color w:val="000000"/>
          <w:sz w:val="27"/>
          <w:szCs w:val="27"/>
        </w:rPr>
        <w:t>an attribute inherited from the </w:t>
      </w:r>
      <w:hyperlink r:id="rId84" w:anchor="product_view_definition_arm.product_view_definition" w:history="1">
        <w:r>
          <w:rPr>
            <w:rStyle w:val="Hyperlink"/>
            <w:b/>
            <w:bCs/>
            <w:sz w:val="27"/>
            <w:szCs w:val="27"/>
          </w:rPr>
          <w:t>Product_view_definition</w:t>
        </w:r>
      </w:hyperlink>
      <w:r>
        <w:rPr>
          <w:color w:val="000000"/>
          <w:sz w:val="27"/>
          <w:szCs w:val="27"/>
        </w:rPr>
        <w:t> that specifies the composite item.</w:t>
      </w:r>
    </w:p>
    <w:p w:rsidR="00252E56" w:rsidRDefault="00252E56" w:rsidP="00252E56">
      <w:pPr>
        <w:pStyle w:val="expressdescription"/>
        <w:rPr>
          <w:color w:val="000000"/>
          <w:sz w:val="27"/>
          <w:szCs w:val="27"/>
        </w:rPr>
      </w:pPr>
      <w:bookmarkStart w:id="14" w:name="part_and_zone_laminate_tables_arm.consti"/>
      <w:r>
        <w:rPr>
          <w:b/>
          <w:bCs/>
          <w:color w:val="000000"/>
          <w:sz w:val="27"/>
          <w:szCs w:val="27"/>
        </w:rPr>
        <w:t>weight: </w:t>
      </w:r>
      <w:bookmarkEnd w:id="14"/>
      <w:r>
        <w:rPr>
          <w:color w:val="000000"/>
          <w:sz w:val="27"/>
          <w:szCs w:val="27"/>
        </w:rPr>
        <w:t>quantifies the mass of the </w:t>
      </w:r>
      <w:r>
        <w:rPr>
          <w:b/>
          <w:bCs/>
          <w:color w:val="000000"/>
          <w:sz w:val="27"/>
          <w:szCs w:val="27"/>
        </w:rPr>
        <w:t>Constituent_part</w:t>
      </w:r>
      <w:r>
        <w:rPr>
          <w:color w:val="000000"/>
          <w:sz w:val="27"/>
          <w:szCs w:val="27"/>
        </w:rPr>
        <w:t>. The value of this attribute need not be specified.</w:t>
      </w:r>
    </w:p>
    <w:p w:rsidR="00252E56" w:rsidRDefault="00252E56" w:rsidP="00252E56">
      <w:pPr>
        <w:pStyle w:val="Heading2"/>
        <w:rPr>
          <w:color w:val="000000"/>
        </w:rPr>
      </w:pPr>
      <w:r>
        <w:rPr>
          <w:color w:val="000000"/>
        </w:rPr>
        <w:t>4.3.5 Edge_zone_shape   </w:t>
      </w:r>
      <w:r>
        <w:rPr>
          <w:noProof/>
          <w:color w:val="0000FF"/>
          <w:lang w:eastAsia="en-GB"/>
        </w:rPr>
        <w:drawing>
          <wp:inline distT="0" distB="0" distL="0" distR="0">
            <wp:extent cx="180975" cy="209550"/>
            <wp:effectExtent l="0" t="0" r="9525" b="0"/>
            <wp:docPr id="267" name="Picture 267" descr="EXPRESS-G">
              <a:hlinkClick xmlns:a="http://schemas.openxmlformats.org/drawingml/2006/main" r:id="rId13"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EXPRESS-G">
                      <a:hlinkClick r:id="rId13" tgtFrame="&quot;&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eastAsia="en-GB"/>
        </w:rPr>
        <w:drawing>
          <wp:inline distT="0" distB="0" distL="0" distR="0">
            <wp:extent cx="180975" cy="209550"/>
            <wp:effectExtent l="0" t="0" r="9525" b="0"/>
            <wp:docPr id="266" name="Picture 266" descr="Mapping table">
              <a:hlinkClick xmlns:a="http://schemas.openxmlformats.org/drawingml/2006/main" r:id="rId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Mapping table">
                      <a:hlinkClick r:id="rId85"/>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52E56" w:rsidRDefault="00252E56" w:rsidP="00252E56">
      <w:pPr>
        <w:pStyle w:val="NormalWeb"/>
        <w:rPr>
          <w:color w:val="000000"/>
          <w:sz w:val="27"/>
          <w:szCs w:val="27"/>
        </w:rPr>
      </w:pPr>
      <w:r>
        <w:rPr>
          <w:color w:val="000000"/>
          <w:sz w:val="27"/>
          <w:szCs w:val="27"/>
        </w:rPr>
        <w:t>An </w:t>
      </w:r>
      <w:r>
        <w:rPr>
          <w:b/>
          <w:bCs/>
          <w:color w:val="000000"/>
          <w:sz w:val="27"/>
          <w:szCs w:val="27"/>
        </w:rPr>
        <w:t>Edge_zone_shape</w:t>
      </w:r>
      <w:r>
        <w:rPr>
          <w:color w:val="000000"/>
          <w:sz w:val="27"/>
          <w:szCs w:val="27"/>
        </w:rPr>
        <w:t> is a type of </w:t>
      </w:r>
      <w:hyperlink r:id="rId86" w:anchor="part_and_zone_laminate_tables_arm.zone_structural_makeup_shape_representation" w:history="1">
        <w:r>
          <w:rPr>
            <w:rStyle w:val="Hyperlink"/>
            <w:b/>
            <w:bCs/>
            <w:sz w:val="27"/>
            <w:szCs w:val="27"/>
          </w:rPr>
          <w:t>Zone_structural_makeup_shape_representation</w:t>
        </w:r>
      </w:hyperlink>
      <w:r>
        <w:rPr>
          <w:color w:val="000000"/>
          <w:sz w:val="27"/>
          <w:szCs w:val="27"/>
        </w:rPr>
        <w:t> that depicts the outline of a zone or area of a part.</w:t>
      </w:r>
    </w:p>
    <w:p w:rsidR="00252E56" w:rsidRDefault="00252E56" w:rsidP="00252E56">
      <w:pPr>
        <w:pStyle w:val="note"/>
        <w:rPr>
          <w:color w:val="000000"/>
          <w:sz w:val="27"/>
          <w:szCs w:val="27"/>
        </w:rPr>
      </w:pPr>
      <w:r>
        <w:rPr>
          <w:color w:val="000000"/>
        </w:rPr>
        <w:t>NOTE    An </w:t>
      </w:r>
      <w:r>
        <w:rPr>
          <w:b/>
          <w:bCs/>
          <w:color w:val="000000"/>
        </w:rPr>
        <w:t>Edge_zone_shape</w:t>
      </w:r>
      <w:r>
        <w:rPr>
          <w:color w:val="000000"/>
        </w:rPr>
        <w:t> might not be a distinguishable physical edge. It could be where a smooth transition in thickness of the part starts or stops.</w:t>
      </w:r>
    </w:p>
    <w:p w:rsidR="00252E56" w:rsidRDefault="00252E56" w:rsidP="00252E56">
      <w:pPr>
        <w:pStyle w:val="NormalWeb"/>
        <w:rPr>
          <w:color w:val="000000"/>
          <w:sz w:val="27"/>
          <w:szCs w:val="27"/>
        </w:rPr>
      </w:pPr>
      <w:r>
        <w:rPr>
          <w:color w:val="000000"/>
          <w:sz w:val="27"/>
          <w:szCs w:val="27"/>
          <w:u w:val="single"/>
        </w:rPr>
        <w:t>EXPRESS specification:</w:t>
      </w:r>
    </w:p>
    <w:p w:rsidR="00252E56" w:rsidRDefault="00252E56" w:rsidP="00252E56">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Edge_zone_shape</w:t>
      </w:r>
      <w:r>
        <w:rPr>
          <w:rFonts w:ascii="Courier New" w:hAnsi="Courier New" w:cs="Courier New"/>
          <w:color w:val="000000"/>
          <w:sz w:val="20"/>
          <w:szCs w:val="20"/>
        </w:rPr>
        <w:br/>
      </w:r>
      <w:r>
        <w:rPr>
          <w:rStyle w:val="HTMLCode"/>
          <w:color w:val="000000"/>
        </w:rPr>
        <w:t>  SUBTYPE OF (</w:t>
      </w:r>
      <w:hyperlink r:id="rId87" w:anchor="part_and_zone_laminate_tables_arm.zone_structural_makeup_shape_representation" w:history="1">
        <w:r>
          <w:rPr>
            <w:rStyle w:val="Hyperlink"/>
            <w:rFonts w:ascii="Courier New" w:hAnsi="Courier New" w:cs="Courier New"/>
            <w:sz w:val="20"/>
            <w:szCs w:val="20"/>
          </w:rPr>
          <w:t>Zone_structural_makeup_shape_representation</w:t>
        </w:r>
      </w:hyperlink>
      <w:r>
        <w:rPr>
          <w:rStyle w:val="HTMLCode"/>
          <w:color w:val="000000"/>
        </w:rPr>
        <w:t>);</w:t>
      </w:r>
      <w:r>
        <w:rPr>
          <w:rFonts w:ascii="Courier New" w:hAnsi="Courier New" w:cs="Courier New"/>
          <w:color w:val="000000"/>
          <w:sz w:val="20"/>
          <w:szCs w:val="20"/>
        </w:rPr>
        <w:br/>
      </w:r>
      <w:r>
        <w:rPr>
          <w:rStyle w:val="HTMLCode"/>
          <w:color w:val="000000"/>
        </w:rPr>
        <w:t>  boundary : </w:t>
      </w:r>
      <w:hyperlink r:id="rId88" w:anchor="composite_constituent_shape_arm.boundary_class_zone" w:history="1">
        <w:r>
          <w:rPr>
            <w:rStyle w:val="Hyperlink"/>
            <w:rFonts w:ascii="Courier New" w:hAnsi="Courier New" w:cs="Courier New"/>
            <w:sz w:val="20"/>
            <w:szCs w:val="20"/>
          </w:rPr>
          <w:t>boundary_class_zone</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52E56" w:rsidRDefault="00252E56" w:rsidP="00252E56">
      <w:pPr>
        <w:pStyle w:val="NormalWeb"/>
        <w:rPr>
          <w:color w:val="000000"/>
          <w:sz w:val="27"/>
          <w:szCs w:val="27"/>
        </w:rPr>
      </w:pPr>
      <w:r>
        <w:rPr>
          <w:color w:val="000000"/>
          <w:sz w:val="27"/>
          <w:szCs w:val="27"/>
          <w:u w:val="single"/>
        </w:rPr>
        <w:t>Attribute definitions:</w:t>
      </w:r>
    </w:p>
    <w:p w:rsidR="00252E56" w:rsidRDefault="00252E56" w:rsidP="00252E56">
      <w:pPr>
        <w:pStyle w:val="expressdescription"/>
        <w:rPr>
          <w:color w:val="000000"/>
          <w:sz w:val="27"/>
          <w:szCs w:val="27"/>
        </w:rPr>
      </w:pPr>
      <w:bookmarkStart w:id="15" w:name="part_and_zone_laminate_tables_arm.edge_z"/>
      <w:r>
        <w:rPr>
          <w:b/>
          <w:bCs/>
          <w:color w:val="000000"/>
          <w:sz w:val="27"/>
          <w:szCs w:val="27"/>
        </w:rPr>
        <w:t>boundary: </w:t>
      </w:r>
      <w:bookmarkEnd w:id="15"/>
      <w:r>
        <w:rPr>
          <w:color w:val="000000"/>
          <w:sz w:val="27"/>
          <w:szCs w:val="27"/>
        </w:rPr>
        <w:t xml:space="preserve">specifies </w:t>
      </w:r>
      <w:del w:id="16" w:author="Sapp (US), Brandon" w:date="2019-03-20T15:36:00Z">
        <w:r w:rsidDel="00EF3B3B">
          <w:rPr>
            <w:color w:val="000000"/>
            <w:sz w:val="27"/>
            <w:szCs w:val="27"/>
          </w:rPr>
          <w:delText xml:space="preserve">a </w:delText>
        </w:r>
      </w:del>
      <w:ins w:id="17" w:author="Sapp (US), Brandon" w:date="2019-03-20T15:36:00Z">
        <w:r w:rsidR="00EF3B3B">
          <w:rPr>
            <w:color w:val="000000"/>
            <w:sz w:val="27"/>
            <w:szCs w:val="27"/>
          </w:rPr>
          <w:t>the</w:t>
        </w:r>
        <w:r w:rsidR="00EF3B3B">
          <w:rPr>
            <w:color w:val="000000"/>
            <w:sz w:val="27"/>
            <w:szCs w:val="27"/>
          </w:rPr>
          <w:t xml:space="preserve"> </w:t>
        </w:r>
      </w:ins>
      <w:r>
        <w:rPr>
          <w:color w:val="000000"/>
          <w:sz w:val="27"/>
          <w:szCs w:val="27"/>
        </w:rPr>
        <w:t>role of the </w:t>
      </w:r>
      <w:hyperlink r:id="rId89" w:anchor="composite_constituent_shape_arm.boundary_class_zone" w:history="1">
        <w:r>
          <w:rPr>
            <w:rStyle w:val="Hyperlink"/>
            <w:b/>
            <w:bCs/>
            <w:sz w:val="27"/>
            <w:szCs w:val="27"/>
          </w:rPr>
          <w:t>boundary_class_zone</w:t>
        </w:r>
      </w:hyperlink>
      <w:r>
        <w:rPr>
          <w:color w:val="000000"/>
          <w:sz w:val="27"/>
          <w:szCs w:val="27"/>
        </w:rPr>
        <w:t> for the </w:t>
      </w:r>
      <w:r>
        <w:rPr>
          <w:b/>
          <w:bCs/>
          <w:color w:val="000000"/>
          <w:sz w:val="27"/>
          <w:szCs w:val="27"/>
        </w:rPr>
        <w:t>Edge_zone_shape</w:t>
      </w:r>
      <w:r>
        <w:rPr>
          <w:color w:val="000000"/>
          <w:sz w:val="27"/>
          <w:szCs w:val="27"/>
        </w:rPr>
        <w:t>.</w:t>
      </w:r>
    </w:p>
    <w:p w:rsidR="00252E56" w:rsidRDefault="00252E56" w:rsidP="00252E56">
      <w:pPr>
        <w:pStyle w:val="Heading2"/>
        <w:rPr>
          <w:color w:val="000000"/>
        </w:rPr>
      </w:pPr>
      <w:r>
        <w:rPr>
          <w:color w:val="000000"/>
        </w:rPr>
        <w:t>4.3.6 Filament_laminate   </w:t>
      </w:r>
      <w:r>
        <w:rPr>
          <w:noProof/>
          <w:color w:val="0000FF"/>
          <w:lang w:eastAsia="en-GB"/>
        </w:rPr>
        <w:drawing>
          <wp:inline distT="0" distB="0" distL="0" distR="0">
            <wp:extent cx="180975" cy="209550"/>
            <wp:effectExtent l="0" t="0" r="9525" b="0"/>
            <wp:docPr id="265" name="Picture 265" descr="EXPRESS-G">
              <a:hlinkClick xmlns:a="http://schemas.openxmlformats.org/drawingml/2006/main" r:id="rId14"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EXPRESS-G">
                      <a:hlinkClick r:id="rId14" tgtFrame="&quot;&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eastAsia="en-GB"/>
        </w:rPr>
        <w:drawing>
          <wp:inline distT="0" distB="0" distL="0" distR="0">
            <wp:extent cx="180975" cy="209550"/>
            <wp:effectExtent l="0" t="0" r="9525" b="0"/>
            <wp:docPr id="264" name="Picture 264" descr="Mapping table">
              <a:hlinkClick xmlns:a="http://schemas.openxmlformats.org/drawingml/2006/main" r:id="rId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apping table">
                      <a:hlinkClick r:id="rId90"/>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52E56" w:rsidRDefault="00252E56" w:rsidP="00252E56">
      <w:pPr>
        <w:pStyle w:val="NormalWeb"/>
        <w:rPr>
          <w:color w:val="000000"/>
          <w:sz w:val="27"/>
          <w:szCs w:val="27"/>
        </w:rPr>
      </w:pPr>
      <w:r>
        <w:rPr>
          <w:color w:val="000000"/>
          <w:sz w:val="27"/>
          <w:szCs w:val="27"/>
        </w:rPr>
        <w:t>A </w:t>
      </w:r>
      <w:r>
        <w:rPr>
          <w:b/>
          <w:bCs/>
          <w:color w:val="000000"/>
          <w:sz w:val="27"/>
          <w:szCs w:val="27"/>
        </w:rPr>
        <w:t>Filament_laminate</w:t>
      </w:r>
      <w:r>
        <w:rPr>
          <w:color w:val="000000"/>
          <w:sz w:val="27"/>
          <w:szCs w:val="27"/>
        </w:rPr>
        <w:t> is a type of </w:t>
      </w:r>
      <w:hyperlink r:id="rId91" w:anchor="part_and_zone_laminate_tables_arm.constituent_part" w:history="1">
        <w:r>
          <w:rPr>
            <w:rStyle w:val="Hyperlink"/>
            <w:b/>
            <w:bCs/>
            <w:sz w:val="27"/>
            <w:szCs w:val="27"/>
          </w:rPr>
          <w:t>Constituent_part</w:t>
        </w:r>
      </w:hyperlink>
      <w:r>
        <w:rPr>
          <w:color w:val="000000"/>
          <w:sz w:val="27"/>
          <w:szCs w:val="27"/>
        </w:rPr>
        <w:t> that is a bonded material of two or more bundles of filament construction. The </w:t>
      </w:r>
      <w:r>
        <w:rPr>
          <w:b/>
          <w:bCs/>
          <w:color w:val="000000"/>
          <w:sz w:val="27"/>
          <w:szCs w:val="27"/>
        </w:rPr>
        <w:t>Filament_laminate</w:t>
      </w:r>
      <w:r>
        <w:rPr>
          <w:color w:val="000000"/>
          <w:sz w:val="27"/>
          <w:szCs w:val="27"/>
        </w:rPr>
        <w:t> defines a volume to fill with filament assemblies.</w:t>
      </w:r>
    </w:p>
    <w:p w:rsidR="00252E56" w:rsidRDefault="00252E56" w:rsidP="00252E56">
      <w:pPr>
        <w:rPr>
          <w:sz w:val="24"/>
          <w:szCs w:val="24"/>
        </w:rPr>
      </w:pPr>
      <w:r>
        <w:rPr>
          <w:color w:val="000000"/>
          <w:sz w:val="27"/>
          <w:szCs w:val="27"/>
        </w:rPr>
        <w:lastRenderedPageBreak/>
        <w:br/>
      </w:r>
      <w:r>
        <w:rPr>
          <w:color w:val="000000"/>
          <w:sz w:val="27"/>
          <w:szCs w:val="27"/>
        </w:rPr>
        <w:br/>
      </w:r>
      <w:bookmarkStart w:id="18" w:name="figure_fl"/>
      <w:bookmarkEnd w:id="18"/>
    </w:p>
    <w:p w:rsidR="00252E56" w:rsidRDefault="00252E56" w:rsidP="00252E56">
      <w:pPr>
        <w:jc w:val="center"/>
        <w:rPr>
          <w:color w:val="000000"/>
          <w:sz w:val="27"/>
          <w:szCs w:val="27"/>
        </w:rPr>
      </w:pPr>
      <w:r>
        <w:rPr>
          <w:noProof/>
          <w:color w:val="000000"/>
          <w:sz w:val="27"/>
          <w:szCs w:val="27"/>
          <w:lang w:eastAsia="en-GB"/>
        </w:rPr>
        <w:drawing>
          <wp:inline distT="0" distB="0" distL="0" distR="0">
            <wp:extent cx="3124200" cy="2152650"/>
            <wp:effectExtent l="0" t="0" r="0" b="0"/>
            <wp:docPr id="263" name="Picture 263" descr="Figure 2 —  Filament lamin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Figure 2 —  Filament laminate"/>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3124200" cy="2152650"/>
                    </a:xfrm>
                    <a:prstGeom prst="rect">
                      <a:avLst/>
                    </a:prstGeom>
                    <a:noFill/>
                    <a:ln>
                      <a:noFill/>
                    </a:ln>
                  </pic:spPr>
                </pic:pic>
              </a:graphicData>
            </a:graphic>
          </wp:inline>
        </w:drawing>
      </w:r>
    </w:p>
    <w:p w:rsidR="00252E56" w:rsidRDefault="00252E56" w:rsidP="00252E56">
      <w:pPr>
        <w:rPr>
          <w:sz w:val="24"/>
          <w:szCs w:val="24"/>
        </w:rPr>
      </w:pPr>
    </w:p>
    <w:p w:rsidR="00252E56" w:rsidRDefault="00252E56" w:rsidP="00252E56">
      <w:pPr>
        <w:jc w:val="center"/>
        <w:rPr>
          <w:color w:val="000000"/>
          <w:sz w:val="27"/>
          <w:szCs w:val="27"/>
        </w:rPr>
      </w:pPr>
      <w:r>
        <w:rPr>
          <w:b/>
          <w:bCs/>
          <w:color w:val="000000"/>
          <w:sz w:val="27"/>
          <w:szCs w:val="27"/>
        </w:rPr>
        <w:t>Figure 2 —  Filament laminate</w:t>
      </w:r>
    </w:p>
    <w:p w:rsidR="00252E56" w:rsidRDefault="00252E56" w:rsidP="00252E56">
      <w:pPr>
        <w:rPr>
          <w:sz w:val="24"/>
          <w:szCs w:val="24"/>
        </w:rPr>
      </w:pPr>
      <w:r>
        <w:rPr>
          <w:color w:val="000000"/>
          <w:sz w:val="27"/>
          <w:szCs w:val="27"/>
        </w:rPr>
        <w:br/>
      </w:r>
    </w:p>
    <w:p w:rsidR="00252E56" w:rsidRDefault="00252E56" w:rsidP="00252E56">
      <w:pPr>
        <w:pStyle w:val="note"/>
        <w:rPr>
          <w:color w:val="000000"/>
          <w:sz w:val="27"/>
          <w:szCs w:val="27"/>
        </w:rPr>
      </w:pPr>
      <w:bookmarkStart w:id="19" w:name="note_1"/>
      <w:r>
        <w:rPr>
          <w:color w:val="000000"/>
        </w:rPr>
        <w:t>NOTE 1   The shape of a </w:t>
      </w:r>
      <w:r>
        <w:rPr>
          <w:b/>
          <w:bCs/>
          <w:color w:val="000000"/>
        </w:rPr>
        <w:t>Filament_laminate</w:t>
      </w:r>
      <w:r>
        <w:rPr>
          <w:color w:val="000000"/>
        </w:rPr>
        <w:t> may be defined by a cross-section and a length.</w:t>
      </w:r>
    </w:p>
    <w:p w:rsidR="00252E56" w:rsidRDefault="00252E56" w:rsidP="00252E56">
      <w:pPr>
        <w:pStyle w:val="note"/>
        <w:rPr>
          <w:color w:val="000000"/>
          <w:sz w:val="27"/>
          <w:szCs w:val="27"/>
        </w:rPr>
      </w:pPr>
      <w:bookmarkStart w:id="20" w:name="note_2"/>
      <w:r>
        <w:rPr>
          <w:color w:val="000000"/>
        </w:rPr>
        <w:t>NOTE 2   When a </w:t>
      </w:r>
      <w:r>
        <w:rPr>
          <w:b/>
          <w:bCs/>
          <w:color w:val="000000"/>
        </w:rPr>
        <w:t>Filament_laminate</w:t>
      </w:r>
      <w:r>
        <w:rPr>
          <w:color w:val="000000"/>
        </w:rPr>
        <w:t> is made from a </w:t>
      </w:r>
      <w:hyperlink r:id="rId93" w:anchor="stock_material_arm.filament_assembly" w:history="1">
        <w:r>
          <w:rPr>
            <w:rStyle w:val="Hyperlink"/>
            <w:b/>
            <w:bCs/>
          </w:rPr>
          <w:t>Filament_assembly</w:t>
        </w:r>
      </w:hyperlink>
      <w:r>
        <w:rPr>
          <w:color w:val="000000"/>
        </w:rPr>
        <w:t xml:space="preserve">, it usually refers to individual tows, yarns, and rovings. These volumes can be as simple as the </w:t>
      </w:r>
      <w:del w:id="21" w:author="Sapp (US), Brandon" w:date="2019-03-20T15:36:00Z">
        <w:r w:rsidDel="00EF3B3B">
          <w:rPr>
            <w:color w:val="000000"/>
          </w:rPr>
          <w:delText xml:space="preserve">cross </w:delText>
        </w:r>
      </w:del>
      <w:ins w:id="22" w:author="Sapp (US), Brandon" w:date="2019-03-20T15:36:00Z">
        <w:r w:rsidR="00EF3B3B">
          <w:rPr>
            <w:color w:val="000000"/>
          </w:rPr>
          <w:t>cross</w:t>
        </w:r>
        <w:r w:rsidR="00EF3B3B">
          <w:rPr>
            <w:color w:val="000000"/>
          </w:rPr>
          <w:t>-</w:t>
        </w:r>
      </w:ins>
      <w:r>
        <w:rPr>
          <w:color w:val="000000"/>
        </w:rPr>
        <w:t>section and length of a radius filler to as complex as a filament wound vessel. </w:t>
      </w:r>
      <w:r>
        <w:rPr>
          <w:b/>
          <w:bCs/>
          <w:color w:val="000000"/>
        </w:rPr>
        <w:t>Filament_laminates</w:t>
      </w:r>
      <w:r>
        <w:rPr>
          <w:color w:val="000000"/>
        </w:rPr>
        <w:t> that are made by pulling and forming processes, called pultrusions, may use a tape form of </w:t>
      </w:r>
      <w:hyperlink r:id="rId94" w:anchor="stock_material_arm.filament_assembly" w:history="1">
        <w:r>
          <w:rPr>
            <w:rStyle w:val="Hyperlink"/>
            <w:b/>
            <w:bCs/>
          </w:rPr>
          <w:t>Filament_assembly</w:t>
        </w:r>
      </w:hyperlink>
      <w:r>
        <w:rPr>
          <w:color w:val="000000"/>
        </w:rPr>
        <w:t>.</w:t>
      </w:r>
    </w:p>
    <w:p w:rsidR="00252E56" w:rsidRDefault="00252E56" w:rsidP="00252E56">
      <w:pPr>
        <w:pStyle w:val="note"/>
        <w:rPr>
          <w:color w:val="000000"/>
          <w:sz w:val="27"/>
          <w:szCs w:val="27"/>
        </w:rPr>
      </w:pPr>
      <w:bookmarkStart w:id="23" w:name="note_3"/>
      <w:r>
        <w:rPr>
          <w:color w:val="000000"/>
        </w:rPr>
        <w:t>NOTE 3</w:t>
      </w:r>
      <w:bookmarkEnd w:id="23"/>
      <w:r>
        <w:rPr>
          <w:color w:val="000000"/>
        </w:rPr>
        <w:t>   The difference between a ply and a </w:t>
      </w:r>
      <w:r>
        <w:rPr>
          <w:b/>
          <w:bCs/>
          <w:color w:val="000000"/>
        </w:rPr>
        <w:t>Filament_laminate</w:t>
      </w:r>
      <w:r>
        <w:rPr>
          <w:color w:val="000000"/>
        </w:rPr>
        <w:t>, when referencing a </w:t>
      </w:r>
      <w:hyperlink r:id="rId95" w:anchor="stock_material_arm.filament_assembly" w:history="1">
        <w:r>
          <w:rPr>
            <w:rStyle w:val="Hyperlink"/>
            <w:b/>
            <w:bCs/>
          </w:rPr>
          <w:t>Filament_assembly</w:t>
        </w:r>
      </w:hyperlink>
      <w:r>
        <w:rPr>
          <w:color w:val="000000"/>
        </w:rPr>
        <w:t>, is that a ply describes a constant thickness area to be filled by a </w:t>
      </w:r>
      <w:hyperlink r:id="rId96" w:anchor="stock_material_arm.filament_assembly" w:history="1">
        <w:r>
          <w:rPr>
            <w:rStyle w:val="Hyperlink"/>
            <w:b/>
            <w:bCs/>
          </w:rPr>
          <w:t>Filament_assembly</w:t>
        </w:r>
      </w:hyperlink>
      <w:ins w:id="24" w:author="Sapp (US), Brandon" w:date="2019-03-20T15:48:00Z">
        <w:r w:rsidR="00BD1A91">
          <w:rPr>
            <w:rStyle w:val="Hyperlink"/>
            <w:b/>
            <w:bCs/>
          </w:rPr>
          <w:t xml:space="preserve"> </w:t>
        </w:r>
      </w:ins>
      <w:r>
        <w:rPr>
          <w:color w:val="000000"/>
        </w:rPr>
        <w:t>and a </w:t>
      </w:r>
      <w:r>
        <w:rPr>
          <w:b/>
          <w:bCs/>
          <w:color w:val="000000"/>
        </w:rPr>
        <w:t>Filament_laminate</w:t>
      </w:r>
      <w:r>
        <w:rPr>
          <w:color w:val="000000"/>
        </w:rPr>
        <w:t> describes a general volume to be filled by a </w:t>
      </w:r>
      <w:hyperlink r:id="rId97" w:anchor="stock_material_arm.filament_assembly" w:history="1">
        <w:r>
          <w:rPr>
            <w:rStyle w:val="Hyperlink"/>
            <w:b/>
            <w:bCs/>
          </w:rPr>
          <w:t>Filament_assembly</w:t>
        </w:r>
      </w:hyperlink>
      <w:r>
        <w:rPr>
          <w:color w:val="000000"/>
        </w:rPr>
        <w:t>.</w:t>
      </w:r>
    </w:p>
    <w:p w:rsidR="00252E56" w:rsidRDefault="00252E56" w:rsidP="00252E56">
      <w:pPr>
        <w:pStyle w:val="example"/>
        <w:rPr>
          <w:color w:val="000000"/>
          <w:sz w:val="27"/>
          <w:szCs w:val="27"/>
        </w:rPr>
      </w:pPr>
      <w:bookmarkStart w:id="25" w:name="example_"/>
      <w:r>
        <w:rPr>
          <w:color w:val="000000"/>
        </w:rPr>
        <w:t>EXAMPLE    Pultruded shapes, radius fillers, and filament wound structure are types of </w:t>
      </w:r>
      <w:r>
        <w:rPr>
          <w:b/>
          <w:bCs/>
          <w:color w:val="000000"/>
        </w:rPr>
        <w:t>Filament_laminate</w:t>
      </w:r>
      <w:r>
        <w:rPr>
          <w:color w:val="000000"/>
        </w:rPr>
        <w:t> (see </w:t>
      </w:r>
      <w:hyperlink r:id="rId98" w:anchor="figure_fl" w:history="1">
        <w:r>
          <w:rPr>
            <w:rStyle w:val="Hyperlink"/>
          </w:rPr>
          <w:t>Figure 2</w:t>
        </w:r>
      </w:hyperlink>
      <w:r>
        <w:rPr>
          <w:color w:val="000000"/>
        </w:rPr>
        <w:t> ).</w:t>
      </w:r>
    </w:p>
    <w:p w:rsidR="00252E56" w:rsidRDefault="00252E56" w:rsidP="00252E56">
      <w:pPr>
        <w:pStyle w:val="NormalWeb"/>
        <w:rPr>
          <w:color w:val="000000"/>
          <w:sz w:val="27"/>
          <w:szCs w:val="27"/>
        </w:rPr>
      </w:pPr>
      <w:r>
        <w:rPr>
          <w:color w:val="000000"/>
          <w:sz w:val="27"/>
          <w:szCs w:val="27"/>
          <w:u w:val="single"/>
        </w:rPr>
        <w:t>EXPRESS specification:</w:t>
      </w:r>
    </w:p>
    <w:p w:rsidR="00252E56" w:rsidRDefault="00252E56" w:rsidP="00252E56">
      <w:pPr>
        <w:pStyle w:val="NormalWeb"/>
        <w:rPr>
          <w:color w:val="000000"/>
          <w:sz w:val="27"/>
          <w:szCs w:val="27"/>
        </w:rPr>
      </w:pPr>
      <w:r>
        <w:rPr>
          <w:rStyle w:val="HTMLCode"/>
          <w:color w:val="000000"/>
        </w:rPr>
        <w:lastRenderedPageBreak/>
        <w:t>*)</w:t>
      </w:r>
      <w:r>
        <w:rPr>
          <w:rFonts w:ascii="Courier New" w:hAnsi="Courier New" w:cs="Courier New"/>
          <w:color w:val="000000"/>
          <w:sz w:val="20"/>
          <w:szCs w:val="20"/>
        </w:rPr>
        <w:br/>
      </w:r>
      <w:r>
        <w:rPr>
          <w:rStyle w:val="HTMLCode"/>
          <w:color w:val="000000"/>
        </w:rPr>
        <w:t>ENTITY Filament_laminate</w:t>
      </w:r>
      <w:r>
        <w:rPr>
          <w:rFonts w:ascii="Courier New" w:hAnsi="Courier New" w:cs="Courier New"/>
          <w:color w:val="000000"/>
          <w:sz w:val="20"/>
          <w:szCs w:val="20"/>
        </w:rPr>
        <w:br/>
      </w:r>
      <w:r>
        <w:rPr>
          <w:rStyle w:val="HTMLCode"/>
          <w:color w:val="000000"/>
        </w:rPr>
        <w:t>  SUBTYPE OF (</w:t>
      </w:r>
      <w:hyperlink r:id="rId99" w:anchor="part_and_zone_laminate_tables_arm.constituent_part" w:history="1">
        <w:r>
          <w:rPr>
            <w:rStyle w:val="Hyperlink"/>
            <w:rFonts w:ascii="Courier New" w:hAnsi="Courier New" w:cs="Courier New"/>
            <w:sz w:val="20"/>
            <w:szCs w:val="20"/>
          </w:rPr>
          <w:t>Constituent_part</w:t>
        </w:r>
      </w:hyperlink>
      <w:r>
        <w:rPr>
          <w:rStyle w:val="HTMLCode"/>
          <w:color w:val="000000"/>
        </w:rPr>
        <w:t>);</w:t>
      </w:r>
      <w:r>
        <w:rPr>
          <w:rFonts w:ascii="Courier New" w:hAnsi="Courier New" w:cs="Courier New"/>
          <w:color w:val="000000"/>
          <w:sz w:val="20"/>
          <w:szCs w:val="20"/>
        </w:rPr>
        <w:br/>
      </w:r>
      <w:r>
        <w:rPr>
          <w:rStyle w:val="HTMLCode"/>
          <w:color w:val="000000"/>
        </w:rPr>
        <w:t>  made_from : </w:t>
      </w:r>
      <w:hyperlink r:id="rId100" w:anchor="part_and_zone_laminate_tables_arm.filament_assembly_material" w:history="1">
        <w:r>
          <w:rPr>
            <w:rStyle w:val="Hyperlink"/>
            <w:rFonts w:ascii="Courier New" w:hAnsi="Courier New" w:cs="Courier New"/>
            <w:sz w:val="20"/>
            <w:szCs w:val="20"/>
          </w:rPr>
          <w:t>filament_assembly_material</w:t>
        </w:r>
      </w:hyperlink>
      <w:r>
        <w:rPr>
          <w:rStyle w:val="HTMLCode"/>
          <w:color w:val="000000"/>
        </w:rPr>
        <w:t>;</w:t>
      </w:r>
      <w:r>
        <w:rPr>
          <w:rFonts w:ascii="Courier New" w:hAnsi="Courier New" w:cs="Courier New"/>
          <w:color w:val="000000"/>
          <w:sz w:val="20"/>
          <w:szCs w:val="20"/>
        </w:rPr>
        <w:br/>
      </w:r>
      <w:r>
        <w:rPr>
          <w:rStyle w:val="HTMLCode"/>
          <w:color w:val="000000"/>
        </w:rPr>
        <w:t>  shape : OPTIONAL </w:t>
      </w:r>
      <w:hyperlink r:id="rId101" w:anchor="part_and_zone_laminate_tables_arm.filament_laminate_shape" w:history="1">
        <w:r>
          <w:rPr>
            <w:rStyle w:val="Hyperlink"/>
            <w:rFonts w:ascii="Courier New" w:hAnsi="Courier New" w:cs="Courier New"/>
            <w:sz w:val="20"/>
            <w:szCs w:val="20"/>
          </w:rPr>
          <w:t>Filament_laminate_shape</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52E56" w:rsidRDefault="00252E56" w:rsidP="00252E56">
      <w:pPr>
        <w:pStyle w:val="NormalWeb"/>
        <w:rPr>
          <w:color w:val="000000"/>
          <w:sz w:val="27"/>
          <w:szCs w:val="27"/>
        </w:rPr>
      </w:pPr>
      <w:r>
        <w:rPr>
          <w:color w:val="000000"/>
          <w:sz w:val="27"/>
          <w:szCs w:val="27"/>
          <w:u w:val="single"/>
        </w:rPr>
        <w:t>Attribute definitions:</w:t>
      </w:r>
    </w:p>
    <w:p w:rsidR="00252E56" w:rsidRDefault="00252E56" w:rsidP="00252E56">
      <w:pPr>
        <w:pStyle w:val="expressdescription"/>
        <w:rPr>
          <w:color w:val="000000"/>
          <w:sz w:val="27"/>
          <w:szCs w:val="27"/>
        </w:rPr>
      </w:pPr>
      <w:r>
        <w:rPr>
          <w:b/>
          <w:bCs/>
          <w:color w:val="000000"/>
          <w:sz w:val="27"/>
          <w:szCs w:val="27"/>
        </w:rPr>
        <w:t>made_from: </w:t>
      </w:r>
      <w:r>
        <w:rPr>
          <w:color w:val="000000"/>
          <w:sz w:val="27"/>
          <w:szCs w:val="27"/>
        </w:rPr>
        <w:t>specifies the stock </w:t>
      </w:r>
      <w:hyperlink r:id="rId102" w:anchor="stock_material_arm.filament_assembly" w:history="1">
        <w:r>
          <w:rPr>
            <w:rStyle w:val="Hyperlink"/>
            <w:b/>
            <w:bCs/>
            <w:sz w:val="27"/>
            <w:szCs w:val="27"/>
          </w:rPr>
          <w:t>Filament_assembly</w:t>
        </w:r>
      </w:hyperlink>
      <w:r>
        <w:rPr>
          <w:color w:val="000000"/>
          <w:sz w:val="27"/>
          <w:szCs w:val="27"/>
        </w:rPr>
        <w:t> that is used to make the </w:t>
      </w:r>
      <w:r>
        <w:rPr>
          <w:b/>
          <w:bCs/>
          <w:color w:val="000000"/>
          <w:sz w:val="27"/>
          <w:szCs w:val="27"/>
        </w:rPr>
        <w:t>Filament_laminate</w:t>
      </w:r>
      <w:r>
        <w:rPr>
          <w:color w:val="000000"/>
          <w:sz w:val="27"/>
          <w:szCs w:val="27"/>
        </w:rPr>
        <w:t>. The </w:t>
      </w:r>
      <w:hyperlink r:id="rId103" w:anchor="stock_material_arm.filament_assembly" w:history="1">
        <w:r>
          <w:rPr>
            <w:rStyle w:val="Hyperlink"/>
            <w:b/>
            <w:bCs/>
            <w:sz w:val="27"/>
            <w:szCs w:val="27"/>
          </w:rPr>
          <w:t>Filament_assembly</w:t>
        </w:r>
      </w:hyperlink>
      <w:r>
        <w:rPr>
          <w:color w:val="000000"/>
          <w:sz w:val="27"/>
          <w:szCs w:val="27"/>
        </w:rPr>
        <w:t> is in the form of a tow, yarn or roving, and sometimes tape.</w:t>
      </w:r>
    </w:p>
    <w:p w:rsidR="00252E56" w:rsidRDefault="00252E56" w:rsidP="00252E56">
      <w:pPr>
        <w:pStyle w:val="expressdescription"/>
        <w:rPr>
          <w:color w:val="000000"/>
          <w:sz w:val="27"/>
          <w:szCs w:val="27"/>
        </w:rPr>
      </w:pPr>
      <w:r>
        <w:rPr>
          <w:b/>
          <w:bCs/>
          <w:color w:val="000000"/>
          <w:sz w:val="27"/>
          <w:szCs w:val="27"/>
        </w:rPr>
        <w:t>shape: </w:t>
      </w:r>
      <w:r>
        <w:rPr>
          <w:color w:val="000000"/>
          <w:sz w:val="27"/>
          <w:szCs w:val="27"/>
        </w:rPr>
        <w:t xml:space="preserve">specifies </w:t>
      </w:r>
      <w:del w:id="26" w:author="Sapp (US), Brandon" w:date="2019-03-20T15:36:00Z">
        <w:r w:rsidDel="00EF3B3B">
          <w:rPr>
            <w:color w:val="000000"/>
            <w:sz w:val="27"/>
            <w:szCs w:val="27"/>
          </w:rPr>
          <w:delText xml:space="preserve">a </w:delText>
        </w:r>
      </w:del>
      <w:ins w:id="27" w:author="Sapp (US), Brandon" w:date="2019-03-20T15:36:00Z">
        <w:r w:rsidR="00EF3B3B">
          <w:rPr>
            <w:color w:val="000000"/>
            <w:sz w:val="27"/>
            <w:szCs w:val="27"/>
          </w:rPr>
          <w:t>the</w:t>
        </w:r>
        <w:r w:rsidR="00EF3B3B">
          <w:rPr>
            <w:color w:val="000000"/>
            <w:sz w:val="27"/>
            <w:szCs w:val="27"/>
          </w:rPr>
          <w:t xml:space="preserve"> </w:t>
        </w:r>
      </w:ins>
      <w:r>
        <w:rPr>
          <w:color w:val="000000"/>
          <w:sz w:val="27"/>
          <w:szCs w:val="27"/>
        </w:rPr>
        <w:t>role of the </w:t>
      </w:r>
      <w:hyperlink r:id="rId104" w:anchor="part_and_zone_laminate_tables_arm.filament_laminate_shape" w:history="1">
        <w:r>
          <w:rPr>
            <w:rStyle w:val="Hyperlink"/>
            <w:b/>
            <w:bCs/>
            <w:sz w:val="27"/>
            <w:szCs w:val="27"/>
          </w:rPr>
          <w:t>Filament_laminate_shape</w:t>
        </w:r>
      </w:hyperlink>
      <w:r>
        <w:rPr>
          <w:color w:val="000000"/>
          <w:sz w:val="27"/>
          <w:szCs w:val="27"/>
        </w:rPr>
        <w:t> for the </w:t>
      </w:r>
      <w:r>
        <w:rPr>
          <w:b/>
          <w:bCs/>
          <w:color w:val="000000"/>
          <w:sz w:val="27"/>
          <w:szCs w:val="27"/>
        </w:rPr>
        <w:t>Filament_laminate</w:t>
      </w:r>
      <w:r>
        <w:rPr>
          <w:color w:val="000000"/>
          <w:sz w:val="27"/>
          <w:szCs w:val="27"/>
        </w:rPr>
        <w:t>. The </w:t>
      </w:r>
      <w:r>
        <w:rPr>
          <w:b/>
          <w:bCs/>
          <w:color w:val="000000"/>
          <w:sz w:val="27"/>
          <w:szCs w:val="27"/>
        </w:rPr>
        <w:t>shape</w:t>
      </w:r>
      <w:r>
        <w:rPr>
          <w:color w:val="000000"/>
          <w:sz w:val="27"/>
          <w:szCs w:val="27"/>
        </w:rPr>
        <w:t> specifies the geometry that defines the cross-sectional area of a </w:t>
      </w:r>
      <w:r>
        <w:rPr>
          <w:b/>
          <w:bCs/>
          <w:color w:val="000000"/>
          <w:sz w:val="27"/>
          <w:szCs w:val="27"/>
        </w:rPr>
        <w:t>Filament_laminate</w:t>
      </w:r>
      <w:r>
        <w:rPr>
          <w:color w:val="000000"/>
          <w:sz w:val="27"/>
          <w:szCs w:val="27"/>
        </w:rPr>
        <w:t>. The value of this attribute need not be specified.</w:t>
      </w:r>
    </w:p>
    <w:p w:rsidR="00252E56" w:rsidRDefault="00252E56" w:rsidP="00252E56">
      <w:pPr>
        <w:pStyle w:val="Heading2"/>
        <w:rPr>
          <w:color w:val="000000"/>
        </w:rPr>
      </w:pPr>
      <w:r>
        <w:rPr>
          <w:color w:val="000000"/>
        </w:rPr>
        <w:t>4.3.7 Filament_laminate_shape   </w:t>
      </w:r>
      <w:r>
        <w:rPr>
          <w:noProof/>
          <w:color w:val="0000FF"/>
          <w:lang w:eastAsia="en-GB"/>
        </w:rPr>
        <w:drawing>
          <wp:inline distT="0" distB="0" distL="0" distR="0">
            <wp:extent cx="180975" cy="209550"/>
            <wp:effectExtent l="0" t="0" r="9525" b="0"/>
            <wp:docPr id="262" name="Picture 262" descr="EXPRESS-G">
              <a:hlinkClick xmlns:a="http://schemas.openxmlformats.org/drawingml/2006/main" r:id="rId14"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EXPRESS-G">
                      <a:hlinkClick r:id="rId14" tgtFrame="&quot;&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eastAsia="en-GB"/>
        </w:rPr>
        <w:drawing>
          <wp:inline distT="0" distB="0" distL="0" distR="0">
            <wp:extent cx="180975" cy="209550"/>
            <wp:effectExtent l="0" t="0" r="9525" b="0"/>
            <wp:docPr id="261" name="Picture 261" descr="Mapping table">
              <a:hlinkClick xmlns:a="http://schemas.openxmlformats.org/drawingml/2006/main" r:id="rId1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Mapping table">
                      <a:hlinkClick r:id="rId105"/>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52E56" w:rsidRDefault="00252E56" w:rsidP="00252E56">
      <w:r>
        <w:rPr>
          <w:color w:val="000000"/>
          <w:sz w:val="27"/>
          <w:szCs w:val="27"/>
        </w:rPr>
        <w:t>A </w:t>
      </w:r>
      <w:r>
        <w:rPr>
          <w:b/>
          <w:bCs/>
          <w:color w:val="000000"/>
          <w:sz w:val="27"/>
          <w:szCs w:val="27"/>
        </w:rPr>
        <w:t>Filament_laminate_shape</w:t>
      </w:r>
      <w:r>
        <w:rPr>
          <w:color w:val="000000"/>
          <w:sz w:val="27"/>
          <w:szCs w:val="27"/>
        </w:rPr>
        <w:t> is a two-dimensional geometric shape representation for the cross-sectional area of a </w:t>
      </w:r>
      <w:hyperlink r:id="rId106" w:anchor="part_and_zone_laminate_tables_arm.filament_laminate" w:history="1">
        <w:r>
          <w:rPr>
            <w:rStyle w:val="Hyperlink"/>
            <w:b/>
            <w:bCs/>
            <w:sz w:val="27"/>
            <w:szCs w:val="27"/>
          </w:rPr>
          <w:t>Filament_laminate</w:t>
        </w:r>
      </w:hyperlink>
      <w:r>
        <w:rPr>
          <w:color w:val="000000"/>
          <w:sz w:val="27"/>
          <w:szCs w:val="27"/>
        </w:rPr>
        <w:t>.</w:t>
      </w:r>
    </w:p>
    <w:p w:rsidR="00252E56" w:rsidRDefault="00252E56" w:rsidP="00252E56">
      <w:pPr>
        <w:pStyle w:val="NormalWeb"/>
        <w:rPr>
          <w:color w:val="000000"/>
          <w:sz w:val="27"/>
          <w:szCs w:val="27"/>
        </w:rPr>
      </w:pPr>
      <w:r>
        <w:rPr>
          <w:color w:val="000000"/>
          <w:sz w:val="27"/>
          <w:szCs w:val="27"/>
          <w:u w:val="single"/>
        </w:rPr>
        <w:t>EXPRESS specification:</w:t>
      </w:r>
    </w:p>
    <w:p w:rsidR="00252E56" w:rsidRDefault="00252E56" w:rsidP="00252E56">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Filament_laminate_shape;</w:t>
      </w:r>
      <w:r>
        <w:rPr>
          <w:rFonts w:ascii="Courier New" w:hAnsi="Courier New" w:cs="Courier New"/>
          <w:color w:val="000000"/>
          <w:sz w:val="20"/>
          <w:szCs w:val="20"/>
        </w:rPr>
        <w:br/>
      </w:r>
      <w:r>
        <w:rPr>
          <w:rStyle w:val="HTMLCode"/>
          <w:color w:val="000000"/>
        </w:rPr>
        <w:t>  cross_section : </w:t>
      </w:r>
      <w:hyperlink r:id="rId107" w:anchor="shape_property_assignment_arm.shape_description_association" w:history="1">
        <w:r>
          <w:rPr>
            <w:rStyle w:val="Hyperlink"/>
            <w:rFonts w:ascii="Courier New" w:hAnsi="Courier New" w:cs="Courier New"/>
            <w:sz w:val="20"/>
            <w:szCs w:val="20"/>
          </w:rPr>
          <w:t>Shape_description_association</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52E56" w:rsidRDefault="00252E56" w:rsidP="00252E56">
      <w:pPr>
        <w:pStyle w:val="NormalWeb"/>
        <w:rPr>
          <w:color w:val="000000"/>
          <w:sz w:val="27"/>
          <w:szCs w:val="27"/>
        </w:rPr>
      </w:pPr>
      <w:r>
        <w:rPr>
          <w:color w:val="000000"/>
          <w:sz w:val="27"/>
          <w:szCs w:val="27"/>
          <w:u w:val="single"/>
        </w:rPr>
        <w:t>Attribute definitions:</w:t>
      </w:r>
    </w:p>
    <w:p w:rsidR="00252E56" w:rsidRDefault="00252E56" w:rsidP="00252E56">
      <w:pPr>
        <w:pStyle w:val="expressdescription"/>
        <w:rPr>
          <w:color w:val="000000"/>
          <w:sz w:val="27"/>
          <w:szCs w:val="27"/>
        </w:rPr>
      </w:pPr>
      <w:bookmarkStart w:id="28" w:name="part_and_zone_laminate_tables_arm.filame"/>
      <w:r>
        <w:rPr>
          <w:b/>
          <w:bCs/>
          <w:color w:val="000000"/>
          <w:sz w:val="27"/>
          <w:szCs w:val="27"/>
        </w:rPr>
        <w:t>cross_section: </w:t>
      </w:r>
      <w:bookmarkEnd w:id="28"/>
      <w:r>
        <w:rPr>
          <w:color w:val="000000"/>
          <w:sz w:val="27"/>
          <w:szCs w:val="27"/>
        </w:rPr>
        <w:t>represents the cross-sectional area of a </w:t>
      </w:r>
      <w:hyperlink r:id="rId108" w:anchor="part_and_zone_laminate_tables_arm.filament_laminate" w:history="1">
        <w:r>
          <w:rPr>
            <w:rStyle w:val="Hyperlink"/>
            <w:b/>
            <w:bCs/>
            <w:sz w:val="27"/>
            <w:szCs w:val="27"/>
          </w:rPr>
          <w:t>Filament_laminate</w:t>
        </w:r>
      </w:hyperlink>
      <w:r>
        <w:rPr>
          <w:color w:val="000000"/>
          <w:sz w:val="27"/>
          <w:szCs w:val="27"/>
        </w:rPr>
        <w:t>.</w:t>
      </w:r>
    </w:p>
    <w:p w:rsidR="00252E56" w:rsidRDefault="00252E56" w:rsidP="00252E56">
      <w:pPr>
        <w:pStyle w:val="Heading2"/>
        <w:rPr>
          <w:color w:val="000000"/>
        </w:rPr>
      </w:pPr>
      <w:r>
        <w:rPr>
          <w:color w:val="000000"/>
        </w:rPr>
        <w:t>4.3.8 Laminate_table   </w:t>
      </w:r>
      <w:r>
        <w:rPr>
          <w:noProof/>
          <w:color w:val="0000FF"/>
          <w:lang w:eastAsia="en-GB"/>
        </w:rPr>
        <w:drawing>
          <wp:inline distT="0" distB="0" distL="0" distR="0">
            <wp:extent cx="180975" cy="209550"/>
            <wp:effectExtent l="0" t="0" r="9525" b="0"/>
            <wp:docPr id="260" name="Picture 260" descr="EXPRESS-G">
              <a:hlinkClick xmlns:a="http://schemas.openxmlformats.org/drawingml/2006/main" r:id="rId13"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EXPRESS-G">
                      <a:hlinkClick r:id="rId13" tgtFrame="&quot;&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eastAsia="en-GB"/>
        </w:rPr>
        <w:drawing>
          <wp:inline distT="0" distB="0" distL="0" distR="0">
            <wp:extent cx="180975" cy="209550"/>
            <wp:effectExtent l="0" t="0" r="9525" b="0"/>
            <wp:docPr id="259" name="Picture 259" descr="Mapping table">
              <a:hlinkClick xmlns:a="http://schemas.openxmlformats.org/drawingml/2006/main" r:id="rId1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Mapping table">
                      <a:hlinkClick r:id="rId109"/>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52E56" w:rsidRDefault="00252E56" w:rsidP="00252E56">
      <w:r>
        <w:rPr>
          <w:color w:val="000000"/>
          <w:sz w:val="27"/>
          <w:szCs w:val="27"/>
        </w:rPr>
        <w:lastRenderedPageBreak/>
        <w:t>A </w:t>
      </w:r>
      <w:r>
        <w:rPr>
          <w:b/>
          <w:bCs/>
          <w:color w:val="000000"/>
          <w:sz w:val="27"/>
          <w:szCs w:val="27"/>
        </w:rPr>
        <w:t>Laminate_table</w:t>
      </w:r>
      <w:r>
        <w:rPr>
          <w:color w:val="000000"/>
          <w:sz w:val="27"/>
          <w:szCs w:val="27"/>
        </w:rPr>
        <w:t> is a type of </w:t>
      </w:r>
      <w:hyperlink r:id="rId110" w:anchor="part_view_definition_arm.part_view_definition" w:history="1">
        <w:r>
          <w:rPr>
            <w:rStyle w:val="Hyperlink"/>
            <w:b/>
            <w:bCs/>
            <w:sz w:val="27"/>
            <w:szCs w:val="27"/>
          </w:rPr>
          <w:t>Part_view_definition</w:t>
        </w:r>
      </w:hyperlink>
      <w:r>
        <w:rPr>
          <w:color w:val="000000"/>
          <w:sz w:val="27"/>
          <w:szCs w:val="27"/>
        </w:rPr>
        <w:t>. A </w:t>
      </w:r>
      <w:r>
        <w:rPr>
          <w:b/>
          <w:bCs/>
          <w:color w:val="000000"/>
          <w:sz w:val="27"/>
          <w:szCs w:val="27"/>
        </w:rPr>
        <w:t>Laminate_table</w:t>
      </w:r>
      <w:r>
        <w:rPr>
          <w:color w:val="000000"/>
          <w:sz w:val="27"/>
          <w:szCs w:val="27"/>
        </w:rPr>
        <w:t> defines the internal constituents or structural makeup of an overall part or a particular zone, area, or point on the part. A </w:t>
      </w:r>
      <w:r>
        <w:rPr>
          <w:b/>
          <w:bCs/>
          <w:color w:val="000000"/>
          <w:sz w:val="27"/>
          <w:szCs w:val="27"/>
        </w:rPr>
        <w:t>Laminate_table</w:t>
      </w:r>
      <w:r>
        <w:rPr>
          <w:color w:val="000000"/>
          <w:sz w:val="27"/>
          <w:szCs w:val="27"/>
        </w:rPr>
        <w:t> may either a </w:t>
      </w:r>
      <w:hyperlink r:id="rId111" w:anchor="part_and_zone_laminate_tables_arm.part_laminate_table" w:history="1">
        <w:r>
          <w:rPr>
            <w:rStyle w:val="Hyperlink"/>
            <w:b/>
            <w:bCs/>
            <w:sz w:val="27"/>
            <w:szCs w:val="27"/>
          </w:rPr>
          <w:t>Part_laminate_table</w:t>
        </w:r>
      </w:hyperlink>
      <w:r>
        <w:rPr>
          <w:color w:val="000000"/>
          <w:sz w:val="27"/>
          <w:szCs w:val="27"/>
        </w:rPr>
        <w:t> or a </w:t>
      </w:r>
      <w:hyperlink r:id="rId112" w:anchor="part_and_zone_laminate_tables_arm.zone_structural_makeup" w:history="1">
        <w:r>
          <w:rPr>
            <w:rStyle w:val="Hyperlink"/>
            <w:b/>
            <w:bCs/>
            <w:sz w:val="27"/>
            <w:szCs w:val="27"/>
          </w:rPr>
          <w:t>Zone_structural_makeup</w:t>
        </w:r>
      </w:hyperlink>
      <w:r>
        <w:rPr>
          <w:color w:val="000000"/>
          <w:sz w:val="27"/>
          <w:szCs w:val="27"/>
        </w:rPr>
        <w:t>.</w:t>
      </w:r>
    </w:p>
    <w:p w:rsidR="00252E56" w:rsidRDefault="00252E56" w:rsidP="00252E56">
      <w:pPr>
        <w:pStyle w:val="NormalWeb"/>
        <w:rPr>
          <w:color w:val="000000"/>
          <w:sz w:val="27"/>
          <w:szCs w:val="27"/>
        </w:rPr>
      </w:pPr>
      <w:r>
        <w:rPr>
          <w:color w:val="000000"/>
          <w:sz w:val="27"/>
          <w:szCs w:val="27"/>
          <w:u w:val="single"/>
        </w:rPr>
        <w:t>EXPRESS specification:</w:t>
      </w:r>
    </w:p>
    <w:p w:rsidR="00252E56" w:rsidRDefault="00252E56" w:rsidP="00252E56">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Laminate_table</w:t>
      </w:r>
      <w:r>
        <w:rPr>
          <w:rFonts w:ascii="Courier New" w:hAnsi="Courier New" w:cs="Courier New"/>
          <w:color w:val="000000"/>
          <w:sz w:val="20"/>
          <w:szCs w:val="20"/>
        </w:rPr>
        <w:br/>
      </w:r>
      <w:r>
        <w:rPr>
          <w:rStyle w:val="HTMLCode"/>
          <w:color w:val="000000"/>
        </w:rPr>
        <w:t>  SUPERTYPE OF (ONEOF (</w:t>
      </w:r>
      <w:hyperlink r:id="rId113" w:anchor="part_and_zone_laminate_tables_arm.part_laminate_table" w:history="1">
        <w:r>
          <w:rPr>
            <w:rStyle w:val="Hyperlink"/>
            <w:rFonts w:ascii="Courier New" w:hAnsi="Courier New" w:cs="Courier New"/>
            <w:sz w:val="20"/>
            <w:szCs w:val="20"/>
          </w:rPr>
          <w:t>Part_laminate_table</w:t>
        </w:r>
      </w:hyperlink>
      <w:r>
        <w:rPr>
          <w:rStyle w:val="HTMLCode"/>
          <w:color w:val="000000"/>
        </w:rPr>
        <w:t>,</w:t>
      </w:r>
      <w:r>
        <w:rPr>
          <w:rFonts w:ascii="Courier New" w:hAnsi="Courier New" w:cs="Courier New"/>
          <w:color w:val="000000"/>
          <w:sz w:val="20"/>
          <w:szCs w:val="20"/>
        </w:rPr>
        <w:br/>
      </w:r>
      <w:r>
        <w:rPr>
          <w:rStyle w:val="HTMLCode"/>
          <w:color w:val="000000"/>
        </w:rPr>
        <w:t>                       </w:t>
      </w:r>
      <w:hyperlink r:id="rId114" w:anchor="part_and_zone_laminate_tables_arm.zone_structural_makeup" w:history="1">
        <w:r>
          <w:rPr>
            <w:rStyle w:val="Hyperlink"/>
            <w:rFonts w:ascii="Courier New" w:hAnsi="Courier New" w:cs="Courier New"/>
            <w:sz w:val="20"/>
            <w:szCs w:val="20"/>
          </w:rPr>
          <w:t>Zone_structural_makeup</w:t>
        </w:r>
      </w:hyperlink>
      <w:r>
        <w:rPr>
          <w:rStyle w:val="HTMLCode"/>
          <w:color w:val="000000"/>
        </w:rPr>
        <w:t>))</w:t>
      </w:r>
      <w:r>
        <w:rPr>
          <w:rFonts w:ascii="Courier New" w:hAnsi="Courier New" w:cs="Courier New"/>
          <w:color w:val="000000"/>
          <w:sz w:val="20"/>
          <w:szCs w:val="20"/>
        </w:rPr>
        <w:br/>
      </w:r>
      <w:r>
        <w:rPr>
          <w:rStyle w:val="HTMLCode"/>
          <w:color w:val="000000"/>
        </w:rPr>
        <w:t>  SUBTYPE OF (</w:t>
      </w:r>
      <w:hyperlink r:id="rId115" w:anchor="part_view_definition_arm.part_view_definition" w:history="1">
        <w:r>
          <w:rPr>
            <w:rStyle w:val="Hyperlink"/>
            <w:rFonts w:ascii="Courier New" w:hAnsi="Courier New" w:cs="Courier New"/>
            <w:sz w:val="20"/>
            <w:szCs w:val="20"/>
          </w:rPr>
          <w:t>Part_view_definition</w:t>
        </w:r>
      </w:hyperlink>
      <w:r>
        <w:rPr>
          <w:rStyle w:val="HTMLCode"/>
          <w:color w:val="000000"/>
        </w:rPr>
        <w:t>);</w:t>
      </w:r>
      <w:r>
        <w:rPr>
          <w:rFonts w:ascii="Courier New" w:hAnsi="Courier New" w:cs="Courier New"/>
          <w:color w:val="000000"/>
          <w:sz w:val="20"/>
          <w:szCs w:val="20"/>
        </w:rPr>
        <w:br/>
      </w:r>
      <w:r>
        <w:rPr>
          <w:rStyle w:val="HTMLCode"/>
          <w:color w:val="000000"/>
        </w:rPr>
        <w:t>  basis : </w:t>
      </w:r>
      <w:hyperlink r:id="rId116" w:anchor="ply_orientation_specification_arm.reinforcement_orientation_basis" w:history="1">
        <w:r>
          <w:rPr>
            <w:rStyle w:val="Hyperlink"/>
            <w:rFonts w:ascii="Courier New" w:hAnsi="Courier New" w:cs="Courier New"/>
            <w:sz w:val="20"/>
            <w:szCs w:val="20"/>
          </w:rPr>
          <w:t>Reinforcement_orientation_basis</w:t>
        </w:r>
      </w:hyperlink>
      <w:r>
        <w:rPr>
          <w:rStyle w:val="HTMLCode"/>
          <w:color w:val="000000"/>
        </w:rPr>
        <w:t>;</w:t>
      </w:r>
      <w:r>
        <w:rPr>
          <w:rFonts w:ascii="Courier New" w:hAnsi="Courier New" w:cs="Courier New"/>
          <w:color w:val="000000"/>
          <w:sz w:val="20"/>
          <w:szCs w:val="20"/>
        </w:rPr>
        <w:br/>
      </w:r>
      <w:r>
        <w:rPr>
          <w:rStyle w:val="HTMLCode"/>
          <w:color w:val="000000"/>
        </w:rPr>
        <w:t>  resulting_surface : OPTIONAL </w:t>
      </w:r>
      <w:hyperlink r:id="rId117" w:anchor="basic_geometry_arm.surface" w:history="1">
        <w:r>
          <w:rPr>
            <w:rStyle w:val="Hyperlink"/>
            <w:rFonts w:ascii="Courier New" w:hAnsi="Courier New" w:cs="Courier New"/>
            <w:sz w:val="20"/>
            <w:szCs w:val="20"/>
          </w:rPr>
          <w:t>Surface</w:t>
        </w:r>
      </w:hyperlink>
      <w:r>
        <w:rPr>
          <w:rStyle w:val="HTMLCode"/>
          <w:color w:val="000000"/>
        </w:rPr>
        <w:t>;</w:t>
      </w:r>
      <w:r>
        <w:rPr>
          <w:rFonts w:ascii="Courier New" w:hAnsi="Courier New" w:cs="Courier New"/>
          <w:color w:val="000000"/>
          <w:sz w:val="20"/>
          <w:szCs w:val="20"/>
        </w:rPr>
        <w:br/>
      </w:r>
      <w:r>
        <w:rPr>
          <w:rStyle w:val="HTMLCode"/>
          <w:color w:val="000000"/>
        </w:rPr>
        <w:t>  base_surface : OPTIONAL </w:t>
      </w:r>
      <w:hyperlink r:id="rId118" w:anchor="part_and_zone_laminate_tables_arm.surface_with_direction" w:history="1">
        <w:r>
          <w:rPr>
            <w:rStyle w:val="Hyperlink"/>
            <w:rFonts w:ascii="Courier New" w:hAnsi="Courier New" w:cs="Courier New"/>
            <w:sz w:val="20"/>
            <w:szCs w:val="20"/>
          </w:rPr>
          <w:t>Surface_with_direction</w:t>
        </w:r>
      </w:hyperlink>
      <w:r>
        <w:rPr>
          <w:rStyle w:val="HTMLCode"/>
          <w:color w:val="000000"/>
        </w:rPr>
        <w:t>;</w:t>
      </w:r>
      <w:r>
        <w:rPr>
          <w:rFonts w:ascii="Courier New" w:hAnsi="Courier New" w:cs="Courier New"/>
          <w:color w:val="000000"/>
          <w:sz w:val="20"/>
          <w:szCs w:val="20"/>
        </w:rPr>
        <w:br/>
      </w:r>
      <w:r>
        <w:rPr>
          <w:rStyle w:val="HTMLCode"/>
          <w:color w:val="000000"/>
        </w:rPr>
        <w:t>  resulting_boundary : OPTIONAL </w:t>
      </w:r>
      <w:hyperlink r:id="rId119" w:anchor="composite_constituent_shape_arm.ply_shape" w:history="1">
        <w:r>
          <w:rPr>
            <w:rStyle w:val="Hyperlink"/>
            <w:rFonts w:ascii="Courier New" w:hAnsi="Courier New" w:cs="Courier New"/>
            <w:sz w:val="20"/>
            <w:szCs w:val="20"/>
          </w:rPr>
          <w:t>Ply_shape</w:t>
        </w:r>
      </w:hyperlink>
      <w:r>
        <w:rPr>
          <w:rStyle w:val="HTMLCode"/>
          <w:color w:val="000000"/>
        </w:rPr>
        <w:t>;</w:t>
      </w:r>
      <w:r>
        <w:rPr>
          <w:rFonts w:ascii="Courier New" w:hAnsi="Courier New" w:cs="Courier New"/>
          <w:color w:val="000000"/>
          <w:sz w:val="20"/>
          <w:szCs w:val="20"/>
        </w:rPr>
        <w:br/>
      </w:r>
      <w:r>
        <w:rPr>
          <w:rStyle w:val="HTMLCode"/>
          <w:color w:val="000000"/>
        </w:rPr>
        <w:t>  handedness : OPTIONAL </w:t>
      </w:r>
      <w:hyperlink r:id="rId120" w:anchor="support_resource_arm.text" w:history="1">
        <w:r>
          <w:rPr>
            <w:rStyle w:val="Hyperlink"/>
            <w:rFonts w:ascii="Courier New" w:hAnsi="Courier New" w:cs="Courier New"/>
            <w:sz w:val="20"/>
            <w:szCs w:val="20"/>
          </w:rPr>
          <w:t>text</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52E56" w:rsidRDefault="00252E56" w:rsidP="00252E56">
      <w:pPr>
        <w:pStyle w:val="NormalWeb"/>
        <w:rPr>
          <w:color w:val="000000"/>
          <w:sz w:val="27"/>
          <w:szCs w:val="27"/>
        </w:rPr>
      </w:pPr>
      <w:r>
        <w:rPr>
          <w:color w:val="000000"/>
          <w:sz w:val="27"/>
          <w:szCs w:val="27"/>
          <w:u w:val="single"/>
        </w:rPr>
        <w:t>Attribute definitions:</w:t>
      </w:r>
    </w:p>
    <w:p w:rsidR="00252E56" w:rsidRDefault="00252E56" w:rsidP="00252E56">
      <w:pPr>
        <w:pStyle w:val="expressdescription"/>
        <w:rPr>
          <w:color w:val="000000"/>
          <w:sz w:val="27"/>
          <w:szCs w:val="27"/>
        </w:rPr>
      </w:pPr>
      <w:r>
        <w:rPr>
          <w:b/>
          <w:bCs/>
          <w:color w:val="000000"/>
          <w:sz w:val="27"/>
          <w:szCs w:val="27"/>
        </w:rPr>
        <w:t>basis: </w:t>
      </w:r>
      <w:r>
        <w:rPr>
          <w:color w:val="000000"/>
          <w:sz w:val="27"/>
          <w:szCs w:val="27"/>
        </w:rPr>
        <w:t>specifies the orientation direction for the load carrying reinforcements within the </w:t>
      </w:r>
      <w:r>
        <w:rPr>
          <w:b/>
          <w:bCs/>
          <w:color w:val="000000"/>
          <w:sz w:val="27"/>
          <w:szCs w:val="27"/>
        </w:rPr>
        <w:t>Laminate_table</w:t>
      </w:r>
      <w:r>
        <w:rPr>
          <w:color w:val="000000"/>
          <w:sz w:val="27"/>
          <w:szCs w:val="27"/>
        </w:rPr>
        <w:t>.</w:t>
      </w:r>
    </w:p>
    <w:p w:rsidR="00252E56" w:rsidRDefault="00252E56" w:rsidP="00252E56">
      <w:pPr>
        <w:pStyle w:val="expressdescription"/>
        <w:rPr>
          <w:color w:val="000000"/>
          <w:sz w:val="27"/>
          <w:szCs w:val="27"/>
        </w:rPr>
      </w:pPr>
      <w:r>
        <w:rPr>
          <w:b/>
          <w:bCs/>
          <w:color w:val="000000"/>
          <w:sz w:val="27"/>
          <w:szCs w:val="27"/>
        </w:rPr>
        <w:t>resulting_surface: </w:t>
      </w:r>
      <w:r>
        <w:rPr>
          <w:color w:val="000000"/>
          <w:sz w:val="27"/>
          <w:szCs w:val="27"/>
        </w:rPr>
        <w:t>specifies the opposing </w:t>
      </w:r>
      <w:hyperlink r:id="rId121" w:anchor="basic_geometry_arm.surface" w:history="1">
        <w:r>
          <w:rPr>
            <w:rStyle w:val="Hyperlink"/>
            <w:b/>
            <w:bCs/>
            <w:sz w:val="27"/>
            <w:szCs w:val="27"/>
          </w:rPr>
          <w:t>Surface</w:t>
        </w:r>
      </w:hyperlink>
      <w:r>
        <w:rPr>
          <w:color w:val="000000"/>
          <w:sz w:val="27"/>
          <w:szCs w:val="27"/>
        </w:rPr>
        <w:t> that forms from the physical material being placed on the </w:t>
      </w:r>
      <w:r>
        <w:rPr>
          <w:b/>
          <w:bCs/>
          <w:color w:val="000000"/>
          <w:sz w:val="27"/>
          <w:szCs w:val="27"/>
        </w:rPr>
        <w:t>base_surface</w:t>
      </w:r>
      <w:r>
        <w:rPr>
          <w:color w:val="000000"/>
          <w:sz w:val="27"/>
          <w:szCs w:val="27"/>
        </w:rPr>
        <w:t>. The value of this attribute need not be specified.</w:t>
      </w:r>
    </w:p>
    <w:p w:rsidR="00252E56" w:rsidRDefault="00252E56" w:rsidP="00252E56">
      <w:pPr>
        <w:pStyle w:val="expressdescription"/>
        <w:rPr>
          <w:color w:val="000000"/>
          <w:sz w:val="27"/>
          <w:szCs w:val="27"/>
        </w:rPr>
      </w:pPr>
      <w:r>
        <w:rPr>
          <w:b/>
          <w:bCs/>
          <w:color w:val="000000"/>
          <w:sz w:val="27"/>
          <w:szCs w:val="27"/>
        </w:rPr>
        <w:t>base_surface: </w:t>
      </w:r>
      <w:r>
        <w:rPr>
          <w:color w:val="000000"/>
          <w:sz w:val="27"/>
          <w:szCs w:val="27"/>
        </w:rPr>
        <w:t xml:space="preserve">specifies </w:t>
      </w:r>
      <w:del w:id="29" w:author="Sapp (US), Brandon" w:date="2019-03-20T15:36:00Z">
        <w:r w:rsidDel="00EF3B3B">
          <w:rPr>
            <w:color w:val="000000"/>
            <w:sz w:val="27"/>
            <w:szCs w:val="27"/>
          </w:rPr>
          <w:delText xml:space="preserve">a </w:delText>
        </w:r>
      </w:del>
      <w:ins w:id="30" w:author="Sapp (US), Brandon" w:date="2019-03-20T15:36:00Z">
        <w:r w:rsidR="00EF3B3B">
          <w:rPr>
            <w:color w:val="000000"/>
            <w:sz w:val="27"/>
            <w:szCs w:val="27"/>
          </w:rPr>
          <w:t>the</w:t>
        </w:r>
        <w:r w:rsidR="00EF3B3B">
          <w:rPr>
            <w:color w:val="000000"/>
            <w:sz w:val="27"/>
            <w:szCs w:val="27"/>
          </w:rPr>
          <w:t xml:space="preserve"> </w:t>
        </w:r>
      </w:ins>
      <w:r>
        <w:rPr>
          <w:color w:val="000000"/>
          <w:sz w:val="27"/>
          <w:szCs w:val="27"/>
        </w:rPr>
        <w:t>role of the </w:t>
      </w:r>
      <w:hyperlink r:id="rId122" w:anchor="part_and_zone_laminate_tables_arm.surface_with_direction" w:history="1">
        <w:r>
          <w:rPr>
            <w:rStyle w:val="Hyperlink"/>
            <w:b/>
            <w:bCs/>
            <w:sz w:val="27"/>
            <w:szCs w:val="27"/>
          </w:rPr>
          <w:t>Surface_with_direction</w:t>
        </w:r>
      </w:hyperlink>
      <w:r>
        <w:rPr>
          <w:color w:val="000000"/>
          <w:sz w:val="27"/>
          <w:szCs w:val="27"/>
        </w:rPr>
        <w:t> used to define the lamination or layers. The layers or lamination are defined to start from the surface and to be laminated or layered in the specified direction and order. The value of this attribute need not be specified.</w:t>
      </w:r>
    </w:p>
    <w:p w:rsidR="00252E56" w:rsidRDefault="00252E56" w:rsidP="00252E56">
      <w:pPr>
        <w:pStyle w:val="expressdescription"/>
        <w:rPr>
          <w:color w:val="000000"/>
          <w:sz w:val="27"/>
          <w:szCs w:val="27"/>
        </w:rPr>
      </w:pPr>
      <w:r>
        <w:rPr>
          <w:b/>
          <w:bCs/>
          <w:color w:val="000000"/>
          <w:sz w:val="27"/>
          <w:szCs w:val="27"/>
        </w:rPr>
        <w:t>resulting_boundary: </w:t>
      </w:r>
      <w:r>
        <w:rPr>
          <w:color w:val="000000"/>
          <w:sz w:val="27"/>
          <w:szCs w:val="27"/>
        </w:rPr>
        <w:t>specifies the boundary of the laminate resulting from a sum of the plies in the </w:t>
      </w:r>
      <w:hyperlink r:id="rId123" w:anchor="part_and_zone_laminate_tables_arm.laminate_table" w:history="1">
        <w:r>
          <w:rPr>
            <w:rStyle w:val="Hyperlink"/>
            <w:b/>
            <w:bCs/>
            <w:sz w:val="27"/>
            <w:szCs w:val="27"/>
          </w:rPr>
          <w:t>Laminate_table</w:t>
        </w:r>
      </w:hyperlink>
      <w:r>
        <w:rPr>
          <w:color w:val="000000"/>
          <w:sz w:val="27"/>
          <w:szCs w:val="27"/>
        </w:rPr>
        <w:t>. The value of this attribute need not be specified.</w:t>
      </w:r>
    </w:p>
    <w:p w:rsidR="00252E56" w:rsidRDefault="00252E56" w:rsidP="00252E56">
      <w:pPr>
        <w:pStyle w:val="expressdescription"/>
        <w:rPr>
          <w:color w:val="000000"/>
          <w:sz w:val="27"/>
          <w:szCs w:val="27"/>
        </w:rPr>
      </w:pPr>
      <w:bookmarkStart w:id="31" w:name="part_and_zone_laminate_tables_arm.lamina"/>
      <w:r>
        <w:rPr>
          <w:b/>
          <w:bCs/>
          <w:color w:val="000000"/>
          <w:sz w:val="27"/>
          <w:szCs w:val="27"/>
        </w:rPr>
        <w:t>handedness: </w:t>
      </w:r>
      <w:bookmarkEnd w:id="31"/>
      <w:r>
        <w:rPr>
          <w:color w:val="000000"/>
          <w:sz w:val="27"/>
          <w:szCs w:val="27"/>
        </w:rPr>
        <w:t>specifies that the </w:t>
      </w:r>
      <w:hyperlink r:id="rId124" w:anchor="part_and_zone_laminate_tables_arm.laminate_table" w:history="1">
        <w:r>
          <w:rPr>
            <w:rStyle w:val="Hyperlink"/>
            <w:b/>
            <w:bCs/>
            <w:sz w:val="27"/>
            <w:szCs w:val="27"/>
          </w:rPr>
          <w:t>Laminate_table</w:t>
        </w:r>
      </w:hyperlink>
      <w:r>
        <w:rPr>
          <w:color w:val="000000"/>
          <w:sz w:val="27"/>
          <w:szCs w:val="27"/>
        </w:rPr>
        <w:t> is to be interpreted as left-hand rule. The left-hand rule </w:t>
      </w:r>
      <w:hyperlink r:id="rId125" w:anchor="part_and_zone_laminate_tables_arm.laminate_table" w:history="1">
        <w:r>
          <w:rPr>
            <w:rStyle w:val="Hyperlink"/>
            <w:b/>
            <w:bCs/>
            <w:sz w:val="27"/>
            <w:szCs w:val="27"/>
          </w:rPr>
          <w:t>Laminate_table</w:t>
        </w:r>
      </w:hyperlink>
      <w:r>
        <w:rPr>
          <w:color w:val="000000"/>
          <w:sz w:val="27"/>
          <w:szCs w:val="27"/>
        </w:rPr>
        <w:t xml:space="preserve"> Rosettes (where a Rosette is a term used to represent the coordinate frame specifying the </w:t>
      </w:r>
      <w:del w:id="32" w:author="Sapp (US), Brandon" w:date="2019-03-20T15:37:00Z">
        <w:r w:rsidDel="00EF3B3B">
          <w:rPr>
            <w:color w:val="000000"/>
            <w:sz w:val="27"/>
            <w:szCs w:val="27"/>
          </w:rPr>
          <w:delText xml:space="preserve">fiber </w:delText>
        </w:r>
      </w:del>
      <w:ins w:id="33" w:author="Sapp (US), Brandon" w:date="2019-03-20T15:37:00Z">
        <w:r w:rsidR="00EF3B3B">
          <w:rPr>
            <w:color w:val="000000"/>
            <w:sz w:val="27"/>
            <w:szCs w:val="27"/>
          </w:rPr>
          <w:t>fib</w:t>
        </w:r>
        <w:r w:rsidR="00EF3B3B">
          <w:rPr>
            <w:color w:val="000000"/>
            <w:sz w:val="27"/>
            <w:szCs w:val="27"/>
          </w:rPr>
          <w:t>re</w:t>
        </w:r>
        <w:r w:rsidR="00EF3B3B">
          <w:rPr>
            <w:color w:val="000000"/>
            <w:sz w:val="27"/>
            <w:szCs w:val="27"/>
          </w:rPr>
          <w:t xml:space="preserve"> </w:t>
        </w:r>
      </w:ins>
      <w:r>
        <w:rPr>
          <w:color w:val="000000"/>
          <w:sz w:val="27"/>
          <w:szCs w:val="27"/>
        </w:rPr>
        <w:t>directions) are to be interpreted according to left-hand rule as are all associated ply orientation angles. If this value is specified</w:t>
      </w:r>
      <w:ins w:id="34" w:author="Sapp (US), Brandon" w:date="2019-03-20T15:37:00Z">
        <w:r w:rsidR="00EF3B3B">
          <w:rPr>
            <w:color w:val="000000"/>
            <w:sz w:val="27"/>
            <w:szCs w:val="27"/>
          </w:rPr>
          <w:t>,</w:t>
        </w:r>
      </w:ins>
      <w:r>
        <w:rPr>
          <w:color w:val="000000"/>
          <w:sz w:val="27"/>
          <w:szCs w:val="27"/>
        </w:rPr>
        <w:t xml:space="preserve"> then the 22 or Y axis is oriented in the opposite direction of a 22 axis in a right-hand rule Rosette, and therefore the 11 and 33 directions are unchanged. The value of this attribute </w:t>
      </w:r>
      <w:r>
        <w:rPr>
          <w:color w:val="000000"/>
          <w:sz w:val="27"/>
          <w:szCs w:val="27"/>
        </w:rPr>
        <w:lastRenderedPageBreak/>
        <w:t>need not be specified. If this attribute is not specified then the </w:t>
      </w:r>
      <w:hyperlink r:id="rId126" w:anchor="part_and_zone_laminate_tables_arm.laminate_table" w:history="1">
        <w:r>
          <w:rPr>
            <w:rStyle w:val="Hyperlink"/>
            <w:b/>
            <w:bCs/>
            <w:sz w:val="27"/>
            <w:szCs w:val="27"/>
          </w:rPr>
          <w:t>Laminate_table</w:t>
        </w:r>
      </w:hyperlink>
      <w:r>
        <w:rPr>
          <w:color w:val="000000"/>
          <w:sz w:val="27"/>
          <w:szCs w:val="27"/>
        </w:rPr>
        <w:t> Rosettes and associated ply orientation angles are to be interpreted as right-hand rule.</w:t>
      </w:r>
    </w:p>
    <w:p w:rsidR="00252E56" w:rsidRDefault="00252E56" w:rsidP="00252E56">
      <w:pPr>
        <w:pStyle w:val="Heading2"/>
        <w:rPr>
          <w:color w:val="000000"/>
        </w:rPr>
      </w:pPr>
      <w:bookmarkStart w:id="35" w:name="part_and_zone_laminate_tables_arm.part_l"/>
      <w:r>
        <w:rPr>
          <w:color w:val="000000"/>
        </w:rPr>
        <w:t>4.3.9 Part_laminate_table</w:t>
      </w:r>
      <w:bookmarkEnd w:id="35"/>
      <w:r>
        <w:rPr>
          <w:color w:val="000000"/>
        </w:rPr>
        <w:t>   </w:t>
      </w:r>
      <w:r>
        <w:rPr>
          <w:noProof/>
          <w:color w:val="0000FF"/>
          <w:lang w:eastAsia="en-GB"/>
        </w:rPr>
        <w:drawing>
          <wp:inline distT="0" distB="0" distL="0" distR="0">
            <wp:extent cx="180975" cy="209550"/>
            <wp:effectExtent l="0" t="0" r="9525" b="0"/>
            <wp:docPr id="258" name="Picture 258" descr="EXPRESS-G">
              <a:hlinkClick xmlns:a="http://schemas.openxmlformats.org/drawingml/2006/main" r:id="rId13"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EXPRESS-G">
                      <a:hlinkClick r:id="rId13" tgtFrame="&quot;&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eastAsia="en-GB"/>
        </w:rPr>
        <w:drawing>
          <wp:inline distT="0" distB="0" distL="0" distR="0">
            <wp:extent cx="180975" cy="209550"/>
            <wp:effectExtent l="0" t="0" r="9525" b="0"/>
            <wp:docPr id="257" name="Picture 257" descr="Mapping table">
              <a:hlinkClick xmlns:a="http://schemas.openxmlformats.org/drawingml/2006/main" r:id="rId1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Mapping table">
                      <a:hlinkClick r:id="rId127"/>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52E56" w:rsidRDefault="00252E56" w:rsidP="00252E56">
      <w:pPr>
        <w:pStyle w:val="NormalWeb"/>
        <w:rPr>
          <w:color w:val="000000"/>
          <w:sz w:val="27"/>
          <w:szCs w:val="27"/>
        </w:rPr>
      </w:pPr>
      <w:r>
        <w:rPr>
          <w:color w:val="000000"/>
          <w:sz w:val="27"/>
          <w:szCs w:val="27"/>
        </w:rPr>
        <w:t>A </w:t>
      </w:r>
      <w:r>
        <w:rPr>
          <w:b/>
          <w:bCs/>
          <w:color w:val="000000"/>
          <w:sz w:val="27"/>
          <w:szCs w:val="27"/>
        </w:rPr>
        <w:t>Part_laminate_table</w:t>
      </w:r>
      <w:r>
        <w:rPr>
          <w:color w:val="000000"/>
          <w:sz w:val="27"/>
          <w:szCs w:val="27"/>
        </w:rPr>
        <w:t> is a type of </w:t>
      </w:r>
      <w:hyperlink r:id="rId128" w:anchor="part_and_zone_laminate_tables_arm.laminate_table" w:history="1">
        <w:r>
          <w:rPr>
            <w:rStyle w:val="Hyperlink"/>
            <w:b/>
            <w:bCs/>
            <w:sz w:val="27"/>
            <w:szCs w:val="27"/>
          </w:rPr>
          <w:t>Laminate_table</w:t>
        </w:r>
      </w:hyperlink>
      <w:r>
        <w:rPr>
          <w:color w:val="000000"/>
          <w:sz w:val="27"/>
          <w:szCs w:val="27"/>
        </w:rPr>
        <w:t xml:space="preserve"> that applies to the overall laminate. It is used to provide </w:t>
      </w:r>
      <w:ins w:id="36" w:author="Sapp (US), Brandon" w:date="2019-03-20T15:37:00Z">
        <w:r w:rsidR="00EF3B3B">
          <w:rPr>
            <w:color w:val="000000"/>
            <w:sz w:val="27"/>
            <w:szCs w:val="27"/>
          </w:rPr>
          <w:t xml:space="preserve">an </w:t>
        </w:r>
      </w:ins>
      <w:r>
        <w:rPr>
          <w:color w:val="000000"/>
          <w:sz w:val="27"/>
          <w:szCs w:val="27"/>
        </w:rPr>
        <w:t>allocation of each physical constituent through the use of an ordered placement list. A </w:t>
      </w:r>
      <w:r>
        <w:rPr>
          <w:b/>
          <w:bCs/>
          <w:color w:val="000000"/>
          <w:sz w:val="27"/>
          <w:szCs w:val="27"/>
        </w:rPr>
        <w:t>Part_laminate_table</w:t>
      </w:r>
      <w:r>
        <w:rPr>
          <w:color w:val="000000"/>
          <w:sz w:val="27"/>
          <w:szCs w:val="27"/>
        </w:rPr>
        <w:t> may be either a </w:t>
      </w:r>
      <w:hyperlink r:id="rId129" w:anchor="part_and_zone_laminate_tables_arm.composite_assembly_table" w:history="1">
        <w:r>
          <w:rPr>
            <w:rStyle w:val="Hyperlink"/>
            <w:b/>
            <w:bCs/>
            <w:sz w:val="27"/>
            <w:szCs w:val="27"/>
          </w:rPr>
          <w:t>Composite_assembly_table</w:t>
        </w:r>
      </w:hyperlink>
      <w:r>
        <w:rPr>
          <w:color w:val="000000"/>
          <w:sz w:val="27"/>
          <w:szCs w:val="27"/>
        </w:rPr>
        <w:t> or a </w:t>
      </w:r>
      <w:hyperlink r:id="rId130" w:anchor="part_and_zone_laminate_tables_arm.ply_laminate_table" w:history="1">
        <w:r>
          <w:rPr>
            <w:rStyle w:val="Hyperlink"/>
            <w:b/>
            <w:bCs/>
            <w:sz w:val="27"/>
            <w:szCs w:val="27"/>
          </w:rPr>
          <w:t>Ply_laminate_table</w:t>
        </w:r>
      </w:hyperlink>
      <w:r>
        <w:rPr>
          <w:color w:val="000000"/>
          <w:sz w:val="27"/>
          <w:szCs w:val="27"/>
        </w:rPr>
        <w:t>.</w:t>
      </w:r>
    </w:p>
    <w:p w:rsidR="00252E56" w:rsidRDefault="00252E56" w:rsidP="00252E56">
      <w:pPr>
        <w:pStyle w:val="NormalWeb"/>
        <w:rPr>
          <w:color w:val="000000"/>
          <w:sz w:val="27"/>
          <w:szCs w:val="27"/>
        </w:rPr>
      </w:pPr>
      <w:r>
        <w:rPr>
          <w:color w:val="000000"/>
          <w:sz w:val="27"/>
          <w:szCs w:val="27"/>
          <w:u w:val="single"/>
        </w:rPr>
        <w:t>EXPRESS specification:</w:t>
      </w:r>
    </w:p>
    <w:p w:rsidR="00252E56" w:rsidRDefault="00252E56" w:rsidP="00252E56">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Part_laminate_table</w:t>
      </w:r>
      <w:r>
        <w:rPr>
          <w:rFonts w:ascii="Courier New" w:hAnsi="Courier New" w:cs="Courier New"/>
          <w:color w:val="000000"/>
          <w:sz w:val="20"/>
          <w:szCs w:val="20"/>
        </w:rPr>
        <w:br/>
      </w:r>
      <w:r>
        <w:rPr>
          <w:rStyle w:val="HTMLCode"/>
          <w:color w:val="000000"/>
        </w:rPr>
        <w:t>  SUPERTYPE OF (ONEOF (</w:t>
      </w:r>
      <w:hyperlink r:id="rId131" w:anchor="part_and_zone_laminate_tables_arm.composite_assembly_table" w:history="1">
        <w:r>
          <w:rPr>
            <w:rStyle w:val="Hyperlink"/>
            <w:rFonts w:ascii="Courier New" w:hAnsi="Courier New" w:cs="Courier New"/>
            <w:sz w:val="20"/>
            <w:szCs w:val="20"/>
          </w:rPr>
          <w:t>Composite_assembly_table</w:t>
        </w:r>
      </w:hyperlink>
      <w:r>
        <w:rPr>
          <w:rStyle w:val="HTMLCode"/>
          <w:color w:val="000000"/>
        </w:rPr>
        <w:t>,</w:t>
      </w:r>
      <w:r>
        <w:rPr>
          <w:rFonts w:ascii="Courier New" w:hAnsi="Courier New" w:cs="Courier New"/>
          <w:color w:val="000000"/>
          <w:sz w:val="20"/>
          <w:szCs w:val="20"/>
        </w:rPr>
        <w:br/>
      </w:r>
      <w:r>
        <w:rPr>
          <w:rStyle w:val="HTMLCode"/>
          <w:color w:val="000000"/>
        </w:rPr>
        <w:t>                       </w:t>
      </w:r>
      <w:hyperlink r:id="rId132" w:anchor="part_and_zone_laminate_tables_arm.ply_laminate_table" w:history="1">
        <w:r>
          <w:rPr>
            <w:rStyle w:val="Hyperlink"/>
            <w:rFonts w:ascii="Courier New" w:hAnsi="Courier New" w:cs="Courier New"/>
            <w:sz w:val="20"/>
            <w:szCs w:val="20"/>
          </w:rPr>
          <w:t>Ply_laminate_table</w:t>
        </w:r>
      </w:hyperlink>
      <w:r>
        <w:rPr>
          <w:rStyle w:val="HTMLCode"/>
          <w:color w:val="000000"/>
        </w:rPr>
        <w:t>))</w:t>
      </w:r>
      <w:r>
        <w:rPr>
          <w:rFonts w:ascii="Courier New" w:hAnsi="Courier New" w:cs="Courier New"/>
          <w:color w:val="000000"/>
          <w:sz w:val="20"/>
          <w:szCs w:val="20"/>
        </w:rPr>
        <w:br/>
      </w:r>
      <w:r>
        <w:rPr>
          <w:rStyle w:val="HTMLCode"/>
          <w:color w:val="000000"/>
        </w:rPr>
        <w:t>  SUBTYPE OF (</w:t>
      </w:r>
      <w:hyperlink r:id="rId133" w:anchor="part_and_zone_laminate_tables_arm.laminate_table" w:history="1">
        <w:r>
          <w:rPr>
            <w:rStyle w:val="Hyperlink"/>
            <w:rFonts w:ascii="Courier New" w:hAnsi="Courier New" w:cs="Courier New"/>
            <w:sz w:val="20"/>
            <w:szCs w:val="20"/>
          </w:rPr>
          <w:t>Laminate_table</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52E56" w:rsidRDefault="00252E56" w:rsidP="00252E56">
      <w:pPr>
        <w:pStyle w:val="Heading2"/>
        <w:rPr>
          <w:color w:val="000000"/>
        </w:rPr>
      </w:pPr>
      <w:r>
        <w:rPr>
          <w:color w:val="000000"/>
        </w:rPr>
        <w:t>4.3.10 Percentage_laminate_table   </w:t>
      </w:r>
      <w:r>
        <w:rPr>
          <w:noProof/>
          <w:color w:val="0000FF"/>
          <w:lang w:eastAsia="en-GB"/>
        </w:rPr>
        <w:drawing>
          <wp:inline distT="0" distB="0" distL="0" distR="0">
            <wp:extent cx="180975" cy="209550"/>
            <wp:effectExtent l="0" t="0" r="9525" b="0"/>
            <wp:docPr id="256" name="Picture 256" descr="EXPRESS-G">
              <a:hlinkClick xmlns:a="http://schemas.openxmlformats.org/drawingml/2006/main" r:id="rId13"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EXPRESS-G">
                      <a:hlinkClick r:id="rId13" tgtFrame="&quot;&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eastAsia="en-GB"/>
        </w:rPr>
        <w:drawing>
          <wp:inline distT="0" distB="0" distL="0" distR="0">
            <wp:extent cx="180975" cy="209550"/>
            <wp:effectExtent l="0" t="0" r="9525" b="0"/>
            <wp:docPr id="31" name="Picture 31" descr="Mapping table">
              <a:hlinkClick xmlns:a="http://schemas.openxmlformats.org/drawingml/2006/main" r:id="rId1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Mapping table">
                      <a:hlinkClick r:id="rId134"/>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52E56" w:rsidRDefault="00252E56" w:rsidP="00252E56">
      <w:r>
        <w:rPr>
          <w:color w:val="000000"/>
          <w:sz w:val="27"/>
          <w:szCs w:val="27"/>
        </w:rPr>
        <w:t>A </w:t>
      </w:r>
      <w:r>
        <w:rPr>
          <w:b/>
          <w:bCs/>
          <w:color w:val="000000"/>
          <w:sz w:val="27"/>
          <w:szCs w:val="27"/>
        </w:rPr>
        <w:t>Percentage_laminate_table</w:t>
      </w:r>
      <w:r>
        <w:rPr>
          <w:color w:val="000000"/>
          <w:sz w:val="27"/>
          <w:szCs w:val="27"/>
        </w:rPr>
        <w:t> is a type of </w:t>
      </w:r>
      <w:hyperlink r:id="rId135" w:anchor="part_and_zone_laminate_tables_arm.zone_structural_makeup" w:history="1">
        <w:r>
          <w:rPr>
            <w:rStyle w:val="Hyperlink"/>
            <w:b/>
            <w:bCs/>
            <w:sz w:val="27"/>
            <w:szCs w:val="27"/>
          </w:rPr>
          <w:t>Zone_structural_makeup</w:t>
        </w:r>
      </w:hyperlink>
      <w:r>
        <w:rPr>
          <w:color w:val="000000"/>
          <w:sz w:val="27"/>
          <w:szCs w:val="27"/>
        </w:rPr>
        <w:t> that defines the percentage of the total thickness within a zone or point that each uniquely oriented constituent stock material makes up.</w:t>
      </w:r>
    </w:p>
    <w:p w:rsidR="00252E56" w:rsidRDefault="00252E56" w:rsidP="00252E56">
      <w:pPr>
        <w:pStyle w:val="note"/>
        <w:rPr>
          <w:color w:val="000000"/>
          <w:sz w:val="27"/>
          <w:szCs w:val="27"/>
        </w:rPr>
      </w:pPr>
      <w:r>
        <w:rPr>
          <w:color w:val="000000"/>
        </w:rPr>
        <w:t>NOTE    For a simple laminate just made out of plies (</w:t>
      </w:r>
      <w:hyperlink r:id="rId136" w:anchor="part_and_zone_laminate_tables_arm.ply_laminate" w:history="1">
        <w:r>
          <w:rPr>
            <w:rStyle w:val="Hyperlink"/>
            <w:b/>
            <w:bCs/>
          </w:rPr>
          <w:t>Ply_laminate</w:t>
        </w:r>
      </w:hyperlink>
      <w:r>
        <w:rPr>
          <w:color w:val="000000"/>
        </w:rPr>
        <w:t>), a </w:t>
      </w:r>
      <w:r>
        <w:rPr>
          <w:b/>
          <w:bCs/>
          <w:color w:val="000000"/>
        </w:rPr>
        <w:t>Percentage_laminate_table</w:t>
      </w:r>
      <w:r>
        <w:rPr>
          <w:color w:val="000000"/>
        </w:rPr>
        <w:t xml:space="preserve"> is used to capture the percentages of different </w:t>
      </w:r>
      <w:del w:id="37" w:author="Sapp (US), Brandon" w:date="2019-03-20T15:37:00Z">
        <w:r w:rsidDel="00EF3B3B">
          <w:rPr>
            <w:color w:val="000000"/>
          </w:rPr>
          <w:delText xml:space="preserve">fiber </w:delText>
        </w:r>
      </w:del>
      <w:ins w:id="38" w:author="Sapp (US), Brandon" w:date="2019-03-20T15:37:00Z">
        <w:r w:rsidR="00EF3B3B">
          <w:rPr>
            <w:color w:val="000000"/>
          </w:rPr>
          <w:t>fib</w:t>
        </w:r>
        <w:r w:rsidR="00EF3B3B">
          <w:rPr>
            <w:color w:val="000000"/>
          </w:rPr>
          <w:t>re</w:t>
        </w:r>
        <w:r w:rsidR="00EF3B3B">
          <w:rPr>
            <w:color w:val="000000"/>
          </w:rPr>
          <w:t xml:space="preserve"> </w:t>
        </w:r>
      </w:ins>
      <w:r>
        <w:rPr>
          <w:color w:val="000000"/>
        </w:rPr>
        <w:t>orientations within the zone based on the overall thickness of the zone.</w:t>
      </w:r>
    </w:p>
    <w:p w:rsidR="00252E56" w:rsidRDefault="00252E56" w:rsidP="00252E56">
      <w:pPr>
        <w:pStyle w:val="example"/>
        <w:rPr>
          <w:color w:val="000000"/>
          <w:sz w:val="27"/>
          <w:szCs w:val="27"/>
        </w:rPr>
      </w:pPr>
      <w:r>
        <w:rPr>
          <w:color w:val="000000"/>
        </w:rPr>
        <w:t>EXAMPLE </w:t>
      </w:r>
      <w:bookmarkEnd w:id="25"/>
      <w:r>
        <w:rPr>
          <w:color w:val="000000"/>
        </w:rPr>
        <w:t xml:space="preserve">   An example would be 40% </w:t>
      </w:r>
      <w:del w:id="39" w:author="Sapp (US), Brandon" w:date="2019-03-20T15:37:00Z">
        <w:r w:rsidDel="00EF3B3B">
          <w:rPr>
            <w:color w:val="000000"/>
          </w:rPr>
          <w:delText xml:space="preserve">0 </w:delText>
        </w:r>
      </w:del>
      <w:ins w:id="40" w:author="Sapp (US), Brandon" w:date="2019-03-20T15:37:00Z">
        <w:r w:rsidR="00EF3B3B">
          <w:rPr>
            <w:color w:val="000000"/>
          </w:rPr>
          <w:t>0</w:t>
        </w:r>
        <w:r w:rsidR="00EF3B3B">
          <w:rPr>
            <w:color w:val="000000"/>
          </w:rPr>
          <w:t>-</w:t>
        </w:r>
      </w:ins>
      <w:r>
        <w:rPr>
          <w:color w:val="000000"/>
        </w:rPr>
        <w:t xml:space="preserve">degree </w:t>
      </w:r>
      <w:del w:id="41" w:author="Sapp (US), Brandon" w:date="2019-03-20T15:37:00Z">
        <w:r w:rsidDel="00EF3B3B">
          <w:rPr>
            <w:color w:val="000000"/>
          </w:rPr>
          <w:delText>fibers</w:delText>
        </w:r>
      </w:del>
      <w:ins w:id="42" w:author="Sapp (US), Brandon" w:date="2019-03-20T15:37:00Z">
        <w:r w:rsidR="00EF3B3B">
          <w:rPr>
            <w:color w:val="000000"/>
          </w:rPr>
          <w:t>fib</w:t>
        </w:r>
        <w:r w:rsidR="00EF3B3B">
          <w:rPr>
            <w:color w:val="000000"/>
          </w:rPr>
          <w:t>re</w:t>
        </w:r>
        <w:r w:rsidR="00EF3B3B">
          <w:rPr>
            <w:color w:val="000000"/>
          </w:rPr>
          <w:t>s</w:t>
        </w:r>
      </w:ins>
      <w:r>
        <w:rPr>
          <w:color w:val="000000"/>
        </w:rPr>
        <w:t xml:space="preserve">, 30% </w:t>
      </w:r>
      <w:del w:id="43" w:author="Sapp (US), Brandon" w:date="2019-03-20T15:37:00Z">
        <w:r w:rsidDel="00EF3B3B">
          <w:rPr>
            <w:color w:val="000000"/>
          </w:rPr>
          <w:delText xml:space="preserve">90 </w:delText>
        </w:r>
      </w:del>
      <w:ins w:id="44" w:author="Sapp (US), Brandon" w:date="2019-03-20T15:37:00Z">
        <w:r w:rsidR="00EF3B3B">
          <w:rPr>
            <w:color w:val="000000"/>
          </w:rPr>
          <w:t>90</w:t>
        </w:r>
        <w:r w:rsidR="00EF3B3B">
          <w:rPr>
            <w:color w:val="000000"/>
          </w:rPr>
          <w:t>-</w:t>
        </w:r>
      </w:ins>
      <w:r>
        <w:rPr>
          <w:color w:val="000000"/>
        </w:rPr>
        <w:t xml:space="preserve">degree </w:t>
      </w:r>
      <w:del w:id="45" w:author="Sapp (US), Brandon" w:date="2019-03-20T15:37:00Z">
        <w:r w:rsidDel="00EF3B3B">
          <w:rPr>
            <w:color w:val="000000"/>
          </w:rPr>
          <w:delText>fibers</w:delText>
        </w:r>
      </w:del>
      <w:ins w:id="46" w:author="Sapp (US), Brandon" w:date="2019-03-20T15:37:00Z">
        <w:r w:rsidR="00EF3B3B">
          <w:rPr>
            <w:color w:val="000000"/>
          </w:rPr>
          <w:t>fib</w:t>
        </w:r>
        <w:r w:rsidR="00EF3B3B">
          <w:rPr>
            <w:color w:val="000000"/>
          </w:rPr>
          <w:t>re</w:t>
        </w:r>
        <w:r w:rsidR="00EF3B3B">
          <w:rPr>
            <w:color w:val="000000"/>
          </w:rPr>
          <w:t>s</w:t>
        </w:r>
      </w:ins>
      <w:r>
        <w:rPr>
          <w:color w:val="000000"/>
        </w:rPr>
        <w:t xml:space="preserve">, 15% +45 degree </w:t>
      </w:r>
      <w:del w:id="47" w:author="Sapp (US), Brandon" w:date="2019-03-20T15:37:00Z">
        <w:r w:rsidDel="00EF3B3B">
          <w:rPr>
            <w:color w:val="000000"/>
          </w:rPr>
          <w:delText>fibers</w:delText>
        </w:r>
      </w:del>
      <w:ins w:id="48" w:author="Sapp (US), Brandon" w:date="2019-03-20T15:37:00Z">
        <w:r w:rsidR="00EF3B3B">
          <w:rPr>
            <w:color w:val="000000"/>
          </w:rPr>
          <w:t>fib</w:t>
        </w:r>
        <w:r w:rsidR="00EF3B3B">
          <w:rPr>
            <w:color w:val="000000"/>
          </w:rPr>
          <w:t>re</w:t>
        </w:r>
        <w:r w:rsidR="00EF3B3B">
          <w:rPr>
            <w:color w:val="000000"/>
          </w:rPr>
          <w:t>s</w:t>
        </w:r>
      </w:ins>
      <w:r>
        <w:rPr>
          <w:color w:val="000000"/>
        </w:rPr>
        <w:t xml:space="preserve">, and 15% -45 degree </w:t>
      </w:r>
      <w:del w:id="49" w:author="Sapp (US), Brandon" w:date="2019-03-20T15:48:00Z">
        <w:r w:rsidDel="00BD1A91">
          <w:rPr>
            <w:color w:val="000000"/>
          </w:rPr>
          <w:delText>fibers</w:delText>
        </w:r>
      </w:del>
      <w:ins w:id="50" w:author="Sapp (US), Brandon" w:date="2019-03-20T15:48:00Z">
        <w:r w:rsidR="00BD1A91">
          <w:rPr>
            <w:color w:val="000000"/>
          </w:rPr>
          <w:t>fibres</w:t>
        </w:r>
      </w:ins>
      <w:r>
        <w:rPr>
          <w:color w:val="000000"/>
        </w:rPr>
        <w:t xml:space="preserve">. The sum of the </w:t>
      </w:r>
      <w:del w:id="51" w:author="Sapp (US), Brandon" w:date="2019-03-20T15:48:00Z">
        <w:r w:rsidDel="00BD1A91">
          <w:rPr>
            <w:color w:val="000000"/>
          </w:rPr>
          <w:delText>percents</w:delText>
        </w:r>
      </w:del>
      <w:ins w:id="52" w:author="Sapp (US), Brandon" w:date="2019-03-20T15:48:00Z">
        <w:r w:rsidR="00BD1A91">
          <w:rPr>
            <w:color w:val="000000"/>
          </w:rPr>
          <w:t>percent’s</w:t>
        </w:r>
      </w:ins>
      <w:r>
        <w:rPr>
          <w:color w:val="000000"/>
        </w:rPr>
        <w:t xml:space="preserve"> (%) </w:t>
      </w:r>
      <w:del w:id="53" w:author="Sapp (US), Brandon" w:date="2019-03-20T15:38:00Z">
        <w:r w:rsidDel="00EF3B3B">
          <w:rPr>
            <w:color w:val="000000"/>
          </w:rPr>
          <w:delText xml:space="preserve">have </w:delText>
        </w:r>
      </w:del>
      <w:ins w:id="54" w:author="Sapp (US), Brandon" w:date="2019-03-20T15:38:00Z">
        <w:r w:rsidR="00EF3B3B">
          <w:rPr>
            <w:color w:val="000000"/>
          </w:rPr>
          <w:t>ha</w:t>
        </w:r>
        <w:r w:rsidR="00EF3B3B">
          <w:rPr>
            <w:color w:val="000000"/>
          </w:rPr>
          <w:t>s</w:t>
        </w:r>
        <w:r w:rsidR="00EF3B3B">
          <w:rPr>
            <w:color w:val="000000"/>
          </w:rPr>
          <w:t xml:space="preserve"> </w:t>
        </w:r>
      </w:ins>
      <w:r>
        <w:rPr>
          <w:color w:val="000000"/>
        </w:rPr>
        <w:t>to equal 100.</w:t>
      </w:r>
    </w:p>
    <w:p w:rsidR="00252E56" w:rsidRDefault="00252E56" w:rsidP="00252E56">
      <w:pPr>
        <w:rPr>
          <w:sz w:val="24"/>
          <w:szCs w:val="24"/>
        </w:rPr>
      </w:pPr>
      <w:r>
        <w:rPr>
          <w:color w:val="000000"/>
          <w:sz w:val="27"/>
          <w:szCs w:val="27"/>
        </w:rPr>
        <w:t>The sum of </w:t>
      </w:r>
      <w:hyperlink r:id="rId137" w:anchor="part_and_zone_laminate_tables_arm.percentage_ply.volume_percent" w:history="1">
        <w:r>
          <w:rPr>
            <w:rStyle w:val="Hyperlink"/>
            <w:b/>
            <w:bCs/>
            <w:sz w:val="27"/>
            <w:szCs w:val="27"/>
          </w:rPr>
          <w:t>volume_percent</w:t>
        </w:r>
      </w:hyperlink>
      <w:r>
        <w:rPr>
          <w:color w:val="000000"/>
          <w:sz w:val="27"/>
          <w:szCs w:val="27"/>
        </w:rPr>
        <w:t> must equal 100.</w:t>
      </w:r>
    </w:p>
    <w:p w:rsidR="00252E56" w:rsidRDefault="00252E56" w:rsidP="00252E56">
      <w:pPr>
        <w:pStyle w:val="NormalWeb"/>
        <w:rPr>
          <w:color w:val="000000"/>
          <w:sz w:val="27"/>
          <w:szCs w:val="27"/>
        </w:rPr>
      </w:pPr>
      <w:r>
        <w:rPr>
          <w:color w:val="000000"/>
          <w:sz w:val="27"/>
          <w:szCs w:val="27"/>
          <w:u w:val="single"/>
        </w:rPr>
        <w:t>EXPRESS specification:</w:t>
      </w:r>
    </w:p>
    <w:p w:rsidR="00252E56" w:rsidRDefault="00252E56" w:rsidP="00252E56">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Percentage_laminate_table</w:t>
      </w:r>
      <w:r>
        <w:rPr>
          <w:rFonts w:ascii="Courier New" w:hAnsi="Courier New" w:cs="Courier New"/>
          <w:color w:val="000000"/>
          <w:sz w:val="20"/>
          <w:szCs w:val="20"/>
        </w:rPr>
        <w:br/>
      </w:r>
      <w:r>
        <w:rPr>
          <w:rStyle w:val="HTMLCode"/>
          <w:color w:val="000000"/>
        </w:rPr>
        <w:t>  SUBTYPE OF (</w:t>
      </w:r>
      <w:hyperlink r:id="rId138" w:anchor="part_and_zone_laminate_tables_arm.zone_structural_makeup" w:history="1">
        <w:r>
          <w:rPr>
            <w:rStyle w:val="Hyperlink"/>
            <w:rFonts w:ascii="Courier New" w:hAnsi="Courier New" w:cs="Courier New"/>
            <w:sz w:val="20"/>
            <w:szCs w:val="20"/>
          </w:rPr>
          <w:t>Zone_structural_makeup</w:t>
        </w:r>
      </w:hyperlink>
      <w:r>
        <w:rPr>
          <w:rStyle w:val="HTMLCode"/>
          <w:color w:val="000000"/>
        </w:rPr>
        <w:t>);</w:t>
      </w:r>
      <w:r>
        <w:rPr>
          <w:rFonts w:ascii="Courier New" w:hAnsi="Courier New" w:cs="Courier New"/>
          <w:color w:val="000000"/>
          <w:sz w:val="20"/>
          <w:szCs w:val="20"/>
        </w:rPr>
        <w:br/>
      </w:r>
      <w:r>
        <w:rPr>
          <w:rStyle w:val="HTMLCode"/>
          <w:color w:val="000000"/>
        </w:rPr>
        <w:t>  table_components : SET[1:?] OF </w:t>
      </w:r>
      <w:hyperlink r:id="rId139" w:anchor="part_and_zone_laminate_tables_arm.percentage_ply" w:history="1">
        <w:r>
          <w:rPr>
            <w:rStyle w:val="Hyperlink"/>
            <w:rFonts w:ascii="Courier New" w:hAnsi="Courier New" w:cs="Courier New"/>
            <w:sz w:val="20"/>
            <w:szCs w:val="20"/>
          </w:rPr>
          <w:t>Percentage_ply</w:t>
        </w:r>
      </w:hyperlink>
      <w:r>
        <w:rPr>
          <w:rStyle w:val="HTMLCode"/>
          <w:color w:val="000000"/>
        </w:rPr>
        <w:t>;</w:t>
      </w:r>
      <w:r>
        <w:rPr>
          <w:rFonts w:ascii="Courier New" w:hAnsi="Courier New" w:cs="Courier New"/>
          <w:color w:val="000000"/>
          <w:sz w:val="20"/>
          <w:szCs w:val="20"/>
        </w:rPr>
        <w:br/>
      </w:r>
      <w:r>
        <w:rPr>
          <w:rStyle w:val="HTMLCode"/>
          <w:color w:val="000000"/>
        </w:rPr>
        <w:lastRenderedPageBreak/>
        <w:t>  total_thickness : </w:t>
      </w:r>
      <w:hyperlink r:id="rId140" w:anchor="value_with_unit_extension_arm.length_data_element" w:history="1">
        <w:r>
          <w:rPr>
            <w:rStyle w:val="Hyperlink"/>
            <w:rFonts w:ascii="Courier New" w:hAnsi="Courier New" w:cs="Courier New"/>
            <w:sz w:val="20"/>
            <w:szCs w:val="20"/>
          </w:rPr>
          <w:t>Length_data_element</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52E56" w:rsidRDefault="00252E56" w:rsidP="00252E56">
      <w:pPr>
        <w:pStyle w:val="NormalWeb"/>
        <w:rPr>
          <w:color w:val="000000"/>
          <w:sz w:val="27"/>
          <w:szCs w:val="27"/>
        </w:rPr>
      </w:pPr>
      <w:r>
        <w:rPr>
          <w:color w:val="000000"/>
          <w:sz w:val="27"/>
          <w:szCs w:val="27"/>
          <w:u w:val="single"/>
        </w:rPr>
        <w:t>Attribute definitions:</w:t>
      </w:r>
    </w:p>
    <w:p w:rsidR="00252E56" w:rsidRDefault="00252E56" w:rsidP="00252E56">
      <w:pPr>
        <w:pStyle w:val="expressdescription"/>
        <w:rPr>
          <w:color w:val="000000"/>
          <w:sz w:val="27"/>
          <w:szCs w:val="27"/>
        </w:rPr>
      </w:pPr>
      <w:r>
        <w:rPr>
          <w:b/>
          <w:bCs/>
          <w:color w:val="000000"/>
          <w:sz w:val="27"/>
          <w:szCs w:val="27"/>
        </w:rPr>
        <w:t>table_components: </w:t>
      </w:r>
      <w:r>
        <w:rPr>
          <w:color w:val="000000"/>
          <w:sz w:val="27"/>
          <w:szCs w:val="27"/>
        </w:rPr>
        <w:t xml:space="preserve">specifies </w:t>
      </w:r>
      <w:del w:id="55" w:author="Sapp (US), Brandon" w:date="2019-03-20T15:38:00Z">
        <w:r w:rsidDel="00EF3B3B">
          <w:rPr>
            <w:color w:val="000000"/>
            <w:sz w:val="27"/>
            <w:szCs w:val="27"/>
          </w:rPr>
          <w:delText xml:space="preserve">a </w:delText>
        </w:r>
      </w:del>
      <w:ins w:id="56" w:author="Sapp (US), Brandon" w:date="2019-03-20T15:38:00Z">
        <w:r w:rsidR="00EF3B3B">
          <w:rPr>
            <w:color w:val="000000"/>
            <w:sz w:val="27"/>
            <w:szCs w:val="27"/>
          </w:rPr>
          <w:t>the</w:t>
        </w:r>
        <w:r w:rsidR="00EF3B3B">
          <w:rPr>
            <w:color w:val="000000"/>
            <w:sz w:val="27"/>
            <w:szCs w:val="27"/>
          </w:rPr>
          <w:t xml:space="preserve"> </w:t>
        </w:r>
      </w:ins>
      <w:r>
        <w:rPr>
          <w:color w:val="000000"/>
          <w:sz w:val="27"/>
          <w:szCs w:val="27"/>
        </w:rPr>
        <w:t>role of the </w:t>
      </w:r>
      <w:hyperlink r:id="rId141" w:anchor="part_and_zone_laminate_tables_arm.percentage_ply" w:history="1">
        <w:r>
          <w:rPr>
            <w:rStyle w:val="Hyperlink"/>
            <w:b/>
            <w:bCs/>
            <w:sz w:val="27"/>
            <w:szCs w:val="27"/>
          </w:rPr>
          <w:t>Percentage_ply</w:t>
        </w:r>
      </w:hyperlink>
      <w:r>
        <w:rPr>
          <w:color w:val="000000"/>
          <w:sz w:val="27"/>
          <w:szCs w:val="27"/>
        </w:rPr>
        <w:t> for the </w:t>
      </w:r>
      <w:r>
        <w:rPr>
          <w:b/>
          <w:bCs/>
          <w:color w:val="000000"/>
          <w:sz w:val="27"/>
          <w:szCs w:val="27"/>
        </w:rPr>
        <w:t>Percentage_laminate_table</w:t>
      </w:r>
      <w:r>
        <w:rPr>
          <w:color w:val="000000"/>
          <w:sz w:val="27"/>
          <w:szCs w:val="27"/>
        </w:rPr>
        <w:t>. There shall exist one or more </w:t>
      </w:r>
      <w:hyperlink r:id="rId142" w:anchor="part_and_zone_laminate_tables_arm.percentage_ply" w:history="1">
        <w:r>
          <w:rPr>
            <w:rStyle w:val="Hyperlink"/>
            <w:b/>
            <w:bCs/>
            <w:sz w:val="27"/>
            <w:szCs w:val="27"/>
          </w:rPr>
          <w:t>Percentage_ply</w:t>
        </w:r>
      </w:hyperlink>
      <w:r>
        <w:rPr>
          <w:color w:val="000000"/>
          <w:sz w:val="27"/>
          <w:szCs w:val="27"/>
        </w:rPr>
        <w:t> for the </w:t>
      </w:r>
      <w:r>
        <w:rPr>
          <w:b/>
          <w:bCs/>
          <w:color w:val="000000"/>
          <w:sz w:val="27"/>
          <w:szCs w:val="27"/>
        </w:rPr>
        <w:t>Percentage_laminate_table</w:t>
      </w:r>
      <w:r>
        <w:rPr>
          <w:color w:val="000000"/>
          <w:sz w:val="27"/>
          <w:szCs w:val="27"/>
        </w:rPr>
        <w:t>.</w:t>
      </w:r>
    </w:p>
    <w:p w:rsidR="00252E56" w:rsidRDefault="00252E56" w:rsidP="00252E56">
      <w:pPr>
        <w:pStyle w:val="expressdescription"/>
        <w:rPr>
          <w:color w:val="000000"/>
          <w:sz w:val="27"/>
          <w:szCs w:val="27"/>
        </w:rPr>
      </w:pPr>
      <w:r>
        <w:rPr>
          <w:b/>
          <w:bCs/>
          <w:color w:val="000000"/>
          <w:sz w:val="27"/>
          <w:szCs w:val="27"/>
        </w:rPr>
        <w:t>total_thickness: </w:t>
      </w:r>
      <w:r>
        <w:rPr>
          <w:color w:val="000000"/>
          <w:sz w:val="27"/>
          <w:szCs w:val="27"/>
        </w:rPr>
        <w:t xml:space="preserve">specifies </w:t>
      </w:r>
      <w:del w:id="57" w:author="Sapp (US), Brandon" w:date="2019-03-20T15:38:00Z">
        <w:r w:rsidDel="00EF3B3B">
          <w:rPr>
            <w:color w:val="000000"/>
            <w:sz w:val="27"/>
            <w:szCs w:val="27"/>
          </w:rPr>
          <w:delText xml:space="preserve">a </w:delText>
        </w:r>
      </w:del>
      <w:ins w:id="58" w:author="Sapp (US), Brandon" w:date="2019-03-20T15:38:00Z">
        <w:r w:rsidR="00EF3B3B">
          <w:rPr>
            <w:color w:val="000000"/>
            <w:sz w:val="27"/>
            <w:szCs w:val="27"/>
          </w:rPr>
          <w:t>the</w:t>
        </w:r>
        <w:r w:rsidR="00EF3B3B">
          <w:rPr>
            <w:color w:val="000000"/>
            <w:sz w:val="27"/>
            <w:szCs w:val="27"/>
          </w:rPr>
          <w:t xml:space="preserve"> </w:t>
        </w:r>
      </w:ins>
      <w:r>
        <w:rPr>
          <w:color w:val="000000"/>
          <w:sz w:val="27"/>
          <w:szCs w:val="27"/>
        </w:rPr>
        <w:t>role of the </w:t>
      </w:r>
      <w:hyperlink r:id="rId143" w:anchor="value_with_unit_extension_arm.length_data_element" w:history="1">
        <w:r>
          <w:rPr>
            <w:rStyle w:val="Hyperlink"/>
            <w:b/>
            <w:bCs/>
            <w:sz w:val="27"/>
            <w:szCs w:val="27"/>
          </w:rPr>
          <w:t>Length_data_element</w:t>
        </w:r>
      </w:hyperlink>
      <w:r>
        <w:rPr>
          <w:color w:val="000000"/>
          <w:sz w:val="27"/>
          <w:szCs w:val="27"/>
        </w:rPr>
        <w:t> for the </w:t>
      </w:r>
      <w:r>
        <w:rPr>
          <w:b/>
          <w:bCs/>
          <w:color w:val="000000"/>
          <w:sz w:val="27"/>
          <w:szCs w:val="27"/>
        </w:rPr>
        <w:t>Percentage_laminate_table</w:t>
      </w:r>
      <w:r>
        <w:rPr>
          <w:color w:val="000000"/>
          <w:sz w:val="27"/>
          <w:szCs w:val="27"/>
        </w:rPr>
        <w:t>.</w:t>
      </w:r>
    </w:p>
    <w:p w:rsidR="00252E56" w:rsidRDefault="00252E56" w:rsidP="00252E56">
      <w:pPr>
        <w:pStyle w:val="Heading2"/>
        <w:rPr>
          <w:color w:val="000000"/>
        </w:rPr>
      </w:pPr>
      <w:r>
        <w:rPr>
          <w:color w:val="000000"/>
        </w:rPr>
        <w:t>4.3.11 Percentage_ply   </w:t>
      </w:r>
      <w:r>
        <w:rPr>
          <w:noProof/>
          <w:color w:val="0000FF"/>
          <w:lang w:eastAsia="en-GB"/>
        </w:rPr>
        <w:drawing>
          <wp:inline distT="0" distB="0" distL="0" distR="0">
            <wp:extent cx="180975" cy="209550"/>
            <wp:effectExtent l="0" t="0" r="9525" b="0"/>
            <wp:docPr id="30" name="Picture 30" descr="EXPRESS-G">
              <a:hlinkClick xmlns:a="http://schemas.openxmlformats.org/drawingml/2006/main" r:id="rId13"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EXPRESS-G">
                      <a:hlinkClick r:id="rId13" tgtFrame="&quot;&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eastAsia="en-GB"/>
        </w:rPr>
        <w:drawing>
          <wp:inline distT="0" distB="0" distL="0" distR="0">
            <wp:extent cx="180975" cy="209550"/>
            <wp:effectExtent l="0" t="0" r="9525" b="0"/>
            <wp:docPr id="29" name="Picture 29" descr="Mapping table">
              <a:hlinkClick xmlns:a="http://schemas.openxmlformats.org/drawingml/2006/main" r:id="rId1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Mapping table">
                      <a:hlinkClick r:id="rId144"/>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52E56" w:rsidRDefault="00252E56" w:rsidP="00252E56">
      <w:r>
        <w:rPr>
          <w:color w:val="000000"/>
          <w:sz w:val="27"/>
          <w:szCs w:val="27"/>
        </w:rPr>
        <w:t>A </w:t>
      </w:r>
      <w:r>
        <w:rPr>
          <w:b/>
          <w:bCs/>
          <w:color w:val="000000"/>
          <w:sz w:val="27"/>
          <w:szCs w:val="27"/>
        </w:rPr>
        <w:t>Percentage_ply</w:t>
      </w:r>
      <w:r>
        <w:rPr>
          <w:color w:val="000000"/>
          <w:sz w:val="27"/>
          <w:szCs w:val="27"/>
        </w:rPr>
        <w:t> is an idealization of a ply that represents a portion (percentage) of the thickness of a </w:t>
      </w:r>
      <w:hyperlink r:id="rId145" w:anchor="part_and_zone_laminate_tables_arm.percentage_laminate_table" w:history="1">
        <w:r>
          <w:rPr>
            <w:rStyle w:val="Hyperlink"/>
            <w:b/>
            <w:bCs/>
            <w:sz w:val="27"/>
            <w:szCs w:val="27"/>
          </w:rPr>
          <w:t>Percentage_laminate_table</w:t>
        </w:r>
      </w:hyperlink>
      <w:r>
        <w:rPr>
          <w:color w:val="000000"/>
          <w:sz w:val="27"/>
          <w:szCs w:val="27"/>
        </w:rPr>
        <w:t xml:space="preserve"> with a particular </w:t>
      </w:r>
      <w:del w:id="59" w:author="Sapp (US), Brandon" w:date="2019-03-20T15:38:00Z">
        <w:r w:rsidDel="00EF3B3B">
          <w:rPr>
            <w:color w:val="000000"/>
            <w:sz w:val="27"/>
            <w:szCs w:val="27"/>
          </w:rPr>
          <w:delText xml:space="preserve">fiber </w:delText>
        </w:r>
      </w:del>
      <w:ins w:id="60" w:author="Sapp (US), Brandon" w:date="2019-03-20T15:38:00Z">
        <w:r w:rsidR="00EF3B3B">
          <w:rPr>
            <w:color w:val="000000"/>
            <w:sz w:val="27"/>
            <w:szCs w:val="27"/>
          </w:rPr>
          <w:t>fib</w:t>
        </w:r>
        <w:r w:rsidR="00EF3B3B">
          <w:rPr>
            <w:color w:val="000000"/>
            <w:sz w:val="27"/>
            <w:szCs w:val="27"/>
          </w:rPr>
          <w:t>re</w:t>
        </w:r>
        <w:r w:rsidR="00EF3B3B">
          <w:rPr>
            <w:color w:val="000000"/>
            <w:sz w:val="27"/>
            <w:szCs w:val="27"/>
          </w:rPr>
          <w:t xml:space="preserve"> </w:t>
        </w:r>
      </w:ins>
      <w:r>
        <w:rPr>
          <w:color w:val="000000"/>
          <w:sz w:val="27"/>
          <w:szCs w:val="27"/>
        </w:rPr>
        <w:t>orientation (if required) and material type. This represents a way to relate anisotropic material properties to the varied orientations that exist in a composite part. A </w:t>
      </w:r>
      <w:r>
        <w:rPr>
          <w:b/>
          <w:bCs/>
          <w:color w:val="000000"/>
          <w:sz w:val="27"/>
          <w:szCs w:val="27"/>
        </w:rPr>
        <w:t>Percentage_ply</w:t>
      </w:r>
      <w:r>
        <w:rPr>
          <w:color w:val="000000"/>
          <w:sz w:val="27"/>
          <w:szCs w:val="27"/>
        </w:rPr>
        <w:t> always corresponds to the area within the zone of the </w:t>
      </w:r>
      <w:hyperlink r:id="rId146" w:anchor="part_and_zone_laminate_tables_arm.laminate_table" w:history="1">
        <w:r>
          <w:rPr>
            <w:rStyle w:val="Hyperlink"/>
            <w:b/>
            <w:bCs/>
            <w:sz w:val="27"/>
            <w:szCs w:val="27"/>
          </w:rPr>
          <w:t>Laminate_table</w:t>
        </w:r>
      </w:hyperlink>
      <w:r>
        <w:rPr>
          <w:color w:val="000000"/>
          <w:sz w:val="27"/>
          <w:szCs w:val="27"/>
        </w:rPr>
        <w:t> of which it is a portion.</w:t>
      </w:r>
    </w:p>
    <w:p w:rsidR="00252E56" w:rsidRDefault="00252E56" w:rsidP="00252E56">
      <w:pPr>
        <w:pStyle w:val="NormalWeb"/>
        <w:rPr>
          <w:color w:val="000000"/>
          <w:sz w:val="27"/>
          <w:szCs w:val="27"/>
        </w:rPr>
      </w:pPr>
      <w:r>
        <w:rPr>
          <w:color w:val="000000"/>
          <w:sz w:val="27"/>
          <w:szCs w:val="27"/>
          <w:u w:val="single"/>
        </w:rPr>
        <w:t>EXPRESS specification:</w:t>
      </w:r>
    </w:p>
    <w:p w:rsidR="00252E56" w:rsidRDefault="00252E56" w:rsidP="00252E56">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Percentage_ply;</w:t>
      </w:r>
      <w:r>
        <w:rPr>
          <w:rFonts w:ascii="Courier New" w:hAnsi="Courier New" w:cs="Courier New"/>
          <w:color w:val="000000"/>
          <w:sz w:val="20"/>
          <w:szCs w:val="20"/>
        </w:rPr>
        <w:br/>
      </w:r>
      <w:r>
        <w:rPr>
          <w:rStyle w:val="HTMLCode"/>
          <w:color w:val="000000"/>
        </w:rPr>
        <w:t>  strength_orientation : OPTIONAL </w:t>
      </w:r>
      <w:hyperlink r:id="rId147" w:anchor="ply_orientation_specification_arm.ply_orientation_angle" w:history="1">
        <w:r>
          <w:rPr>
            <w:rStyle w:val="Hyperlink"/>
            <w:rFonts w:ascii="Courier New" w:hAnsi="Courier New" w:cs="Courier New"/>
            <w:sz w:val="20"/>
            <w:szCs w:val="20"/>
          </w:rPr>
          <w:t>Ply_orientation_angle</w:t>
        </w:r>
      </w:hyperlink>
      <w:r>
        <w:rPr>
          <w:rStyle w:val="HTMLCode"/>
          <w:color w:val="000000"/>
        </w:rPr>
        <w:t>;</w:t>
      </w:r>
      <w:r>
        <w:rPr>
          <w:rFonts w:ascii="Courier New" w:hAnsi="Courier New" w:cs="Courier New"/>
          <w:color w:val="000000"/>
          <w:sz w:val="20"/>
          <w:szCs w:val="20"/>
        </w:rPr>
        <w:br/>
      </w:r>
      <w:r>
        <w:rPr>
          <w:rStyle w:val="HTMLCode"/>
          <w:color w:val="000000"/>
        </w:rPr>
        <w:t>  material : </w:t>
      </w:r>
      <w:hyperlink r:id="rId148" w:anchor="stock_material_arm.stock_material" w:history="1">
        <w:r>
          <w:rPr>
            <w:rStyle w:val="Hyperlink"/>
            <w:rFonts w:ascii="Courier New" w:hAnsi="Courier New" w:cs="Courier New"/>
            <w:sz w:val="20"/>
            <w:szCs w:val="20"/>
          </w:rPr>
          <w:t>Stock_material</w:t>
        </w:r>
      </w:hyperlink>
      <w:r>
        <w:rPr>
          <w:rStyle w:val="HTMLCode"/>
          <w:color w:val="000000"/>
        </w:rPr>
        <w:t>;</w:t>
      </w:r>
      <w:r>
        <w:rPr>
          <w:rFonts w:ascii="Courier New" w:hAnsi="Courier New" w:cs="Courier New"/>
          <w:color w:val="000000"/>
          <w:sz w:val="20"/>
          <w:szCs w:val="20"/>
        </w:rPr>
        <w:br/>
      </w:r>
      <w:r>
        <w:rPr>
          <w:rStyle w:val="HTMLCode"/>
          <w:color w:val="000000"/>
        </w:rPr>
        <w:t>  makeup_and_properties : OPTIONAL </w:t>
      </w:r>
      <w:hyperlink r:id="rId149" w:anchor="part_and_zone_laminate_tables_arm.zone_structural_makeup" w:history="1">
        <w:r>
          <w:rPr>
            <w:rStyle w:val="Hyperlink"/>
            <w:rFonts w:ascii="Courier New" w:hAnsi="Courier New" w:cs="Courier New"/>
            <w:sz w:val="20"/>
            <w:szCs w:val="20"/>
          </w:rPr>
          <w:t>Zone_structural_makeup</w:t>
        </w:r>
      </w:hyperlink>
      <w:r>
        <w:rPr>
          <w:rStyle w:val="HTMLCode"/>
          <w:color w:val="000000"/>
        </w:rPr>
        <w:t>;</w:t>
      </w:r>
      <w:r>
        <w:rPr>
          <w:rFonts w:ascii="Courier New" w:hAnsi="Courier New" w:cs="Courier New"/>
          <w:color w:val="000000"/>
          <w:sz w:val="20"/>
          <w:szCs w:val="20"/>
        </w:rPr>
        <w:br/>
      </w:r>
      <w:r>
        <w:rPr>
          <w:rStyle w:val="HTMLCode"/>
          <w:color w:val="000000"/>
        </w:rPr>
        <w:t>  volume_percent : </w:t>
      </w:r>
      <w:hyperlink r:id="rId150" w:anchor="value_with_unit_extension_arm.ratio_data_element" w:history="1">
        <w:r>
          <w:rPr>
            <w:rStyle w:val="Hyperlink"/>
            <w:rFonts w:ascii="Courier New" w:hAnsi="Courier New" w:cs="Courier New"/>
            <w:sz w:val="20"/>
            <w:szCs w:val="20"/>
          </w:rPr>
          <w:t>Ratio_data_element</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52E56" w:rsidRDefault="00252E56" w:rsidP="00252E56">
      <w:pPr>
        <w:pStyle w:val="NormalWeb"/>
        <w:rPr>
          <w:color w:val="000000"/>
          <w:sz w:val="27"/>
          <w:szCs w:val="27"/>
        </w:rPr>
      </w:pPr>
      <w:r>
        <w:rPr>
          <w:color w:val="000000"/>
          <w:sz w:val="27"/>
          <w:szCs w:val="27"/>
          <w:u w:val="single"/>
        </w:rPr>
        <w:t>Attribute definitions:</w:t>
      </w:r>
    </w:p>
    <w:p w:rsidR="00252E56" w:rsidRDefault="00252E56" w:rsidP="00252E56">
      <w:pPr>
        <w:pStyle w:val="expressdescription"/>
        <w:rPr>
          <w:color w:val="000000"/>
          <w:sz w:val="27"/>
          <w:szCs w:val="27"/>
        </w:rPr>
      </w:pPr>
      <w:r>
        <w:rPr>
          <w:b/>
          <w:bCs/>
          <w:color w:val="000000"/>
          <w:sz w:val="27"/>
          <w:szCs w:val="27"/>
        </w:rPr>
        <w:t>strength_orientation: </w:t>
      </w:r>
      <w:r>
        <w:rPr>
          <w:color w:val="000000"/>
          <w:sz w:val="27"/>
          <w:szCs w:val="27"/>
        </w:rPr>
        <w:t xml:space="preserve">specifies </w:t>
      </w:r>
      <w:del w:id="61" w:author="Sapp (US), Brandon" w:date="2019-03-20T15:38:00Z">
        <w:r w:rsidDel="00EF3B3B">
          <w:rPr>
            <w:color w:val="000000"/>
            <w:sz w:val="27"/>
            <w:szCs w:val="27"/>
          </w:rPr>
          <w:delText xml:space="preserve">a </w:delText>
        </w:r>
      </w:del>
      <w:ins w:id="62" w:author="Sapp (US), Brandon" w:date="2019-03-20T15:38:00Z">
        <w:r w:rsidR="00EF3B3B">
          <w:rPr>
            <w:color w:val="000000"/>
            <w:sz w:val="27"/>
            <w:szCs w:val="27"/>
          </w:rPr>
          <w:t>the</w:t>
        </w:r>
        <w:r w:rsidR="00EF3B3B">
          <w:rPr>
            <w:color w:val="000000"/>
            <w:sz w:val="27"/>
            <w:szCs w:val="27"/>
          </w:rPr>
          <w:t xml:space="preserve"> </w:t>
        </w:r>
      </w:ins>
      <w:r>
        <w:rPr>
          <w:color w:val="000000"/>
          <w:sz w:val="27"/>
          <w:szCs w:val="27"/>
        </w:rPr>
        <w:t>role of the </w:t>
      </w:r>
      <w:hyperlink r:id="rId151" w:anchor="ply_orientation_specification_arm.ply_orientation_angle" w:history="1">
        <w:r>
          <w:rPr>
            <w:rStyle w:val="Hyperlink"/>
            <w:b/>
            <w:bCs/>
            <w:sz w:val="27"/>
            <w:szCs w:val="27"/>
          </w:rPr>
          <w:t>Ply_orientation_angle</w:t>
        </w:r>
      </w:hyperlink>
      <w:r>
        <w:rPr>
          <w:color w:val="000000"/>
          <w:sz w:val="27"/>
          <w:szCs w:val="27"/>
        </w:rPr>
        <w:t> for the </w:t>
      </w:r>
      <w:r>
        <w:rPr>
          <w:b/>
          <w:bCs/>
          <w:color w:val="000000"/>
          <w:sz w:val="27"/>
          <w:szCs w:val="27"/>
        </w:rPr>
        <w:t>Percentage_ply</w:t>
      </w:r>
      <w:r>
        <w:rPr>
          <w:color w:val="000000"/>
          <w:sz w:val="27"/>
          <w:szCs w:val="27"/>
        </w:rPr>
        <w:t>. The value of this attribute need not be specified.</w:t>
      </w:r>
    </w:p>
    <w:p w:rsidR="00252E56" w:rsidRDefault="00252E56" w:rsidP="00252E56">
      <w:pPr>
        <w:pStyle w:val="expressdescription"/>
        <w:rPr>
          <w:color w:val="000000"/>
          <w:sz w:val="27"/>
          <w:szCs w:val="27"/>
        </w:rPr>
      </w:pPr>
      <w:r>
        <w:rPr>
          <w:b/>
          <w:bCs/>
          <w:color w:val="000000"/>
          <w:sz w:val="27"/>
          <w:szCs w:val="27"/>
        </w:rPr>
        <w:t>material: </w:t>
      </w:r>
      <w:r>
        <w:rPr>
          <w:color w:val="000000"/>
          <w:sz w:val="27"/>
          <w:szCs w:val="27"/>
        </w:rPr>
        <w:t xml:space="preserve">specifies </w:t>
      </w:r>
      <w:del w:id="63" w:author="Sapp (US), Brandon" w:date="2019-03-20T15:38:00Z">
        <w:r w:rsidDel="00EF3B3B">
          <w:rPr>
            <w:color w:val="000000"/>
            <w:sz w:val="27"/>
            <w:szCs w:val="27"/>
          </w:rPr>
          <w:delText xml:space="preserve">a </w:delText>
        </w:r>
      </w:del>
      <w:ins w:id="64" w:author="Sapp (US), Brandon" w:date="2019-03-20T15:38:00Z">
        <w:r w:rsidR="00EF3B3B">
          <w:rPr>
            <w:color w:val="000000"/>
            <w:sz w:val="27"/>
            <w:szCs w:val="27"/>
          </w:rPr>
          <w:t>the</w:t>
        </w:r>
        <w:r w:rsidR="00EF3B3B">
          <w:rPr>
            <w:color w:val="000000"/>
            <w:sz w:val="27"/>
            <w:szCs w:val="27"/>
          </w:rPr>
          <w:t xml:space="preserve"> </w:t>
        </w:r>
      </w:ins>
      <w:r>
        <w:rPr>
          <w:color w:val="000000"/>
          <w:sz w:val="27"/>
          <w:szCs w:val="27"/>
        </w:rPr>
        <w:t>role of the </w:t>
      </w:r>
      <w:hyperlink r:id="rId152" w:anchor="stock_material_arm.stock_material" w:history="1">
        <w:r>
          <w:rPr>
            <w:rStyle w:val="Hyperlink"/>
            <w:b/>
            <w:bCs/>
            <w:sz w:val="27"/>
            <w:szCs w:val="27"/>
          </w:rPr>
          <w:t>Stock_material</w:t>
        </w:r>
      </w:hyperlink>
      <w:r>
        <w:rPr>
          <w:color w:val="000000"/>
          <w:sz w:val="27"/>
          <w:szCs w:val="27"/>
        </w:rPr>
        <w:t> for the </w:t>
      </w:r>
      <w:r>
        <w:rPr>
          <w:b/>
          <w:bCs/>
          <w:color w:val="000000"/>
          <w:sz w:val="27"/>
          <w:szCs w:val="27"/>
        </w:rPr>
        <w:t>Percentage_ply</w:t>
      </w:r>
      <w:r>
        <w:rPr>
          <w:color w:val="000000"/>
          <w:sz w:val="27"/>
          <w:szCs w:val="27"/>
        </w:rPr>
        <w:t>.</w:t>
      </w:r>
    </w:p>
    <w:p w:rsidR="00252E56" w:rsidRDefault="00252E56" w:rsidP="00252E56">
      <w:pPr>
        <w:pStyle w:val="expressdescription"/>
        <w:rPr>
          <w:color w:val="000000"/>
          <w:sz w:val="27"/>
          <w:szCs w:val="27"/>
        </w:rPr>
      </w:pPr>
      <w:r>
        <w:rPr>
          <w:b/>
          <w:bCs/>
          <w:color w:val="000000"/>
          <w:sz w:val="27"/>
          <w:szCs w:val="27"/>
        </w:rPr>
        <w:lastRenderedPageBreak/>
        <w:t>makeup_and_properties: </w:t>
      </w:r>
      <w:r>
        <w:rPr>
          <w:color w:val="000000"/>
          <w:sz w:val="27"/>
          <w:szCs w:val="27"/>
        </w:rPr>
        <w:t xml:space="preserve">specifies </w:t>
      </w:r>
      <w:del w:id="65" w:author="Sapp (US), Brandon" w:date="2019-03-20T15:39:00Z">
        <w:r w:rsidDel="00EF3B3B">
          <w:rPr>
            <w:color w:val="000000"/>
            <w:sz w:val="27"/>
            <w:szCs w:val="27"/>
          </w:rPr>
          <w:delText xml:space="preserve">a </w:delText>
        </w:r>
      </w:del>
      <w:ins w:id="66" w:author="Sapp (US), Brandon" w:date="2019-03-20T15:39:00Z">
        <w:r w:rsidR="00EF3B3B">
          <w:rPr>
            <w:color w:val="000000"/>
            <w:sz w:val="27"/>
            <w:szCs w:val="27"/>
          </w:rPr>
          <w:t>the</w:t>
        </w:r>
        <w:r w:rsidR="00EF3B3B">
          <w:rPr>
            <w:color w:val="000000"/>
            <w:sz w:val="27"/>
            <w:szCs w:val="27"/>
          </w:rPr>
          <w:t xml:space="preserve"> </w:t>
        </w:r>
      </w:ins>
      <w:r>
        <w:rPr>
          <w:color w:val="000000"/>
          <w:sz w:val="27"/>
          <w:szCs w:val="27"/>
        </w:rPr>
        <w:t>role of the </w:t>
      </w:r>
      <w:hyperlink r:id="rId153" w:anchor="part_and_zone_laminate_tables_arm.zone_structural_makeup" w:history="1">
        <w:r>
          <w:rPr>
            <w:rStyle w:val="Hyperlink"/>
            <w:b/>
            <w:bCs/>
            <w:sz w:val="27"/>
            <w:szCs w:val="27"/>
          </w:rPr>
          <w:t>Zone_structural_makeup</w:t>
        </w:r>
      </w:hyperlink>
      <w:r>
        <w:rPr>
          <w:color w:val="000000"/>
          <w:sz w:val="27"/>
          <w:szCs w:val="27"/>
        </w:rPr>
        <w:t> for the </w:t>
      </w:r>
      <w:r>
        <w:rPr>
          <w:b/>
          <w:bCs/>
          <w:color w:val="000000"/>
          <w:sz w:val="27"/>
          <w:szCs w:val="27"/>
        </w:rPr>
        <w:t>Percentage_ply</w:t>
      </w:r>
      <w:r>
        <w:rPr>
          <w:color w:val="000000"/>
          <w:sz w:val="27"/>
          <w:szCs w:val="27"/>
        </w:rPr>
        <w:t>. The value of this attribute need not be specified.</w:t>
      </w:r>
    </w:p>
    <w:p w:rsidR="00252E56" w:rsidRDefault="00252E56" w:rsidP="00252E56">
      <w:pPr>
        <w:pStyle w:val="expressdescription"/>
        <w:rPr>
          <w:color w:val="000000"/>
          <w:sz w:val="27"/>
          <w:szCs w:val="27"/>
        </w:rPr>
      </w:pPr>
      <w:bookmarkStart w:id="67" w:name="part_and_zone_laminate_tables_arm.percen"/>
      <w:r>
        <w:rPr>
          <w:b/>
          <w:bCs/>
          <w:color w:val="000000"/>
          <w:sz w:val="27"/>
          <w:szCs w:val="27"/>
        </w:rPr>
        <w:t>volume_percent: </w:t>
      </w:r>
      <w:bookmarkEnd w:id="67"/>
      <w:r>
        <w:rPr>
          <w:color w:val="000000"/>
          <w:sz w:val="27"/>
          <w:szCs w:val="27"/>
        </w:rPr>
        <w:t xml:space="preserve">specifies </w:t>
      </w:r>
      <w:del w:id="68" w:author="Sapp (US), Brandon" w:date="2019-03-20T15:39:00Z">
        <w:r w:rsidDel="00EF3B3B">
          <w:rPr>
            <w:color w:val="000000"/>
            <w:sz w:val="27"/>
            <w:szCs w:val="27"/>
          </w:rPr>
          <w:delText xml:space="preserve">a </w:delText>
        </w:r>
      </w:del>
      <w:ins w:id="69" w:author="Sapp (US), Brandon" w:date="2019-03-20T15:39:00Z">
        <w:r w:rsidR="00EF3B3B">
          <w:rPr>
            <w:color w:val="000000"/>
            <w:sz w:val="27"/>
            <w:szCs w:val="27"/>
          </w:rPr>
          <w:t>the</w:t>
        </w:r>
        <w:r w:rsidR="00EF3B3B">
          <w:rPr>
            <w:color w:val="000000"/>
            <w:sz w:val="27"/>
            <w:szCs w:val="27"/>
          </w:rPr>
          <w:t xml:space="preserve"> </w:t>
        </w:r>
      </w:ins>
      <w:r>
        <w:rPr>
          <w:color w:val="000000"/>
          <w:sz w:val="27"/>
          <w:szCs w:val="27"/>
        </w:rPr>
        <w:t>role of the </w:t>
      </w:r>
      <w:hyperlink r:id="rId154" w:anchor="value_with_unit_extension_arm.ratio_data_element" w:history="1">
        <w:r>
          <w:rPr>
            <w:rStyle w:val="Hyperlink"/>
            <w:b/>
            <w:bCs/>
            <w:sz w:val="27"/>
            <w:szCs w:val="27"/>
          </w:rPr>
          <w:t>Ratio_data_element</w:t>
        </w:r>
      </w:hyperlink>
      <w:r>
        <w:rPr>
          <w:color w:val="000000"/>
          <w:sz w:val="27"/>
          <w:szCs w:val="27"/>
        </w:rPr>
        <w:t> for the </w:t>
      </w:r>
      <w:r>
        <w:rPr>
          <w:b/>
          <w:bCs/>
          <w:color w:val="000000"/>
          <w:sz w:val="27"/>
          <w:szCs w:val="27"/>
        </w:rPr>
        <w:t>Percentage_ply</w:t>
      </w:r>
      <w:r>
        <w:rPr>
          <w:color w:val="000000"/>
          <w:sz w:val="27"/>
          <w:szCs w:val="27"/>
        </w:rPr>
        <w:t>.</w:t>
      </w:r>
    </w:p>
    <w:p w:rsidR="00252E56" w:rsidRDefault="00252E56" w:rsidP="00252E56">
      <w:pPr>
        <w:pStyle w:val="Heading2"/>
        <w:rPr>
          <w:color w:val="000000"/>
        </w:rPr>
      </w:pPr>
      <w:bookmarkStart w:id="70" w:name="part_and_zone_laminate_tables_arm.ply"/>
      <w:r>
        <w:rPr>
          <w:color w:val="000000"/>
        </w:rPr>
        <w:t>4.3.12 Ply</w:t>
      </w:r>
      <w:bookmarkEnd w:id="70"/>
      <w:r>
        <w:rPr>
          <w:color w:val="000000"/>
        </w:rPr>
        <w:t>   </w:t>
      </w:r>
      <w:r>
        <w:rPr>
          <w:noProof/>
          <w:color w:val="0000FF"/>
          <w:lang w:eastAsia="en-GB"/>
        </w:rPr>
        <w:drawing>
          <wp:inline distT="0" distB="0" distL="0" distR="0">
            <wp:extent cx="180975" cy="209550"/>
            <wp:effectExtent l="0" t="0" r="9525" b="0"/>
            <wp:docPr id="28" name="Picture 28" descr="EXPRESS-G">
              <a:hlinkClick xmlns:a="http://schemas.openxmlformats.org/drawingml/2006/main" r:id="rId14"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EXPRESS-G">
                      <a:hlinkClick r:id="rId14" tgtFrame="&quot;&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eastAsia="en-GB"/>
        </w:rPr>
        <w:drawing>
          <wp:inline distT="0" distB="0" distL="0" distR="0">
            <wp:extent cx="180975" cy="209550"/>
            <wp:effectExtent l="0" t="0" r="9525" b="0"/>
            <wp:docPr id="27" name="Picture 27" descr="Mapping table">
              <a:hlinkClick xmlns:a="http://schemas.openxmlformats.org/drawingml/2006/main" r:id="rId1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apping table">
                      <a:hlinkClick r:id="rId155"/>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52E56" w:rsidRDefault="00252E56" w:rsidP="00252E56">
      <w:pPr>
        <w:pStyle w:val="NormalWeb"/>
        <w:rPr>
          <w:color w:val="000000"/>
          <w:sz w:val="27"/>
          <w:szCs w:val="27"/>
        </w:rPr>
      </w:pPr>
      <w:r>
        <w:rPr>
          <w:color w:val="000000"/>
          <w:sz w:val="27"/>
          <w:szCs w:val="27"/>
        </w:rPr>
        <w:t>A </w:t>
      </w:r>
      <w:r>
        <w:rPr>
          <w:b/>
          <w:bCs/>
          <w:color w:val="000000"/>
          <w:sz w:val="27"/>
          <w:szCs w:val="27"/>
        </w:rPr>
        <w:t>Ply</w:t>
      </w:r>
      <w:r>
        <w:rPr>
          <w:color w:val="000000"/>
          <w:sz w:val="27"/>
          <w:szCs w:val="27"/>
        </w:rPr>
        <w:t> is a type of </w:t>
      </w:r>
      <w:hyperlink r:id="rId156" w:anchor="part_and_zone_laminate_tables_arm.constituent_part" w:history="1">
        <w:r>
          <w:rPr>
            <w:rStyle w:val="Hyperlink"/>
            <w:b/>
            <w:bCs/>
            <w:sz w:val="27"/>
            <w:szCs w:val="27"/>
          </w:rPr>
          <w:t>Constituent_part</w:t>
        </w:r>
      </w:hyperlink>
      <w:r>
        <w:rPr>
          <w:color w:val="000000"/>
          <w:sz w:val="27"/>
          <w:szCs w:val="27"/>
        </w:rPr>
        <w:t> that defines one of the layers of constant thickness material that make up a composite part. A </w:t>
      </w:r>
      <w:r>
        <w:rPr>
          <w:b/>
          <w:bCs/>
          <w:color w:val="000000"/>
          <w:sz w:val="27"/>
          <w:szCs w:val="27"/>
        </w:rPr>
        <w:t>Ply</w:t>
      </w:r>
      <w:r>
        <w:rPr>
          <w:color w:val="000000"/>
          <w:sz w:val="27"/>
          <w:szCs w:val="27"/>
        </w:rPr>
        <w:t> is a contiguous structure with a defined boundary that is made of one or more </w:t>
      </w:r>
      <w:hyperlink r:id="rId157" w:anchor="part_and_zone_laminate_tables_arm.ply_piece" w:history="1">
        <w:r>
          <w:rPr>
            <w:rStyle w:val="Hyperlink"/>
            <w:b/>
            <w:bCs/>
            <w:sz w:val="27"/>
            <w:szCs w:val="27"/>
          </w:rPr>
          <w:t>Ply_piece</w:t>
        </w:r>
      </w:hyperlink>
      <w:r>
        <w:rPr>
          <w:color w:val="000000"/>
          <w:sz w:val="27"/>
          <w:szCs w:val="27"/>
        </w:rPr>
        <w:t> objects (see </w:t>
      </w:r>
      <w:hyperlink r:id="rId158" w:anchor="figure_ply" w:history="1">
        <w:r>
          <w:rPr>
            <w:rStyle w:val="Hyperlink"/>
            <w:sz w:val="27"/>
            <w:szCs w:val="27"/>
          </w:rPr>
          <w:t>Figure 3</w:t>
        </w:r>
      </w:hyperlink>
      <w:r>
        <w:rPr>
          <w:color w:val="000000"/>
          <w:sz w:val="27"/>
          <w:szCs w:val="27"/>
        </w:rPr>
        <w:t> ).</w:t>
      </w:r>
    </w:p>
    <w:p w:rsidR="00252E56" w:rsidRDefault="00252E56" w:rsidP="00252E56">
      <w:pPr>
        <w:rPr>
          <w:sz w:val="24"/>
          <w:szCs w:val="24"/>
        </w:rPr>
      </w:pPr>
      <w:r>
        <w:rPr>
          <w:color w:val="000000"/>
          <w:sz w:val="27"/>
          <w:szCs w:val="27"/>
        </w:rPr>
        <w:br/>
      </w:r>
      <w:r>
        <w:rPr>
          <w:color w:val="000000"/>
          <w:sz w:val="27"/>
          <w:szCs w:val="27"/>
        </w:rPr>
        <w:br/>
      </w:r>
      <w:bookmarkStart w:id="71" w:name="figure_ply"/>
      <w:bookmarkEnd w:id="71"/>
    </w:p>
    <w:p w:rsidR="00252E56" w:rsidRDefault="00252E56" w:rsidP="00252E56">
      <w:pPr>
        <w:jc w:val="center"/>
        <w:rPr>
          <w:color w:val="000000"/>
          <w:sz w:val="27"/>
          <w:szCs w:val="27"/>
        </w:rPr>
      </w:pPr>
      <w:r>
        <w:rPr>
          <w:noProof/>
          <w:color w:val="000000"/>
          <w:sz w:val="27"/>
          <w:szCs w:val="27"/>
          <w:lang w:eastAsia="en-GB"/>
        </w:rPr>
        <w:drawing>
          <wp:inline distT="0" distB="0" distL="0" distR="0">
            <wp:extent cx="4048125" cy="3228975"/>
            <wp:effectExtent l="0" t="0" r="9525" b="9525"/>
            <wp:docPr id="26" name="Picture 26" descr="Figure 3 —  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Figure 3 —  Ply"/>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4048125" cy="3228975"/>
                    </a:xfrm>
                    <a:prstGeom prst="rect">
                      <a:avLst/>
                    </a:prstGeom>
                    <a:noFill/>
                    <a:ln>
                      <a:noFill/>
                    </a:ln>
                  </pic:spPr>
                </pic:pic>
              </a:graphicData>
            </a:graphic>
          </wp:inline>
        </w:drawing>
      </w:r>
    </w:p>
    <w:p w:rsidR="00252E56" w:rsidRDefault="00252E56" w:rsidP="00252E56">
      <w:pPr>
        <w:rPr>
          <w:sz w:val="24"/>
          <w:szCs w:val="24"/>
        </w:rPr>
      </w:pPr>
    </w:p>
    <w:p w:rsidR="00252E56" w:rsidRDefault="00252E56" w:rsidP="00252E56">
      <w:pPr>
        <w:jc w:val="center"/>
        <w:rPr>
          <w:color w:val="000000"/>
          <w:sz w:val="27"/>
          <w:szCs w:val="27"/>
        </w:rPr>
      </w:pPr>
      <w:r>
        <w:rPr>
          <w:b/>
          <w:bCs/>
          <w:color w:val="000000"/>
          <w:sz w:val="27"/>
          <w:szCs w:val="27"/>
        </w:rPr>
        <w:t>Figure 3 —  Ply</w:t>
      </w:r>
    </w:p>
    <w:p w:rsidR="00252E56" w:rsidRDefault="00252E56" w:rsidP="00252E56">
      <w:pPr>
        <w:rPr>
          <w:sz w:val="24"/>
          <w:szCs w:val="24"/>
        </w:rPr>
      </w:pPr>
      <w:r>
        <w:rPr>
          <w:color w:val="000000"/>
          <w:sz w:val="27"/>
          <w:szCs w:val="27"/>
        </w:rPr>
        <w:lastRenderedPageBreak/>
        <w:br/>
      </w:r>
    </w:p>
    <w:p w:rsidR="00252E56" w:rsidRDefault="00252E56" w:rsidP="00252E56">
      <w:pPr>
        <w:pStyle w:val="NormalWeb"/>
        <w:rPr>
          <w:color w:val="000000"/>
          <w:sz w:val="27"/>
          <w:szCs w:val="27"/>
        </w:rPr>
      </w:pPr>
      <w:r>
        <w:rPr>
          <w:color w:val="000000"/>
          <w:sz w:val="27"/>
          <w:szCs w:val="27"/>
          <w:u w:val="single"/>
        </w:rPr>
        <w:t>EXPRESS specification:</w:t>
      </w:r>
    </w:p>
    <w:p w:rsidR="00252E56" w:rsidRDefault="00252E56" w:rsidP="00252E56">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Ply</w:t>
      </w:r>
      <w:r>
        <w:rPr>
          <w:rFonts w:ascii="Courier New" w:hAnsi="Courier New" w:cs="Courier New"/>
          <w:color w:val="000000"/>
          <w:sz w:val="20"/>
          <w:szCs w:val="20"/>
        </w:rPr>
        <w:br/>
      </w:r>
      <w:r>
        <w:rPr>
          <w:rStyle w:val="HTMLCode"/>
          <w:color w:val="000000"/>
        </w:rPr>
        <w:t>  SUBTYPE OF (</w:t>
      </w:r>
      <w:hyperlink r:id="rId160" w:anchor="part_and_zone_laminate_tables_arm.constituent_part" w:history="1">
        <w:r>
          <w:rPr>
            <w:rStyle w:val="Hyperlink"/>
            <w:rFonts w:ascii="Courier New" w:hAnsi="Courier New" w:cs="Courier New"/>
            <w:sz w:val="20"/>
            <w:szCs w:val="20"/>
          </w:rPr>
          <w:t>Constituent_part</w:t>
        </w:r>
      </w:hyperlink>
      <w:r>
        <w:rPr>
          <w:rStyle w:val="HTMLCode"/>
          <w:color w:val="000000"/>
        </w:rPr>
        <w:t>);</w:t>
      </w:r>
      <w:r>
        <w:rPr>
          <w:rFonts w:ascii="Courier New" w:hAnsi="Courier New" w:cs="Courier New"/>
          <w:color w:val="000000"/>
          <w:sz w:val="20"/>
          <w:szCs w:val="20"/>
        </w:rPr>
        <w:br/>
      </w:r>
      <w:r>
        <w:rPr>
          <w:rStyle w:val="HTMLCode"/>
          <w:color w:val="000000"/>
        </w:rPr>
        <w:t>  constituents : OPTIONAL LIST[1:?] OF </w:t>
      </w:r>
      <w:hyperlink r:id="rId161" w:anchor="part_and_zone_laminate_tables_arm.ply_piece" w:history="1">
        <w:r>
          <w:rPr>
            <w:rStyle w:val="Hyperlink"/>
            <w:rFonts w:ascii="Courier New" w:hAnsi="Courier New" w:cs="Courier New"/>
            <w:sz w:val="20"/>
            <w:szCs w:val="20"/>
          </w:rPr>
          <w:t>Ply_piece</w:t>
        </w:r>
      </w:hyperlink>
      <w:r>
        <w:rPr>
          <w:rStyle w:val="HTMLCode"/>
          <w:color w:val="000000"/>
        </w:rPr>
        <w:t>;</w:t>
      </w:r>
      <w:r>
        <w:rPr>
          <w:rFonts w:ascii="Courier New" w:hAnsi="Courier New" w:cs="Courier New"/>
          <w:color w:val="000000"/>
          <w:sz w:val="20"/>
          <w:szCs w:val="20"/>
        </w:rPr>
        <w:br/>
      </w:r>
      <w:r>
        <w:rPr>
          <w:rStyle w:val="HTMLCode"/>
          <w:color w:val="000000"/>
        </w:rPr>
        <w:t>  ply_thickness : </w:t>
      </w:r>
      <w:hyperlink r:id="rId162" w:anchor="value_with_unit_extension_arm.length_data_element" w:history="1">
        <w:r>
          <w:rPr>
            <w:rStyle w:val="Hyperlink"/>
            <w:rFonts w:ascii="Courier New" w:hAnsi="Courier New" w:cs="Courier New"/>
            <w:sz w:val="20"/>
            <w:szCs w:val="20"/>
          </w:rPr>
          <w:t>Length_data_element</w:t>
        </w:r>
      </w:hyperlink>
      <w:r>
        <w:rPr>
          <w:rStyle w:val="HTMLCode"/>
          <w:color w:val="000000"/>
        </w:rPr>
        <w:t>;</w:t>
      </w:r>
      <w:r>
        <w:rPr>
          <w:rFonts w:ascii="Courier New" w:hAnsi="Courier New" w:cs="Courier New"/>
          <w:color w:val="000000"/>
          <w:sz w:val="20"/>
          <w:szCs w:val="20"/>
        </w:rPr>
        <w:br/>
      </w:r>
      <w:r>
        <w:rPr>
          <w:rStyle w:val="HTMLCode"/>
          <w:color w:val="000000"/>
        </w:rPr>
        <w:t>  material_orientation : </w:t>
      </w:r>
      <w:hyperlink r:id="rId163" w:anchor="ply_orientation_specification_arm.ply_orientation_angle" w:history="1">
        <w:r>
          <w:rPr>
            <w:rStyle w:val="Hyperlink"/>
            <w:rFonts w:ascii="Courier New" w:hAnsi="Courier New" w:cs="Courier New"/>
            <w:sz w:val="20"/>
            <w:szCs w:val="20"/>
          </w:rPr>
          <w:t>Ply_orientation_angle</w:t>
        </w:r>
      </w:hyperlink>
      <w:r>
        <w:rPr>
          <w:rStyle w:val="HTMLCode"/>
          <w:color w:val="000000"/>
        </w:rPr>
        <w:t>;</w:t>
      </w:r>
      <w:r>
        <w:rPr>
          <w:rFonts w:ascii="Courier New" w:hAnsi="Courier New" w:cs="Courier New"/>
          <w:color w:val="000000"/>
          <w:sz w:val="20"/>
          <w:szCs w:val="20"/>
        </w:rPr>
        <w:br/>
      </w:r>
      <w:r>
        <w:rPr>
          <w:rStyle w:val="HTMLCode"/>
          <w:color w:val="000000"/>
        </w:rPr>
        <w:t>  material_type : </w:t>
      </w:r>
      <w:hyperlink r:id="rId164" w:anchor="stock_material_arm.ply_stock_material" w:history="1">
        <w:r>
          <w:rPr>
            <w:rStyle w:val="Hyperlink"/>
            <w:rFonts w:ascii="Courier New" w:hAnsi="Courier New" w:cs="Courier New"/>
            <w:sz w:val="20"/>
            <w:szCs w:val="20"/>
          </w:rPr>
          <w:t>ply_stock_material</w:t>
        </w:r>
      </w:hyperlink>
      <w:r>
        <w:rPr>
          <w:rStyle w:val="HTMLCode"/>
          <w:color w:val="000000"/>
        </w:rPr>
        <w:t>;</w:t>
      </w:r>
      <w:r>
        <w:rPr>
          <w:rFonts w:ascii="Courier New" w:hAnsi="Courier New" w:cs="Courier New"/>
          <w:color w:val="000000"/>
          <w:sz w:val="20"/>
          <w:szCs w:val="20"/>
        </w:rPr>
        <w:br/>
      </w:r>
      <w:r>
        <w:rPr>
          <w:rStyle w:val="HTMLCode"/>
          <w:color w:val="000000"/>
        </w:rPr>
        <w:t>  shape : OPTIONAL </w:t>
      </w:r>
      <w:hyperlink r:id="rId165" w:anchor="composite_constituent_shape_arm.ply_shape" w:history="1">
        <w:r>
          <w:rPr>
            <w:rStyle w:val="Hyperlink"/>
            <w:rFonts w:ascii="Courier New" w:hAnsi="Courier New" w:cs="Courier New"/>
            <w:sz w:val="20"/>
            <w:szCs w:val="20"/>
          </w:rPr>
          <w:t>Ply_shape</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52E56" w:rsidRDefault="00252E56" w:rsidP="00252E56">
      <w:pPr>
        <w:pStyle w:val="NormalWeb"/>
        <w:rPr>
          <w:color w:val="000000"/>
          <w:sz w:val="27"/>
          <w:szCs w:val="27"/>
        </w:rPr>
      </w:pPr>
      <w:r>
        <w:rPr>
          <w:color w:val="000000"/>
          <w:sz w:val="27"/>
          <w:szCs w:val="27"/>
          <w:u w:val="single"/>
        </w:rPr>
        <w:t>Attribute definitions:</w:t>
      </w:r>
    </w:p>
    <w:p w:rsidR="00252E56" w:rsidRDefault="00252E56" w:rsidP="00252E56">
      <w:pPr>
        <w:pStyle w:val="expressdescription"/>
        <w:rPr>
          <w:color w:val="000000"/>
          <w:sz w:val="27"/>
          <w:szCs w:val="27"/>
        </w:rPr>
      </w:pPr>
      <w:bookmarkStart w:id="72" w:name="part_and_zone_laminate_tables_arm.ply.co"/>
      <w:r>
        <w:rPr>
          <w:b/>
          <w:bCs/>
          <w:color w:val="000000"/>
          <w:sz w:val="27"/>
          <w:szCs w:val="27"/>
        </w:rPr>
        <w:t>constituents: </w:t>
      </w:r>
      <w:bookmarkEnd w:id="72"/>
      <w:r>
        <w:rPr>
          <w:color w:val="000000"/>
          <w:sz w:val="27"/>
          <w:szCs w:val="27"/>
        </w:rPr>
        <w:t>specifies the </w:t>
      </w:r>
      <w:hyperlink r:id="rId166" w:anchor="part_and_zone_laminate_tables_arm.ply_piece" w:history="1">
        <w:r>
          <w:rPr>
            <w:rStyle w:val="Hyperlink"/>
            <w:b/>
            <w:bCs/>
            <w:sz w:val="27"/>
            <w:szCs w:val="27"/>
          </w:rPr>
          <w:t>Ply_piece</w:t>
        </w:r>
      </w:hyperlink>
      <w:r>
        <w:rPr>
          <w:color w:val="000000"/>
          <w:sz w:val="27"/>
          <w:szCs w:val="27"/>
        </w:rPr>
        <w:t> objects that make up the </w:t>
      </w:r>
      <w:r>
        <w:rPr>
          <w:b/>
          <w:bCs/>
          <w:color w:val="000000"/>
          <w:sz w:val="27"/>
          <w:szCs w:val="27"/>
        </w:rPr>
        <w:t>Ply</w:t>
      </w:r>
      <w:r>
        <w:rPr>
          <w:color w:val="000000"/>
          <w:sz w:val="27"/>
          <w:szCs w:val="27"/>
        </w:rPr>
        <w:t>. There shall exist one or more </w:t>
      </w:r>
      <w:hyperlink r:id="rId167" w:anchor="part_and_zone_laminate_tables_arm.ply_piece" w:history="1">
        <w:r>
          <w:rPr>
            <w:rStyle w:val="Hyperlink"/>
            <w:b/>
            <w:bCs/>
            <w:sz w:val="27"/>
            <w:szCs w:val="27"/>
          </w:rPr>
          <w:t>Ply_pieces</w:t>
        </w:r>
      </w:hyperlink>
      <w:r>
        <w:rPr>
          <w:color w:val="000000"/>
          <w:sz w:val="27"/>
          <w:szCs w:val="27"/>
        </w:rPr>
        <w:t> for the </w:t>
      </w:r>
      <w:r>
        <w:rPr>
          <w:b/>
          <w:bCs/>
          <w:color w:val="000000"/>
          <w:sz w:val="27"/>
          <w:szCs w:val="27"/>
        </w:rPr>
        <w:t>Ply</w:t>
      </w:r>
      <w:r>
        <w:rPr>
          <w:color w:val="000000"/>
          <w:sz w:val="27"/>
          <w:szCs w:val="27"/>
        </w:rPr>
        <w:t>. The value of this attribute need not be specified.</w:t>
      </w:r>
    </w:p>
    <w:p w:rsidR="00252E56" w:rsidRDefault="00252E56" w:rsidP="00252E56">
      <w:pPr>
        <w:pStyle w:val="expressdescription"/>
        <w:rPr>
          <w:color w:val="000000"/>
          <w:sz w:val="27"/>
          <w:szCs w:val="27"/>
        </w:rPr>
      </w:pPr>
      <w:bookmarkStart w:id="73" w:name="part_and_zone_laminate_tables_arm.ply.pl"/>
      <w:r>
        <w:rPr>
          <w:b/>
          <w:bCs/>
          <w:color w:val="000000"/>
          <w:sz w:val="27"/>
          <w:szCs w:val="27"/>
        </w:rPr>
        <w:t>ply_thickness: </w:t>
      </w:r>
      <w:bookmarkEnd w:id="73"/>
      <w:r>
        <w:rPr>
          <w:color w:val="000000"/>
          <w:sz w:val="27"/>
          <w:szCs w:val="27"/>
        </w:rPr>
        <w:t>specifies the measure of the thickness that the </w:t>
      </w:r>
      <w:r>
        <w:rPr>
          <w:b/>
          <w:bCs/>
          <w:color w:val="000000"/>
          <w:sz w:val="27"/>
          <w:szCs w:val="27"/>
        </w:rPr>
        <w:t>Ply</w:t>
      </w:r>
      <w:r>
        <w:rPr>
          <w:color w:val="000000"/>
          <w:sz w:val="27"/>
          <w:szCs w:val="27"/>
        </w:rPr>
        <w:t xml:space="preserve"> will contribute to </w:t>
      </w:r>
      <w:ins w:id="74" w:author="Sapp (US), Brandon" w:date="2019-03-20T15:40:00Z">
        <w:r w:rsidR="00EF3B3B">
          <w:rPr>
            <w:color w:val="000000"/>
            <w:sz w:val="27"/>
            <w:szCs w:val="27"/>
          </w:rPr>
          <w:t xml:space="preserve">a </w:t>
        </w:r>
      </w:ins>
      <w:r>
        <w:rPr>
          <w:color w:val="000000"/>
          <w:sz w:val="27"/>
          <w:szCs w:val="27"/>
        </w:rPr>
        <w:t>part thickness after curing. The </w:t>
      </w:r>
      <w:r>
        <w:rPr>
          <w:b/>
          <w:bCs/>
          <w:color w:val="000000"/>
          <w:sz w:val="27"/>
          <w:szCs w:val="27"/>
        </w:rPr>
        <w:t>ply_thickness</w:t>
      </w:r>
      <w:r>
        <w:rPr>
          <w:color w:val="000000"/>
          <w:sz w:val="27"/>
          <w:szCs w:val="27"/>
        </w:rPr>
        <w:t> is constant over the whole area of the </w:t>
      </w:r>
      <w:r>
        <w:rPr>
          <w:b/>
          <w:bCs/>
          <w:color w:val="000000"/>
          <w:sz w:val="27"/>
          <w:szCs w:val="27"/>
        </w:rPr>
        <w:t>Ply</w:t>
      </w:r>
      <w:r>
        <w:rPr>
          <w:color w:val="000000"/>
          <w:sz w:val="27"/>
          <w:szCs w:val="27"/>
        </w:rPr>
        <w:t>.</w:t>
      </w:r>
    </w:p>
    <w:p w:rsidR="00252E56" w:rsidRDefault="00252E56" w:rsidP="00252E56">
      <w:pPr>
        <w:pStyle w:val="expressdescription"/>
        <w:rPr>
          <w:color w:val="000000"/>
          <w:sz w:val="27"/>
          <w:szCs w:val="27"/>
        </w:rPr>
      </w:pPr>
      <w:r>
        <w:rPr>
          <w:b/>
          <w:bCs/>
          <w:color w:val="000000"/>
          <w:sz w:val="27"/>
          <w:szCs w:val="27"/>
        </w:rPr>
        <w:t>material_orientation: </w:t>
      </w:r>
      <w:r>
        <w:rPr>
          <w:color w:val="000000"/>
          <w:sz w:val="27"/>
          <w:szCs w:val="27"/>
        </w:rPr>
        <w:t xml:space="preserve">specifies the direction of the reinforcement </w:t>
      </w:r>
      <w:del w:id="75" w:author="Sapp (US), Brandon" w:date="2019-03-20T15:40:00Z">
        <w:r w:rsidDel="00EF3B3B">
          <w:rPr>
            <w:color w:val="000000"/>
            <w:sz w:val="27"/>
            <w:szCs w:val="27"/>
          </w:rPr>
          <w:delText xml:space="preserve">fibers </w:delText>
        </w:r>
      </w:del>
      <w:ins w:id="76" w:author="Sapp (US), Brandon" w:date="2019-03-20T15:40:00Z">
        <w:r w:rsidR="00EF3B3B">
          <w:rPr>
            <w:color w:val="000000"/>
            <w:sz w:val="27"/>
            <w:szCs w:val="27"/>
          </w:rPr>
          <w:t>fib</w:t>
        </w:r>
        <w:r w:rsidR="00EF3B3B">
          <w:rPr>
            <w:color w:val="000000"/>
            <w:sz w:val="27"/>
            <w:szCs w:val="27"/>
          </w:rPr>
          <w:t>re</w:t>
        </w:r>
        <w:r w:rsidR="00EF3B3B">
          <w:rPr>
            <w:color w:val="000000"/>
            <w:sz w:val="27"/>
            <w:szCs w:val="27"/>
          </w:rPr>
          <w:t xml:space="preserve">s </w:t>
        </w:r>
      </w:ins>
      <w:r>
        <w:rPr>
          <w:color w:val="000000"/>
          <w:sz w:val="27"/>
          <w:szCs w:val="27"/>
        </w:rPr>
        <w:t>within a </w:t>
      </w:r>
      <w:r>
        <w:rPr>
          <w:b/>
          <w:bCs/>
          <w:color w:val="000000"/>
          <w:sz w:val="27"/>
          <w:szCs w:val="27"/>
        </w:rPr>
        <w:t>Ply</w:t>
      </w:r>
      <w:r>
        <w:rPr>
          <w:color w:val="000000"/>
          <w:sz w:val="27"/>
          <w:szCs w:val="27"/>
        </w:rPr>
        <w:t xml:space="preserve">. For materials with multiple orientations of </w:t>
      </w:r>
      <w:del w:id="77" w:author="Sapp (US), Brandon" w:date="2019-03-20T15:40:00Z">
        <w:r w:rsidDel="00EF3B3B">
          <w:rPr>
            <w:color w:val="000000"/>
            <w:sz w:val="27"/>
            <w:szCs w:val="27"/>
          </w:rPr>
          <w:delText>fibers</w:delText>
        </w:r>
      </w:del>
      <w:ins w:id="78" w:author="Sapp (US), Brandon" w:date="2019-03-20T15:40:00Z">
        <w:r w:rsidR="00EF3B3B">
          <w:rPr>
            <w:color w:val="000000"/>
            <w:sz w:val="27"/>
            <w:szCs w:val="27"/>
          </w:rPr>
          <w:t>fib</w:t>
        </w:r>
        <w:r w:rsidR="00EF3B3B">
          <w:rPr>
            <w:color w:val="000000"/>
            <w:sz w:val="27"/>
            <w:szCs w:val="27"/>
          </w:rPr>
          <w:t>re</w:t>
        </w:r>
        <w:r w:rsidR="00EF3B3B">
          <w:rPr>
            <w:color w:val="000000"/>
            <w:sz w:val="27"/>
            <w:szCs w:val="27"/>
          </w:rPr>
          <w:t>s</w:t>
        </w:r>
      </w:ins>
      <w:r>
        <w:rPr>
          <w:color w:val="000000"/>
          <w:sz w:val="27"/>
          <w:szCs w:val="27"/>
        </w:rPr>
        <w:t>, orientation shall correspond to the warp direction of the material.</w:t>
      </w:r>
    </w:p>
    <w:p w:rsidR="00252E56" w:rsidRDefault="00252E56" w:rsidP="00252E56">
      <w:pPr>
        <w:pStyle w:val="expressdescription"/>
        <w:rPr>
          <w:color w:val="000000"/>
          <w:sz w:val="27"/>
          <w:szCs w:val="27"/>
        </w:rPr>
      </w:pPr>
      <w:bookmarkStart w:id="79" w:name="part_and_zone_laminate_tables_arm.ply.ma"/>
      <w:r>
        <w:rPr>
          <w:b/>
          <w:bCs/>
          <w:color w:val="000000"/>
          <w:sz w:val="27"/>
          <w:szCs w:val="27"/>
        </w:rPr>
        <w:t>material_type: </w:t>
      </w:r>
      <w:bookmarkEnd w:id="79"/>
      <w:r>
        <w:rPr>
          <w:color w:val="000000"/>
          <w:sz w:val="27"/>
          <w:szCs w:val="27"/>
        </w:rPr>
        <w:t>specifies the </w:t>
      </w:r>
      <w:hyperlink r:id="rId168" w:anchor="stock_material_arm.ply_stock_material" w:history="1">
        <w:r>
          <w:rPr>
            <w:rStyle w:val="Hyperlink"/>
            <w:b/>
            <w:bCs/>
            <w:sz w:val="27"/>
            <w:szCs w:val="27"/>
          </w:rPr>
          <w:t>ply_stock_material</w:t>
        </w:r>
      </w:hyperlink>
      <w:r>
        <w:rPr>
          <w:color w:val="000000"/>
          <w:sz w:val="27"/>
          <w:szCs w:val="27"/>
        </w:rPr>
        <w:t> used to make the </w:t>
      </w:r>
      <w:r>
        <w:rPr>
          <w:b/>
          <w:bCs/>
          <w:color w:val="000000"/>
          <w:sz w:val="27"/>
          <w:szCs w:val="27"/>
        </w:rPr>
        <w:t>Ply</w:t>
      </w:r>
      <w:r>
        <w:rPr>
          <w:color w:val="000000"/>
          <w:sz w:val="27"/>
          <w:szCs w:val="27"/>
        </w:rPr>
        <w:t>.</w:t>
      </w:r>
    </w:p>
    <w:p w:rsidR="00252E56" w:rsidRDefault="00252E56" w:rsidP="00252E56">
      <w:pPr>
        <w:pStyle w:val="expressdescription"/>
        <w:rPr>
          <w:color w:val="000000"/>
          <w:sz w:val="27"/>
          <w:szCs w:val="27"/>
        </w:rPr>
      </w:pPr>
      <w:bookmarkStart w:id="80" w:name="part_and_zone_laminate_tables_arm.ply.sh"/>
      <w:r>
        <w:rPr>
          <w:b/>
          <w:bCs/>
          <w:color w:val="000000"/>
          <w:sz w:val="27"/>
          <w:szCs w:val="27"/>
        </w:rPr>
        <w:t>shape: </w:t>
      </w:r>
      <w:bookmarkEnd w:id="80"/>
      <w:r>
        <w:rPr>
          <w:color w:val="000000"/>
          <w:sz w:val="27"/>
          <w:szCs w:val="27"/>
        </w:rPr>
        <w:t>specifies the </w:t>
      </w:r>
      <w:hyperlink r:id="rId169" w:anchor="composite_constituent_shape_arm.ply_shape" w:history="1">
        <w:r>
          <w:rPr>
            <w:rStyle w:val="Hyperlink"/>
            <w:b/>
            <w:bCs/>
            <w:sz w:val="27"/>
            <w:szCs w:val="27"/>
          </w:rPr>
          <w:t>Ply_shape</w:t>
        </w:r>
      </w:hyperlink>
      <w:r>
        <w:rPr>
          <w:color w:val="000000"/>
          <w:sz w:val="27"/>
          <w:szCs w:val="27"/>
        </w:rPr>
        <w:t> for the </w:t>
      </w:r>
      <w:r>
        <w:rPr>
          <w:b/>
          <w:bCs/>
          <w:color w:val="000000"/>
          <w:sz w:val="27"/>
          <w:szCs w:val="27"/>
        </w:rPr>
        <w:t>Ply</w:t>
      </w:r>
      <w:r>
        <w:rPr>
          <w:color w:val="000000"/>
          <w:sz w:val="27"/>
          <w:szCs w:val="27"/>
        </w:rPr>
        <w:t>. The value of this attribute need not be specified.</w:t>
      </w:r>
    </w:p>
    <w:p w:rsidR="00252E56" w:rsidRDefault="00252E56" w:rsidP="00252E56">
      <w:pPr>
        <w:pStyle w:val="Heading2"/>
        <w:rPr>
          <w:color w:val="000000"/>
        </w:rPr>
      </w:pPr>
      <w:r>
        <w:rPr>
          <w:color w:val="000000"/>
        </w:rPr>
        <w:t>4.3.13 Ply_laminate   </w:t>
      </w:r>
      <w:r>
        <w:rPr>
          <w:noProof/>
          <w:color w:val="0000FF"/>
          <w:lang w:eastAsia="en-GB"/>
        </w:rPr>
        <w:drawing>
          <wp:inline distT="0" distB="0" distL="0" distR="0">
            <wp:extent cx="180975" cy="209550"/>
            <wp:effectExtent l="0" t="0" r="9525" b="0"/>
            <wp:docPr id="25" name="Picture 25" descr="EXPRESS-G">
              <a:hlinkClick xmlns:a="http://schemas.openxmlformats.org/drawingml/2006/main" r:id="rId14"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EXPRESS-G">
                      <a:hlinkClick r:id="rId14" tgtFrame="&quot;&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eastAsia="en-GB"/>
        </w:rPr>
        <w:drawing>
          <wp:inline distT="0" distB="0" distL="0" distR="0">
            <wp:extent cx="180975" cy="209550"/>
            <wp:effectExtent l="0" t="0" r="9525" b="0"/>
            <wp:docPr id="24" name="Picture 24" descr="Mapping table">
              <a:hlinkClick xmlns:a="http://schemas.openxmlformats.org/drawingml/2006/main" r:id="rId1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Mapping table">
                      <a:hlinkClick r:id="rId170"/>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52E56" w:rsidRDefault="00252E56" w:rsidP="00252E56">
      <w:pPr>
        <w:pStyle w:val="NormalWeb"/>
        <w:rPr>
          <w:color w:val="000000"/>
          <w:sz w:val="27"/>
          <w:szCs w:val="27"/>
        </w:rPr>
      </w:pPr>
      <w:r>
        <w:rPr>
          <w:color w:val="000000"/>
          <w:sz w:val="27"/>
          <w:szCs w:val="27"/>
        </w:rPr>
        <w:t>A </w:t>
      </w:r>
      <w:r>
        <w:rPr>
          <w:b/>
          <w:bCs/>
          <w:color w:val="000000"/>
          <w:sz w:val="27"/>
          <w:szCs w:val="27"/>
        </w:rPr>
        <w:t>Ply_laminate</w:t>
      </w:r>
      <w:r>
        <w:rPr>
          <w:color w:val="000000"/>
          <w:sz w:val="27"/>
          <w:szCs w:val="27"/>
        </w:rPr>
        <w:t> is a type of </w:t>
      </w:r>
      <w:hyperlink r:id="rId171" w:anchor="part_and_zone_laminate_tables_arm.constituent_part" w:history="1">
        <w:r>
          <w:rPr>
            <w:rStyle w:val="Hyperlink"/>
            <w:b/>
            <w:bCs/>
            <w:sz w:val="27"/>
            <w:szCs w:val="27"/>
          </w:rPr>
          <w:t>Constituent_part</w:t>
        </w:r>
      </w:hyperlink>
      <w:r>
        <w:rPr>
          <w:color w:val="000000"/>
          <w:sz w:val="27"/>
          <w:szCs w:val="27"/>
        </w:rPr>
        <w:t> that is formed by two or more </w:t>
      </w:r>
      <w:hyperlink r:id="rId172" w:anchor="part_and_zone_laminate_tables_arm.ply" w:history="1">
        <w:r>
          <w:rPr>
            <w:rStyle w:val="Hyperlink"/>
            <w:b/>
            <w:bCs/>
            <w:sz w:val="27"/>
            <w:szCs w:val="27"/>
          </w:rPr>
          <w:t>Ply</w:t>
        </w:r>
      </w:hyperlink>
      <w:r>
        <w:rPr>
          <w:color w:val="000000"/>
          <w:sz w:val="27"/>
          <w:szCs w:val="27"/>
        </w:rPr>
        <w:t xml:space="preserve"> objects that mate with each other. The plies have </w:t>
      </w:r>
      <w:ins w:id="81" w:author="Sapp (US), Brandon" w:date="2019-03-20T15:40:00Z">
        <w:r w:rsidR="00EF3B3B">
          <w:rPr>
            <w:color w:val="000000"/>
            <w:sz w:val="27"/>
            <w:szCs w:val="27"/>
          </w:rPr>
          <w:t xml:space="preserve">a </w:t>
        </w:r>
      </w:ins>
      <w:r>
        <w:rPr>
          <w:color w:val="000000"/>
          <w:sz w:val="27"/>
          <w:szCs w:val="27"/>
        </w:rPr>
        <w:t>unique orientation and shape within the </w:t>
      </w:r>
      <w:r>
        <w:rPr>
          <w:b/>
          <w:bCs/>
          <w:color w:val="000000"/>
          <w:sz w:val="27"/>
          <w:szCs w:val="27"/>
        </w:rPr>
        <w:t>Ply_laminate</w:t>
      </w:r>
      <w:r>
        <w:rPr>
          <w:color w:val="000000"/>
          <w:sz w:val="27"/>
          <w:szCs w:val="27"/>
        </w:rPr>
        <w:t>.</w:t>
      </w:r>
    </w:p>
    <w:p w:rsidR="00252E56" w:rsidRDefault="00252E56" w:rsidP="00252E56">
      <w:pPr>
        <w:rPr>
          <w:sz w:val="24"/>
          <w:szCs w:val="24"/>
        </w:rPr>
      </w:pPr>
      <w:r>
        <w:rPr>
          <w:color w:val="000000"/>
          <w:sz w:val="27"/>
          <w:szCs w:val="27"/>
        </w:rPr>
        <w:lastRenderedPageBreak/>
        <w:br/>
      </w:r>
      <w:r>
        <w:rPr>
          <w:color w:val="000000"/>
          <w:sz w:val="27"/>
          <w:szCs w:val="27"/>
        </w:rPr>
        <w:br/>
      </w:r>
      <w:bookmarkStart w:id="82" w:name="figure_pl"/>
      <w:bookmarkEnd w:id="82"/>
    </w:p>
    <w:p w:rsidR="00252E56" w:rsidRDefault="00252E56" w:rsidP="00252E56">
      <w:pPr>
        <w:jc w:val="center"/>
        <w:rPr>
          <w:color w:val="000000"/>
          <w:sz w:val="27"/>
          <w:szCs w:val="27"/>
        </w:rPr>
      </w:pPr>
      <w:r>
        <w:rPr>
          <w:noProof/>
          <w:color w:val="000000"/>
          <w:sz w:val="27"/>
          <w:szCs w:val="27"/>
          <w:lang w:eastAsia="en-GB"/>
        </w:rPr>
        <w:drawing>
          <wp:inline distT="0" distB="0" distL="0" distR="0">
            <wp:extent cx="3762375" cy="3390900"/>
            <wp:effectExtent l="0" t="0" r="9525" b="0"/>
            <wp:docPr id="23" name="Picture 23" descr="Figure 4 —  Ply lamin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Figure 4 —  Ply laminate"/>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3762375" cy="3390900"/>
                    </a:xfrm>
                    <a:prstGeom prst="rect">
                      <a:avLst/>
                    </a:prstGeom>
                    <a:noFill/>
                    <a:ln>
                      <a:noFill/>
                    </a:ln>
                  </pic:spPr>
                </pic:pic>
              </a:graphicData>
            </a:graphic>
          </wp:inline>
        </w:drawing>
      </w:r>
    </w:p>
    <w:p w:rsidR="00252E56" w:rsidRDefault="00252E56" w:rsidP="00252E56">
      <w:pPr>
        <w:rPr>
          <w:sz w:val="24"/>
          <w:szCs w:val="24"/>
        </w:rPr>
      </w:pPr>
    </w:p>
    <w:p w:rsidR="00252E56" w:rsidRDefault="00252E56" w:rsidP="00252E56">
      <w:pPr>
        <w:jc w:val="center"/>
        <w:rPr>
          <w:color w:val="000000"/>
          <w:sz w:val="27"/>
          <w:szCs w:val="27"/>
        </w:rPr>
      </w:pPr>
      <w:r>
        <w:rPr>
          <w:b/>
          <w:bCs/>
          <w:color w:val="000000"/>
          <w:sz w:val="27"/>
          <w:szCs w:val="27"/>
        </w:rPr>
        <w:t>Figure 4 —  Ply laminate</w:t>
      </w:r>
    </w:p>
    <w:p w:rsidR="00252E56" w:rsidRDefault="00252E56" w:rsidP="00252E56">
      <w:pPr>
        <w:rPr>
          <w:sz w:val="24"/>
          <w:szCs w:val="24"/>
        </w:rPr>
      </w:pPr>
      <w:r>
        <w:rPr>
          <w:color w:val="000000"/>
          <w:sz w:val="27"/>
          <w:szCs w:val="27"/>
        </w:rPr>
        <w:br/>
      </w:r>
    </w:p>
    <w:p w:rsidR="00252E56" w:rsidRDefault="00252E56" w:rsidP="00252E56">
      <w:pPr>
        <w:pStyle w:val="note"/>
        <w:rPr>
          <w:color w:val="000000"/>
          <w:sz w:val="27"/>
          <w:szCs w:val="27"/>
        </w:rPr>
      </w:pPr>
      <w:r>
        <w:rPr>
          <w:color w:val="000000"/>
        </w:rPr>
        <w:t>NOTE    A </w:t>
      </w:r>
      <w:r>
        <w:rPr>
          <w:b/>
          <w:bCs/>
          <w:color w:val="000000"/>
        </w:rPr>
        <w:t>Ply_laminate</w:t>
      </w:r>
      <w:r>
        <w:rPr>
          <w:color w:val="000000"/>
        </w:rPr>
        <w:t> shape may include constituents such as angle, cap, flat, general contour, simple contour, complex contour, channel, etc. (see </w:t>
      </w:r>
      <w:hyperlink r:id="rId174" w:anchor="figure_pl" w:history="1">
        <w:r>
          <w:rPr>
            <w:rStyle w:val="Hyperlink"/>
          </w:rPr>
          <w:t>Figure 4</w:t>
        </w:r>
      </w:hyperlink>
      <w:r>
        <w:rPr>
          <w:color w:val="000000"/>
        </w:rPr>
        <w:t> ).</w:t>
      </w:r>
    </w:p>
    <w:p w:rsidR="00252E56" w:rsidRDefault="00252E56" w:rsidP="00252E56">
      <w:pPr>
        <w:pStyle w:val="NormalWeb"/>
        <w:rPr>
          <w:color w:val="000000"/>
          <w:sz w:val="27"/>
          <w:szCs w:val="27"/>
        </w:rPr>
      </w:pPr>
      <w:r>
        <w:rPr>
          <w:color w:val="000000"/>
          <w:sz w:val="27"/>
          <w:szCs w:val="27"/>
          <w:u w:val="single"/>
        </w:rPr>
        <w:t>EXPRESS specification:</w:t>
      </w:r>
    </w:p>
    <w:p w:rsidR="00252E56" w:rsidRDefault="00252E56" w:rsidP="00252E56">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Ply_laminate</w:t>
      </w:r>
      <w:r>
        <w:rPr>
          <w:rFonts w:ascii="Courier New" w:hAnsi="Courier New" w:cs="Courier New"/>
          <w:color w:val="000000"/>
          <w:sz w:val="20"/>
          <w:szCs w:val="20"/>
        </w:rPr>
        <w:br/>
      </w:r>
      <w:r>
        <w:rPr>
          <w:rStyle w:val="HTMLCode"/>
          <w:color w:val="000000"/>
        </w:rPr>
        <w:t>  SUBTYPE OF (</w:t>
      </w:r>
      <w:hyperlink r:id="rId175" w:anchor="part_and_zone_laminate_tables_arm.constituent_part" w:history="1">
        <w:r>
          <w:rPr>
            <w:rStyle w:val="Hyperlink"/>
            <w:rFonts w:ascii="Courier New" w:hAnsi="Courier New" w:cs="Courier New"/>
            <w:sz w:val="20"/>
            <w:szCs w:val="20"/>
          </w:rPr>
          <w:t>Constituent_part</w:t>
        </w:r>
      </w:hyperlink>
      <w:r>
        <w:rPr>
          <w:rStyle w:val="HTMLCode"/>
          <w:color w:val="000000"/>
        </w:rPr>
        <w:t>);</w:t>
      </w:r>
      <w:r>
        <w:rPr>
          <w:rFonts w:ascii="Courier New" w:hAnsi="Courier New" w:cs="Courier New"/>
          <w:color w:val="000000"/>
          <w:sz w:val="20"/>
          <w:szCs w:val="20"/>
        </w:rPr>
        <w:br/>
      </w:r>
      <w:r>
        <w:rPr>
          <w:rStyle w:val="HTMLCode"/>
          <w:color w:val="000000"/>
        </w:rPr>
        <w:lastRenderedPageBreak/>
        <w:t>  shape : OPTIONAL </w:t>
      </w:r>
      <w:hyperlink r:id="rId176" w:anchor="composite_constituent_shape_arm.ply_laminate_shape" w:history="1">
        <w:r>
          <w:rPr>
            <w:rStyle w:val="Hyperlink"/>
            <w:rFonts w:ascii="Courier New" w:hAnsi="Courier New" w:cs="Courier New"/>
            <w:sz w:val="20"/>
            <w:szCs w:val="20"/>
          </w:rPr>
          <w:t>ply_laminate_shape</w:t>
        </w:r>
      </w:hyperlink>
      <w:r>
        <w:rPr>
          <w:rStyle w:val="HTMLCode"/>
          <w:color w:val="000000"/>
        </w:rPr>
        <w:t>;</w:t>
      </w:r>
      <w:r>
        <w:rPr>
          <w:rFonts w:ascii="Courier New" w:hAnsi="Courier New" w:cs="Courier New"/>
          <w:color w:val="000000"/>
          <w:sz w:val="20"/>
          <w:szCs w:val="20"/>
        </w:rPr>
        <w:br/>
      </w:r>
      <w:r>
        <w:rPr>
          <w:rStyle w:val="HTMLCode"/>
          <w:color w:val="000000"/>
        </w:rPr>
        <w:t>  ply_table : </w:t>
      </w:r>
      <w:hyperlink r:id="rId177" w:anchor="part_and_zone_laminate_tables_arm.ply_laminate_table" w:history="1">
        <w:r>
          <w:rPr>
            <w:rStyle w:val="Hyperlink"/>
            <w:rFonts w:ascii="Courier New" w:hAnsi="Courier New" w:cs="Courier New"/>
            <w:sz w:val="20"/>
            <w:szCs w:val="20"/>
          </w:rPr>
          <w:t>Ply_laminate_table</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52E56" w:rsidRDefault="00252E56" w:rsidP="00252E56">
      <w:pPr>
        <w:pStyle w:val="NormalWeb"/>
        <w:rPr>
          <w:color w:val="000000"/>
          <w:sz w:val="27"/>
          <w:szCs w:val="27"/>
        </w:rPr>
      </w:pPr>
      <w:r>
        <w:rPr>
          <w:color w:val="000000"/>
          <w:sz w:val="27"/>
          <w:szCs w:val="27"/>
          <w:u w:val="single"/>
        </w:rPr>
        <w:t>Attribute definitions:</w:t>
      </w:r>
    </w:p>
    <w:p w:rsidR="00252E56" w:rsidRDefault="00252E56" w:rsidP="00252E56">
      <w:pPr>
        <w:pStyle w:val="expressdescription"/>
        <w:rPr>
          <w:color w:val="000000"/>
          <w:sz w:val="27"/>
          <w:szCs w:val="27"/>
        </w:rPr>
      </w:pPr>
      <w:r>
        <w:rPr>
          <w:b/>
          <w:bCs/>
          <w:color w:val="000000"/>
          <w:sz w:val="27"/>
          <w:szCs w:val="27"/>
        </w:rPr>
        <w:t>shape: </w:t>
      </w:r>
      <w:r>
        <w:rPr>
          <w:color w:val="000000"/>
          <w:sz w:val="27"/>
          <w:szCs w:val="27"/>
        </w:rPr>
        <w:t xml:space="preserve">specifies </w:t>
      </w:r>
      <w:del w:id="83" w:author="Sapp (US), Brandon" w:date="2019-03-20T15:41:00Z">
        <w:r w:rsidDel="00EF3B3B">
          <w:rPr>
            <w:color w:val="000000"/>
            <w:sz w:val="27"/>
            <w:szCs w:val="27"/>
          </w:rPr>
          <w:delText xml:space="preserve">a </w:delText>
        </w:r>
      </w:del>
      <w:ins w:id="84" w:author="Sapp (US), Brandon" w:date="2019-03-20T15:41:00Z">
        <w:r w:rsidR="00EF3B3B">
          <w:rPr>
            <w:color w:val="000000"/>
            <w:sz w:val="27"/>
            <w:szCs w:val="27"/>
          </w:rPr>
          <w:t>the</w:t>
        </w:r>
        <w:r w:rsidR="00EF3B3B">
          <w:rPr>
            <w:color w:val="000000"/>
            <w:sz w:val="27"/>
            <w:szCs w:val="27"/>
          </w:rPr>
          <w:t xml:space="preserve"> </w:t>
        </w:r>
      </w:ins>
      <w:r>
        <w:rPr>
          <w:color w:val="000000"/>
          <w:sz w:val="27"/>
          <w:szCs w:val="27"/>
        </w:rPr>
        <w:t>role of the </w:t>
      </w:r>
      <w:hyperlink r:id="rId178" w:anchor="composite_constituent_shape_arm.ply_laminate_shape" w:history="1">
        <w:r>
          <w:rPr>
            <w:rStyle w:val="Hyperlink"/>
            <w:b/>
            <w:bCs/>
            <w:sz w:val="27"/>
            <w:szCs w:val="27"/>
          </w:rPr>
          <w:t>ply_laminate_shape</w:t>
        </w:r>
      </w:hyperlink>
      <w:r>
        <w:rPr>
          <w:color w:val="000000"/>
          <w:sz w:val="27"/>
          <w:szCs w:val="27"/>
        </w:rPr>
        <w:t> for the </w:t>
      </w:r>
      <w:r>
        <w:rPr>
          <w:b/>
          <w:bCs/>
          <w:color w:val="000000"/>
          <w:sz w:val="27"/>
          <w:szCs w:val="27"/>
        </w:rPr>
        <w:t>Ply_laminate</w:t>
      </w:r>
      <w:r>
        <w:rPr>
          <w:color w:val="000000"/>
          <w:sz w:val="27"/>
          <w:szCs w:val="27"/>
        </w:rPr>
        <w:t>. The value of this attribute need not be specified.</w:t>
      </w:r>
    </w:p>
    <w:p w:rsidR="00252E56" w:rsidRDefault="00252E56" w:rsidP="00252E56">
      <w:pPr>
        <w:pStyle w:val="expressdescription"/>
        <w:rPr>
          <w:color w:val="000000"/>
          <w:sz w:val="27"/>
          <w:szCs w:val="27"/>
        </w:rPr>
      </w:pPr>
      <w:r>
        <w:rPr>
          <w:b/>
          <w:bCs/>
          <w:color w:val="000000"/>
          <w:sz w:val="27"/>
          <w:szCs w:val="27"/>
        </w:rPr>
        <w:t>ply_table: </w:t>
      </w:r>
      <w:r>
        <w:rPr>
          <w:color w:val="000000"/>
          <w:sz w:val="27"/>
          <w:szCs w:val="27"/>
        </w:rPr>
        <w:t xml:space="preserve">specifies </w:t>
      </w:r>
      <w:del w:id="85" w:author="Sapp (US), Brandon" w:date="2019-03-20T15:41:00Z">
        <w:r w:rsidDel="00EF3B3B">
          <w:rPr>
            <w:color w:val="000000"/>
            <w:sz w:val="27"/>
            <w:szCs w:val="27"/>
          </w:rPr>
          <w:delText xml:space="preserve">a </w:delText>
        </w:r>
      </w:del>
      <w:ins w:id="86" w:author="Sapp (US), Brandon" w:date="2019-03-20T15:41:00Z">
        <w:r w:rsidR="00EF3B3B">
          <w:rPr>
            <w:color w:val="000000"/>
            <w:sz w:val="27"/>
            <w:szCs w:val="27"/>
          </w:rPr>
          <w:t>the</w:t>
        </w:r>
        <w:r w:rsidR="00EF3B3B">
          <w:rPr>
            <w:color w:val="000000"/>
            <w:sz w:val="27"/>
            <w:szCs w:val="27"/>
          </w:rPr>
          <w:t xml:space="preserve"> </w:t>
        </w:r>
      </w:ins>
      <w:r>
        <w:rPr>
          <w:color w:val="000000"/>
          <w:sz w:val="27"/>
          <w:szCs w:val="27"/>
        </w:rPr>
        <w:t>role of the </w:t>
      </w:r>
      <w:hyperlink r:id="rId179" w:anchor="part_and_zone_laminate_tables_arm.ply_laminate_table" w:history="1">
        <w:r>
          <w:rPr>
            <w:rStyle w:val="Hyperlink"/>
            <w:b/>
            <w:bCs/>
            <w:sz w:val="27"/>
            <w:szCs w:val="27"/>
          </w:rPr>
          <w:t>Ply_laminate_table</w:t>
        </w:r>
      </w:hyperlink>
      <w:r>
        <w:rPr>
          <w:color w:val="000000"/>
          <w:sz w:val="27"/>
          <w:szCs w:val="27"/>
        </w:rPr>
        <w:t> for the </w:t>
      </w:r>
      <w:r>
        <w:rPr>
          <w:b/>
          <w:bCs/>
          <w:color w:val="000000"/>
          <w:sz w:val="27"/>
          <w:szCs w:val="27"/>
        </w:rPr>
        <w:t>Ply_laminate</w:t>
      </w:r>
      <w:r>
        <w:rPr>
          <w:color w:val="000000"/>
          <w:sz w:val="27"/>
          <w:szCs w:val="27"/>
        </w:rPr>
        <w:t>.</w:t>
      </w:r>
    </w:p>
    <w:p w:rsidR="00252E56" w:rsidRDefault="00252E56" w:rsidP="00252E56">
      <w:pPr>
        <w:pStyle w:val="Heading2"/>
        <w:rPr>
          <w:color w:val="000000"/>
        </w:rPr>
      </w:pPr>
      <w:r>
        <w:rPr>
          <w:color w:val="000000"/>
        </w:rPr>
        <w:t>4.3.14 Ply_laminate_sequence_definition   </w:t>
      </w:r>
      <w:r>
        <w:rPr>
          <w:noProof/>
          <w:color w:val="0000FF"/>
          <w:lang w:eastAsia="en-GB"/>
        </w:rPr>
        <w:drawing>
          <wp:inline distT="0" distB="0" distL="0" distR="0">
            <wp:extent cx="180975" cy="209550"/>
            <wp:effectExtent l="0" t="0" r="9525" b="0"/>
            <wp:docPr id="22" name="Picture 22" descr="EXPRESS-G">
              <a:hlinkClick xmlns:a="http://schemas.openxmlformats.org/drawingml/2006/main" r:id="rId14"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EXPRESS-G">
                      <a:hlinkClick r:id="rId14" tgtFrame="&quot;&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eastAsia="en-GB"/>
        </w:rPr>
        <w:drawing>
          <wp:inline distT="0" distB="0" distL="0" distR="0">
            <wp:extent cx="180975" cy="209550"/>
            <wp:effectExtent l="0" t="0" r="9525" b="0"/>
            <wp:docPr id="21" name="Picture 21" descr="Mapping table">
              <a:hlinkClick xmlns:a="http://schemas.openxmlformats.org/drawingml/2006/main" r:id="rId1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Mapping table">
                      <a:hlinkClick r:id="rId180"/>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52E56" w:rsidRDefault="00252E56" w:rsidP="00252E56">
      <w:r>
        <w:rPr>
          <w:color w:val="000000"/>
          <w:sz w:val="27"/>
          <w:szCs w:val="27"/>
        </w:rPr>
        <w:t>A </w:t>
      </w:r>
      <w:r>
        <w:rPr>
          <w:b/>
          <w:bCs/>
          <w:color w:val="000000"/>
          <w:sz w:val="27"/>
          <w:szCs w:val="27"/>
        </w:rPr>
        <w:t>Ply_laminate_sequence_definition</w:t>
      </w:r>
      <w:r>
        <w:rPr>
          <w:color w:val="000000"/>
          <w:sz w:val="27"/>
          <w:szCs w:val="27"/>
        </w:rPr>
        <w:t> is an illustration of a single unique sequence or layer within a </w:t>
      </w:r>
      <w:hyperlink r:id="rId181" w:anchor="part_and_zone_laminate_tables_arm.ply_laminate" w:history="1">
        <w:r>
          <w:rPr>
            <w:rStyle w:val="Hyperlink"/>
            <w:b/>
            <w:bCs/>
            <w:sz w:val="27"/>
            <w:szCs w:val="27"/>
          </w:rPr>
          <w:t>Ply_laminate</w:t>
        </w:r>
      </w:hyperlink>
      <w:r>
        <w:rPr>
          <w:color w:val="000000"/>
          <w:sz w:val="27"/>
          <w:szCs w:val="27"/>
        </w:rPr>
        <w:t>.</w:t>
      </w:r>
    </w:p>
    <w:p w:rsidR="00252E56" w:rsidRDefault="00252E56" w:rsidP="00252E56">
      <w:pPr>
        <w:pStyle w:val="NormalWeb"/>
        <w:rPr>
          <w:color w:val="000000"/>
          <w:sz w:val="27"/>
          <w:szCs w:val="27"/>
        </w:rPr>
      </w:pPr>
      <w:r>
        <w:rPr>
          <w:color w:val="000000"/>
          <w:sz w:val="27"/>
          <w:szCs w:val="27"/>
          <w:u w:val="single"/>
        </w:rPr>
        <w:t>EXPRESS specification:</w:t>
      </w:r>
    </w:p>
    <w:p w:rsidR="00252E56" w:rsidRDefault="00252E56" w:rsidP="00252E56">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Ply_laminate_sequence_definition;</w:t>
      </w:r>
      <w:r>
        <w:rPr>
          <w:rFonts w:ascii="Courier New" w:hAnsi="Courier New" w:cs="Courier New"/>
          <w:color w:val="000000"/>
          <w:sz w:val="20"/>
          <w:szCs w:val="20"/>
        </w:rPr>
        <w:br/>
      </w:r>
      <w:r>
        <w:rPr>
          <w:rStyle w:val="HTMLCode"/>
          <w:color w:val="000000"/>
        </w:rPr>
        <w:t>  plies_in_sequence : SET[1:?] OF </w:t>
      </w:r>
      <w:hyperlink r:id="rId182" w:anchor="part_and_zone_laminate_tables_arm.ply" w:history="1">
        <w:r>
          <w:rPr>
            <w:rStyle w:val="Hyperlink"/>
            <w:rFonts w:ascii="Courier New" w:hAnsi="Courier New" w:cs="Courier New"/>
            <w:sz w:val="20"/>
            <w:szCs w:val="20"/>
          </w:rPr>
          <w:t>Ply</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52E56" w:rsidRDefault="00252E56" w:rsidP="00252E56">
      <w:pPr>
        <w:pStyle w:val="NormalWeb"/>
        <w:rPr>
          <w:color w:val="000000"/>
          <w:sz w:val="27"/>
          <w:szCs w:val="27"/>
        </w:rPr>
      </w:pPr>
      <w:r>
        <w:rPr>
          <w:color w:val="000000"/>
          <w:sz w:val="27"/>
          <w:szCs w:val="27"/>
          <w:u w:val="single"/>
        </w:rPr>
        <w:t>Attribute definitions:</w:t>
      </w:r>
    </w:p>
    <w:p w:rsidR="00252E56" w:rsidRDefault="00252E56" w:rsidP="00252E56">
      <w:pPr>
        <w:pStyle w:val="expressdescription"/>
        <w:rPr>
          <w:color w:val="000000"/>
          <w:sz w:val="27"/>
          <w:szCs w:val="27"/>
        </w:rPr>
      </w:pPr>
      <w:r>
        <w:rPr>
          <w:b/>
          <w:bCs/>
          <w:color w:val="000000"/>
          <w:sz w:val="27"/>
          <w:szCs w:val="27"/>
        </w:rPr>
        <w:t>plies_in_sequence: </w:t>
      </w:r>
      <w:r>
        <w:rPr>
          <w:color w:val="000000"/>
          <w:sz w:val="27"/>
          <w:szCs w:val="27"/>
        </w:rPr>
        <w:t>specifies the </w:t>
      </w:r>
      <w:hyperlink r:id="rId183" w:anchor="part_and_zone_laminate_tables_arm.ply" w:history="1">
        <w:r>
          <w:rPr>
            <w:rStyle w:val="Hyperlink"/>
            <w:b/>
            <w:bCs/>
            <w:sz w:val="27"/>
            <w:szCs w:val="27"/>
          </w:rPr>
          <w:t>Ply</w:t>
        </w:r>
      </w:hyperlink>
      <w:r>
        <w:rPr>
          <w:color w:val="000000"/>
          <w:sz w:val="27"/>
          <w:szCs w:val="27"/>
        </w:rPr>
        <w:t> objects that are laminated at the sequence. There shall exist one or more </w:t>
      </w:r>
      <w:hyperlink r:id="rId184" w:anchor="part_and_zone_laminate_tables_arm.ply" w:history="1">
        <w:r>
          <w:rPr>
            <w:rStyle w:val="Hyperlink"/>
            <w:b/>
            <w:bCs/>
            <w:sz w:val="27"/>
            <w:szCs w:val="27"/>
          </w:rPr>
          <w:t>Ply</w:t>
        </w:r>
      </w:hyperlink>
      <w:r>
        <w:rPr>
          <w:color w:val="000000"/>
          <w:sz w:val="27"/>
          <w:szCs w:val="27"/>
        </w:rPr>
        <w:t> for the </w:t>
      </w:r>
      <w:r>
        <w:rPr>
          <w:b/>
          <w:bCs/>
          <w:color w:val="000000"/>
          <w:sz w:val="27"/>
          <w:szCs w:val="27"/>
        </w:rPr>
        <w:t>Ply_laminate_sequence_definition</w:t>
      </w:r>
      <w:r>
        <w:rPr>
          <w:color w:val="000000"/>
          <w:sz w:val="27"/>
          <w:szCs w:val="27"/>
        </w:rPr>
        <w:t>.</w:t>
      </w:r>
    </w:p>
    <w:p w:rsidR="00252E56" w:rsidRDefault="00252E56" w:rsidP="00252E56">
      <w:pPr>
        <w:pStyle w:val="Heading2"/>
        <w:rPr>
          <w:color w:val="000000"/>
        </w:rPr>
      </w:pPr>
      <w:r>
        <w:rPr>
          <w:color w:val="000000"/>
        </w:rPr>
        <w:t>4.3.15 Ply_laminate_table   </w:t>
      </w:r>
      <w:r>
        <w:rPr>
          <w:noProof/>
          <w:color w:val="0000FF"/>
          <w:lang w:eastAsia="en-GB"/>
        </w:rPr>
        <w:drawing>
          <wp:inline distT="0" distB="0" distL="0" distR="0">
            <wp:extent cx="180975" cy="209550"/>
            <wp:effectExtent l="0" t="0" r="9525" b="0"/>
            <wp:docPr id="20" name="Picture 20" descr="EXPRESS-G">
              <a:hlinkClick xmlns:a="http://schemas.openxmlformats.org/drawingml/2006/main" r:id="rId13"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EXPRESS-G">
                      <a:hlinkClick r:id="rId13" tgtFrame="&quot;&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eastAsia="en-GB"/>
        </w:rPr>
        <w:drawing>
          <wp:inline distT="0" distB="0" distL="0" distR="0">
            <wp:extent cx="180975" cy="209550"/>
            <wp:effectExtent l="0" t="0" r="9525" b="0"/>
            <wp:docPr id="19" name="Picture 19" descr="Mapping table">
              <a:hlinkClick xmlns:a="http://schemas.openxmlformats.org/drawingml/2006/main" r:id="rId1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Mapping table">
                      <a:hlinkClick r:id="rId185"/>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52E56" w:rsidRDefault="00252E56" w:rsidP="00252E56">
      <w:pPr>
        <w:pStyle w:val="NormalWeb"/>
        <w:rPr>
          <w:color w:val="000000"/>
          <w:sz w:val="27"/>
          <w:szCs w:val="27"/>
        </w:rPr>
      </w:pPr>
      <w:r>
        <w:rPr>
          <w:color w:val="000000"/>
          <w:sz w:val="27"/>
          <w:szCs w:val="27"/>
        </w:rPr>
        <w:t>A </w:t>
      </w:r>
      <w:r>
        <w:rPr>
          <w:b/>
          <w:bCs/>
          <w:color w:val="000000"/>
          <w:sz w:val="27"/>
          <w:szCs w:val="27"/>
        </w:rPr>
        <w:t>Ply_laminate_table</w:t>
      </w:r>
      <w:r>
        <w:rPr>
          <w:color w:val="000000"/>
          <w:sz w:val="27"/>
          <w:szCs w:val="27"/>
        </w:rPr>
        <w:t> is a type of </w:t>
      </w:r>
      <w:hyperlink r:id="rId186" w:anchor="part_and_zone_laminate_tables_arm.part_laminate_table" w:history="1">
        <w:r>
          <w:rPr>
            <w:rStyle w:val="Hyperlink"/>
            <w:b/>
            <w:bCs/>
            <w:sz w:val="27"/>
            <w:szCs w:val="27"/>
          </w:rPr>
          <w:t>Part_laminate_table</w:t>
        </w:r>
      </w:hyperlink>
      <w:r>
        <w:rPr>
          <w:color w:val="000000"/>
          <w:sz w:val="27"/>
          <w:szCs w:val="27"/>
        </w:rPr>
        <w:t> that provides an ordered list of </w:t>
      </w:r>
      <w:hyperlink r:id="rId187" w:anchor="part_and_zone_laminate_tables_arm.ply" w:history="1">
        <w:r>
          <w:rPr>
            <w:rStyle w:val="Hyperlink"/>
            <w:b/>
            <w:bCs/>
            <w:sz w:val="27"/>
            <w:szCs w:val="27"/>
          </w:rPr>
          <w:t>Ply</w:t>
        </w:r>
      </w:hyperlink>
      <w:r>
        <w:rPr>
          <w:color w:val="000000"/>
          <w:sz w:val="27"/>
          <w:szCs w:val="27"/>
        </w:rPr>
        <w:t> objects. The ordered list provides basic placement position within the laminate (see </w:t>
      </w:r>
      <w:hyperlink r:id="rId188" w:anchor="figure_plt" w:history="1">
        <w:r>
          <w:rPr>
            <w:rStyle w:val="Hyperlink"/>
            <w:sz w:val="27"/>
            <w:szCs w:val="27"/>
          </w:rPr>
          <w:t>Figure 5</w:t>
        </w:r>
      </w:hyperlink>
      <w:r>
        <w:rPr>
          <w:color w:val="000000"/>
          <w:sz w:val="27"/>
          <w:szCs w:val="27"/>
        </w:rPr>
        <w:t> ).</w:t>
      </w:r>
    </w:p>
    <w:p w:rsidR="00252E56" w:rsidRDefault="00252E56" w:rsidP="00252E56">
      <w:pPr>
        <w:pStyle w:val="note"/>
        <w:rPr>
          <w:color w:val="000000"/>
          <w:sz w:val="27"/>
          <w:szCs w:val="27"/>
        </w:rPr>
      </w:pPr>
      <w:r>
        <w:rPr>
          <w:color w:val="000000"/>
        </w:rPr>
        <w:t>NOTE 1   The valid components of a </w:t>
      </w:r>
      <w:r>
        <w:rPr>
          <w:b/>
          <w:bCs/>
          <w:color w:val="000000"/>
        </w:rPr>
        <w:t>Ply_laminate_table</w:t>
      </w:r>
      <w:r>
        <w:rPr>
          <w:color w:val="000000"/>
        </w:rPr>
        <w:t> are plies only.</w:t>
      </w:r>
    </w:p>
    <w:p w:rsidR="00252E56" w:rsidRDefault="00252E56" w:rsidP="00252E56">
      <w:pPr>
        <w:pStyle w:val="note"/>
        <w:rPr>
          <w:color w:val="000000"/>
          <w:sz w:val="27"/>
          <w:szCs w:val="27"/>
        </w:rPr>
      </w:pPr>
      <w:r>
        <w:rPr>
          <w:color w:val="000000"/>
        </w:rPr>
        <w:t>NOTE 2   The </w:t>
      </w:r>
      <w:r>
        <w:rPr>
          <w:b/>
          <w:bCs/>
          <w:color w:val="000000"/>
        </w:rPr>
        <w:t>Ply_laminate_table</w:t>
      </w:r>
      <w:r>
        <w:rPr>
          <w:color w:val="000000"/>
        </w:rPr>
        <w:t> is only valid to describe a </w:t>
      </w:r>
      <w:hyperlink r:id="rId189" w:anchor="part_and_zone_laminate_tables_arm.part_laminate_table" w:history="1">
        <w:r>
          <w:rPr>
            <w:rStyle w:val="Hyperlink"/>
            <w:b/>
            <w:bCs/>
          </w:rPr>
          <w:t>Part_laminate_table</w:t>
        </w:r>
      </w:hyperlink>
      <w:r>
        <w:rPr>
          <w:color w:val="000000"/>
        </w:rPr>
        <w:t>.</w:t>
      </w:r>
    </w:p>
    <w:p w:rsidR="00252E56" w:rsidRDefault="00252E56" w:rsidP="00252E56">
      <w:pPr>
        <w:rPr>
          <w:sz w:val="24"/>
          <w:szCs w:val="24"/>
        </w:rPr>
      </w:pPr>
      <w:r>
        <w:rPr>
          <w:color w:val="000000"/>
          <w:sz w:val="27"/>
          <w:szCs w:val="27"/>
        </w:rPr>
        <w:lastRenderedPageBreak/>
        <w:br/>
      </w:r>
      <w:r>
        <w:rPr>
          <w:color w:val="000000"/>
          <w:sz w:val="27"/>
          <w:szCs w:val="27"/>
        </w:rPr>
        <w:br/>
      </w:r>
      <w:bookmarkStart w:id="87" w:name="figure_plt"/>
      <w:bookmarkEnd w:id="87"/>
    </w:p>
    <w:p w:rsidR="00252E56" w:rsidRDefault="00252E56" w:rsidP="00252E56">
      <w:pPr>
        <w:jc w:val="center"/>
        <w:rPr>
          <w:color w:val="000000"/>
          <w:sz w:val="27"/>
          <w:szCs w:val="27"/>
        </w:rPr>
      </w:pPr>
      <w:r>
        <w:rPr>
          <w:noProof/>
          <w:color w:val="000000"/>
          <w:sz w:val="27"/>
          <w:szCs w:val="27"/>
          <w:lang w:eastAsia="en-GB"/>
        </w:rPr>
        <w:lastRenderedPageBreak/>
        <w:drawing>
          <wp:inline distT="0" distB="0" distL="0" distR="0">
            <wp:extent cx="4057650" cy="6477000"/>
            <wp:effectExtent l="0" t="0" r="0" b="0"/>
            <wp:docPr id="18" name="Picture 18" descr="Figure 5 —  Ply laminat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Figure 5 —  Ply laminate table"/>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4057650" cy="6477000"/>
                    </a:xfrm>
                    <a:prstGeom prst="rect">
                      <a:avLst/>
                    </a:prstGeom>
                    <a:noFill/>
                    <a:ln>
                      <a:noFill/>
                    </a:ln>
                  </pic:spPr>
                </pic:pic>
              </a:graphicData>
            </a:graphic>
          </wp:inline>
        </w:drawing>
      </w:r>
    </w:p>
    <w:p w:rsidR="00252E56" w:rsidRDefault="00252E56" w:rsidP="00252E56">
      <w:pPr>
        <w:rPr>
          <w:sz w:val="24"/>
          <w:szCs w:val="24"/>
        </w:rPr>
      </w:pPr>
    </w:p>
    <w:p w:rsidR="00252E56" w:rsidRDefault="00252E56" w:rsidP="00252E56">
      <w:pPr>
        <w:jc w:val="center"/>
        <w:rPr>
          <w:color w:val="000000"/>
          <w:sz w:val="27"/>
          <w:szCs w:val="27"/>
        </w:rPr>
      </w:pPr>
      <w:r>
        <w:rPr>
          <w:b/>
          <w:bCs/>
          <w:color w:val="000000"/>
          <w:sz w:val="27"/>
          <w:szCs w:val="27"/>
        </w:rPr>
        <w:lastRenderedPageBreak/>
        <w:t>Figure 5 —  Ply laminate table</w:t>
      </w:r>
    </w:p>
    <w:p w:rsidR="00252E56" w:rsidRDefault="00252E56" w:rsidP="00252E56">
      <w:pPr>
        <w:rPr>
          <w:sz w:val="24"/>
          <w:szCs w:val="24"/>
        </w:rPr>
      </w:pPr>
      <w:r>
        <w:rPr>
          <w:color w:val="000000"/>
          <w:sz w:val="27"/>
          <w:szCs w:val="27"/>
        </w:rPr>
        <w:br/>
      </w:r>
    </w:p>
    <w:p w:rsidR="00252E56" w:rsidRDefault="00252E56" w:rsidP="00252E56">
      <w:pPr>
        <w:pStyle w:val="NormalWeb"/>
        <w:rPr>
          <w:color w:val="000000"/>
          <w:sz w:val="27"/>
          <w:szCs w:val="27"/>
        </w:rPr>
      </w:pPr>
      <w:r>
        <w:rPr>
          <w:color w:val="000000"/>
          <w:sz w:val="27"/>
          <w:szCs w:val="27"/>
          <w:u w:val="single"/>
        </w:rPr>
        <w:t>EXPRESS specification:</w:t>
      </w:r>
    </w:p>
    <w:p w:rsidR="00252E56" w:rsidRDefault="00252E56" w:rsidP="00252E56">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Ply_laminate_table</w:t>
      </w:r>
      <w:r>
        <w:rPr>
          <w:rFonts w:ascii="Courier New" w:hAnsi="Courier New" w:cs="Courier New"/>
          <w:color w:val="000000"/>
          <w:sz w:val="20"/>
          <w:szCs w:val="20"/>
        </w:rPr>
        <w:br/>
      </w:r>
      <w:r>
        <w:rPr>
          <w:rStyle w:val="HTMLCode"/>
          <w:color w:val="000000"/>
        </w:rPr>
        <w:t>  SUBTYPE OF (</w:t>
      </w:r>
      <w:hyperlink r:id="rId191" w:anchor="part_and_zone_laminate_tables_arm.part_laminate_table" w:history="1">
        <w:r>
          <w:rPr>
            <w:rStyle w:val="Hyperlink"/>
            <w:rFonts w:ascii="Courier New" w:hAnsi="Courier New" w:cs="Courier New"/>
            <w:sz w:val="20"/>
            <w:szCs w:val="20"/>
          </w:rPr>
          <w:t>Part_laminate_table</w:t>
        </w:r>
      </w:hyperlink>
      <w:r>
        <w:rPr>
          <w:rStyle w:val="HTMLCode"/>
          <w:color w:val="000000"/>
        </w:rPr>
        <w:t>);</w:t>
      </w:r>
      <w:r>
        <w:rPr>
          <w:rFonts w:ascii="Courier New" w:hAnsi="Courier New" w:cs="Courier New"/>
          <w:color w:val="000000"/>
          <w:sz w:val="20"/>
          <w:szCs w:val="20"/>
        </w:rPr>
        <w:br/>
      </w:r>
      <w:r>
        <w:rPr>
          <w:rStyle w:val="HTMLCode"/>
          <w:color w:val="000000"/>
        </w:rPr>
        <w:t>  sequence : LIST[2:?] OF </w:t>
      </w:r>
      <w:hyperlink r:id="rId192" w:anchor="part_and_zone_laminate_tables_arm.ply_laminate_sequence_definition" w:history="1">
        <w:r>
          <w:rPr>
            <w:rStyle w:val="Hyperlink"/>
            <w:rFonts w:ascii="Courier New" w:hAnsi="Courier New" w:cs="Courier New"/>
            <w:sz w:val="20"/>
            <w:szCs w:val="20"/>
          </w:rPr>
          <w:t>Ply_laminate_sequence_definition</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52E56" w:rsidRDefault="00252E56" w:rsidP="00252E56">
      <w:pPr>
        <w:pStyle w:val="NormalWeb"/>
        <w:rPr>
          <w:color w:val="000000"/>
          <w:sz w:val="27"/>
          <w:szCs w:val="27"/>
        </w:rPr>
      </w:pPr>
      <w:r>
        <w:rPr>
          <w:color w:val="000000"/>
          <w:sz w:val="27"/>
          <w:szCs w:val="27"/>
          <w:u w:val="single"/>
        </w:rPr>
        <w:t>Attribute definitions:</w:t>
      </w:r>
    </w:p>
    <w:p w:rsidR="00252E56" w:rsidRDefault="00252E56" w:rsidP="00252E56">
      <w:pPr>
        <w:pStyle w:val="expressdescription"/>
        <w:rPr>
          <w:color w:val="000000"/>
          <w:sz w:val="27"/>
          <w:szCs w:val="27"/>
        </w:rPr>
      </w:pPr>
      <w:bookmarkStart w:id="88" w:name="part_and_zone_laminate_tables_arm.ply_la"/>
      <w:r>
        <w:rPr>
          <w:b/>
          <w:bCs/>
          <w:color w:val="000000"/>
          <w:sz w:val="27"/>
          <w:szCs w:val="27"/>
        </w:rPr>
        <w:t>sequence: </w:t>
      </w:r>
      <w:bookmarkEnd w:id="88"/>
      <w:r>
        <w:rPr>
          <w:color w:val="000000"/>
          <w:sz w:val="27"/>
          <w:szCs w:val="27"/>
        </w:rPr>
        <w:t>specifies a role of the </w:t>
      </w:r>
      <w:hyperlink r:id="rId193" w:anchor="part_and_zone_laminate_tables_arm.ply_laminate_sequence_definition" w:history="1">
        <w:r>
          <w:rPr>
            <w:rStyle w:val="Hyperlink"/>
            <w:b/>
            <w:bCs/>
            <w:sz w:val="27"/>
            <w:szCs w:val="27"/>
          </w:rPr>
          <w:t>Ply_laminate_sequence_definition</w:t>
        </w:r>
      </w:hyperlink>
      <w:r>
        <w:rPr>
          <w:color w:val="000000"/>
          <w:sz w:val="27"/>
          <w:szCs w:val="27"/>
        </w:rPr>
        <w:t> for the </w:t>
      </w:r>
      <w:r>
        <w:rPr>
          <w:b/>
          <w:bCs/>
          <w:color w:val="000000"/>
          <w:sz w:val="27"/>
          <w:szCs w:val="27"/>
        </w:rPr>
        <w:t>Ply_laminate_table</w:t>
      </w:r>
      <w:r>
        <w:rPr>
          <w:color w:val="000000"/>
          <w:sz w:val="27"/>
          <w:szCs w:val="27"/>
        </w:rPr>
        <w:t>. There shall not less than two</w:t>
      </w:r>
      <w:ins w:id="89" w:author="Sapp (US), Brandon" w:date="2019-03-20T15:49:00Z">
        <w:r w:rsidR="00BD1A91">
          <w:rPr>
            <w:color w:val="000000"/>
            <w:sz w:val="27"/>
            <w:szCs w:val="27"/>
          </w:rPr>
          <w:t xml:space="preserve"> </w:t>
        </w:r>
      </w:ins>
      <w:hyperlink r:id="rId194" w:anchor="part_and_zone_laminate_tables_arm.ply_laminate_sequence_definition" w:history="1">
        <w:r>
          <w:rPr>
            <w:rStyle w:val="Hyperlink"/>
            <w:b/>
            <w:bCs/>
            <w:sz w:val="27"/>
            <w:szCs w:val="27"/>
          </w:rPr>
          <w:t>Ply_laminate_sequence_definitions</w:t>
        </w:r>
      </w:hyperlink>
      <w:r>
        <w:rPr>
          <w:color w:val="000000"/>
          <w:sz w:val="27"/>
          <w:szCs w:val="27"/>
        </w:rPr>
        <w:t> for the </w:t>
      </w:r>
      <w:r>
        <w:rPr>
          <w:b/>
          <w:bCs/>
          <w:color w:val="000000"/>
          <w:sz w:val="27"/>
          <w:szCs w:val="27"/>
        </w:rPr>
        <w:t>Ply_laminate_table</w:t>
      </w:r>
      <w:r>
        <w:rPr>
          <w:color w:val="000000"/>
          <w:sz w:val="27"/>
          <w:szCs w:val="27"/>
        </w:rPr>
        <w:t>.</w:t>
      </w:r>
    </w:p>
    <w:p w:rsidR="00252E56" w:rsidRDefault="00252E56" w:rsidP="00252E56">
      <w:pPr>
        <w:pStyle w:val="Heading2"/>
        <w:rPr>
          <w:color w:val="000000"/>
        </w:rPr>
      </w:pPr>
      <w:r>
        <w:rPr>
          <w:color w:val="000000"/>
        </w:rPr>
        <w:t>4.3.16 Ply_piece   </w:t>
      </w:r>
      <w:r>
        <w:rPr>
          <w:noProof/>
          <w:color w:val="0000FF"/>
          <w:lang w:eastAsia="en-GB"/>
        </w:rPr>
        <w:drawing>
          <wp:inline distT="0" distB="0" distL="0" distR="0">
            <wp:extent cx="180975" cy="209550"/>
            <wp:effectExtent l="0" t="0" r="9525" b="0"/>
            <wp:docPr id="17" name="Picture 17" descr="EXPRESS-G">
              <a:hlinkClick xmlns:a="http://schemas.openxmlformats.org/drawingml/2006/main" r:id="rId14"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EXPRESS-G">
                      <a:hlinkClick r:id="rId14" tgtFrame="&quot;&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eastAsia="en-GB"/>
        </w:rPr>
        <w:drawing>
          <wp:inline distT="0" distB="0" distL="0" distR="0">
            <wp:extent cx="180975" cy="209550"/>
            <wp:effectExtent l="0" t="0" r="9525" b="0"/>
            <wp:docPr id="16" name="Picture 16" descr="Mapping table">
              <a:hlinkClick xmlns:a="http://schemas.openxmlformats.org/drawingml/2006/main" r:id="rId1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Mapping table">
                      <a:hlinkClick r:id="rId195"/>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52E56" w:rsidRDefault="00252E56" w:rsidP="00252E56">
      <w:r>
        <w:rPr>
          <w:color w:val="000000"/>
          <w:sz w:val="27"/>
          <w:szCs w:val="27"/>
        </w:rPr>
        <w:t>A </w:t>
      </w:r>
      <w:r>
        <w:rPr>
          <w:b/>
          <w:bCs/>
          <w:color w:val="000000"/>
          <w:sz w:val="27"/>
          <w:szCs w:val="27"/>
        </w:rPr>
        <w:t>Ply_piece</w:t>
      </w:r>
      <w:r>
        <w:rPr>
          <w:color w:val="000000"/>
          <w:sz w:val="27"/>
          <w:szCs w:val="27"/>
        </w:rPr>
        <w:t> is a type of </w:t>
      </w:r>
      <w:hyperlink r:id="rId196" w:anchor="part_and_zone_laminate_tables_arm.constituent_part" w:history="1">
        <w:r>
          <w:rPr>
            <w:rStyle w:val="Hyperlink"/>
            <w:b/>
            <w:bCs/>
            <w:sz w:val="27"/>
            <w:szCs w:val="27"/>
          </w:rPr>
          <w:t>Constituent_part</w:t>
        </w:r>
      </w:hyperlink>
      <w:r>
        <w:rPr>
          <w:color w:val="000000"/>
          <w:sz w:val="27"/>
          <w:szCs w:val="27"/>
        </w:rPr>
        <w:t>. It is a single portion of a </w:t>
      </w:r>
      <w:hyperlink r:id="rId197" w:anchor="part_and_zone_laminate_tables_arm.ply" w:history="1">
        <w:r>
          <w:rPr>
            <w:rStyle w:val="Hyperlink"/>
            <w:b/>
            <w:bCs/>
            <w:sz w:val="27"/>
            <w:szCs w:val="27"/>
          </w:rPr>
          <w:t>Ply</w:t>
        </w:r>
      </w:hyperlink>
      <w:r>
        <w:rPr>
          <w:color w:val="000000"/>
          <w:sz w:val="27"/>
          <w:szCs w:val="27"/>
        </w:rPr>
        <w:t> that may be combined with other ply pieces on the same layer to make up the </w:t>
      </w:r>
      <w:hyperlink r:id="rId198" w:anchor="part_and_zone_laminate_tables_arm.ply" w:history="1">
        <w:r>
          <w:rPr>
            <w:rStyle w:val="Hyperlink"/>
            <w:b/>
            <w:bCs/>
            <w:sz w:val="27"/>
            <w:szCs w:val="27"/>
          </w:rPr>
          <w:t>Ply</w:t>
        </w:r>
      </w:hyperlink>
      <w:r>
        <w:rPr>
          <w:color w:val="000000"/>
          <w:sz w:val="27"/>
          <w:szCs w:val="27"/>
        </w:rPr>
        <w:t>. A </w:t>
      </w:r>
      <w:r>
        <w:rPr>
          <w:b/>
          <w:bCs/>
          <w:color w:val="000000"/>
          <w:sz w:val="27"/>
          <w:szCs w:val="27"/>
        </w:rPr>
        <w:t>Ply_piece</w:t>
      </w:r>
      <w:r>
        <w:rPr>
          <w:color w:val="000000"/>
          <w:sz w:val="27"/>
          <w:szCs w:val="27"/>
        </w:rPr>
        <w:t> has the same material and orientation direction as defined for the </w:t>
      </w:r>
      <w:hyperlink r:id="rId199" w:anchor="part_and_zone_laminate_tables_arm.ply" w:history="1">
        <w:r>
          <w:rPr>
            <w:rStyle w:val="Hyperlink"/>
            <w:b/>
            <w:bCs/>
            <w:sz w:val="27"/>
            <w:szCs w:val="27"/>
          </w:rPr>
          <w:t>Ply</w:t>
        </w:r>
      </w:hyperlink>
      <w:r>
        <w:rPr>
          <w:color w:val="000000"/>
          <w:sz w:val="27"/>
          <w:szCs w:val="27"/>
        </w:rPr>
        <w:t> of which it is a portion.</w:t>
      </w:r>
    </w:p>
    <w:p w:rsidR="00252E56" w:rsidRDefault="00252E56" w:rsidP="00252E56">
      <w:pPr>
        <w:pStyle w:val="NormalWeb"/>
        <w:rPr>
          <w:color w:val="000000"/>
          <w:sz w:val="27"/>
          <w:szCs w:val="27"/>
        </w:rPr>
      </w:pPr>
      <w:r>
        <w:rPr>
          <w:color w:val="000000"/>
          <w:sz w:val="27"/>
          <w:szCs w:val="27"/>
          <w:u w:val="single"/>
        </w:rPr>
        <w:t>EXPRESS specification:</w:t>
      </w:r>
    </w:p>
    <w:p w:rsidR="00252E56" w:rsidRDefault="00252E56" w:rsidP="00252E56">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Ply_piece</w:t>
      </w:r>
      <w:r>
        <w:rPr>
          <w:rFonts w:ascii="Courier New" w:hAnsi="Courier New" w:cs="Courier New"/>
          <w:color w:val="000000"/>
          <w:sz w:val="20"/>
          <w:szCs w:val="20"/>
        </w:rPr>
        <w:br/>
      </w:r>
      <w:r>
        <w:rPr>
          <w:rStyle w:val="HTMLCode"/>
          <w:color w:val="000000"/>
        </w:rPr>
        <w:t>  SUBTYPE OF (</w:t>
      </w:r>
      <w:hyperlink r:id="rId200" w:anchor="part_and_zone_laminate_tables_arm.constituent_part" w:history="1">
        <w:r>
          <w:rPr>
            <w:rStyle w:val="Hyperlink"/>
            <w:rFonts w:ascii="Courier New" w:hAnsi="Courier New" w:cs="Courier New"/>
            <w:sz w:val="20"/>
            <w:szCs w:val="20"/>
          </w:rPr>
          <w:t>Constituent_part</w:t>
        </w:r>
      </w:hyperlink>
      <w:r>
        <w:rPr>
          <w:rStyle w:val="HTMLCode"/>
          <w:color w:val="000000"/>
        </w:rPr>
        <w:t>);</w:t>
      </w:r>
      <w:r>
        <w:rPr>
          <w:rFonts w:ascii="Courier New" w:hAnsi="Courier New" w:cs="Courier New"/>
          <w:color w:val="000000"/>
          <w:sz w:val="20"/>
          <w:szCs w:val="20"/>
        </w:rPr>
        <w:br/>
      </w:r>
      <w:r>
        <w:rPr>
          <w:rStyle w:val="HTMLCode"/>
          <w:color w:val="000000"/>
        </w:rPr>
        <w:t>  shape : OPTIONAL </w:t>
      </w:r>
      <w:hyperlink r:id="rId201" w:anchor="composite_constituent_shape_arm.ply_piece_shape" w:history="1">
        <w:r>
          <w:rPr>
            <w:rStyle w:val="Hyperlink"/>
            <w:rFonts w:ascii="Courier New" w:hAnsi="Courier New" w:cs="Courier New"/>
            <w:sz w:val="20"/>
            <w:szCs w:val="20"/>
          </w:rPr>
          <w:t>ply_piece_shape</w:t>
        </w:r>
      </w:hyperlink>
      <w:r>
        <w:rPr>
          <w:rStyle w:val="HTMLCode"/>
          <w:color w:val="000000"/>
        </w:rPr>
        <w:t>;</w:t>
      </w:r>
      <w:r>
        <w:rPr>
          <w:rFonts w:ascii="Courier New" w:hAnsi="Courier New" w:cs="Courier New"/>
          <w:color w:val="000000"/>
          <w:sz w:val="20"/>
          <w:szCs w:val="20"/>
        </w:rPr>
        <w:br/>
      </w:r>
      <w:r>
        <w:rPr>
          <w:rStyle w:val="HTMLCode"/>
          <w:color w:val="000000"/>
        </w:rPr>
        <w:t>  warp_surface : LOGICAL;</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52E56" w:rsidRDefault="00252E56" w:rsidP="00252E56">
      <w:pPr>
        <w:pStyle w:val="NormalWeb"/>
        <w:rPr>
          <w:color w:val="000000"/>
          <w:sz w:val="27"/>
          <w:szCs w:val="27"/>
        </w:rPr>
      </w:pPr>
      <w:r>
        <w:rPr>
          <w:color w:val="000000"/>
          <w:sz w:val="27"/>
          <w:szCs w:val="27"/>
          <w:u w:val="single"/>
        </w:rPr>
        <w:t>Attribute definitions:</w:t>
      </w:r>
    </w:p>
    <w:p w:rsidR="00252E56" w:rsidRDefault="00252E56" w:rsidP="00252E56">
      <w:pPr>
        <w:pStyle w:val="expressdescription"/>
        <w:rPr>
          <w:color w:val="000000"/>
          <w:sz w:val="27"/>
          <w:szCs w:val="27"/>
        </w:rPr>
      </w:pPr>
      <w:r>
        <w:rPr>
          <w:b/>
          <w:bCs/>
          <w:color w:val="000000"/>
          <w:sz w:val="27"/>
          <w:szCs w:val="27"/>
        </w:rPr>
        <w:t>shape: </w:t>
      </w:r>
      <w:r>
        <w:rPr>
          <w:color w:val="000000"/>
          <w:sz w:val="27"/>
          <w:szCs w:val="27"/>
        </w:rPr>
        <w:t xml:space="preserve">specifies </w:t>
      </w:r>
      <w:del w:id="90" w:author="Sapp (US), Brandon" w:date="2019-03-20T15:41:00Z">
        <w:r w:rsidDel="00EF3B3B">
          <w:rPr>
            <w:color w:val="000000"/>
            <w:sz w:val="27"/>
            <w:szCs w:val="27"/>
          </w:rPr>
          <w:delText xml:space="preserve">a </w:delText>
        </w:r>
      </w:del>
      <w:ins w:id="91" w:author="Sapp (US), Brandon" w:date="2019-03-20T15:41:00Z">
        <w:r w:rsidR="00EF3B3B">
          <w:rPr>
            <w:color w:val="000000"/>
            <w:sz w:val="27"/>
            <w:szCs w:val="27"/>
          </w:rPr>
          <w:t>the</w:t>
        </w:r>
        <w:r w:rsidR="00EF3B3B">
          <w:rPr>
            <w:color w:val="000000"/>
            <w:sz w:val="27"/>
            <w:szCs w:val="27"/>
          </w:rPr>
          <w:t xml:space="preserve"> </w:t>
        </w:r>
      </w:ins>
      <w:r>
        <w:rPr>
          <w:color w:val="000000"/>
          <w:sz w:val="27"/>
          <w:szCs w:val="27"/>
        </w:rPr>
        <w:t>role of the </w:t>
      </w:r>
      <w:hyperlink r:id="rId202" w:anchor="composite_constituent_shape_arm.ply_piece_shape" w:history="1">
        <w:r>
          <w:rPr>
            <w:rStyle w:val="Hyperlink"/>
            <w:b/>
            <w:bCs/>
            <w:sz w:val="27"/>
            <w:szCs w:val="27"/>
          </w:rPr>
          <w:t>ply_piece_shape</w:t>
        </w:r>
      </w:hyperlink>
      <w:r>
        <w:rPr>
          <w:color w:val="000000"/>
          <w:sz w:val="27"/>
          <w:szCs w:val="27"/>
        </w:rPr>
        <w:t> for the </w:t>
      </w:r>
      <w:r>
        <w:rPr>
          <w:b/>
          <w:bCs/>
          <w:color w:val="000000"/>
          <w:sz w:val="27"/>
          <w:szCs w:val="27"/>
        </w:rPr>
        <w:t>Ply_piece</w:t>
      </w:r>
      <w:r>
        <w:rPr>
          <w:color w:val="000000"/>
          <w:sz w:val="27"/>
          <w:szCs w:val="27"/>
        </w:rPr>
        <w:t>. The value of this attribute need not be specified.</w:t>
      </w:r>
    </w:p>
    <w:p w:rsidR="00252E56" w:rsidRDefault="00252E56" w:rsidP="00252E56">
      <w:pPr>
        <w:pStyle w:val="expressdescription"/>
        <w:rPr>
          <w:color w:val="000000"/>
          <w:sz w:val="27"/>
          <w:szCs w:val="27"/>
        </w:rPr>
      </w:pPr>
      <w:bookmarkStart w:id="92" w:name="part_and_zone_laminate_tables_arm.ply_pi"/>
      <w:r>
        <w:rPr>
          <w:b/>
          <w:bCs/>
          <w:color w:val="000000"/>
          <w:sz w:val="27"/>
          <w:szCs w:val="27"/>
        </w:rPr>
        <w:lastRenderedPageBreak/>
        <w:t>warp_surface: </w:t>
      </w:r>
      <w:bookmarkEnd w:id="92"/>
      <w:r>
        <w:rPr>
          <w:color w:val="000000"/>
          <w:sz w:val="27"/>
          <w:szCs w:val="27"/>
        </w:rPr>
        <w:t>specifies whether or not the material warp surface is away from the basis surface</w:t>
      </w:r>
      <w:del w:id="93" w:author="Sapp (US), Brandon" w:date="2019-03-20T15:41:00Z">
        <w:r w:rsidDel="00EF3B3B">
          <w:rPr>
            <w:color w:val="000000"/>
            <w:sz w:val="27"/>
            <w:szCs w:val="27"/>
          </w:rPr>
          <w:delText>,</w:delText>
        </w:r>
      </w:del>
      <w:r>
        <w:rPr>
          <w:color w:val="000000"/>
          <w:sz w:val="27"/>
          <w:szCs w:val="27"/>
        </w:rPr>
        <w:t xml:space="preserve"> when the value of this attribute is set to true or false respectively. Material warp surface is the side of the material where the majority of the </w:t>
      </w:r>
      <w:del w:id="94" w:author="Sapp (US), Brandon" w:date="2019-03-20T15:41:00Z">
        <w:r w:rsidDel="00EF3B3B">
          <w:rPr>
            <w:color w:val="000000"/>
            <w:sz w:val="27"/>
            <w:szCs w:val="27"/>
          </w:rPr>
          <w:delText xml:space="preserve">fibers </w:delText>
        </w:r>
      </w:del>
      <w:ins w:id="95" w:author="Sapp (US), Brandon" w:date="2019-03-20T15:41:00Z">
        <w:r w:rsidR="00EF3B3B">
          <w:rPr>
            <w:color w:val="000000"/>
            <w:sz w:val="27"/>
            <w:szCs w:val="27"/>
          </w:rPr>
          <w:t>fib</w:t>
        </w:r>
        <w:r w:rsidR="00EF3B3B">
          <w:rPr>
            <w:color w:val="000000"/>
            <w:sz w:val="27"/>
            <w:szCs w:val="27"/>
          </w:rPr>
          <w:t>re</w:t>
        </w:r>
        <w:r w:rsidR="00EF3B3B">
          <w:rPr>
            <w:color w:val="000000"/>
            <w:sz w:val="27"/>
            <w:szCs w:val="27"/>
          </w:rPr>
          <w:t xml:space="preserve">s </w:t>
        </w:r>
      </w:ins>
      <w:r>
        <w:rPr>
          <w:color w:val="000000"/>
          <w:sz w:val="27"/>
          <w:szCs w:val="27"/>
        </w:rPr>
        <w:t>are located.</w:t>
      </w:r>
    </w:p>
    <w:p w:rsidR="00252E56" w:rsidRDefault="00252E56" w:rsidP="00252E56">
      <w:pPr>
        <w:pStyle w:val="Heading2"/>
        <w:rPr>
          <w:color w:val="000000"/>
        </w:rPr>
      </w:pPr>
      <w:r>
        <w:rPr>
          <w:color w:val="000000"/>
        </w:rPr>
        <w:t>4.3.17 Point_zone_shape   </w:t>
      </w:r>
      <w:r>
        <w:rPr>
          <w:noProof/>
          <w:color w:val="0000FF"/>
          <w:lang w:eastAsia="en-GB"/>
        </w:rPr>
        <w:drawing>
          <wp:inline distT="0" distB="0" distL="0" distR="0">
            <wp:extent cx="180975" cy="209550"/>
            <wp:effectExtent l="0" t="0" r="9525" b="0"/>
            <wp:docPr id="15" name="Picture 15" descr="EXPRESS-G">
              <a:hlinkClick xmlns:a="http://schemas.openxmlformats.org/drawingml/2006/main" r:id="rId13"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EXPRESS-G">
                      <a:hlinkClick r:id="rId13" tgtFrame="&quot;&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eastAsia="en-GB"/>
        </w:rPr>
        <w:drawing>
          <wp:inline distT="0" distB="0" distL="0" distR="0">
            <wp:extent cx="180975" cy="209550"/>
            <wp:effectExtent l="0" t="0" r="9525" b="0"/>
            <wp:docPr id="14" name="Picture 14" descr="Mapping table">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Mapping table">
                      <a:hlinkClick r:id="rId203"/>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52E56" w:rsidRDefault="00252E56" w:rsidP="00252E56">
      <w:r>
        <w:rPr>
          <w:color w:val="000000"/>
          <w:sz w:val="27"/>
          <w:szCs w:val="27"/>
        </w:rPr>
        <w:t>A </w:t>
      </w:r>
      <w:r>
        <w:rPr>
          <w:b/>
          <w:bCs/>
          <w:color w:val="000000"/>
          <w:sz w:val="27"/>
          <w:szCs w:val="27"/>
        </w:rPr>
        <w:t>Point_zone_shape</w:t>
      </w:r>
      <w:r>
        <w:rPr>
          <w:color w:val="000000"/>
          <w:sz w:val="27"/>
          <w:szCs w:val="27"/>
        </w:rPr>
        <w:t> is a type of </w:t>
      </w:r>
      <w:hyperlink r:id="rId204" w:anchor="part_and_zone_laminate_tables_arm.zone_structural_makeup_shape_representation" w:history="1">
        <w:r>
          <w:rPr>
            <w:rStyle w:val="Hyperlink"/>
            <w:b/>
            <w:bCs/>
            <w:sz w:val="27"/>
            <w:szCs w:val="27"/>
          </w:rPr>
          <w:t>Zone_structural_makeup_shape_representation</w:t>
        </w:r>
      </w:hyperlink>
      <w:r>
        <w:rPr>
          <w:color w:val="000000"/>
          <w:sz w:val="27"/>
          <w:szCs w:val="27"/>
        </w:rPr>
        <w:t> that specifies a point on the edge of or within the shape of a part. It also specifies the singular volume a piercing line would make as it trave</w:t>
      </w:r>
      <w:ins w:id="96" w:author="Sapp (US), Brandon" w:date="2019-03-20T15:41:00Z">
        <w:r w:rsidR="00EF3B3B">
          <w:rPr>
            <w:color w:val="000000"/>
            <w:sz w:val="27"/>
            <w:szCs w:val="27"/>
          </w:rPr>
          <w:t>l</w:t>
        </w:r>
      </w:ins>
      <w:r>
        <w:rPr>
          <w:color w:val="000000"/>
          <w:sz w:val="27"/>
          <w:szCs w:val="27"/>
        </w:rPr>
        <w:t>led through the part, normal to the part's surface at the point.</w:t>
      </w:r>
    </w:p>
    <w:p w:rsidR="00252E56" w:rsidRDefault="00252E56" w:rsidP="00252E56">
      <w:pPr>
        <w:pStyle w:val="NormalWeb"/>
        <w:rPr>
          <w:color w:val="000000"/>
          <w:sz w:val="27"/>
          <w:szCs w:val="27"/>
        </w:rPr>
      </w:pPr>
      <w:r>
        <w:rPr>
          <w:color w:val="000000"/>
          <w:sz w:val="27"/>
          <w:szCs w:val="27"/>
          <w:u w:val="single"/>
        </w:rPr>
        <w:t>EXPRESS specification:</w:t>
      </w:r>
    </w:p>
    <w:p w:rsidR="00252E56" w:rsidRDefault="00252E56" w:rsidP="00252E56">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Point_zone_shape</w:t>
      </w:r>
      <w:r>
        <w:rPr>
          <w:rFonts w:ascii="Courier New" w:hAnsi="Courier New" w:cs="Courier New"/>
          <w:color w:val="000000"/>
          <w:sz w:val="20"/>
          <w:szCs w:val="20"/>
        </w:rPr>
        <w:br/>
      </w:r>
      <w:r>
        <w:rPr>
          <w:rStyle w:val="HTMLCode"/>
          <w:color w:val="000000"/>
        </w:rPr>
        <w:t>  SUBTYPE OF (</w:t>
      </w:r>
      <w:hyperlink r:id="rId205" w:anchor="part_and_zone_laminate_tables_arm.zone_structural_makeup_shape_representation" w:history="1">
        <w:r>
          <w:rPr>
            <w:rStyle w:val="Hyperlink"/>
            <w:rFonts w:ascii="Courier New" w:hAnsi="Courier New" w:cs="Courier New"/>
            <w:sz w:val="20"/>
            <w:szCs w:val="20"/>
          </w:rPr>
          <w:t>Zone_structural_makeup_shape_representation</w:t>
        </w:r>
      </w:hyperlink>
      <w:r>
        <w:rPr>
          <w:rStyle w:val="HTMLCode"/>
          <w:color w:val="000000"/>
        </w:rPr>
        <w:t>);</w:t>
      </w:r>
      <w:r>
        <w:rPr>
          <w:rFonts w:ascii="Courier New" w:hAnsi="Courier New" w:cs="Courier New"/>
          <w:color w:val="000000"/>
          <w:sz w:val="20"/>
          <w:szCs w:val="20"/>
        </w:rPr>
        <w:br/>
      </w:r>
      <w:r>
        <w:rPr>
          <w:rStyle w:val="HTMLCode"/>
          <w:color w:val="000000"/>
        </w:rPr>
        <w:t>  location : </w:t>
      </w:r>
      <w:hyperlink r:id="rId206" w:anchor="part_and_zone_laminate_tables_arm.point_select" w:history="1">
        <w:r>
          <w:rPr>
            <w:rStyle w:val="Hyperlink"/>
            <w:rFonts w:ascii="Courier New" w:hAnsi="Courier New" w:cs="Courier New"/>
            <w:sz w:val="20"/>
            <w:szCs w:val="20"/>
          </w:rPr>
          <w:t>point_select</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52E56" w:rsidRDefault="00252E56" w:rsidP="00252E56">
      <w:pPr>
        <w:pStyle w:val="NormalWeb"/>
        <w:rPr>
          <w:color w:val="000000"/>
          <w:sz w:val="27"/>
          <w:szCs w:val="27"/>
        </w:rPr>
      </w:pPr>
      <w:r>
        <w:rPr>
          <w:color w:val="000000"/>
          <w:sz w:val="27"/>
          <w:szCs w:val="27"/>
          <w:u w:val="single"/>
        </w:rPr>
        <w:t>Attribute definitions:</w:t>
      </w:r>
    </w:p>
    <w:p w:rsidR="00252E56" w:rsidRDefault="00252E56" w:rsidP="00252E56">
      <w:pPr>
        <w:pStyle w:val="expressdescription"/>
        <w:rPr>
          <w:color w:val="000000"/>
          <w:sz w:val="27"/>
          <w:szCs w:val="27"/>
        </w:rPr>
      </w:pPr>
      <w:bookmarkStart w:id="97" w:name="part_and_zone_laminate_tables_arm.point_"/>
      <w:r>
        <w:rPr>
          <w:b/>
          <w:bCs/>
          <w:color w:val="000000"/>
          <w:sz w:val="27"/>
          <w:szCs w:val="27"/>
        </w:rPr>
        <w:t>location: </w:t>
      </w:r>
      <w:bookmarkEnd w:id="97"/>
      <w:r>
        <w:rPr>
          <w:color w:val="000000"/>
          <w:sz w:val="27"/>
          <w:szCs w:val="27"/>
        </w:rPr>
        <w:t>specifies the </w:t>
      </w:r>
      <w:hyperlink r:id="rId207" w:anchor="elemental_geometric_shape_arm.point" w:history="1">
        <w:r>
          <w:rPr>
            <w:rStyle w:val="Hyperlink"/>
            <w:b/>
            <w:bCs/>
            <w:sz w:val="27"/>
            <w:szCs w:val="27"/>
          </w:rPr>
          <w:t>Point</w:t>
        </w:r>
      </w:hyperlink>
      <w:r>
        <w:rPr>
          <w:color w:val="000000"/>
          <w:sz w:val="27"/>
          <w:szCs w:val="27"/>
        </w:rPr>
        <w:t> that defines the position of the local pierced point of the </w:t>
      </w:r>
      <w:r>
        <w:rPr>
          <w:b/>
          <w:bCs/>
          <w:color w:val="000000"/>
          <w:sz w:val="27"/>
          <w:szCs w:val="27"/>
        </w:rPr>
        <w:t>Point_zone_shape</w:t>
      </w:r>
      <w:r>
        <w:rPr>
          <w:color w:val="000000"/>
          <w:sz w:val="27"/>
          <w:szCs w:val="27"/>
        </w:rPr>
        <w:t>.</w:t>
      </w:r>
    </w:p>
    <w:p w:rsidR="00252E56" w:rsidRDefault="00252E56" w:rsidP="00252E56">
      <w:pPr>
        <w:pStyle w:val="Heading2"/>
        <w:rPr>
          <w:color w:val="000000"/>
        </w:rPr>
      </w:pPr>
      <w:r>
        <w:rPr>
          <w:color w:val="000000"/>
        </w:rPr>
        <w:t>4.3.18 Processed_core   </w:t>
      </w:r>
      <w:r>
        <w:rPr>
          <w:noProof/>
          <w:color w:val="0000FF"/>
          <w:lang w:eastAsia="en-GB"/>
        </w:rPr>
        <w:drawing>
          <wp:inline distT="0" distB="0" distL="0" distR="0">
            <wp:extent cx="180975" cy="209550"/>
            <wp:effectExtent l="0" t="0" r="9525" b="0"/>
            <wp:docPr id="13" name="Picture 13" descr="EXPRESS-G">
              <a:hlinkClick xmlns:a="http://schemas.openxmlformats.org/drawingml/2006/main" r:id="rId14"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EXPRESS-G">
                      <a:hlinkClick r:id="rId14" tgtFrame="&quot;&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eastAsia="en-GB"/>
        </w:rPr>
        <w:drawing>
          <wp:inline distT="0" distB="0" distL="0" distR="0">
            <wp:extent cx="180975" cy="209550"/>
            <wp:effectExtent l="0" t="0" r="9525" b="0"/>
            <wp:docPr id="12" name="Picture 12" descr="Mapping table">
              <a:hlinkClick xmlns:a="http://schemas.openxmlformats.org/drawingml/2006/main" r:id="rId2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Mapping table">
                      <a:hlinkClick r:id="rId208"/>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52E56" w:rsidRDefault="00252E56" w:rsidP="00252E56">
      <w:pPr>
        <w:pStyle w:val="NormalWeb"/>
        <w:rPr>
          <w:color w:val="000000"/>
          <w:sz w:val="27"/>
          <w:szCs w:val="27"/>
        </w:rPr>
      </w:pPr>
      <w:r>
        <w:rPr>
          <w:color w:val="000000"/>
          <w:sz w:val="27"/>
          <w:szCs w:val="27"/>
        </w:rPr>
        <w:t>A </w:t>
      </w:r>
      <w:r>
        <w:rPr>
          <w:b/>
          <w:bCs/>
          <w:color w:val="000000"/>
          <w:sz w:val="27"/>
          <w:szCs w:val="27"/>
        </w:rPr>
        <w:t>Processed_core</w:t>
      </w:r>
      <w:r>
        <w:rPr>
          <w:color w:val="000000"/>
          <w:sz w:val="27"/>
          <w:szCs w:val="27"/>
        </w:rPr>
        <w:t> is a type of </w:t>
      </w:r>
      <w:hyperlink r:id="rId209" w:anchor="part_and_zone_laminate_tables_arm.constituent_part" w:history="1">
        <w:r>
          <w:rPr>
            <w:rStyle w:val="Hyperlink"/>
            <w:b/>
            <w:bCs/>
            <w:sz w:val="27"/>
            <w:szCs w:val="27"/>
          </w:rPr>
          <w:t>Constituent_part</w:t>
        </w:r>
      </w:hyperlink>
      <w:r>
        <w:rPr>
          <w:color w:val="000000"/>
          <w:sz w:val="27"/>
          <w:szCs w:val="27"/>
        </w:rPr>
        <w:t> that is the central component of a sandwich construction to which faces or skins are attached. The primary structural purpose of </w:t>
      </w:r>
      <w:r>
        <w:rPr>
          <w:b/>
          <w:bCs/>
          <w:color w:val="000000"/>
          <w:sz w:val="27"/>
          <w:szCs w:val="27"/>
        </w:rPr>
        <w:t>Processed_core</w:t>
      </w:r>
      <w:r>
        <w:rPr>
          <w:color w:val="000000"/>
          <w:sz w:val="27"/>
          <w:szCs w:val="27"/>
        </w:rPr>
        <w:t> is the transfer of shear loads between the faces or skins. </w:t>
      </w:r>
      <w:r>
        <w:rPr>
          <w:b/>
          <w:bCs/>
          <w:color w:val="000000"/>
          <w:sz w:val="27"/>
          <w:szCs w:val="27"/>
        </w:rPr>
        <w:t>Processed_core</w:t>
      </w:r>
      <w:r>
        <w:rPr>
          <w:color w:val="000000"/>
          <w:sz w:val="27"/>
          <w:szCs w:val="27"/>
        </w:rPr>
        <w:t> is </w:t>
      </w:r>
      <w:hyperlink r:id="rId210" w:anchor="stock_material_arm.stock_core" w:history="1">
        <w:r>
          <w:rPr>
            <w:rStyle w:val="Hyperlink"/>
            <w:b/>
            <w:bCs/>
            <w:sz w:val="27"/>
            <w:szCs w:val="27"/>
          </w:rPr>
          <w:t>Stock_core</w:t>
        </w:r>
      </w:hyperlink>
      <w:r>
        <w:rPr>
          <w:color w:val="000000"/>
          <w:sz w:val="27"/>
          <w:szCs w:val="27"/>
        </w:rPr>
        <w:t> that has been machined, formed, stabilized and/or bonded together (see </w:t>
      </w:r>
      <w:hyperlink r:id="rId211" w:anchor="figure_pc" w:history="1">
        <w:r>
          <w:rPr>
            <w:rStyle w:val="Hyperlink"/>
            <w:sz w:val="27"/>
            <w:szCs w:val="27"/>
          </w:rPr>
          <w:t>Figure 6</w:t>
        </w:r>
      </w:hyperlink>
      <w:r>
        <w:rPr>
          <w:color w:val="000000"/>
          <w:sz w:val="27"/>
          <w:szCs w:val="27"/>
        </w:rPr>
        <w:t> ). A core may have a potting compound or adhesive applied to it to make it more rigid, or provide solid attachment points or both.</w:t>
      </w:r>
    </w:p>
    <w:p w:rsidR="00252E56" w:rsidRDefault="00252E56" w:rsidP="00252E56">
      <w:pPr>
        <w:rPr>
          <w:sz w:val="24"/>
          <w:szCs w:val="24"/>
        </w:rPr>
      </w:pPr>
      <w:r>
        <w:rPr>
          <w:color w:val="000000"/>
          <w:sz w:val="27"/>
          <w:szCs w:val="27"/>
        </w:rPr>
        <w:br/>
      </w:r>
      <w:r>
        <w:rPr>
          <w:color w:val="000000"/>
          <w:sz w:val="27"/>
          <w:szCs w:val="27"/>
        </w:rPr>
        <w:br/>
      </w:r>
      <w:bookmarkStart w:id="98" w:name="figure_pc"/>
      <w:bookmarkEnd w:id="98"/>
    </w:p>
    <w:p w:rsidR="00252E56" w:rsidRDefault="00252E56" w:rsidP="00252E56">
      <w:pPr>
        <w:jc w:val="center"/>
        <w:rPr>
          <w:color w:val="000000"/>
          <w:sz w:val="27"/>
          <w:szCs w:val="27"/>
        </w:rPr>
      </w:pPr>
      <w:r>
        <w:rPr>
          <w:noProof/>
          <w:color w:val="000000"/>
          <w:sz w:val="27"/>
          <w:szCs w:val="27"/>
          <w:lang w:eastAsia="en-GB"/>
        </w:rPr>
        <w:lastRenderedPageBreak/>
        <w:drawing>
          <wp:inline distT="0" distB="0" distL="0" distR="0">
            <wp:extent cx="3724275" cy="3609975"/>
            <wp:effectExtent l="0" t="0" r="9525" b="9525"/>
            <wp:docPr id="11" name="Picture 11" descr="Figure 6 —  Processed 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Figure 6 —  Processed core"/>
                    <pic:cNvPicPr>
                      <a:picLocks noChangeAspect="1" noChangeArrowheads="1"/>
                    </pic:cNvPicPr>
                  </pic:nvPicPr>
                  <pic:blipFill>
                    <a:blip r:embed="rId212">
                      <a:extLst>
                        <a:ext uri="{28A0092B-C50C-407E-A947-70E740481C1C}">
                          <a14:useLocalDpi xmlns:a14="http://schemas.microsoft.com/office/drawing/2010/main" val="0"/>
                        </a:ext>
                      </a:extLst>
                    </a:blip>
                    <a:srcRect/>
                    <a:stretch>
                      <a:fillRect/>
                    </a:stretch>
                  </pic:blipFill>
                  <pic:spPr bwMode="auto">
                    <a:xfrm>
                      <a:off x="0" y="0"/>
                      <a:ext cx="3724275" cy="3609975"/>
                    </a:xfrm>
                    <a:prstGeom prst="rect">
                      <a:avLst/>
                    </a:prstGeom>
                    <a:noFill/>
                    <a:ln>
                      <a:noFill/>
                    </a:ln>
                  </pic:spPr>
                </pic:pic>
              </a:graphicData>
            </a:graphic>
          </wp:inline>
        </w:drawing>
      </w:r>
    </w:p>
    <w:p w:rsidR="00252E56" w:rsidRDefault="00252E56" w:rsidP="00252E56">
      <w:pPr>
        <w:rPr>
          <w:sz w:val="24"/>
          <w:szCs w:val="24"/>
        </w:rPr>
      </w:pPr>
    </w:p>
    <w:p w:rsidR="00252E56" w:rsidRDefault="00252E56" w:rsidP="00252E56">
      <w:pPr>
        <w:jc w:val="center"/>
        <w:rPr>
          <w:color w:val="000000"/>
          <w:sz w:val="27"/>
          <w:szCs w:val="27"/>
        </w:rPr>
      </w:pPr>
      <w:r>
        <w:rPr>
          <w:b/>
          <w:bCs/>
          <w:color w:val="000000"/>
          <w:sz w:val="27"/>
          <w:szCs w:val="27"/>
        </w:rPr>
        <w:t>Figure 6 —  Processed core</w:t>
      </w:r>
    </w:p>
    <w:p w:rsidR="00252E56" w:rsidRDefault="00252E56" w:rsidP="00252E56">
      <w:pPr>
        <w:rPr>
          <w:sz w:val="24"/>
          <w:szCs w:val="24"/>
        </w:rPr>
      </w:pPr>
      <w:r>
        <w:rPr>
          <w:color w:val="000000"/>
          <w:sz w:val="27"/>
          <w:szCs w:val="27"/>
        </w:rPr>
        <w:br/>
      </w:r>
    </w:p>
    <w:p w:rsidR="00252E56" w:rsidRDefault="00252E56" w:rsidP="00252E56">
      <w:pPr>
        <w:pStyle w:val="NormalWeb"/>
        <w:rPr>
          <w:color w:val="000000"/>
          <w:sz w:val="27"/>
          <w:szCs w:val="27"/>
        </w:rPr>
      </w:pPr>
      <w:r>
        <w:rPr>
          <w:color w:val="000000"/>
          <w:sz w:val="27"/>
          <w:szCs w:val="27"/>
          <w:u w:val="single"/>
        </w:rPr>
        <w:t>EXPRESS specification:</w:t>
      </w:r>
    </w:p>
    <w:p w:rsidR="00252E56" w:rsidRDefault="00252E56" w:rsidP="00252E56">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Processed_core</w:t>
      </w:r>
      <w:r>
        <w:rPr>
          <w:rFonts w:ascii="Courier New" w:hAnsi="Courier New" w:cs="Courier New"/>
          <w:color w:val="000000"/>
          <w:sz w:val="20"/>
          <w:szCs w:val="20"/>
        </w:rPr>
        <w:br/>
      </w:r>
      <w:r>
        <w:rPr>
          <w:rStyle w:val="HTMLCode"/>
          <w:color w:val="000000"/>
        </w:rPr>
        <w:t>  SUBTYPE OF (</w:t>
      </w:r>
      <w:hyperlink r:id="rId213" w:anchor="part_and_zone_laminate_tables_arm.constituent_part" w:history="1">
        <w:r>
          <w:rPr>
            <w:rStyle w:val="Hyperlink"/>
            <w:rFonts w:ascii="Courier New" w:hAnsi="Courier New" w:cs="Courier New"/>
            <w:sz w:val="20"/>
            <w:szCs w:val="20"/>
          </w:rPr>
          <w:t>Constituent_part</w:t>
        </w:r>
      </w:hyperlink>
      <w:r>
        <w:rPr>
          <w:rStyle w:val="HTMLCode"/>
          <w:color w:val="000000"/>
        </w:rPr>
        <w:t>);</w:t>
      </w:r>
      <w:r>
        <w:rPr>
          <w:rFonts w:ascii="Courier New" w:hAnsi="Courier New" w:cs="Courier New"/>
          <w:color w:val="000000"/>
          <w:sz w:val="20"/>
          <w:szCs w:val="20"/>
        </w:rPr>
        <w:br/>
      </w:r>
      <w:r>
        <w:rPr>
          <w:rStyle w:val="HTMLCode"/>
          <w:color w:val="000000"/>
        </w:rPr>
        <w:t>  added_material : OPTIONAL LIST[0:?] OF </w:t>
      </w:r>
      <w:hyperlink r:id="rId214" w:anchor="part_and_zone_laminate_tables_arm.ply" w:history="1">
        <w:r>
          <w:rPr>
            <w:rStyle w:val="Hyperlink"/>
            <w:rFonts w:ascii="Courier New" w:hAnsi="Courier New" w:cs="Courier New"/>
            <w:sz w:val="20"/>
            <w:szCs w:val="20"/>
          </w:rPr>
          <w:t>Ply</w:t>
        </w:r>
      </w:hyperlink>
      <w:r>
        <w:rPr>
          <w:rStyle w:val="HTMLCode"/>
          <w:color w:val="000000"/>
        </w:rPr>
        <w:t>;</w:t>
      </w:r>
      <w:r>
        <w:rPr>
          <w:rFonts w:ascii="Courier New" w:hAnsi="Courier New" w:cs="Courier New"/>
          <w:color w:val="000000"/>
          <w:sz w:val="20"/>
          <w:szCs w:val="20"/>
        </w:rPr>
        <w:br/>
      </w:r>
      <w:r>
        <w:rPr>
          <w:rStyle w:val="HTMLCode"/>
          <w:color w:val="000000"/>
        </w:rPr>
        <w:t>  cell_direction : </w:t>
      </w:r>
      <w:hyperlink r:id="rId215" w:anchor="ply_orientation_specification_arm.ply_orientation_angle" w:history="1">
        <w:r>
          <w:rPr>
            <w:rStyle w:val="Hyperlink"/>
            <w:rFonts w:ascii="Courier New" w:hAnsi="Courier New" w:cs="Courier New"/>
            <w:sz w:val="20"/>
            <w:szCs w:val="20"/>
          </w:rPr>
          <w:t>Ply_orientation_angle</w:t>
        </w:r>
      </w:hyperlink>
      <w:r>
        <w:rPr>
          <w:rStyle w:val="HTMLCode"/>
          <w:color w:val="000000"/>
        </w:rPr>
        <w:t>;</w:t>
      </w:r>
      <w:r>
        <w:rPr>
          <w:rFonts w:ascii="Courier New" w:hAnsi="Courier New" w:cs="Courier New"/>
          <w:color w:val="000000"/>
          <w:sz w:val="20"/>
          <w:szCs w:val="20"/>
        </w:rPr>
        <w:br/>
      </w:r>
      <w:r>
        <w:rPr>
          <w:rStyle w:val="HTMLCode"/>
          <w:color w:val="000000"/>
        </w:rPr>
        <w:t>  made_from_stock : </w:t>
      </w:r>
      <w:hyperlink r:id="rId216" w:anchor="stock_material_arm.stock_core" w:history="1">
        <w:r>
          <w:rPr>
            <w:rStyle w:val="Hyperlink"/>
            <w:rFonts w:ascii="Courier New" w:hAnsi="Courier New" w:cs="Courier New"/>
            <w:sz w:val="20"/>
            <w:szCs w:val="20"/>
          </w:rPr>
          <w:t>Stock_core</w:t>
        </w:r>
      </w:hyperlink>
      <w:r>
        <w:rPr>
          <w:rStyle w:val="HTMLCode"/>
          <w:color w:val="000000"/>
        </w:rPr>
        <w:t>;</w:t>
      </w:r>
      <w:r>
        <w:rPr>
          <w:rFonts w:ascii="Courier New" w:hAnsi="Courier New" w:cs="Courier New"/>
          <w:color w:val="000000"/>
          <w:sz w:val="20"/>
          <w:szCs w:val="20"/>
        </w:rPr>
        <w:br/>
      </w:r>
      <w:r>
        <w:rPr>
          <w:rStyle w:val="HTMLCode"/>
          <w:color w:val="000000"/>
        </w:rPr>
        <w:t>  made_from_processed_core : OPTIONAL SET[1:?] OF </w:t>
      </w:r>
      <w:hyperlink r:id="rId217" w:anchor="part_and_zone_laminate_tables_arm.processed_core" w:history="1">
        <w:r>
          <w:rPr>
            <w:rStyle w:val="Hyperlink"/>
            <w:rFonts w:ascii="Courier New" w:hAnsi="Courier New" w:cs="Courier New"/>
            <w:sz w:val="20"/>
            <w:szCs w:val="20"/>
          </w:rPr>
          <w:t>Processed_core</w:t>
        </w:r>
      </w:hyperlink>
      <w:r>
        <w:rPr>
          <w:rStyle w:val="HTMLCode"/>
          <w:color w:val="000000"/>
        </w:rPr>
        <w:t>;</w:t>
      </w:r>
      <w:r>
        <w:rPr>
          <w:rFonts w:ascii="Courier New" w:hAnsi="Courier New" w:cs="Courier New"/>
          <w:color w:val="000000"/>
          <w:sz w:val="20"/>
          <w:szCs w:val="20"/>
        </w:rPr>
        <w:br/>
      </w:r>
      <w:r>
        <w:rPr>
          <w:rStyle w:val="HTMLCode"/>
          <w:color w:val="000000"/>
        </w:rPr>
        <w:t>  shape : OPTIONAL </w:t>
      </w:r>
      <w:hyperlink r:id="rId218" w:anchor="composite_constituent_shape_arm.core_shape" w:history="1">
        <w:r>
          <w:rPr>
            <w:rStyle w:val="Hyperlink"/>
            <w:rFonts w:ascii="Courier New" w:hAnsi="Courier New" w:cs="Courier New"/>
            <w:sz w:val="20"/>
            <w:szCs w:val="20"/>
          </w:rPr>
          <w:t>core_shape</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52E56" w:rsidRDefault="00252E56" w:rsidP="00252E56">
      <w:pPr>
        <w:pStyle w:val="NormalWeb"/>
        <w:rPr>
          <w:color w:val="000000"/>
          <w:sz w:val="27"/>
          <w:szCs w:val="27"/>
        </w:rPr>
      </w:pPr>
      <w:r>
        <w:rPr>
          <w:color w:val="000000"/>
          <w:sz w:val="27"/>
          <w:szCs w:val="27"/>
          <w:u w:val="single"/>
        </w:rPr>
        <w:lastRenderedPageBreak/>
        <w:t>Attribute definitions:</w:t>
      </w:r>
    </w:p>
    <w:p w:rsidR="00252E56" w:rsidRDefault="00252E56" w:rsidP="00252E56">
      <w:pPr>
        <w:pStyle w:val="expressdescription"/>
        <w:rPr>
          <w:color w:val="000000"/>
          <w:sz w:val="27"/>
          <w:szCs w:val="27"/>
        </w:rPr>
      </w:pPr>
      <w:r>
        <w:rPr>
          <w:b/>
          <w:bCs/>
          <w:color w:val="000000"/>
          <w:sz w:val="27"/>
          <w:szCs w:val="27"/>
        </w:rPr>
        <w:t>added_material: </w:t>
      </w:r>
      <w:r>
        <w:rPr>
          <w:color w:val="000000"/>
          <w:sz w:val="27"/>
          <w:szCs w:val="27"/>
        </w:rPr>
        <w:t xml:space="preserve">specifies </w:t>
      </w:r>
      <w:del w:id="99" w:author="Sapp (US), Brandon" w:date="2019-03-20T15:41:00Z">
        <w:r w:rsidDel="00EF3B3B">
          <w:rPr>
            <w:color w:val="000000"/>
            <w:sz w:val="27"/>
            <w:szCs w:val="27"/>
          </w:rPr>
          <w:delText xml:space="preserve">a </w:delText>
        </w:r>
      </w:del>
      <w:ins w:id="100" w:author="Sapp (US), Brandon" w:date="2019-03-20T15:41:00Z">
        <w:r w:rsidR="00EF3B3B">
          <w:rPr>
            <w:color w:val="000000"/>
            <w:sz w:val="27"/>
            <w:szCs w:val="27"/>
          </w:rPr>
          <w:t>the</w:t>
        </w:r>
        <w:r w:rsidR="00EF3B3B">
          <w:rPr>
            <w:color w:val="000000"/>
            <w:sz w:val="27"/>
            <w:szCs w:val="27"/>
          </w:rPr>
          <w:t xml:space="preserve"> </w:t>
        </w:r>
      </w:ins>
      <w:r>
        <w:rPr>
          <w:color w:val="000000"/>
          <w:sz w:val="27"/>
          <w:szCs w:val="27"/>
        </w:rPr>
        <w:t>role of the </w:t>
      </w:r>
      <w:hyperlink r:id="rId219" w:anchor="part_and_zone_laminate_tables_arm.ply" w:history="1">
        <w:r>
          <w:rPr>
            <w:rStyle w:val="Hyperlink"/>
            <w:b/>
            <w:bCs/>
            <w:sz w:val="27"/>
            <w:szCs w:val="27"/>
          </w:rPr>
          <w:t>Ply</w:t>
        </w:r>
      </w:hyperlink>
      <w:r>
        <w:rPr>
          <w:color w:val="000000"/>
          <w:sz w:val="27"/>
          <w:szCs w:val="27"/>
        </w:rPr>
        <w:t> for the </w:t>
      </w:r>
      <w:r>
        <w:rPr>
          <w:b/>
          <w:bCs/>
          <w:color w:val="000000"/>
          <w:sz w:val="27"/>
          <w:szCs w:val="27"/>
        </w:rPr>
        <w:t>Processed_core</w:t>
      </w:r>
      <w:r>
        <w:rPr>
          <w:color w:val="000000"/>
          <w:sz w:val="27"/>
          <w:szCs w:val="27"/>
        </w:rPr>
        <w:t>. The </w:t>
      </w:r>
      <w:hyperlink r:id="rId220" w:anchor="part_and_zone_laminate_tables_arm.ply" w:history="1">
        <w:r>
          <w:rPr>
            <w:rStyle w:val="Hyperlink"/>
            <w:b/>
            <w:bCs/>
            <w:sz w:val="27"/>
            <w:szCs w:val="27"/>
          </w:rPr>
          <w:t>Ply</w:t>
        </w:r>
      </w:hyperlink>
      <w:r>
        <w:rPr>
          <w:color w:val="000000"/>
          <w:sz w:val="27"/>
          <w:szCs w:val="27"/>
        </w:rPr>
        <w:t> identifies the area where the </w:t>
      </w:r>
      <w:r>
        <w:rPr>
          <w:b/>
          <w:bCs/>
          <w:color w:val="000000"/>
          <w:sz w:val="27"/>
          <w:szCs w:val="27"/>
        </w:rPr>
        <w:t>added_material</w:t>
      </w:r>
      <w:r>
        <w:rPr>
          <w:color w:val="000000"/>
          <w:sz w:val="27"/>
          <w:szCs w:val="27"/>
        </w:rPr>
        <w:t> is applied. There shall exist zero or more </w:t>
      </w:r>
      <w:hyperlink r:id="rId221" w:anchor="part_and_zone_laminate_tables_arm.ply" w:history="1">
        <w:r>
          <w:rPr>
            <w:rStyle w:val="Hyperlink"/>
            <w:b/>
            <w:bCs/>
            <w:sz w:val="27"/>
            <w:szCs w:val="27"/>
          </w:rPr>
          <w:t>Ply</w:t>
        </w:r>
      </w:hyperlink>
      <w:r>
        <w:rPr>
          <w:color w:val="000000"/>
          <w:sz w:val="27"/>
          <w:szCs w:val="27"/>
        </w:rPr>
        <w:t> for the </w:t>
      </w:r>
      <w:r>
        <w:rPr>
          <w:b/>
          <w:bCs/>
          <w:color w:val="000000"/>
          <w:sz w:val="27"/>
          <w:szCs w:val="27"/>
        </w:rPr>
        <w:t>Processed_core</w:t>
      </w:r>
      <w:r>
        <w:rPr>
          <w:color w:val="000000"/>
          <w:sz w:val="27"/>
          <w:szCs w:val="27"/>
        </w:rPr>
        <w:t>. The value of this attribute need not be specified.</w:t>
      </w:r>
    </w:p>
    <w:p w:rsidR="00252E56" w:rsidRDefault="00252E56" w:rsidP="00252E56">
      <w:pPr>
        <w:pStyle w:val="expressdescription"/>
        <w:rPr>
          <w:color w:val="000000"/>
          <w:sz w:val="27"/>
          <w:szCs w:val="27"/>
        </w:rPr>
      </w:pPr>
      <w:r>
        <w:rPr>
          <w:b/>
          <w:bCs/>
          <w:color w:val="000000"/>
          <w:sz w:val="27"/>
          <w:szCs w:val="27"/>
        </w:rPr>
        <w:t>cell_direction: </w:t>
      </w:r>
      <w:r>
        <w:rPr>
          <w:color w:val="000000"/>
          <w:sz w:val="27"/>
          <w:szCs w:val="27"/>
        </w:rPr>
        <w:t>identifies the ribbon direction of the honeycomb core.</w:t>
      </w:r>
    </w:p>
    <w:p w:rsidR="00252E56" w:rsidRDefault="00252E56" w:rsidP="00252E56">
      <w:pPr>
        <w:pStyle w:val="expressdescription"/>
        <w:rPr>
          <w:color w:val="000000"/>
          <w:sz w:val="27"/>
          <w:szCs w:val="27"/>
        </w:rPr>
      </w:pPr>
      <w:r>
        <w:rPr>
          <w:b/>
          <w:bCs/>
          <w:color w:val="000000"/>
          <w:sz w:val="27"/>
          <w:szCs w:val="27"/>
        </w:rPr>
        <w:t>made_from_stock: </w:t>
      </w:r>
      <w:r>
        <w:rPr>
          <w:color w:val="000000"/>
          <w:sz w:val="27"/>
          <w:szCs w:val="27"/>
        </w:rPr>
        <w:t>specifies the </w:t>
      </w:r>
      <w:hyperlink r:id="rId222" w:anchor="stock_material_arm.stock_core" w:history="1">
        <w:r>
          <w:rPr>
            <w:rStyle w:val="Hyperlink"/>
            <w:b/>
            <w:bCs/>
            <w:sz w:val="27"/>
            <w:szCs w:val="27"/>
          </w:rPr>
          <w:t>Stock_core</w:t>
        </w:r>
      </w:hyperlink>
      <w:r>
        <w:rPr>
          <w:color w:val="000000"/>
          <w:sz w:val="27"/>
          <w:szCs w:val="27"/>
        </w:rPr>
        <w:t> core that is processed to get the </w:t>
      </w:r>
      <w:r>
        <w:rPr>
          <w:b/>
          <w:bCs/>
          <w:color w:val="000000"/>
          <w:sz w:val="27"/>
          <w:szCs w:val="27"/>
        </w:rPr>
        <w:t>Processed_core</w:t>
      </w:r>
      <w:r>
        <w:rPr>
          <w:color w:val="000000"/>
          <w:sz w:val="27"/>
          <w:szCs w:val="27"/>
        </w:rPr>
        <w:t> configuration. The types of processes include machining, forming, stabilizing, and bonding.</w:t>
      </w:r>
    </w:p>
    <w:p w:rsidR="00252E56" w:rsidRDefault="00252E56" w:rsidP="00252E56">
      <w:pPr>
        <w:pStyle w:val="expressdescription"/>
        <w:rPr>
          <w:color w:val="000000"/>
          <w:sz w:val="27"/>
          <w:szCs w:val="27"/>
        </w:rPr>
      </w:pPr>
      <w:r>
        <w:rPr>
          <w:b/>
          <w:bCs/>
          <w:color w:val="000000"/>
          <w:sz w:val="27"/>
          <w:szCs w:val="27"/>
        </w:rPr>
        <w:t>made_from_processed_core: </w:t>
      </w:r>
      <w:r>
        <w:rPr>
          <w:color w:val="000000"/>
          <w:sz w:val="27"/>
          <w:szCs w:val="27"/>
        </w:rPr>
        <w:t xml:space="preserve">specifies </w:t>
      </w:r>
      <w:del w:id="101" w:author="Sapp (US), Brandon" w:date="2019-03-20T15:41:00Z">
        <w:r w:rsidDel="00EF3B3B">
          <w:rPr>
            <w:color w:val="000000"/>
            <w:sz w:val="27"/>
            <w:szCs w:val="27"/>
          </w:rPr>
          <w:delText xml:space="preserve">a </w:delText>
        </w:r>
      </w:del>
      <w:ins w:id="102" w:author="Sapp (US), Brandon" w:date="2019-03-20T15:41:00Z">
        <w:r w:rsidR="00EF3B3B">
          <w:rPr>
            <w:color w:val="000000"/>
            <w:sz w:val="27"/>
            <w:szCs w:val="27"/>
          </w:rPr>
          <w:t>the</w:t>
        </w:r>
        <w:r w:rsidR="00EF3B3B">
          <w:rPr>
            <w:color w:val="000000"/>
            <w:sz w:val="27"/>
            <w:szCs w:val="27"/>
          </w:rPr>
          <w:t xml:space="preserve"> </w:t>
        </w:r>
      </w:ins>
      <w:r>
        <w:rPr>
          <w:color w:val="000000"/>
          <w:sz w:val="27"/>
          <w:szCs w:val="27"/>
        </w:rPr>
        <w:t>role of the </w:t>
      </w:r>
      <w:hyperlink r:id="rId223" w:anchor="part_and_zone_laminate_tables_arm.processed_core" w:history="1">
        <w:r>
          <w:rPr>
            <w:rStyle w:val="Hyperlink"/>
            <w:b/>
            <w:bCs/>
            <w:sz w:val="27"/>
            <w:szCs w:val="27"/>
          </w:rPr>
          <w:t>Processed_core</w:t>
        </w:r>
      </w:hyperlink>
      <w:r>
        <w:rPr>
          <w:color w:val="000000"/>
          <w:sz w:val="27"/>
          <w:szCs w:val="27"/>
        </w:rPr>
        <w:t> that has another process performed on it. There shall exist one or more </w:t>
      </w:r>
      <w:hyperlink r:id="rId224" w:anchor="part_and_zone_laminate_tables_arm.processed_core" w:history="1">
        <w:r>
          <w:rPr>
            <w:rStyle w:val="Hyperlink"/>
            <w:b/>
            <w:bCs/>
            <w:sz w:val="27"/>
            <w:szCs w:val="27"/>
          </w:rPr>
          <w:t>Processed_cores</w:t>
        </w:r>
      </w:hyperlink>
      <w:r>
        <w:rPr>
          <w:color w:val="000000"/>
          <w:sz w:val="27"/>
          <w:szCs w:val="27"/>
        </w:rPr>
        <w:t> for the </w:t>
      </w:r>
      <w:r>
        <w:rPr>
          <w:b/>
          <w:bCs/>
          <w:color w:val="000000"/>
          <w:sz w:val="27"/>
          <w:szCs w:val="27"/>
        </w:rPr>
        <w:t>Processed_core</w:t>
      </w:r>
      <w:r>
        <w:rPr>
          <w:color w:val="000000"/>
          <w:sz w:val="27"/>
          <w:szCs w:val="27"/>
        </w:rPr>
        <w:t>. The value of this attribute need not be specified.</w:t>
      </w:r>
    </w:p>
    <w:p w:rsidR="00252E56" w:rsidRDefault="00252E56" w:rsidP="00252E56">
      <w:pPr>
        <w:pStyle w:val="expressdescription"/>
        <w:rPr>
          <w:color w:val="000000"/>
          <w:sz w:val="27"/>
          <w:szCs w:val="27"/>
        </w:rPr>
      </w:pPr>
      <w:bookmarkStart w:id="103" w:name="part_and_zone_laminate_tables_arm.proces"/>
      <w:r>
        <w:rPr>
          <w:b/>
          <w:bCs/>
          <w:color w:val="000000"/>
          <w:sz w:val="27"/>
          <w:szCs w:val="27"/>
        </w:rPr>
        <w:t>shape: </w:t>
      </w:r>
      <w:bookmarkEnd w:id="103"/>
      <w:r>
        <w:rPr>
          <w:color w:val="000000"/>
          <w:sz w:val="27"/>
          <w:szCs w:val="27"/>
        </w:rPr>
        <w:t xml:space="preserve">specifies </w:t>
      </w:r>
      <w:del w:id="104" w:author="Sapp (US), Brandon" w:date="2019-03-20T15:41:00Z">
        <w:r w:rsidDel="00EF3B3B">
          <w:rPr>
            <w:color w:val="000000"/>
            <w:sz w:val="27"/>
            <w:szCs w:val="27"/>
          </w:rPr>
          <w:delText xml:space="preserve">a </w:delText>
        </w:r>
      </w:del>
      <w:ins w:id="105" w:author="Sapp (US), Brandon" w:date="2019-03-20T15:41:00Z">
        <w:r w:rsidR="00EF3B3B">
          <w:rPr>
            <w:color w:val="000000"/>
            <w:sz w:val="27"/>
            <w:szCs w:val="27"/>
          </w:rPr>
          <w:t>the</w:t>
        </w:r>
        <w:r w:rsidR="00EF3B3B">
          <w:rPr>
            <w:color w:val="000000"/>
            <w:sz w:val="27"/>
            <w:szCs w:val="27"/>
          </w:rPr>
          <w:t xml:space="preserve"> </w:t>
        </w:r>
      </w:ins>
      <w:r>
        <w:rPr>
          <w:color w:val="000000"/>
          <w:sz w:val="27"/>
          <w:szCs w:val="27"/>
        </w:rPr>
        <w:t>role of the </w:t>
      </w:r>
      <w:hyperlink r:id="rId225" w:anchor="composite_constituent_shape_arm.core_shape" w:history="1">
        <w:r>
          <w:rPr>
            <w:rStyle w:val="Hyperlink"/>
            <w:b/>
            <w:bCs/>
            <w:sz w:val="27"/>
            <w:szCs w:val="27"/>
          </w:rPr>
          <w:t>core_shape</w:t>
        </w:r>
      </w:hyperlink>
      <w:r>
        <w:rPr>
          <w:color w:val="000000"/>
          <w:sz w:val="27"/>
          <w:szCs w:val="27"/>
        </w:rPr>
        <w:t> for the </w:t>
      </w:r>
      <w:r>
        <w:rPr>
          <w:b/>
          <w:bCs/>
          <w:color w:val="000000"/>
          <w:sz w:val="27"/>
          <w:szCs w:val="27"/>
        </w:rPr>
        <w:t>Processed_core</w:t>
      </w:r>
      <w:r>
        <w:rPr>
          <w:color w:val="000000"/>
          <w:sz w:val="27"/>
          <w:szCs w:val="27"/>
        </w:rPr>
        <w:t>. The value of this attribute need not be specified.</w:t>
      </w:r>
    </w:p>
    <w:p w:rsidR="00252E56" w:rsidRDefault="00252E56" w:rsidP="00252E56">
      <w:pPr>
        <w:pStyle w:val="Heading2"/>
        <w:rPr>
          <w:color w:val="000000"/>
        </w:rPr>
      </w:pPr>
      <w:r>
        <w:rPr>
          <w:color w:val="000000"/>
        </w:rPr>
        <w:t>4.3.19 Smeared_material   </w:t>
      </w:r>
      <w:r>
        <w:rPr>
          <w:noProof/>
          <w:color w:val="0000FF"/>
          <w:lang w:eastAsia="en-GB"/>
        </w:rPr>
        <w:drawing>
          <wp:inline distT="0" distB="0" distL="0" distR="0">
            <wp:extent cx="180975" cy="209550"/>
            <wp:effectExtent l="0" t="0" r="9525" b="0"/>
            <wp:docPr id="10" name="Picture 10" descr="EXPRESS-G">
              <a:hlinkClick xmlns:a="http://schemas.openxmlformats.org/drawingml/2006/main" r:id="rId13"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EXPRESS-G">
                      <a:hlinkClick r:id="rId13" tgtFrame="&quot;&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eastAsia="en-GB"/>
        </w:rPr>
        <w:drawing>
          <wp:inline distT="0" distB="0" distL="0" distR="0">
            <wp:extent cx="180975" cy="209550"/>
            <wp:effectExtent l="0" t="0" r="9525" b="0"/>
            <wp:docPr id="9" name="Picture 9" descr="Mapping table">
              <a:hlinkClick xmlns:a="http://schemas.openxmlformats.org/drawingml/2006/main" r:id="rId2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Mapping table">
                      <a:hlinkClick r:id="rId226"/>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52E56" w:rsidRDefault="00252E56" w:rsidP="00252E56">
      <w:pPr>
        <w:pStyle w:val="NormalWeb"/>
        <w:rPr>
          <w:color w:val="000000"/>
          <w:sz w:val="27"/>
          <w:szCs w:val="27"/>
        </w:rPr>
      </w:pPr>
      <w:r>
        <w:rPr>
          <w:color w:val="000000"/>
          <w:sz w:val="27"/>
          <w:szCs w:val="27"/>
        </w:rPr>
        <w:t>A </w:t>
      </w:r>
      <w:r>
        <w:rPr>
          <w:b/>
          <w:bCs/>
          <w:color w:val="000000"/>
          <w:sz w:val="27"/>
          <w:szCs w:val="27"/>
        </w:rPr>
        <w:t>Smeared_material</w:t>
      </w:r>
      <w:r>
        <w:rPr>
          <w:color w:val="000000"/>
          <w:sz w:val="27"/>
          <w:szCs w:val="27"/>
        </w:rPr>
        <w:t> is a type of </w:t>
      </w:r>
      <w:hyperlink r:id="rId227" w:anchor="part_and_zone_laminate_tables_arm.zone_structural_makeup" w:history="1">
        <w:r>
          <w:rPr>
            <w:rStyle w:val="Hyperlink"/>
            <w:b/>
            <w:bCs/>
            <w:sz w:val="27"/>
            <w:szCs w:val="27"/>
          </w:rPr>
          <w:t>Zone_structural_makeup</w:t>
        </w:r>
      </w:hyperlink>
      <w:r>
        <w:rPr>
          <w:color w:val="000000"/>
          <w:sz w:val="27"/>
          <w:szCs w:val="27"/>
        </w:rPr>
        <w:t> that provides the material properties for an idealized zone or area of a part.</w:t>
      </w:r>
    </w:p>
    <w:p w:rsidR="00252E56" w:rsidRDefault="00252E56" w:rsidP="00252E56">
      <w:pPr>
        <w:pStyle w:val="note"/>
        <w:rPr>
          <w:color w:val="000000"/>
          <w:sz w:val="27"/>
          <w:szCs w:val="27"/>
        </w:rPr>
      </w:pPr>
      <w:r>
        <w:rPr>
          <w:color w:val="000000"/>
        </w:rPr>
        <w:t>NOTE    A </w:t>
      </w:r>
      <w:r>
        <w:rPr>
          <w:b/>
          <w:bCs/>
          <w:color w:val="000000"/>
        </w:rPr>
        <w:t>Smeared_material</w:t>
      </w:r>
      <w:r>
        <w:rPr>
          <w:color w:val="000000"/>
        </w:rPr>
        <w:t> can represent the material properties of a single </w:t>
      </w:r>
      <w:hyperlink r:id="rId228" w:anchor="stock_material_arm.stock_material" w:history="1">
        <w:r>
          <w:rPr>
            <w:rStyle w:val="Hyperlink"/>
            <w:b/>
            <w:bCs/>
          </w:rPr>
          <w:t>Stock_material</w:t>
        </w:r>
      </w:hyperlink>
      <w:r>
        <w:rPr>
          <w:color w:val="000000"/>
        </w:rPr>
        <w:t> by having the </w:t>
      </w:r>
      <w:hyperlink r:id="rId229" w:anchor="part_and_zone_laminate_tables_arm.percentage_laminate_table" w:history="1">
        <w:r>
          <w:rPr>
            <w:rStyle w:val="Hyperlink"/>
            <w:b/>
            <w:bCs/>
          </w:rPr>
          <w:t>Percentage_laminate_table</w:t>
        </w:r>
      </w:hyperlink>
      <w:r>
        <w:rPr>
          <w:color w:val="000000"/>
        </w:rPr>
        <w:t> reference one </w:t>
      </w:r>
      <w:hyperlink r:id="rId230" w:anchor="stock_material_arm.stock_material" w:history="1">
        <w:r>
          <w:rPr>
            <w:rStyle w:val="Hyperlink"/>
            <w:b/>
            <w:bCs/>
          </w:rPr>
          <w:t>Stock_material</w:t>
        </w:r>
      </w:hyperlink>
      <w:r>
        <w:rPr>
          <w:color w:val="000000"/>
        </w:rPr>
        <w:t> and set its percent value of that material’s constituent to 100%.</w:t>
      </w:r>
    </w:p>
    <w:p w:rsidR="00252E56" w:rsidRDefault="00252E56" w:rsidP="00252E56">
      <w:pPr>
        <w:pStyle w:val="NormalWeb"/>
        <w:rPr>
          <w:color w:val="000000"/>
          <w:sz w:val="27"/>
          <w:szCs w:val="27"/>
        </w:rPr>
      </w:pPr>
      <w:r>
        <w:rPr>
          <w:color w:val="000000"/>
          <w:sz w:val="27"/>
          <w:szCs w:val="27"/>
          <w:u w:val="single"/>
        </w:rPr>
        <w:t>EXPRESS specification:</w:t>
      </w:r>
    </w:p>
    <w:p w:rsidR="00252E56" w:rsidRDefault="00252E56" w:rsidP="00252E56">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Smeared_material</w:t>
      </w:r>
      <w:r>
        <w:rPr>
          <w:rFonts w:ascii="Courier New" w:hAnsi="Courier New" w:cs="Courier New"/>
          <w:color w:val="000000"/>
          <w:sz w:val="20"/>
          <w:szCs w:val="20"/>
        </w:rPr>
        <w:br/>
      </w:r>
      <w:r>
        <w:rPr>
          <w:rStyle w:val="HTMLCode"/>
          <w:color w:val="000000"/>
        </w:rPr>
        <w:t>  SUBTYPE OF (</w:t>
      </w:r>
      <w:hyperlink r:id="rId231" w:anchor="part_and_zone_laminate_tables_arm.zone_structural_makeup" w:history="1">
        <w:r>
          <w:rPr>
            <w:rStyle w:val="Hyperlink"/>
            <w:rFonts w:ascii="Courier New" w:hAnsi="Courier New" w:cs="Courier New"/>
            <w:sz w:val="20"/>
            <w:szCs w:val="20"/>
          </w:rPr>
          <w:t>Zone_structural_makeup</w:t>
        </w:r>
      </w:hyperlink>
      <w:r>
        <w:rPr>
          <w:rStyle w:val="HTMLCode"/>
          <w:color w:val="000000"/>
        </w:rPr>
        <w:t>);</w:t>
      </w:r>
      <w:r>
        <w:rPr>
          <w:rFonts w:ascii="Courier New" w:hAnsi="Courier New" w:cs="Courier New"/>
          <w:color w:val="000000"/>
          <w:sz w:val="20"/>
          <w:szCs w:val="20"/>
        </w:rPr>
        <w:br/>
      </w:r>
      <w:r>
        <w:rPr>
          <w:rStyle w:val="HTMLCode"/>
          <w:color w:val="000000"/>
        </w:rPr>
        <w:t>  total_thickness : </w:t>
      </w:r>
      <w:hyperlink r:id="rId232" w:anchor="value_with_unit_extension_arm.length_data_element" w:history="1">
        <w:r>
          <w:rPr>
            <w:rStyle w:val="Hyperlink"/>
            <w:rFonts w:ascii="Courier New" w:hAnsi="Courier New" w:cs="Courier New"/>
            <w:sz w:val="20"/>
            <w:szCs w:val="20"/>
          </w:rPr>
          <w:t>Length_data_element</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52E56" w:rsidRDefault="00252E56" w:rsidP="00252E56">
      <w:pPr>
        <w:pStyle w:val="NormalWeb"/>
        <w:rPr>
          <w:color w:val="000000"/>
          <w:sz w:val="27"/>
          <w:szCs w:val="27"/>
        </w:rPr>
      </w:pPr>
      <w:r>
        <w:rPr>
          <w:color w:val="000000"/>
          <w:sz w:val="27"/>
          <w:szCs w:val="27"/>
          <w:u w:val="single"/>
        </w:rPr>
        <w:t>Attribute definitions:</w:t>
      </w:r>
    </w:p>
    <w:p w:rsidR="00252E56" w:rsidRDefault="00252E56" w:rsidP="00252E56">
      <w:pPr>
        <w:pStyle w:val="expressdescription"/>
        <w:rPr>
          <w:color w:val="000000"/>
          <w:sz w:val="27"/>
          <w:szCs w:val="27"/>
        </w:rPr>
      </w:pPr>
      <w:bookmarkStart w:id="106" w:name="part_and_zone_laminate_tables_arm.smeare"/>
      <w:r>
        <w:rPr>
          <w:b/>
          <w:bCs/>
          <w:color w:val="000000"/>
          <w:sz w:val="27"/>
          <w:szCs w:val="27"/>
        </w:rPr>
        <w:t>total_thickness: </w:t>
      </w:r>
      <w:bookmarkEnd w:id="106"/>
      <w:r>
        <w:rPr>
          <w:color w:val="000000"/>
          <w:sz w:val="27"/>
          <w:szCs w:val="27"/>
        </w:rPr>
        <w:t>specifies the thickness or depth of the zone defined by the </w:t>
      </w:r>
      <w:r>
        <w:rPr>
          <w:b/>
          <w:bCs/>
          <w:color w:val="000000"/>
          <w:sz w:val="27"/>
          <w:szCs w:val="27"/>
        </w:rPr>
        <w:t>Smeared_material</w:t>
      </w:r>
      <w:r>
        <w:rPr>
          <w:color w:val="000000"/>
          <w:sz w:val="27"/>
          <w:szCs w:val="27"/>
        </w:rPr>
        <w:t>.</w:t>
      </w:r>
    </w:p>
    <w:p w:rsidR="00252E56" w:rsidRDefault="00252E56" w:rsidP="00252E56">
      <w:pPr>
        <w:pStyle w:val="Heading2"/>
        <w:rPr>
          <w:color w:val="000000"/>
        </w:rPr>
      </w:pPr>
      <w:r>
        <w:rPr>
          <w:color w:val="000000"/>
        </w:rPr>
        <w:t>4.3.20 Surface_with_direction   </w:t>
      </w:r>
      <w:r>
        <w:rPr>
          <w:noProof/>
          <w:color w:val="0000FF"/>
          <w:lang w:eastAsia="en-GB"/>
        </w:rPr>
        <w:drawing>
          <wp:inline distT="0" distB="0" distL="0" distR="0">
            <wp:extent cx="180975" cy="209550"/>
            <wp:effectExtent l="0" t="0" r="9525" b="0"/>
            <wp:docPr id="8" name="Picture 8" descr="EXPRESS-G">
              <a:hlinkClick xmlns:a="http://schemas.openxmlformats.org/drawingml/2006/main" r:id="rId13"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EXPRESS-G">
                      <a:hlinkClick r:id="rId13" tgtFrame="&quot;&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eastAsia="en-GB"/>
        </w:rPr>
        <w:drawing>
          <wp:inline distT="0" distB="0" distL="0" distR="0">
            <wp:extent cx="180975" cy="209550"/>
            <wp:effectExtent l="0" t="0" r="9525" b="0"/>
            <wp:docPr id="7" name="Picture 7" descr="Mapping table">
              <a:hlinkClick xmlns:a="http://schemas.openxmlformats.org/drawingml/2006/main" r:id="rId2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Mapping table">
                      <a:hlinkClick r:id="rId233"/>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52E56" w:rsidRDefault="00252E56" w:rsidP="00252E56">
      <w:r>
        <w:rPr>
          <w:color w:val="000000"/>
          <w:sz w:val="27"/>
          <w:szCs w:val="27"/>
        </w:rPr>
        <w:lastRenderedPageBreak/>
        <w:t>A </w:t>
      </w:r>
      <w:r>
        <w:rPr>
          <w:b/>
          <w:bCs/>
          <w:color w:val="000000"/>
          <w:sz w:val="27"/>
          <w:szCs w:val="27"/>
        </w:rPr>
        <w:t>Surface_with_direction</w:t>
      </w:r>
      <w:r>
        <w:rPr>
          <w:color w:val="000000"/>
          <w:sz w:val="27"/>
          <w:szCs w:val="27"/>
        </w:rPr>
        <w:t> is the specification of a </w:t>
      </w:r>
      <w:hyperlink r:id="rId234" w:anchor="basic_geometry_arm.surface" w:history="1">
        <w:r>
          <w:rPr>
            <w:rStyle w:val="Hyperlink"/>
            <w:b/>
            <w:bCs/>
            <w:sz w:val="27"/>
            <w:szCs w:val="27"/>
          </w:rPr>
          <w:t>Surface</w:t>
        </w:r>
      </w:hyperlink>
      <w:r>
        <w:rPr>
          <w:color w:val="000000"/>
          <w:sz w:val="27"/>
          <w:szCs w:val="27"/>
        </w:rPr>
        <w:t> and a </w:t>
      </w:r>
      <w:hyperlink r:id="rId235" w:anchor="elemental_geometric_shape_arm.direction" w:history="1">
        <w:r>
          <w:rPr>
            <w:rStyle w:val="Hyperlink"/>
            <w:b/>
            <w:bCs/>
            <w:sz w:val="27"/>
            <w:szCs w:val="27"/>
          </w:rPr>
          <w:t>Direction</w:t>
        </w:r>
      </w:hyperlink>
      <w:r>
        <w:rPr>
          <w:color w:val="000000"/>
          <w:sz w:val="27"/>
          <w:szCs w:val="27"/>
        </w:rPr>
        <w:t>. The </w:t>
      </w:r>
      <w:hyperlink r:id="rId236" w:anchor="elemental_geometric_shape_arm.direction" w:history="1">
        <w:r>
          <w:rPr>
            <w:rStyle w:val="Hyperlink"/>
            <w:b/>
            <w:bCs/>
            <w:sz w:val="27"/>
            <w:szCs w:val="27"/>
          </w:rPr>
          <w:t>Direction</w:t>
        </w:r>
      </w:hyperlink>
      <w:r>
        <w:rPr>
          <w:color w:val="000000"/>
          <w:sz w:val="27"/>
          <w:szCs w:val="27"/>
        </w:rPr>
        <w:t> defines the side of the </w:t>
      </w:r>
      <w:hyperlink r:id="rId237" w:anchor="basic_geometry_arm.surface" w:history="1">
        <w:r>
          <w:rPr>
            <w:rStyle w:val="Hyperlink"/>
            <w:b/>
            <w:bCs/>
            <w:sz w:val="27"/>
            <w:szCs w:val="27"/>
          </w:rPr>
          <w:t>Surface</w:t>
        </w:r>
      </w:hyperlink>
      <w:r>
        <w:rPr>
          <w:color w:val="000000"/>
          <w:sz w:val="27"/>
          <w:szCs w:val="27"/>
        </w:rPr>
        <w:t> that is the material side.</w:t>
      </w:r>
    </w:p>
    <w:p w:rsidR="00252E56" w:rsidRDefault="00252E56" w:rsidP="00252E56">
      <w:pPr>
        <w:pStyle w:val="NormalWeb"/>
        <w:rPr>
          <w:color w:val="000000"/>
          <w:sz w:val="27"/>
          <w:szCs w:val="27"/>
        </w:rPr>
      </w:pPr>
      <w:r>
        <w:rPr>
          <w:color w:val="000000"/>
          <w:sz w:val="27"/>
          <w:szCs w:val="27"/>
          <w:u w:val="single"/>
        </w:rPr>
        <w:t>EXPRESS specification:</w:t>
      </w:r>
    </w:p>
    <w:p w:rsidR="00252E56" w:rsidRDefault="00252E56" w:rsidP="00252E56">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Surface_with_direction;</w:t>
      </w:r>
      <w:r>
        <w:rPr>
          <w:rFonts w:ascii="Courier New" w:hAnsi="Courier New" w:cs="Courier New"/>
          <w:color w:val="000000"/>
          <w:sz w:val="20"/>
          <w:szCs w:val="20"/>
        </w:rPr>
        <w:br/>
      </w:r>
      <w:r>
        <w:rPr>
          <w:rStyle w:val="HTMLCode"/>
          <w:color w:val="000000"/>
        </w:rPr>
        <w:t>  defining_surface : </w:t>
      </w:r>
      <w:hyperlink r:id="rId238" w:anchor="basic_geometry_arm.surface" w:history="1">
        <w:r>
          <w:rPr>
            <w:rStyle w:val="Hyperlink"/>
            <w:rFonts w:ascii="Courier New" w:hAnsi="Courier New" w:cs="Courier New"/>
            <w:sz w:val="20"/>
            <w:szCs w:val="20"/>
          </w:rPr>
          <w:t>Surface</w:t>
        </w:r>
      </w:hyperlink>
      <w:r>
        <w:rPr>
          <w:rStyle w:val="HTMLCode"/>
          <w:color w:val="000000"/>
        </w:rPr>
        <w:t>;</w:t>
      </w:r>
      <w:r>
        <w:rPr>
          <w:rFonts w:ascii="Courier New" w:hAnsi="Courier New" w:cs="Courier New"/>
          <w:color w:val="000000"/>
          <w:sz w:val="20"/>
          <w:szCs w:val="20"/>
        </w:rPr>
        <w:br/>
      </w:r>
      <w:r>
        <w:rPr>
          <w:rStyle w:val="HTMLCode"/>
          <w:color w:val="000000"/>
        </w:rPr>
        <w:t>  material_direction : </w:t>
      </w:r>
      <w:hyperlink r:id="rId239" w:anchor="elemental_geometric_shape_arm.direction" w:history="1">
        <w:r>
          <w:rPr>
            <w:rStyle w:val="Hyperlink"/>
            <w:rFonts w:ascii="Courier New" w:hAnsi="Courier New" w:cs="Courier New"/>
            <w:sz w:val="20"/>
            <w:szCs w:val="20"/>
          </w:rPr>
          <w:t>Direction</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52E56" w:rsidRDefault="00252E56" w:rsidP="00252E56">
      <w:pPr>
        <w:pStyle w:val="NormalWeb"/>
        <w:rPr>
          <w:color w:val="000000"/>
          <w:sz w:val="27"/>
          <w:szCs w:val="27"/>
        </w:rPr>
      </w:pPr>
      <w:r>
        <w:rPr>
          <w:color w:val="000000"/>
          <w:sz w:val="27"/>
          <w:szCs w:val="27"/>
          <w:u w:val="single"/>
        </w:rPr>
        <w:t>Attribute definitions:</w:t>
      </w:r>
    </w:p>
    <w:p w:rsidR="00252E56" w:rsidRDefault="00252E56" w:rsidP="00252E56">
      <w:pPr>
        <w:pStyle w:val="expressdescription"/>
        <w:rPr>
          <w:color w:val="000000"/>
          <w:sz w:val="27"/>
          <w:szCs w:val="27"/>
        </w:rPr>
      </w:pPr>
      <w:r>
        <w:rPr>
          <w:b/>
          <w:bCs/>
          <w:color w:val="000000"/>
          <w:sz w:val="27"/>
          <w:szCs w:val="27"/>
        </w:rPr>
        <w:t>defining_surface: </w:t>
      </w:r>
      <w:r>
        <w:rPr>
          <w:color w:val="000000"/>
          <w:sz w:val="27"/>
          <w:szCs w:val="27"/>
        </w:rPr>
        <w:t>specifies the </w:t>
      </w:r>
      <w:hyperlink r:id="rId240" w:anchor="basic_geometry_arm.surface" w:history="1">
        <w:r>
          <w:rPr>
            <w:rStyle w:val="Hyperlink"/>
            <w:b/>
            <w:bCs/>
            <w:sz w:val="27"/>
            <w:szCs w:val="27"/>
          </w:rPr>
          <w:t>Surface</w:t>
        </w:r>
      </w:hyperlink>
      <w:r>
        <w:rPr>
          <w:color w:val="000000"/>
          <w:sz w:val="27"/>
          <w:szCs w:val="27"/>
        </w:rPr>
        <w:t> that is used in the definition.</w:t>
      </w:r>
    </w:p>
    <w:p w:rsidR="00252E56" w:rsidRDefault="00252E56" w:rsidP="00252E56">
      <w:pPr>
        <w:pStyle w:val="expressdescription"/>
        <w:rPr>
          <w:color w:val="000000"/>
          <w:sz w:val="27"/>
          <w:szCs w:val="27"/>
        </w:rPr>
      </w:pPr>
      <w:bookmarkStart w:id="107" w:name="part_and_zone_laminate_tables_arm.surfac"/>
      <w:r>
        <w:rPr>
          <w:b/>
          <w:bCs/>
          <w:color w:val="000000"/>
          <w:sz w:val="27"/>
          <w:szCs w:val="27"/>
        </w:rPr>
        <w:t>material_direction: </w:t>
      </w:r>
      <w:bookmarkEnd w:id="107"/>
      <w:r>
        <w:rPr>
          <w:color w:val="000000"/>
          <w:sz w:val="27"/>
          <w:szCs w:val="27"/>
        </w:rPr>
        <w:t xml:space="preserve">specifies </w:t>
      </w:r>
      <w:del w:id="108" w:author="Sapp (US), Brandon" w:date="2019-03-20T15:44:00Z">
        <w:r w:rsidDel="00EF3B3B">
          <w:rPr>
            <w:color w:val="000000"/>
            <w:sz w:val="27"/>
            <w:szCs w:val="27"/>
          </w:rPr>
          <w:delText xml:space="preserve">a </w:delText>
        </w:r>
      </w:del>
      <w:ins w:id="109" w:author="Sapp (US), Brandon" w:date="2019-03-20T15:44:00Z">
        <w:r w:rsidR="00EF3B3B">
          <w:rPr>
            <w:color w:val="000000"/>
            <w:sz w:val="27"/>
            <w:szCs w:val="27"/>
          </w:rPr>
          <w:t>the</w:t>
        </w:r>
        <w:r w:rsidR="00EF3B3B">
          <w:rPr>
            <w:color w:val="000000"/>
            <w:sz w:val="27"/>
            <w:szCs w:val="27"/>
          </w:rPr>
          <w:t xml:space="preserve"> </w:t>
        </w:r>
      </w:ins>
      <w:r>
        <w:rPr>
          <w:color w:val="000000"/>
          <w:sz w:val="27"/>
          <w:szCs w:val="27"/>
        </w:rPr>
        <w:t>role of the </w:t>
      </w:r>
      <w:hyperlink r:id="rId241" w:anchor="elemental_geometric_shape_arm.direction" w:history="1">
        <w:r>
          <w:rPr>
            <w:rStyle w:val="Hyperlink"/>
            <w:b/>
            <w:bCs/>
            <w:sz w:val="27"/>
            <w:szCs w:val="27"/>
          </w:rPr>
          <w:t>Direction</w:t>
        </w:r>
      </w:hyperlink>
      <w:r>
        <w:rPr>
          <w:color w:val="000000"/>
          <w:sz w:val="27"/>
          <w:szCs w:val="27"/>
        </w:rPr>
        <w:t> for the </w:t>
      </w:r>
      <w:r>
        <w:rPr>
          <w:b/>
          <w:bCs/>
          <w:color w:val="000000"/>
          <w:sz w:val="27"/>
          <w:szCs w:val="27"/>
        </w:rPr>
        <w:t>Surface_with_direction</w:t>
      </w:r>
      <w:r>
        <w:rPr>
          <w:color w:val="000000"/>
          <w:sz w:val="27"/>
          <w:szCs w:val="27"/>
        </w:rPr>
        <w:t>.</w:t>
      </w:r>
    </w:p>
    <w:p w:rsidR="00252E56" w:rsidRDefault="00252E56" w:rsidP="00252E56">
      <w:pPr>
        <w:pStyle w:val="Heading2"/>
        <w:rPr>
          <w:color w:val="000000"/>
        </w:rPr>
      </w:pPr>
      <w:r>
        <w:rPr>
          <w:color w:val="000000"/>
        </w:rPr>
        <w:t>4.3.21 Thickness_laminate_table   </w:t>
      </w:r>
      <w:r>
        <w:rPr>
          <w:noProof/>
          <w:color w:val="0000FF"/>
          <w:lang w:eastAsia="en-GB"/>
        </w:rPr>
        <w:drawing>
          <wp:inline distT="0" distB="0" distL="0" distR="0">
            <wp:extent cx="180975" cy="209550"/>
            <wp:effectExtent l="0" t="0" r="9525" b="0"/>
            <wp:docPr id="6" name="Picture 6" descr="EXPRESS-G">
              <a:hlinkClick xmlns:a="http://schemas.openxmlformats.org/drawingml/2006/main" r:id="rId13"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EXPRESS-G">
                      <a:hlinkClick r:id="rId13" tgtFrame="&quot;&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eastAsia="en-GB"/>
        </w:rPr>
        <w:drawing>
          <wp:inline distT="0" distB="0" distL="0" distR="0">
            <wp:extent cx="180975" cy="209550"/>
            <wp:effectExtent l="0" t="0" r="9525" b="0"/>
            <wp:docPr id="5" name="Picture 5" descr="Mapping table">
              <a:hlinkClick xmlns:a="http://schemas.openxmlformats.org/drawingml/2006/main" r:id="rId2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Mapping table">
                      <a:hlinkClick r:id="rId242"/>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52E56" w:rsidRDefault="00252E56" w:rsidP="00252E56">
      <w:r>
        <w:rPr>
          <w:color w:val="000000"/>
          <w:sz w:val="27"/>
          <w:szCs w:val="27"/>
        </w:rPr>
        <w:t>A </w:t>
      </w:r>
      <w:r>
        <w:rPr>
          <w:b/>
          <w:bCs/>
          <w:color w:val="000000"/>
          <w:sz w:val="27"/>
          <w:szCs w:val="27"/>
        </w:rPr>
        <w:t>Thickness_laminate_table</w:t>
      </w:r>
      <w:r>
        <w:rPr>
          <w:color w:val="000000"/>
          <w:sz w:val="27"/>
          <w:szCs w:val="27"/>
        </w:rPr>
        <w:t> is a type of </w:t>
      </w:r>
      <w:hyperlink r:id="rId243" w:anchor="part_and_zone_laminate_tables_arm.zone_structural_makeup" w:history="1">
        <w:r>
          <w:rPr>
            <w:rStyle w:val="Hyperlink"/>
            <w:b/>
            <w:bCs/>
            <w:sz w:val="27"/>
            <w:szCs w:val="27"/>
          </w:rPr>
          <w:t>Zone_structural_makeup</w:t>
        </w:r>
      </w:hyperlink>
      <w:r>
        <w:rPr>
          <w:color w:val="000000"/>
          <w:sz w:val="27"/>
          <w:szCs w:val="27"/>
        </w:rPr>
        <w:t> that is used to capture the ordered list of constituents that make up a zone.</w:t>
      </w:r>
    </w:p>
    <w:p w:rsidR="00252E56" w:rsidRDefault="00252E56" w:rsidP="00252E56">
      <w:pPr>
        <w:pStyle w:val="NormalWeb"/>
        <w:rPr>
          <w:color w:val="000000"/>
          <w:sz w:val="27"/>
          <w:szCs w:val="27"/>
        </w:rPr>
      </w:pPr>
      <w:r>
        <w:rPr>
          <w:color w:val="000000"/>
          <w:sz w:val="27"/>
          <w:szCs w:val="27"/>
          <w:u w:val="single"/>
        </w:rPr>
        <w:t>EXPRESS specification:</w:t>
      </w:r>
    </w:p>
    <w:p w:rsidR="00252E56" w:rsidRDefault="00252E56" w:rsidP="00252E56">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Thickness_laminate_table</w:t>
      </w:r>
      <w:r>
        <w:rPr>
          <w:rFonts w:ascii="Courier New" w:hAnsi="Courier New" w:cs="Courier New"/>
          <w:color w:val="000000"/>
          <w:sz w:val="20"/>
          <w:szCs w:val="20"/>
        </w:rPr>
        <w:br/>
      </w:r>
      <w:r>
        <w:rPr>
          <w:rStyle w:val="HTMLCode"/>
          <w:color w:val="000000"/>
        </w:rPr>
        <w:t>  SUBTYPE OF (</w:t>
      </w:r>
      <w:hyperlink r:id="rId244" w:anchor="part_and_zone_laminate_tables_arm.zone_structural_makeup" w:history="1">
        <w:r>
          <w:rPr>
            <w:rStyle w:val="Hyperlink"/>
            <w:rFonts w:ascii="Courier New" w:hAnsi="Courier New" w:cs="Courier New"/>
            <w:sz w:val="20"/>
            <w:szCs w:val="20"/>
          </w:rPr>
          <w:t>Zone_structural_makeup</w:t>
        </w:r>
      </w:hyperlink>
      <w:r>
        <w:rPr>
          <w:rStyle w:val="HTMLCode"/>
          <w:color w:val="000000"/>
        </w:rPr>
        <w:t>);</w:t>
      </w:r>
      <w:r>
        <w:rPr>
          <w:rFonts w:ascii="Courier New" w:hAnsi="Courier New" w:cs="Courier New"/>
          <w:color w:val="000000"/>
          <w:sz w:val="20"/>
          <w:szCs w:val="20"/>
        </w:rPr>
        <w:br/>
      </w:r>
      <w:r>
        <w:rPr>
          <w:rStyle w:val="HTMLCode"/>
          <w:color w:val="000000"/>
        </w:rPr>
        <w:t>  table_components : LIST[2:?] OF </w:t>
      </w:r>
      <w:hyperlink r:id="rId245" w:anchor="part_and_zone_laminate_tables_arm.thickness_laminate_table_component" w:history="1">
        <w:r>
          <w:rPr>
            <w:rStyle w:val="Hyperlink"/>
            <w:rFonts w:ascii="Courier New" w:hAnsi="Courier New" w:cs="Courier New"/>
            <w:sz w:val="20"/>
            <w:szCs w:val="20"/>
          </w:rPr>
          <w:t>thickness_laminate_table_component</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52E56" w:rsidRDefault="00252E56" w:rsidP="00252E56">
      <w:pPr>
        <w:pStyle w:val="NormalWeb"/>
        <w:rPr>
          <w:color w:val="000000"/>
          <w:sz w:val="27"/>
          <w:szCs w:val="27"/>
        </w:rPr>
      </w:pPr>
      <w:r>
        <w:rPr>
          <w:color w:val="000000"/>
          <w:sz w:val="27"/>
          <w:szCs w:val="27"/>
          <w:u w:val="single"/>
        </w:rPr>
        <w:t>Attribute definitions:</w:t>
      </w:r>
    </w:p>
    <w:p w:rsidR="00252E56" w:rsidRDefault="00252E56" w:rsidP="00252E56">
      <w:pPr>
        <w:pStyle w:val="expressdescription"/>
        <w:rPr>
          <w:color w:val="000000"/>
          <w:sz w:val="27"/>
          <w:szCs w:val="27"/>
        </w:rPr>
      </w:pPr>
      <w:bookmarkStart w:id="110" w:name="part_and_zone_laminate_tables_arm.thickn"/>
      <w:r>
        <w:rPr>
          <w:b/>
          <w:bCs/>
          <w:color w:val="000000"/>
          <w:sz w:val="27"/>
          <w:szCs w:val="27"/>
        </w:rPr>
        <w:t>table_components: </w:t>
      </w:r>
      <w:bookmarkEnd w:id="110"/>
      <w:r>
        <w:rPr>
          <w:color w:val="000000"/>
          <w:sz w:val="27"/>
          <w:szCs w:val="27"/>
        </w:rPr>
        <w:t>specifies the </w:t>
      </w:r>
      <w:hyperlink r:id="rId246" w:anchor="part_and_zone_laminate_tables_arm.thickness_laminate_table_component" w:history="1">
        <w:r>
          <w:rPr>
            <w:rStyle w:val="Hyperlink"/>
            <w:b/>
            <w:bCs/>
            <w:sz w:val="27"/>
            <w:szCs w:val="27"/>
          </w:rPr>
          <w:t>thickness_laminate_table_component</w:t>
        </w:r>
      </w:hyperlink>
      <w:r>
        <w:rPr>
          <w:color w:val="000000"/>
          <w:sz w:val="27"/>
          <w:szCs w:val="27"/>
        </w:rPr>
        <w:t> that make up the zone. There shall exist not less than two</w:t>
      </w:r>
      <w:ins w:id="111" w:author="Sapp (US), Brandon" w:date="2019-03-20T15:49:00Z">
        <w:r w:rsidR="00BD1A91">
          <w:rPr>
            <w:color w:val="000000"/>
            <w:sz w:val="27"/>
            <w:szCs w:val="27"/>
          </w:rPr>
          <w:t xml:space="preserve"> </w:t>
        </w:r>
      </w:ins>
      <w:hyperlink r:id="rId247" w:anchor="part_and_zone_laminate_tables_arm.thickness_laminate_table_component" w:history="1">
        <w:r>
          <w:rPr>
            <w:rStyle w:val="Hyperlink"/>
            <w:b/>
            <w:bCs/>
            <w:sz w:val="27"/>
            <w:szCs w:val="27"/>
          </w:rPr>
          <w:t>thickness_laminate_table_components</w:t>
        </w:r>
      </w:hyperlink>
      <w:r>
        <w:rPr>
          <w:color w:val="000000"/>
          <w:sz w:val="27"/>
          <w:szCs w:val="27"/>
        </w:rPr>
        <w:t> for the </w:t>
      </w:r>
      <w:r>
        <w:rPr>
          <w:b/>
          <w:bCs/>
          <w:color w:val="000000"/>
          <w:sz w:val="27"/>
          <w:szCs w:val="27"/>
        </w:rPr>
        <w:t>Thickness_laminate_table</w:t>
      </w:r>
      <w:r>
        <w:rPr>
          <w:color w:val="000000"/>
          <w:sz w:val="27"/>
          <w:szCs w:val="27"/>
        </w:rPr>
        <w:t>.</w:t>
      </w:r>
    </w:p>
    <w:p w:rsidR="00252E56" w:rsidRDefault="00252E56" w:rsidP="00252E56">
      <w:pPr>
        <w:pStyle w:val="Heading2"/>
        <w:rPr>
          <w:color w:val="000000"/>
        </w:rPr>
      </w:pPr>
      <w:r>
        <w:rPr>
          <w:color w:val="000000"/>
        </w:rPr>
        <w:lastRenderedPageBreak/>
        <w:t>4.3.22 Zone_structural_makeup   </w:t>
      </w:r>
      <w:r>
        <w:rPr>
          <w:noProof/>
          <w:color w:val="0000FF"/>
          <w:lang w:eastAsia="en-GB"/>
        </w:rPr>
        <w:drawing>
          <wp:inline distT="0" distB="0" distL="0" distR="0">
            <wp:extent cx="180975" cy="209550"/>
            <wp:effectExtent l="0" t="0" r="9525" b="0"/>
            <wp:docPr id="4" name="Picture 4" descr="EXPRESS-G">
              <a:hlinkClick xmlns:a="http://schemas.openxmlformats.org/drawingml/2006/main" r:id="rId13"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EXPRESS-G">
                      <a:hlinkClick r:id="rId13" tgtFrame="&quot;&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eastAsia="en-GB"/>
        </w:rPr>
        <w:drawing>
          <wp:inline distT="0" distB="0" distL="0" distR="0">
            <wp:extent cx="180975" cy="209550"/>
            <wp:effectExtent l="0" t="0" r="9525" b="0"/>
            <wp:docPr id="3" name="Picture 3" descr="Mapping table">
              <a:hlinkClick xmlns:a="http://schemas.openxmlformats.org/drawingml/2006/main" r:id="rId2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Mapping table">
                      <a:hlinkClick r:id="rId248"/>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52E56" w:rsidRDefault="00252E56" w:rsidP="00252E56">
      <w:pPr>
        <w:pStyle w:val="NormalWeb"/>
        <w:rPr>
          <w:color w:val="000000"/>
          <w:sz w:val="27"/>
          <w:szCs w:val="27"/>
        </w:rPr>
      </w:pPr>
      <w:r>
        <w:rPr>
          <w:color w:val="000000"/>
          <w:sz w:val="27"/>
          <w:szCs w:val="27"/>
        </w:rPr>
        <w:t>A </w:t>
      </w:r>
      <w:r>
        <w:rPr>
          <w:b/>
          <w:bCs/>
          <w:color w:val="000000"/>
          <w:sz w:val="27"/>
          <w:szCs w:val="27"/>
        </w:rPr>
        <w:t>Zone_structural_makeup</w:t>
      </w:r>
      <w:r>
        <w:rPr>
          <w:color w:val="000000"/>
          <w:sz w:val="27"/>
          <w:szCs w:val="27"/>
        </w:rPr>
        <w:t> is a type of </w:t>
      </w:r>
      <w:hyperlink r:id="rId249" w:anchor="part_and_zone_laminate_tables_arm.laminate_table" w:history="1">
        <w:r>
          <w:rPr>
            <w:rStyle w:val="Hyperlink"/>
            <w:b/>
            <w:bCs/>
            <w:sz w:val="27"/>
            <w:szCs w:val="27"/>
          </w:rPr>
          <w:t>Laminate_table</w:t>
        </w:r>
      </w:hyperlink>
      <w:r>
        <w:rPr>
          <w:color w:val="000000"/>
          <w:sz w:val="27"/>
          <w:szCs w:val="27"/>
        </w:rPr>
        <w:t> that describes the structural makeup of a particular zone, area, or point within a laminate. A </w:t>
      </w:r>
      <w:r>
        <w:rPr>
          <w:b/>
          <w:bCs/>
          <w:color w:val="000000"/>
          <w:sz w:val="27"/>
          <w:szCs w:val="27"/>
        </w:rPr>
        <w:t>Zone_structural_makeup</w:t>
      </w:r>
      <w:r>
        <w:rPr>
          <w:color w:val="000000"/>
          <w:sz w:val="27"/>
          <w:szCs w:val="27"/>
        </w:rPr>
        <w:t> may be a </w:t>
      </w:r>
      <w:hyperlink r:id="rId250" w:anchor="part_and_zone_laminate_tables_arm.thickness_laminate_table" w:history="1">
        <w:r>
          <w:rPr>
            <w:rStyle w:val="Hyperlink"/>
            <w:b/>
            <w:bCs/>
            <w:sz w:val="27"/>
            <w:szCs w:val="27"/>
          </w:rPr>
          <w:t>Thickness_laminate_table</w:t>
        </w:r>
      </w:hyperlink>
      <w:r>
        <w:rPr>
          <w:color w:val="000000"/>
          <w:sz w:val="27"/>
          <w:szCs w:val="27"/>
        </w:rPr>
        <w:t> and a </w:t>
      </w:r>
      <w:hyperlink r:id="rId251" w:anchor="part_and_zone_laminate_tables_arm.smeared_material" w:history="1">
        <w:r>
          <w:rPr>
            <w:rStyle w:val="Hyperlink"/>
            <w:b/>
            <w:bCs/>
            <w:sz w:val="27"/>
            <w:szCs w:val="27"/>
          </w:rPr>
          <w:t>Smeared_material</w:t>
        </w:r>
      </w:hyperlink>
      <w:r>
        <w:rPr>
          <w:color w:val="000000"/>
          <w:sz w:val="27"/>
          <w:szCs w:val="27"/>
        </w:rPr>
        <w:t>, or a </w:t>
      </w:r>
      <w:hyperlink r:id="rId252" w:anchor="part_and_zone_laminate_tables_arm.percentage_laminate_table" w:history="1">
        <w:r>
          <w:rPr>
            <w:rStyle w:val="Hyperlink"/>
            <w:b/>
            <w:bCs/>
            <w:sz w:val="27"/>
            <w:szCs w:val="27"/>
          </w:rPr>
          <w:t>Percentage_laminate_table</w:t>
        </w:r>
      </w:hyperlink>
      <w:r>
        <w:rPr>
          <w:color w:val="000000"/>
          <w:sz w:val="27"/>
          <w:szCs w:val="27"/>
        </w:rPr>
        <w:t> and a </w:t>
      </w:r>
      <w:hyperlink r:id="rId253" w:anchor="part_and_zone_laminate_tables_arm.smeared_material" w:history="1">
        <w:r>
          <w:rPr>
            <w:rStyle w:val="Hyperlink"/>
            <w:b/>
            <w:bCs/>
            <w:sz w:val="27"/>
            <w:szCs w:val="27"/>
          </w:rPr>
          <w:t>Smeared_material</w:t>
        </w:r>
      </w:hyperlink>
      <w:r>
        <w:rPr>
          <w:color w:val="000000"/>
          <w:sz w:val="27"/>
          <w:szCs w:val="27"/>
        </w:rPr>
        <w:t>, or a</w:t>
      </w:r>
      <w:ins w:id="112" w:author="Sapp (US), Brandon" w:date="2019-03-20T15:49:00Z">
        <w:r w:rsidR="00BD1A91">
          <w:rPr>
            <w:color w:val="000000"/>
            <w:sz w:val="27"/>
            <w:szCs w:val="27"/>
          </w:rPr>
          <w:t xml:space="preserve"> </w:t>
        </w:r>
      </w:ins>
      <w:bookmarkStart w:id="113" w:name="_GoBack"/>
      <w:bookmarkEnd w:id="113"/>
      <w:r w:rsidR="00BD1A91">
        <w:rPr>
          <w:rStyle w:val="Hyperlink"/>
          <w:b/>
          <w:bCs/>
          <w:sz w:val="27"/>
          <w:szCs w:val="27"/>
        </w:rPr>
        <w:fldChar w:fldCharType="begin"/>
      </w:r>
      <w:r w:rsidR="00BD1A91">
        <w:rPr>
          <w:rStyle w:val="Hyperlink"/>
          <w:b/>
          <w:bCs/>
          <w:sz w:val="27"/>
          <w:szCs w:val="27"/>
        </w:rPr>
        <w:instrText xml:space="preserve"> HYPERLINK "file:///C:\\Users\\bus4005\\Downloads\\CR_FDIS_3_20190311_draft\\CR_FDIS_3\\part1000\\data\\modules\\part_and_zone_laminate_tables\\sy</w:instrText>
      </w:r>
      <w:r w:rsidR="00BD1A91">
        <w:rPr>
          <w:rStyle w:val="Hyperlink"/>
          <w:b/>
          <w:bCs/>
          <w:sz w:val="27"/>
          <w:szCs w:val="27"/>
        </w:rPr>
        <w:instrText xml:space="preserve">s\\4_info_reqs.htm" \l "part_and_zone_laminate_tables_arm.thickness_laminate_table" </w:instrText>
      </w:r>
      <w:r w:rsidR="00BD1A91">
        <w:rPr>
          <w:rStyle w:val="Hyperlink"/>
          <w:b/>
          <w:bCs/>
          <w:sz w:val="27"/>
          <w:szCs w:val="27"/>
        </w:rPr>
        <w:fldChar w:fldCharType="separate"/>
      </w:r>
      <w:r>
        <w:rPr>
          <w:rStyle w:val="Hyperlink"/>
          <w:b/>
          <w:bCs/>
          <w:sz w:val="27"/>
          <w:szCs w:val="27"/>
        </w:rPr>
        <w:t>Thickness_laminate_table</w:t>
      </w:r>
      <w:r w:rsidR="00BD1A91">
        <w:rPr>
          <w:rStyle w:val="Hyperlink"/>
          <w:b/>
          <w:bCs/>
          <w:sz w:val="27"/>
          <w:szCs w:val="27"/>
        </w:rPr>
        <w:fldChar w:fldCharType="end"/>
      </w:r>
      <w:r>
        <w:rPr>
          <w:color w:val="000000"/>
          <w:sz w:val="27"/>
          <w:szCs w:val="27"/>
        </w:rPr>
        <w:t> or a </w:t>
      </w:r>
      <w:hyperlink r:id="rId254" w:anchor="part_and_zone_laminate_tables_arm.percentage_laminate_table" w:history="1">
        <w:r>
          <w:rPr>
            <w:rStyle w:val="Hyperlink"/>
            <w:b/>
            <w:bCs/>
            <w:sz w:val="27"/>
            <w:szCs w:val="27"/>
          </w:rPr>
          <w:t>Percentage_laminate_table</w:t>
        </w:r>
      </w:hyperlink>
      <w:r>
        <w:rPr>
          <w:color w:val="000000"/>
          <w:sz w:val="27"/>
          <w:szCs w:val="27"/>
        </w:rPr>
        <w:t> or a </w:t>
      </w:r>
      <w:hyperlink r:id="rId255" w:anchor="part_and_zone_laminate_tables_arm.smeared_material" w:history="1">
        <w:r>
          <w:rPr>
            <w:rStyle w:val="Hyperlink"/>
            <w:b/>
            <w:bCs/>
            <w:sz w:val="27"/>
            <w:szCs w:val="27"/>
          </w:rPr>
          <w:t>Smeared_material</w:t>
        </w:r>
      </w:hyperlink>
      <w:r>
        <w:rPr>
          <w:color w:val="000000"/>
          <w:sz w:val="27"/>
          <w:szCs w:val="27"/>
        </w:rPr>
        <w:t>.</w:t>
      </w:r>
    </w:p>
    <w:p w:rsidR="00252E56" w:rsidRDefault="00252E56" w:rsidP="00252E56">
      <w:pPr>
        <w:pStyle w:val="note"/>
        <w:rPr>
          <w:color w:val="000000"/>
          <w:sz w:val="27"/>
          <w:szCs w:val="27"/>
        </w:rPr>
      </w:pPr>
      <w:r>
        <w:rPr>
          <w:color w:val="000000"/>
        </w:rPr>
        <w:t>NOTE 1</w:t>
      </w:r>
      <w:bookmarkEnd w:id="19"/>
      <w:r>
        <w:rPr>
          <w:color w:val="000000"/>
        </w:rPr>
        <w:t>   Structural makeup information consists of: 1) the smear material properties based on one or more constituents that reside in that zone or point; 2) the percentage of the total thickness within a zone or point that each constituent type makes up; and 3) the ordered list of physical constituents based on position within a zone or point. These three pieces of structural makeup information can coexist in any order to describe a zone or point within a laminate.</w:t>
      </w:r>
    </w:p>
    <w:p w:rsidR="00252E56" w:rsidRDefault="00252E56" w:rsidP="00252E56">
      <w:pPr>
        <w:pStyle w:val="note"/>
        <w:rPr>
          <w:color w:val="000000"/>
          <w:sz w:val="27"/>
          <w:szCs w:val="27"/>
        </w:rPr>
      </w:pPr>
      <w:r>
        <w:rPr>
          <w:color w:val="000000"/>
        </w:rPr>
        <w:t>NOTE 2</w:t>
      </w:r>
      <w:bookmarkEnd w:id="20"/>
      <w:r>
        <w:rPr>
          <w:color w:val="000000"/>
        </w:rPr>
        <w:t>   A single </w:t>
      </w:r>
      <w:r>
        <w:rPr>
          <w:b/>
          <w:bCs/>
          <w:color w:val="000000"/>
        </w:rPr>
        <w:t>Zone_structural_makeup</w:t>
      </w:r>
      <w:r>
        <w:rPr>
          <w:color w:val="000000"/>
        </w:rPr>
        <w:t> could apply to the whole part. This would be the case for a homogeneous structural part or a simple laminate of constant thickness and material constituents.</w:t>
      </w:r>
    </w:p>
    <w:p w:rsidR="00252E56" w:rsidRDefault="00252E56" w:rsidP="00252E56">
      <w:pPr>
        <w:pStyle w:val="NormalWeb"/>
        <w:rPr>
          <w:color w:val="000000"/>
          <w:sz w:val="27"/>
          <w:szCs w:val="27"/>
        </w:rPr>
      </w:pPr>
      <w:r>
        <w:rPr>
          <w:color w:val="000000"/>
          <w:sz w:val="27"/>
          <w:szCs w:val="27"/>
          <w:u w:val="single"/>
        </w:rPr>
        <w:t>EXPRESS specification:</w:t>
      </w:r>
    </w:p>
    <w:p w:rsidR="00252E56" w:rsidRDefault="00252E56" w:rsidP="00252E56">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Zone_structural_makeup</w:t>
      </w:r>
      <w:r>
        <w:rPr>
          <w:rFonts w:ascii="Courier New" w:hAnsi="Courier New" w:cs="Courier New"/>
          <w:color w:val="000000"/>
          <w:sz w:val="20"/>
          <w:szCs w:val="20"/>
        </w:rPr>
        <w:br/>
      </w:r>
      <w:r>
        <w:rPr>
          <w:rStyle w:val="HTMLCode"/>
          <w:color w:val="000000"/>
        </w:rPr>
        <w:t>  SUPERTYPE OF (ONEOF ((</w:t>
      </w:r>
      <w:hyperlink r:id="rId256" w:anchor="part_and_zone_laminate_tables_arm.thickness_laminate_table" w:history="1">
        <w:r>
          <w:rPr>
            <w:rStyle w:val="Hyperlink"/>
            <w:rFonts w:ascii="Courier New" w:hAnsi="Courier New" w:cs="Courier New"/>
            <w:sz w:val="20"/>
            <w:szCs w:val="20"/>
          </w:rPr>
          <w:t>Thickness_laminate_table</w:t>
        </w:r>
      </w:hyperlink>
      <w:r>
        <w:rPr>
          <w:rFonts w:ascii="Courier New" w:hAnsi="Courier New" w:cs="Courier New"/>
          <w:color w:val="000000"/>
          <w:sz w:val="20"/>
          <w:szCs w:val="20"/>
        </w:rPr>
        <w:br/>
      </w:r>
      <w:r>
        <w:rPr>
          <w:rStyle w:val="HTMLCode"/>
          <w:color w:val="000000"/>
        </w:rPr>
        <w:t>               AND </w:t>
      </w:r>
      <w:hyperlink r:id="rId257" w:anchor="part_and_zone_laminate_tables_arm.smeared_material" w:history="1">
        <w:r>
          <w:rPr>
            <w:rStyle w:val="Hyperlink"/>
            <w:rFonts w:ascii="Courier New" w:hAnsi="Courier New" w:cs="Courier New"/>
            <w:sz w:val="20"/>
            <w:szCs w:val="20"/>
          </w:rPr>
          <w:t>Smeared_material</w:t>
        </w:r>
      </w:hyperlink>
      <w:r>
        <w:rPr>
          <w:rStyle w:val="HTMLCode"/>
          <w:color w:val="000000"/>
        </w:rPr>
        <w:t>), (</w:t>
      </w:r>
      <w:r>
        <w:rPr>
          <w:rFonts w:ascii="Courier New" w:hAnsi="Courier New" w:cs="Courier New"/>
          <w:color w:val="000000"/>
          <w:sz w:val="20"/>
          <w:szCs w:val="20"/>
        </w:rPr>
        <w:br/>
      </w:r>
      <w:r>
        <w:rPr>
          <w:rStyle w:val="HTMLCode"/>
          <w:color w:val="000000"/>
        </w:rPr>
        <w:t>                  </w:t>
      </w:r>
      <w:hyperlink r:id="rId258" w:anchor="part_and_zone_laminate_tables_arm.percentage_laminate_table" w:history="1">
        <w:r>
          <w:rPr>
            <w:rStyle w:val="Hyperlink"/>
            <w:rFonts w:ascii="Courier New" w:hAnsi="Courier New" w:cs="Courier New"/>
            <w:sz w:val="20"/>
            <w:szCs w:val="20"/>
          </w:rPr>
          <w:t>Percentage_laminate_table</w:t>
        </w:r>
      </w:hyperlink>
      <w:r>
        <w:rPr>
          <w:rFonts w:ascii="Courier New" w:hAnsi="Courier New" w:cs="Courier New"/>
          <w:color w:val="000000"/>
          <w:sz w:val="20"/>
          <w:szCs w:val="20"/>
        </w:rPr>
        <w:br/>
      </w:r>
      <w:r>
        <w:rPr>
          <w:rStyle w:val="HTMLCode"/>
          <w:color w:val="000000"/>
        </w:rPr>
        <w:t>              AND </w:t>
      </w:r>
      <w:hyperlink r:id="rId259" w:anchor="part_and_zone_laminate_tables_arm.smeared_material" w:history="1">
        <w:r>
          <w:rPr>
            <w:rStyle w:val="Hyperlink"/>
            <w:rFonts w:ascii="Courier New" w:hAnsi="Courier New" w:cs="Courier New"/>
            <w:sz w:val="20"/>
            <w:szCs w:val="20"/>
          </w:rPr>
          <w:t>Smeared_material</w:t>
        </w:r>
      </w:hyperlink>
      <w:r>
        <w:rPr>
          <w:rStyle w:val="HTMLCode"/>
          <w:color w:val="000000"/>
        </w:rPr>
        <w:t>),</w:t>
      </w:r>
      <w:r>
        <w:rPr>
          <w:rFonts w:ascii="Courier New" w:hAnsi="Courier New" w:cs="Courier New"/>
          <w:color w:val="000000"/>
          <w:sz w:val="20"/>
          <w:szCs w:val="20"/>
        </w:rPr>
        <w:br/>
      </w:r>
      <w:r>
        <w:rPr>
          <w:rStyle w:val="HTMLCode"/>
          <w:color w:val="000000"/>
        </w:rPr>
        <w:t>                 </w:t>
      </w:r>
      <w:hyperlink r:id="rId260" w:anchor="part_and_zone_laminate_tables_arm.thickness_laminate_table" w:history="1">
        <w:r>
          <w:rPr>
            <w:rStyle w:val="Hyperlink"/>
            <w:rFonts w:ascii="Courier New" w:hAnsi="Courier New" w:cs="Courier New"/>
            <w:sz w:val="20"/>
            <w:szCs w:val="20"/>
          </w:rPr>
          <w:t>Thickness_laminate_table</w:t>
        </w:r>
      </w:hyperlink>
      <w:r>
        <w:rPr>
          <w:rStyle w:val="HTMLCode"/>
          <w:color w:val="000000"/>
        </w:rPr>
        <w:t>,</w:t>
      </w:r>
      <w:r>
        <w:rPr>
          <w:rFonts w:ascii="Courier New" w:hAnsi="Courier New" w:cs="Courier New"/>
          <w:color w:val="000000"/>
          <w:sz w:val="20"/>
          <w:szCs w:val="20"/>
        </w:rPr>
        <w:br/>
      </w:r>
      <w:r>
        <w:rPr>
          <w:rStyle w:val="HTMLCode"/>
          <w:color w:val="000000"/>
        </w:rPr>
        <w:t>                 </w:t>
      </w:r>
      <w:hyperlink r:id="rId261" w:anchor="part_and_zone_laminate_tables_arm.percentage_laminate_table" w:history="1">
        <w:r>
          <w:rPr>
            <w:rStyle w:val="Hyperlink"/>
            <w:rFonts w:ascii="Courier New" w:hAnsi="Courier New" w:cs="Courier New"/>
            <w:sz w:val="20"/>
            <w:szCs w:val="20"/>
          </w:rPr>
          <w:t>Percentage_laminate_table</w:t>
        </w:r>
      </w:hyperlink>
      <w:r>
        <w:rPr>
          <w:rStyle w:val="HTMLCode"/>
          <w:color w:val="000000"/>
        </w:rPr>
        <w:t>,</w:t>
      </w:r>
      <w:r>
        <w:rPr>
          <w:rFonts w:ascii="Courier New" w:hAnsi="Courier New" w:cs="Courier New"/>
          <w:color w:val="000000"/>
          <w:sz w:val="20"/>
          <w:szCs w:val="20"/>
        </w:rPr>
        <w:br/>
      </w:r>
      <w:r>
        <w:rPr>
          <w:rStyle w:val="HTMLCode"/>
          <w:color w:val="000000"/>
        </w:rPr>
        <w:t>                 </w:t>
      </w:r>
      <w:hyperlink r:id="rId262" w:anchor="part_and_zone_laminate_tables_arm.smeared_material" w:history="1">
        <w:r>
          <w:rPr>
            <w:rStyle w:val="Hyperlink"/>
            <w:rFonts w:ascii="Courier New" w:hAnsi="Courier New" w:cs="Courier New"/>
            <w:sz w:val="20"/>
            <w:szCs w:val="20"/>
          </w:rPr>
          <w:t>Smeared_material</w:t>
        </w:r>
      </w:hyperlink>
      <w:r>
        <w:rPr>
          <w:rStyle w:val="HTMLCode"/>
          <w:color w:val="000000"/>
        </w:rPr>
        <w:t>))</w:t>
      </w:r>
      <w:r>
        <w:rPr>
          <w:rFonts w:ascii="Courier New" w:hAnsi="Courier New" w:cs="Courier New"/>
          <w:color w:val="000000"/>
          <w:sz w:val="20"/>
          <w:szCs w:val="20"/>
        </w:rPr>
        <w:br/>
      </w:r>
      <w:r>
        <w:rPr>
          <w:rStyle w:val="HTMLCode"/>
          <w:color w:val="000000"/>
        </w:rPr>
        <w:t>  SUBTYPE OF (</w:t>
      </w:r>
      <w:hyperlink r:id="rId263" w:anchor="part_and_zone_laminate_tables_arm.laminate_table" w:history="1">
        <w:r>
          <w:rPr>
            <w:rStyle w:val="Hyperlink"/>
            <w:rFonts w:ascii="Courier New" w:hAnsi="Courier New" w:cs="Courier New"/>
            <w:sz w:val="20"/>
            <w:szCs w:val="20"/>
          </w:rPr>
          <w:t>Laminate_table</w:t>
        </w:r>
      </w:hyperlink>
      <w:r>
        <w:rPr>
          <w:rStyle w:val="HTMLCode"/>
          <w:color w:val="000000"/>
        </w:rPr>
        <w:t>);</w:t>
      </w:r>
      <w:r>
        <w:rPr>
          <w:rFonts w:ascii="Courier New" w:hAnsi="Courier New" w:cs="Courier New"/>
          <w:color w:val="000000"/>
          <w:sz w:val="20"/>
          <w:szCs w:val="20"/>
        </w:rPr>
        <w:br/>
      </w:r>
      <w:r>
        <w:rPr>
          <w:rStyle w:val="HTMLCode"/>
          <w:color w:val="000000"/>
        </w:rPr>
        <w:t>  boundary : OPTIONAL </w:t>
      </w:r>
      <w:hyperlink r:id="rId264" w:anchor="part_and_zone_laminate_tables_arm.zone_structural_makeup_shape_representation" w:history="1">
        <w:r>
          <w:rPr>
            <w:rStyle w:val="Hyperlink"/>
            <w:rFonts w:ascii="Courier New" w:hAnsi="Courier New" w:cs="Courier New"/>
            <w:sz w:val="20"/>
            <w:szCs w:val="20"/>
          </w:rPr>
          <w:t>Zone_structural_makeup_shape_representation</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52E56" w:rsidRDefault="00252E56" w:rsidP="00252E56">
      <w:pPr>
        <w:pStyle w:val="NormalWeb"/>
        <w:rPr>
          <w:color w:val="000000"/>
          <w:sz w:val="27"/>
          <w:szCs w:val="27"/>
        </w:rPr>
      </w:pPr>
      <w:r>
        <w:rPr>
          <w:color w:val="000000"/>
          <w:sz w:val="27"/>
          <w:szCs w:val="27"/>
          <w:u w:val="single"/>
        </w:rPr>
        <w:t>Attribute definitions:</w:t>
      </w:r>
    </w:p>
    <w:p w:rsidR="00252E56" w:rsidRDefault="00252E56" w:rsidP="00252E56">
      <w:pPr>
        <w:pStyle w:val="expressdescription"/>
        <w:rPr>
          <w:color w:val="000000"/>
          <w:sz w:val="27"/>
          <w:szCs w:val="27"/>
        </w:rPr>
      </w:pPr>
      <w:r>
        <w:rPr>
          <w:b/>
          <w:bCs/>
          <w:color w:val="000000"/>
          <w:sz w:val="27"/>
          <w:szCs w:val="27"/>
        </w:rPr>
        <w:t>boundary: </w:t>
      </w:r>
      <w:r>
        <w:rPr>
          <w:color w:val="000000"/>
          <w:sz w:val="27"/>
          <w:szCs w:val="27"/>
        </w:rPr>
        <w:t>specifies a role of the </w:t>
      </w:r>
      <w:hyperlink r:id="rId265" w:anchor="part_and_zone_laminate_tables_arm.zone_structural_makeup_shape_representation" w:history="1">
        <w:r>
          <w:rPr>
            <w:rStyle w:val="Hyperlink"/>
            <w:b/>
            <w:bCs/>
            <w:sz w:val="27"/>
            <w:szCs w:val="27"/>
          </w:rPr>
          <w:t>Zone_structural_makeup_shape_representation</w:t>
        </w:r>
      </w:hyperlink>
      <w:r>
        <w:rPr>
          <w:color w:val="000000"/>
          <w:sz w:val="27"/>
          <w:szCs w:val="27"/>
        </w:rPr>
        <w:t> for the </w:t>
      </w:r>
      <w:r>
        <w:rPr>
          <w:b/>
          <w:bCs/>
          <w:color w:val="000000"/>
          <w:sz w:val="27"/>
          <w:szCs w:val="27"/>
        </w:rPr>
        <w:t>Zone_structural_makeup</w:t>
      </w:r>
      <w:r>
        <w:rPr>
          <w:color w:val="000000"/>
          <w:sz w:val="27"/>
          <w:szCs w:val="27"/>
        </w:rPr>
        <w:t>. The </w:t>
      </w:r>
      <w:r>
        <w:rPr>
          <w:b/>
          <w:bCs/>
          <w:color w:val="000000"/>
          <w:sz w:val="27"/>
          <w:szCs w:val="27"/>
        </w:rPr>
        <w:t>boundary</w:t>
      </w:r>
      <w:r>
        <w:rPr>
          <w:color w:val="000000"/>
          <w:sz w:val="27"/>
          <w:szCs w:val="27"/>
        </w:rPr>
        <w:t> specifies the shape of the </w:t>
      </w:r>
      <w:r>
        <w:rPr>
          <w:b/>
          <w:bCs/>
          <w:color w:val="000000"/>
          <w:sz w:val="27"/>
          <w:szCs w:val="27"/>
        </w:rPr>
        <w:t>Zone_structural_makeup</w:t>
      </w:r>
      <w:r>
        <w:rPr>
          <w:color w:val="000000"/>
          <w:sz w:val="27"/>
          <w:szCs w:val="27"/>
        </w:rPr>
        <w:t> as a point, one or more unique list of curves, or a face. When the </w:t>
      </w:r>
      <w:r>
        <w:rPr>
          <w:b/>
          <w:bCs/>
          <w:color w:val="000000"/>
          <w:sz w:val="27"/>
          <w:szCs w:val="27"/>
        </w:rPr>
        <w:t>boundary</w:t>
      </w:r>
      <w:r>
        <w:rPr>
          <w:color w:val="000000"/>
          <w:sz w:val="27"/>
          <w:szCs w:val="27"/>
        </w:rPr>
        <w:t> is not defined for an instance of a </w:t>
      </w:r>
      <w:r>
        <w:rPr>
          <w:b/>
          <w:bCs/>
          <w:color w:val="000000"/>
          <w:sz w:val="27"/>
          <w:szCs w:val="27"/>
        </w:rPr>
        <w:t>Zone_structural_makeup</w:t>
      </w:r>
      <w:r>
        <w:rPr>
          <w:color w:val="000000"/>
          <w:sz w:val="27"/>
          <w:szCs w:val="27"/>
        </w:rPr>
        <w:t>, the </w:t>
      </w:r>
      <w:r>
        <w:rPr>
          <w:b/>
          <w:bCs/>
          <w:color w:val="000000"/>
          <w:sz w:val="27"/>
          <w:szCs w:val="27"/>
        </w:rPr>
        <w:t>Zone_structural_makeup</w:t>
      </w:r>
      <w:r>
        <w:rPr>
          <w:color w:val="000000"/>
          <w:sz w:val="27"/>
          <w:szCs w:val="27"/>
        </w:rPr>
        <w:t> applies to the whole part. This would be the case for a homogeneous structural part.</w:t>
      </w:r>
    </w:p>
    <w:p w:rsidR="00252E56" w:rsidRDefault="00252E56" w:rsidP="00252E56">
      <w:pPr>
        <w:pStyle w:val="Heading2"/>
        <w:rPr>
          <w:color w:val="000000"/>
        </w:rPr>
      </w:pPr>
      <w:bookmarkStart w:id="114" w:name="part_and_zone_laminate_tables_arm.zone_s"/>
      <w:r>
        <w:rPr>
          <w:color w:val="000000"/>
        </w:rPr>
        <w:t>4.3.23 Zone_structural_makeup_shape_representation</w:t>
      </w:r>
      <w:bookmarkEnd w:id="114"/>
      <w:r>
        <w:rPr>
          <w:color w:val="000000"/>
        </w:rPr>
        <w:t>   </w:t>
      </w:r>
      <w:r>
        <w:rPr>
          <w:noProof/>
          <w:color w:val="0000FF"/>
          <w:lang w:eastAsia="en-GB"/>
        </w:rPr>
        <w:drawing>
          <wp:inline distT="0" distB="0" distL="0" distR="0">
            <wp:extent cx="180975" cy="209550"/>
            <wp:effectExtent l="0" t="0" r="9525" b="0"/>
            <wp:docPr id="2" name="Picture 2" descr="EXPRESS-G">
              <a:hlinkClick xmlns:a="http://schemas.openxmlformats.org/drawingml/2006/main" r:id="rId13"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EXPRESS-G">
                      <a:hlinkClick r:id="rId13" tgtFrame="&quot;&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eastAsia="en-GB"/>
        </w:rPr>
        <w:drawing>
          <wp:inline distT="0" distB="0" distL="0" distR="0">
            <wp:extent cx="180975" cy="209550"/>
            <wp:effectExtent l="0" t="0" r="9525" b="0"/>
            <wp:docPr id="1" name="Picture 1" descr="Mapping table">
              <a:hlinkClick xmlns:a="http://schemas.openxmlformats.org/drawingml/2006/main" r:id="rId2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Mapping table">
                      <a:hlinkClick r:id="rId266"/>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52E56" w:rsidRDefault="00252E56" w:rsidP="00252E56">
      <w:pPr>
        <w:pStyle w:val="NormalWeb"/>
        <w:rPr>
          <w:color w:val="000000"/>
          <w:sz w:val="27"/>
          <w:szCs w:val="27"/>
        </w:rPr>
      </w:pPr>
      <w:r>
        <w:rPr>
          <w:color w:val="000000"/>
          <w:sz w:val="27"/>
          <w:szCs w:val="27"/>
        </w:rPr>
        <w:lastRenderedPageBreak/>
        <w:t>A </w:t>
      </w:r>
      <w:r>
        <w:rPr>
          <w:b/>
          <w:bCs/>
          <w:color w:val="000000"/>
          <w:sz w:val="27"/>
          <w:szCs w:val="27"/>
        </w:rPr>
        <w:t>Zone_structural_makeup_shape_representation</w:t>
      </w:r>
      <w:r>
        <w:rPr>
          <w:color w:val="000000"/>
          <w:sz w:val="27"/>
          <w:szCs w:val="27"/>
        </w:rPr>
        <w:t xml:space="preserve"> is the shape of </w:t>
      </w:r>
      <w:del w:id="115" w:author="Sapp (US), Brandon" w:date="2019-03-20T15:45:00Z">
        <w:r w:rsidDel="00EF3B3B">
          <w:rPr>
            <w:color w:val="000000"/>
            <w:sz w:val="27"/>
            <w:szCs w:val="27"/>
          </w:rPr>
          <w:delText xml:space="preserve">a </w:delText>
        </w:r>
      </w:del>
      <w:r>
        <w:rPr>
          <w:color w:val="000000"/>
          <w:sz w:val="27"/>
          <w:szCs w:val="27"/>
        </w:rPr>
        <w:t>either zone or area of a part.</w:t>
      </w:r>
    </w:p>
    <w:p w:rsidR="00252E56" w:rsidRDefault="00252E56" w:rsidP="00252E56">
      <w:pPr>
        <w:pStyle w:val="note"/>
        <w:rPr>
          <w:color w:val="000000"/>
          <w:sz w:val="27"/>
          <w:szCs w:val="27"/>
        </w:rPr>
      </w:pPr>
      <w:r>
        <w:rPr>
          <w:color w:val="000000"/>
        </w:rPr>
        <w:t>NOTE </w:t>
      </w:r>
      <w:bookmarkEnd w:id="10"/>
      <w:r>
        <w:rPr>
          <w:color w:val="000000"/>
        </w:rPr>
        <w:t>   The zone can be a point, a specific area, or the entire part.</w:t>
      </w:r>
    </w:p>
    <w:p w:rsidR="00252E56" w:rsidRDefault="00252E56" w:rsidP="00252E56">
      <w:pPr>
        <w:pStyle w:val="NormalWeb"/>
        <w:rPr>
          <w:color w:val="000000"/>
          <w:sz w:val="27"/>
          <w:szCs w:val="27"/>
        </w:rPr>
      </w:pPr>
      <w:r>
        <w:rPr>
          <w:color w:val="000000"/>
          <w:sz w:val="27"/>
          <w:szCs w:val="27"/>
        </w:rPr>
        <w:t>A </w:t>
      </w:r>
      <w:r>
        <w:rPr>
          <w:b/>
          <w:bCs/>
          <w:color w:val="000000"/>
          <w:sz w:val="27"/>
          <w:szCs w:val="27"/>
        </w:rPr>
        <w:t>Zone_structural_makeup_shape_representation</w:t>
      </w:r>
      <w:r>
        <w:rPr>
          <w:color w:val="000000"/>
          <w:sz w:val="27"/>
          <w:szCs w:val="27"/>
        </w:rPr>
        <w:t> may be a </w:t>
      </w:r>
      <w:hyperlink r:id="rId267" w:anchor="part_and_zone_laminate_tables_arm.point_zone_shape" w:history="1">
        <w:r>
          <w:rPr>
            <w:rStyle w:val="Hyperlink"/>
            <w:b/>
            <w:bCs/>
            <w:sz w:val="27"/>
            <w:szCs w:val="27"/>
          </w:rPr>
          <w:t>Point_zone_shape</w:t>
        </w:r>
      </w:hyperlink>
      <w:r>
        <w:rPr>
          <w:color w:val="000000"/>
          <w:sz w:val="27"/>
          <w:szCs w:val="27"/>
        </w:rPr>
        <w:t> or a </w:t>
      </w:r>
      <w:hyperlink r:id="rId268" w:anchor="part_and_zone_laminate_tables_arm.edge_zone_shape" w:history="1">
        <w:r>
          <w:rPr>
            <w:rStyle w:val="Hyperlink"/>
            <w:b/>
            <w:bCs/>
            <w:sz w:val="27"/>
            <w:szCs w:val="27"/>
          </w:rPr>
          <w:t>Edge_zone_shape</w:t>
        </w:r>
      </w:hyperlink>
      <w:r>
        <w:rPr>
          <w:color w:val="000000"/>
          <w:sz w:val="27"/>
          <w:szCs w:val="27"/>
        </w:rPr>
        <w:t>.</w:t>
      </w:r>
    </w:p>
    <w:p w:rsidR="00252E56" w:rsidRDefault="00252E56" w:rsidP="00252E56">
      <w:pPr>
        <w:pStyle w:val="NormalWeb"/>
        <w:rPr>
          <w:color w:val="000000"/>
          <w:sz w:val="27"/>
          <w:szCs w:val="27"/>
        </w:rPr>
      </w:pPr>
      <w:r>
        <w:rPr>
          <w:color w:val="000000"/>
          <w:sz w:val="27"/>
          <w:szCs w:val="27"/>
          <w:u w:val="single"/>
        </w:rPr>
        <w:t>EXPRESS specification:</w:t>
      </w:r>
    </w:p>
    <w:p w:rsidR="00252E56" w:rsidRDefault="00252E56" w:rsidP="00252E56">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Zone_structural_makeup_shape_representation</w:t>
      </w:r>
      <w:r>
        <w:rPr>
          <w:rFonts w:ascii="Courier New" w:hAnsi="Courier New" w:cs="Courier New"/>
          <w:color w:val="000000"/>
          <w:sz w:val="20"/>
          <w:szCs w:val="20"/>
        </w:rPr>
        <w:br/>
      </w:r>
      <w:r>
        <w:rPr>
          <w:rStyle w:val="HTMLCode"/>
          <w:color w:val="000000"/>
        </w:rPr>
        <w:t>  SUPERTYPE OF (ONEOF (</w:t>
      </w:r>
      <w:hyperlink r:id="rId269" w:anchor="part_and_zone_laminate_tables_arm.point_zone_shape" w:history="1">
        <w:r>
          <w:rPr>
            <w:rStyle w:val="Hyperlink"/>
            <w:rFonts w:ascii="Courier New" w:hAnsi="Courier New" w:cs="Courier New"/>
            <w:sz w:val="20"/>
            <w:szCs w:val="20"/>
          </w:rPr>
          <w:t>Point_zone_shape</w:t>
        </w:r>
      </w:hyperlink>
      <w:r>
        <w:rPr>
          <w:rStyle w:val="HTMLCode"/>
          <w:color w:val="000000"/>
        </w:rPr>
        <w:t>,</w:t>
      </w:r>
      <w:r>
        <w:rPr>
          <w:rFonts w:ascii="Courier New" w:hAnsi="Courier New" w:cs="Courier New"/>
          <w:color w:val="000000"/>
          <w:sz w:val="20"/>
          <w:szCs w:val="20"/>
        </w:rPr>
        <w:br/>
      </w:r>
      <w:r>
        <w:rPr>
          <w:rStyle w:val="HTMLCode"/>
          <w:color w:val="000000"/>
        </w:rPr>
        <w:t>                       </w:t>
      </w:r>
      <w:hyperlink r:id="rId270" w:anchor="part_and_zone_laminate_tables_arm.edge_zone_shape" w:history="1">
        <w:r>
          <w:rPr>
            <w:rStyle w:val="Hyperlink"/>
            <w:rFonts w:ascii="Courier New" w:hAnsi="Courier New" w:cs="Courier New"/>
            <w:sz w:val="20"/>
            <w:szCs w:val="20"/>
          </w:rPr>
          <w:t>Edge_zone_shape</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52E56" w:rsidRDefault="00252E56" w:rsidP="00252E56">
      <w:pPr>
        <w:rPr>
          <w:sz w:val="24"/>
          <w:szCs w:val="24"/>
        </w:rPr>
      </w:pPr>
      <w:r>
        <w:rPr>
          <w:rFonts w:ascii="Courier New" w:hAnsi="Courier New" w:cs="Courier New"/>
          <w:color w:val="000000"/>
          <w:sz w:val="20"/>
          <w:szCs w:val="20"/>
        </w:rPr>
        <w:br/>
      </w:r>
      <w:r>
        <w:rPr>
          <w:rFonts w:ascii="Courier New" w:hAnsi="Courier New" w:cs="Courier New"/>
          <w:color w:val="000000"/>
          <w:sz w:val="20"/>
          <w:szCs w:val="20"/>
        </w:rPr>
        <w:br/>
      </w:r>
      <w:r>
        <w:rPr>
          <w:rStyle w:val="HTMLCode"/>
          <w:rFonts w:eastAsiaTheme="minorHAnsi"/>
          <w:color w:val="000000"/>
        </w:rPr>
        <w:t>*)</w:t>
      </w:r>
      <w:r>
        <w:rPr>
          <w:rFonts w:ascii="Courier New" w:hAnsi="Courier New" w:cs="Courier New"/>
          <w:color w:val="000000"/>
          <w:sz w:val="20"/>
          <w:szCs w:val="20"/>
        </w:rPr>
        <w:br/>
      </w:r>
      <w:r>
        <w:rPr>
          <w:rStyle w:val="HTMLCode"/>
          <w:rFonts w:eastAsiaTheme="minorHAnsi"/>
          <w:color w:val="000000"/>
        </w:rPr>
        <w:t>END_SCHEMA;  -- Part_and_zone_laminate_tables_arm</w:t>
      </w:r>
      <w:r>
        <w:rPr>
          <w:rFonts w:ascii="Courier New" w:hAnsi="Courier New" w:cs="Courier New"/>
          <w:color w:val="000000"/>
          <w:sz w:val="20"/>
          <w:szCs w:val="20"/>
        </w:rPr>
        <w:br/>
      </w:r>
      <w:r>
        <w:rPr>
          <w:rStyle w:val="HTMLCode"/>
          <w:rFonts w:eastAsiaTheme="minorHAnsi"/>
          <w:color w:val="000000"/>
        </w:rPr>
        <w:t>(* </w:t>
      </w:r>
      <w:r>
        <w:rPr>
          <w:color w:val="000000"/>
          <w:sz w:val="27"/>
          <w:szCs w:val="27"/>
        </w:rPr>
        <w:br/>
      </w:r>
      <w:r>
        <w:rPr>
          <w:color w:val="000000"/>
          <w:sz w:val="27"/>
          <w:szCs w:val="27"/>
        </w:rPr>
        <w:br/>
      </w:r>
    </w:p>
    <w:p w:rsidR="00252E56" w:rsidRDefault="00252E56" w:rsidP="00252E56">
      <w:pPr>
        <w:pStyle w:val="NormalWeb"/>
        <w:rPr>
          <w:color w:val="000000"/>
          <w:sz w:val="27"/>
          <w:szCs w:val="27"/>
        </w:rPr>
      </w:pPr>
      <w:r>
        <w:rPr>
          <w:color w:val="000000"/>
          <w:sz w:val="27"/>
          <w:szCs w:val="27"/>
        </w:rPr>
        <w:t>© ISO 2019 — All rights reserved</w:t>
      </w:r>
    </w:p>
    <w:p w:rsidR="004B0747" w:rsidRPr="00252E56" w:rsidRDefault="004B0747" w:rsidP="00252E56"/>
    <w:sectPr w:rsidR="004B0747" w:rsidRPr="00252E56" w:rsidSect="00252E56">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23B9D"/>
    <w:multiLevelType w:val="multilevel"/>
    <w:tmpl w:val="70247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F40B3"/>
    <w:multiLevelType w:val="multilevel"/>
    <w:tmpl w:val="8AD8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21721"/>
    <w:multiLevelType w:val="multilevel"/>
    <w:tmpl w:val="F6FC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12550"/>
    <w:multiLevelType w:val="multilevel"/>
    <w:tmpl w:val="69F4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F4B2C"/>
    <w:multiLevelType w:val="multilevel"/>
    <w:tmpl w:val="35BE1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4C0787"/>
    <w:multiLevelType w:val="multilevel"/>
    <w:tmpl w:val="EC16A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D66BC6"/>
    <w:multiLevelType w:val="multilevel"/>
    <w:tmpl w:val="95D8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6A1A98"/>
    <w:multiLevelType w:val="multilevel"/>
    <w:tmpl w:val="C1B85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FD45EC"/>
    <w:multiLevelType w:val="multilevel"/>
    <w:tmpl w:val="4CA4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15176D"/>
    <w:multiLevelType w:val="multilevel"/>
    <w:tmpl w:val="DA2A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6A33D4"/>
    <w:multiLevelType w:val="multilevel"/>
    <w:tmpl w:val="26281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793991"/>
    <w:multiLevelType w:val="multilevel"/>
    <w:tmpl w:val="5EF8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1B1C28"/>
    <w:multiLevelType w:val="multilevel"/>
    <w:tmpl w:val="AD1C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4E2DF3"/>
    <w:multiLevelType w:val="multilevel"/>
    <w:tmpl w:val="DD1C3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4"/>
  </w:num>
  <w:num w:numId="3">
    <w:abstractNumId w:val="2"/>
  </w:num>
  <w:num w:numId="4">
    <w:abstractNumId w:val="12"/>
  </w:num>
  <w:num w:numId="5">
    <w:abstractNumId w:val="13"/>
  </w:num>
  <w:num w:numId="6">
    <w:abstractNumId w:val="1"/>
  </w:num>
  <w:num w:numId="7">
    <w:abstractNumId w:val="10"/>
  </w:num>
  <w:num w:numId="8">
    <w:abstractNumId w:val="6"/>
  </w:num>
  <w:num w:numId="9">
    <w:abstractNumId w:val="7"/>
  </w:num>
  <w:num w:numId="10">
    <w:abstractNumId w:val="0"/>
  </w:num>
  <w:num w:numId="11">
    <w:abstractNumId w:val="5"/>
  </w:num>
  <w:num w:numId="12">
    <w:abstractNumId w:val="11"/>
  </w:num>
  <w:num w:numId="13">
    <w:abstractNumId w:val="8"/>
  </w:num>
  <w:num w:numId="1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app (US), Brandon">
    <w15:presenceInfo w15:providerId="AD" w15:userId="S-1-5-21-2025429265-1303643608-1417001333-7354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cxtDQzMTIzMjU1NbRU0lEKTi0uzszPAykwrgUAJg5AziwAAAA="/>
  </w:docVars>
  <w:rsids>
    <w:rsidRoot w:val="0025162F"/>
    <w:rsid w:val="000D6036"/>
    <w:rsid w:val="001047C2"/>
    <w:rsid w:val="0016543A"/>
    <w:rsid w:val="00196BF5"/>
    <w:rsid w:val="0025162F"/>
    <w:rsid w:val="00252E56"/>
    <w:rsid w:val="004A0CED"/>
    <w:rsid w:val="004B0747"/>
    <w:rsid w:val="007D5C51"/>
    <w:rsid w:val="008134E3"/>
    <w:rsid w:val="008461C1"/>
    <w:rsid w:val="00867951"/>
    <w:rsid w:val="008A6D26"/>
    <w:rsid w:val="008C47A7"/>
    <w:rsid w:val="00903347"/>
    <w:rsid w:val="009A7CCC"/>
    <w:rsid w:val="009C618B"/>
    <w:rsid w:val="00A36C79"/>
    <w:rsid w:val="00AF260F"/>
    <w:rsid w:val="00B14CC8"/>
    <w:rsid w:val="00B853D3"/>
    <w:rsid w:val="00BD1A91"/>
    <w:rsid w:val="00C163C3"/>
    <w:rsid w:val="00DE3BB2"/>
    <w:rsid w:val="00EF3B3B"/>
    <w:rsid w:val="00F60844"/>
    <w:rsid w:val="00F640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EC623"/>
  <w15:chartTrackingRefBased/>
  <w15:docId w15:val="{00EB9D40-7D0C-4C1F-ACB7-26D135C48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GB"/>
    </w:rPr>
  </w:style>
  <w:style w:type="paragraph" w:styleId="Heading2">
    <w:name w:val="heading 2"/>
    <w:basedOn w:val="Normal"/>
    <w:link w:val="Heading2Char"/>
    <w:uiPriority w:val="9"/>
    <w:qFormat/>
    <w:rsid w:val="0025162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5162F"/>
    <w:rPr>
      <w:rFonts w:ascii="Times New Roman" w:eastAsia="Times New Roman" w:hAnsi="Times New Roman" w:cs="Times New Roman"/>
      <w:b/>
      <w:bCs/>
      <w:sz w:val="36"/>
      <w:szCs w:val="36"/>
    </w:rPr>
  </w:style>
  <w:style w:type="paragraph" w:customStyle="1" w:styleId="msonormal0">
    <w:name w:val="msonormal"/>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c">
    <w:name w:val="toc"/>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5162F"/>
    <w:rPr>
      <w:color w:val="0000FF"/>
      <w:u w:val="single"/>
    </w:rPr>
  </w:style>
  <w:style w:type="character" w:styleId="FollowedHyperlink">
    <w:name w:val="FollowedHyperlink"/>
    <w:basedOn w:val="DefaultParagraphFont"/>
    <w:uiPriority w:val="99"/>
    <w:semiHidden/>
    <w:unhideWhenUsed/>
    <w:rsid w:val="0025162F"/>
    <w:rPr>
      <w:color w:val="800080"/>
      <w:u w:val="single"/>
    </w:rPr>
  </w:style>
  <w:style w:type="paragraph" w:styleId="NormalWeb">
    <w:name w:val="Normal (Web)"/>
    <w:basedOn w:val="Normal"/>
    <w:uiPriority w:val="99"/>
    <w:semiHidden/>
    <w:unhideWhenUsed/>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te">
    <w:name w:val="note"/>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5162F"/>
    <w:rPr>
      <w:rFonts w:ascii="Courier New" w:eastAsia="Times New Roman" w:hAnsi="Courier New" w:cs="Courier New"/>
      <w:sz w:val="20"/>
      <w:szCs w:val="20"/>
    </w:rPr>
  </w:style>
  <w:style w:type="paragraph" w:customStyle="1" w:styleId="expressdescription">
    <w:name w:val="expressdescription"/>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xample">
    <w:name w:val="example"/>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8A6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A6D26"/>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EF3B3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3B3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28120">
      <w:bodyDiv w:val="1"/>
      <w:marLeft w:val="0"/>
      <w:marRight w:val="0"/>
      <w:marTop w:val="0"/>
      <w:marBottom w:val="0"/>
      <w:divBdr>
        <w:top w:val="none" w:sz="0" w:space="0" w:color="auto"/>
        <w:left w:val="none" w:sz="0" w:space="0" w:color="auto"/>
        <w:bottom w:val="none" w:sz="0" w:space="0" w:color="auto"/>
        <w:right w:val="none" w:sz="0" w:space="0" w:color="auto"/>
      </w:divBdr>
      <w:divsChild>
        <w:div w:id="7226036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209909">
      <w:bodyDiv w:val="1"/>
      <w:marLeft w:val="0"/>
      <w:marRight w:val="0"/>
      <w:marTop w:val="0"/>
      <w:marBottom w:val="0"/>
      <w:divBdr>
        <w:top w:val="none" w:sz="0" w:space="0" w:color="auto"/>
        <w:left w:val="none" w:sz="0" w:space="0" w:color="auto"/>
        <w:bottom w:val="none" w:sz="0" w:space="0" w:color="auto"/>
        <w:right w:val="none" w:sz="0" w:space="0" w:color="auto"/>
      </w:divBdr>
      <w:divsChild>
        <w:div w:id="7779859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187065">
      <w:bodyDiv w:val="1"/>
      <w:marLeft w:val="0"/>
      <w:marRight w:val="0"/>
      <w:marTop w:val="0"/>
      <w:marBottom w:val="0"/>
      <w:divBdr>
        <w:top w:val="none" w:sz="0" w:space="0" w:color="auto"/>
        <w:left w:val="none" w:sz="0" w:space="0" w:color="auto"/>
        <w:bottom w:val="none" w:sz="0" w:space="0" w:color="auto"/>
        <w:right w:val="none" w:sz="0" w:space="0" w:color="auto"/>
      </w:divBdr>
      <w:divsChild>
        <w:div w:id="313490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9430702">
      <w:bodyDiv w:val="1"/>
      <w:marLeft w:val="0"/>
      <w:marRight w:val="0"/>
      <w:marTop w:val="0"/>
      <w:marBottom w:val="0"/>
      <w:divBdr>
        <w:top w:val="none" w:sz="0" w:space="0" w:color="auto"/>
        <w:left w:val="none" w:sz="0" w:space="0" w:color="auto"/>
        <w:bottom w:val="none" w:sz="0" w:space="0" w:color="auto"/>
        <w:right w:val="none" w:sz="0" w:space="0" w:color="auto"/>
      </w:divBdr>
      <w:divsChild>
        <w:div w:id="2999194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7026281">
      <w:bodyDiv w:val="1"/>
      <w:marLeft w:val="0"/>
      <w:marRight w:val="0"/>
      <w:marTop w:val="0"/>
      <w:marBottom w:val="0"/>
      <w:divBdr>
        <w:top w:val="none" w:sz="0" w:space="0" w:color="auto"/>
        <w:left w:val="none" w:sz="0" w:space="0" w:color="auto"/>
        <w:bottom w:val="none" w:sz="0" w:space="0" w:color="auto"/>
        <w:right w:val="none" w:sz="0" w:space="0" w:color="auto"/>
      </w:divBdr>
      <w:divsChild>
        <w:div w:id="381054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4911999">
      <w:bodyDiv w:val="1"/>
      <w:marLeft w:val="0"/>
      <w:marRight w:val="0"/>
      <w:marTop w:val="0"/>
      <w:marBottom w:val="0"/>
      <w:divBdr>
        <w:top w:val="none" w:sz="0" w:space="0" w:color="auto"/>
        <w:left w:val="none" w:sz="0" w:space="0" w:color="auto"/>
        <w:bottom w:val="none" w:sz="0" w:space="0" w:color="auto"/>
        <w:right w:val="none" w:sz="0" w:space="0" w:color="auto"/>
      </w:divBdr>
      <w:divsChild>
        <w:div w:id="1212771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6382207">
      <w:bodyDiv w:val="1"/>
      <w:marLeft w:val="0"/>
      <w:marRight w:val="0"/>
      <w:marTop w:val="0"/>
      <w:marBottom w:val="0"/>
      <w:divBdr>
        <w:top w:val="none" w:sz="0" w:space="0" w:color="auto"/>
        <w:left w:val="none" w:sz="0" w:space="0" w:color="auto"/>
        <w:bottom w:val="none" w:sz="0" w:space="0" w:color="auto"/>
        <w:right w:val="none" w:sz="0" w:space="0" w:color="auto"/>
      </w:divBdr>
      <w:divsChild>
        <w:div w:id="12427132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9684628">
      <w:bodyDiv w:val="1"/>
      <w:marLeft w:val="0"/>
      <w:marRight w:val="0"/>
      <w:marTop w:val="0"/>
      <w:marBottom w:val="0"/>
      <w:divBdr>
        <w:top w:val="none" w:sz="0" w:space="0" w:color="auto"/>
        <w:left w:val="none" w:sz="0" w:space="0" w:color="auto"/>
        <w:bottom w:val="none" w:sz="0" w:space="0" w:color="auto"/>
        <w:right w:val="none" w:sz="0" w:space="0" w:color="auto"/>
      </w:divBdr>
      <w:divsChild>
        <w:div w:id="14714396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3903473">
      <w:bodyDiv w:val="1"/>
      <w:marLeft w:val="0"/>
      <w:marRight w:val="0"/>
      <w:marTop w:val="0"/>
      <w:marBottom w:val="0"/>
      <w:divBdr>
        <w:top w:val="none" w:sz="0" w:space="0" w:color="auto"/>
        <w:left w:val="none" w:sz="0" w:space="0" w:color="auto"/>
        <w:bottom w:val="none" w:sz="0" w:space="0" w:color="auto"/>
        <w:right w:val="none" w:sz="0" w:space="0" w:color="auto"/>
      </w:divBdr>
      <w:divsChild>
        <w:div w:id="1798134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4787583">
      <w:bodyDiv w:val="1"/>
      <w:marLeft w:val="0"/>
      <w:marRight w:val="0"/>
      <w:marTop w:val="0"/>
      <w:marBottom w:val="0"/>
      <w:divBdr>
        <w:top w:val="none" w:sz="0" w:space="0" w:color="auto"/>
        <w:left w:val="none" w:sz="0" w:space="0" w:color="auto"/>
        <w:bottom w:val="none" w:sz="0" w:space="0" w:color="auto"/>
        <w:right w:val="none" w:sz="0" w:space="0" w:color="auto"/>
      </w:divBdr>
      <w:divsChild>
        <w:div w:id="19841957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5909304">
      <w:bodyDiv w:val="1"/>
      <w:marLeft w:val="0"/>
      <w:marRight w:val="0"/>
      <w:marTop w:val="0"/>
      <w:marBottom w:val="0"/>
      <w:divBdr>
        <w:top w:val="none" w:sz="0" w:space="0" w:color="auto"/>
        <w:left w:val="none" w:sz="0" w:space="0" w:color="auto"/>
        <w:bottom w:val="none" w:sz="0" w:space="0" w:color="auto"/>
        <w:right w:val="none" w:sz="0" w:space="0" w:color="auto"/>
      </w:divBdr>
      <w:divsChild>
        <w:div w:id="8127932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0316109">
      <w:bodyDiv w:val="1"/>
      <w:marLeft w:val="0"/>
      <w:marRight w:val="0"/>
      <w:marTop w:val="0"/>
      <w:marBottom w:val="0"/>
      <w:divBdr>
        <w:top w:val="none" w:sz="0" w:space="0" w:color="auto"/>
        <w:left w:val="none" w:sz="0" w:space="0" w:color="auto"/>
        <w:bottom w:val="none" w:sz="0" w:space="0" w:color="auto"/>
        <w:right w:val="none" w:sz="0" w:space="0" w:color="auto"/>
      </w:divBdr>
      <w:divsChild>
        <w:div w:id="7420700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8740262">
      <w:bodyDiv w:val="1"/>
      <w:marLeft w:val="0"/>
      <w:marRight w:val="0"/>
      <w:marTop w:val="0"/>
      <w:marBottom w:val="0"/>
      <w:divBdr>
        <w:top w:val="none" w:sz="0" w:space="0" w:color="auto"/>
        <w:left w:val="none" w:sz="0" w:space="0" w:color="auto"/>
        <w:bottom w:val="none" w:sz="0" w:space="0" w:color="auto"/>
        <w:right w:val="none" w:sz="0" w:space="0" w:color="auto"/>
      </w:divBdr>
      <w:divsChild>
        <w:div w:id="14152001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0298258">
      <w:bodyDiv w:val="1"/>
      <w:marLeft w:val="0"/>
      <w:marRight w:val="0"/>
      <w:marTop w:val="0"/>
      <w:marBottom w:val="0"/>
      <w:divBdr>
        <w:top w:val="none" w:sz="0" w:space="0" w:color="auto"/>
        <w:left w:val="none" w:sz="0" w:space="0" w:color="auto"/>
        <w:bottom w:val="none" w:sz="0" w:space="0" w:color="auto"/>
        <w:right w:val="none" w:sz="0" w:space="0" w:color="auto"/>
      </w:divBdr>
      <w:divsChild>
        <w:div w:id="13305950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5104666">
      <w:bodyDiv w:val="1"/>
      <w:marLeft w:val="0"/>
      <w:marRight w:val="0"/>
      <w:marTop w:val="0"/>
      <w:marBottom w:val="0"/>
      <w:divBdr>
        <w:top w:val="none" w:sz="0" w:space="0" w:color="auto"/>
        <w:left w:val="none" w:sz="0" w:space="0" w:color="auto"/>
        <w:bottom w:val="none" w:sz="0" w:space="0" w:color="auto"/>
        <w:right w:val="none" w:sz="0" w:space="0" w:color="auto"/>
      </w:divBdr>
    </w:div>
    <w:div w:id="1172912633">
      <w:bodyDiv w:val="1"/>
      <w:marLeft w:val="0"/>
      <w:marRight w:val="0"/>
      <w:marTop w:val="0"/>
      <w:marBottom w:val="0"/>
      <w:divBdr>
        <w:top w:val="none" w:sz="0" w:space="0" w:color="auto"/>
        <w:left w:val="none" w:sz="0" w:space="0" w:color="auto"/>
        <w:bottom w:val="none" w:sz="0" w:space="0" w:color="auto"/>
        <w:right w:val="none" w:sz="0" w:space="0" w:color="auto"/>
      </w:divBdr>
      <w:divsChild>
        <w:div w:id="1874031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7223508">
      <w:bodyDiv w:val="1"/>
      <w:marLeft w:val="0"/>
      <w:marRight w:val="0"/>
      <w:marTop w:val="0"/>
      <w:marBottom w:val="0"/>
      <w:divBdr>
        <w:top w:val="none" w:sz="0" w:space="0" w:color="auto"/>
        <w:left w:val="none" w:sz="0" w:space="0" w:color="auto"/>
        <w:bottom w:val="none" w:sz="0" w:space="0" w:color="auto"/>
        <w:right w:val="none" w:sz="0" w:space="0" w:color="auto"/>
      </w:divBdr>
      <w:divsChild>
        <w:div w:id="1387336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1686044">
      <w:bodyDiv w:val="1"/>
      <w:marLeft w:val="0"/>
      <w:marRight w:val="0"/>
      <w:marTop w:val="0"/>
      <w:marBottom w:val="0"/>
      <w:divBdr>
        <w:top w:val="none" w:sz="0" w:space="0" w:color="auto"/>
        <w:left w:val="none" w:sz="0" w:space="0" w:color="auto"/>
        <w:bottom w:val="none" w:sz="0" w:space="0" w:color="auto"/>
        <w:right w:val="none" w:sz="0" w:space="0" w:color="auto"/>
      </w:divBdr>
      <w:divsChild>
        <w:div w:id="1578049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2429677">
      <w:bodyDiv w:val="1"/>
      <w:marLeft w:val="0"/>
      <w:marRight w:val="0"/>
      <w:marTop w:val="0"/>
      <w:marBottom w:val="0"/>
      <w:divBdr>
        <w:top w:val="none" w:sz="0" w:space="0" w:color="auto"/>
        <w:left w:val="none" w:sz="0" w:space="0" w:color="auto"/>
        <w:bottom w:val="none" w:sz="0" w:space="0" w:color="auto"/>
        <w:right w:val="none" w:sz="0" w:space="0" w:color="auto"/>
      </w:divBdr>
      <w:divsChild>
        <w:div w:id="7041335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980126">
      <w:bodyDiv w:val="1"/>
      <w:marLeft w:val="0"/>
      <w:marRight w:val="0"/>
      <w:marTop w:val="0"/>
      <w:marBottom w:val="0"/>
      <w:divBdr>
        <w:top w:val="none" w:sz="0" w:space="0" w:color="auto"/>
        <w:left w:val="none" w:sz="0" w:space="0" w:color="auto"/>
        <w:bottom w:val="none" w:sz="0" w:space="0" w:color="auto"/>
        <w:right w:val="none" w:sz="0" w:space="0" w:color="auto"/>
      </w:divBdr>
      <w:divsChild>
        <w:div w:id="5912776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6267914">
      <w:bodyDiv w:val="1"/>
      <w:marLeft w:val="0"/>
      <w:marRight w:val="0"/>
      <w:marTop w:val="0"/>
      <w:marBottom w:val="0"/>
      <w:divBdr>
        <w:top w:val="none" w:sz="0" w:space="0" w:color="auto"/>
        <w:left w:val="none" w:sz="0" w:space="0" w:color="auto"/>
        <w:bottom w:val="none" w:sz="0" w:space="0" w:color="auto"/>
        <w:right w:val="none" w:sz="0" w:space="0" w:color="auto"/>
      </w:divBdr>
    </w:div>
    <w:div w:id="1883638949">
      <w:bodyDiv w:val="1"/>
      <w:marLeft w:val="0"/>
      <w:marRight w:val="0"/>
      <w:marTop w:val="0"/>
      <w:marBottom w:val="0"/>
      <w:divBdr>
        <w:top w:val="none" w:sz="0" w:space="0" w:color="auto"/>
        <w:left w:val="none" w:sz="0" w:space="0" w:color="auto"/>
        <w:bottom w:val="none" w:sz="0" w:space="0" w:color="auto"/>
        <w:right w:val="none" w:sz="0" w:space="0" w:color="auto"/>
      </w:divBdr>
      <w:divsChild>
        <w:div w:id="14199101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6806551">
      <w:bodyDiv w:val="1"/>
      <w:marLeft w:val="0"/>
      <w:marRight w:val="0"/>
      <w:marTop w:val="0"/>
      <w:marBottom w:val="0"/>
      <w:divBdr>
        <w:top w:val="none" w:sz="0" w:space="0" w:color="auto"/>
        <w:left w:val="none" w:sz="0" w:space="0" w:color="auto"/>
        <w:bottom w:val="none" w:sz="0" w:space="0" w:color="auto"/>
        <w:right w:val="none" w:sz="0" w:space="0" w:color="auto"/>
      </w:divBdr>
      <w:divsChild>
        <w:div w:id="5729322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8359787">
      <w:bodyDiv w:val="1"/>
      <w:marLeft w:val="0"/>
      <w:marRight w:val="0"/>
      <w:marTop w:val="0"/>
      <w:marBottom w:val="0"/>
      <w:divBdr>
        <w:top w:val="none" w:sz="0" w:space="0" w:color="auto"/>
        <w:left w:val="none" w:sz="0" w:space="0" w:color="auto"/>
        <w:bottom w:val="none" w:sz="0" w:space="0" w:color="auto"/>
        <w:right w:val="none" w:sz="0" w:space="0" w:color="auto"/>
      </w:divBdr>
      <w:divsChild>
        <w:div w:id="8506792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file:///C:\Users\bus4005\Downloads\CR_FDIS_3_20190311_draft\CR_FDIS_3\part1000\data\modules\basic_geometry\sys\4_info_reqs.htm" TargetMode="External"/><Relationship Id="rId21" Type="http://schemas.openxmlformats.org/officeDocument/2006/relationships/hyperlink" Target="file:///C:\Users\bus4005\Downloads\CR_FDIS_3_20190311_draft\CR_FDIS_3\part1000\data\modules\part_and_zone_laminate_tables\sys\4_info_reqs.htm" TargetMode="External"/><Relationship Id="rId42" Type="http://schemas.openxmlformats.org/officeDocument/2006/relationships/hyperlink" Target="file:///C:\Users\bus4005\Downloads\CR_FDIS_3_20190311_draft\CR_FDIS_3\part1000\data\modules\part_and_zone_laminate_tables\sys\4_info_reqs.htm" TargetMode="External"/><Relationship Id="rId63" Type="http://schemas.openxmlformats.org/officeDocument/2006/relationships/hyperlink" Target="file:///C:\Users\bus4005\Downloads\CR_FDIS_3_20190311_draft\CR_FDIS_3\part1000\data\modules\part_and_zone_laminate_tables\sys\4_info_reqs.htm" TargetMode="External"/><Relationship Id="rId84" Type="http://schemas.openxmlformats.org/officeDocument/2006/relationships/hyperlink" Target="file:///C:\Users\bus4005\Downloads\CR_FDIS_3_20190311_draft\CR_FDIS_3\part1000\data\modules\product_view_definition\sys\4_info_reqs.htm" TargetMode="External"/><Relationship Id="rId138" Type="http://schemas.openxmlformats.org/officeDocument/2006/relationships/hyperlink" Target="file:///C:\Users\bus4005\Downloads\CR_FDIS_3_20190311_draft\CR_FDIS_3\part1000\data\modules\part_and_zone_laminate_tables\sys\4_info_reqs.htm" TargetMode="External"/><Relationship Id="rId159" Type="http://schemas.openxmlformats.org/officeDocument/2006/relationships/image" Target="media/image5.gif"/><Relationship Id="rId170" Type="http://schemas.openxmlformats.org/officeDocument/2006/relationships/hyperlink" Target="file:///C:\Users\bus4005\Downloads\CR_FDIS_3_20190311_draft\CR_FDIS_3\part1000\data\modules\part_and_zone_laminate_tables\sys\5_mapping.htm#aeentityply_laminate" TargetMode="External"/><Relationship Id="rId191" Type="http://schemas.openxmlformats.org/officeDocument/2006/relationships/hyperlink" Target="file:///C:\Users\bus4005\Downloads\CR_FDIS_3_20190311_draft\CR_FDIS_3\part1000\data\modules\part_and_zone_laminate_tables\sys\4_info_reqs.htm" TargetMode="External"/><Relationship Id="rId205" Type="http://schemas.openxmlformats.org/officeDocument/2006/relationships/hyperlink" Target="file:///C:\Users\bus4005\Downloads\CR_FDIS_3_20190311_draft\CR_FDIS_3\part1000\data\modules\part_and_zone_laminate_tables\sys\4_info_reqs.htm" TargetMode="External"/><Relationship Id="rId226" Type="http://schemas.openxmlformats.org/officeDocument/2006/relationships/hyperlink" Target="file:///C:\Users\bus4005\Downloads\CR_FDIS_3_20190311_draft\CR_FDIS_3\part1000\data\modules\part_and_zone_laminate_tables\sys\5_mapping.htm#aeentitysmeared_material" TargetMode="External"/><Relationship Id="rId247" Type="http://schemas.openxmlformats.org/officeDocument/2006/relationships/hyperlink" Target="file:///C:\Users\bus4005\Downloads\CR_FDIS_3_20190311_draft\CR_FDIS_3\part1000\data\modules\part_and_zone_laminate_tables\sys\4_info_reqs.htm" TargetMode="External"/><Relationship Id="rId107" Type="http://schemas.openxmlformats.org/officeDocument/2006/relationships/hyperlink" Target="file:///C:\Users\bus4005\Downloads\CR_FDIS_3_20190311_draft\CR_FDIS_3\part1000\data\modules\shape_property_assignment\sys\4_info_reqs.htm" TargetMode="External"/><Relationship Id="rId268" Type="http://schemas.openxmlformats.org/officeDocument/2006/relationships/hyperlink" Target="file:///C:\Users\bus4005\Downloads\CR_FDIS_3_20190311_draft\CR_FDIS_3\part1000\data\modules\part_and_zone_laminate_tables\sys\4_info_reqs.htm" TargetMode="External"/><Relationship Id="rId11" Type="http://schemas.openxmlformats.org/officeDocument/2006/relationships/hyperlink" Target="file:///C:\Users\bus4005\Downloads\CR_FDIS_3_20190311_draft\CR_FDIS_3\part1000\data\modules\part_and_zone_laminate_tables\sys\c_arm_expg.htm" TargetMode="External"/><Relationship Id="rId32" Type="http://schemas.openxmlformats.org/officeDocument/2006/relationships/hyperlink" Target="file:///C:\Users\bus4005\Downloads\CR_FDIS_3_20190311_draft\CR_FDIS_3\part1000\data\modules\stock_material\sys\4_info_reqs.htm" TargetMode="External"/><Relationship Id="rId53" Type="http://schemas.openxmlformats.org/officeDocument/2006/relationships/hyperlink" Target="file:///C:\Users\bus4005\Downloads\CR_FDIS_3_20190311_draft\CR_FDIS_3\part1000\data\modules\composite_constituent_shape\sys\4_info_reqs.htm" TargetMode="External"/><Relationship Id="rId74" Type="http://schemas.openxmlformats.org/officeDocument/2006/relationships/hyperlink" Target="file:///C:\Users\bus4005\Downloads\CR_FDIS_3_20190311_draft\CR_FDIS_3\part1000\data\modules\part_and_zone_laminate_tables\sys\4_info_reqs.htm" TargetMode="External"/><Relationship Id="rId128" Type="http://schemas.openxmlformats.org/officeDocument/2006/relationships/hyperlink" Target="file:///C:\Users\bus4005\Downloads\CR_FDIS_3_20190311_draft\CR_FDIS_3\part1000\data\modules\part_and_zone_laminate_tables\sys\4_info_reqs.htm" TargetMode="External"/><Relationship Id="rId149" Type="http://schemas.openxmlformats.org/officeDocument/2006/relationships/hyperlink" Target="file:///C:\Users\bus4005\Downloads\CR_FDIS_3_20190311_draft\CR_FDIS_3\part1000\data\modules\part_and_zone_laminate_tables\sys\4_info_reqs.htm" TargetMode="External"/><Relationship Id="rId5" Type="http://schemas.openxmlformats.org/officeDocument/2006/relationships/hyperlink" Target="file:///C:\Users\bus4005\Downloads\CR_FDIS_3_20190311_draft\CR_FDIS_3\part1000\data\modules\part_and_zone_laminate_tables\sys\c_arm_expg.htm" TargetMode="External"/><Relationship Id="rId95" Type="http://schemas.openxmlformats.org/officeDocument/2006/relationships/hyperlink" Target="file:///C:\Users\bus4005\Downloads\CR_FDIS_3_20190311_draft\CR_FDIS_3\part1000\data\modules\stock_material\sys\4_info_reqs.htm" TargetMode="External"/><Relationship Id="rId160" Type="http://schemas.openxmlformats.org/officeDocument/2006/relationships/hyperlink" Target="file:///C:\Users\bus4005\Downloads\CR_FDIS_3_20190311_draft\CR_FDIS_3\part1000\data\modules\part_and_zone_laminate_tables\sys\4_info_reqs.htm" TargetMode="External"/><Relationship Id="rId181" Type="http://schemas.openxmlformats.org/officeDocument/2006/relationships/hyperlink" Target="file:///C:\Users\bus4005\Downloads\CR_FDIS_3_20190311_draft\CR_FDIS_3\part1000\data\modules\part_and_zone_laminate_tables\sys\4_info_reqs.htm" TargetMode="External"/><Relationship Id="rId216" Type="http://schemas.openxmlformats.org/officeDocument/2006/relationships/hyperlink" Target="file:///C:\Users\bus4005\Downloads\CR_FDIS_3_20190311_draft\CR_FDIS_3\part1000\data\modules\stock_material\sys\4_info_reqs.htm" TargetMode="External"/><Relationship Id="rId237" Type="http://schemas.openxmlformats.org/officeDocument/2006/relationships/hyperlink" Target="file:///C:\Users\bus4005\Downloads\CR_FDIS_3_20190311_draft\CR_FDIS_3\part1000\data\modules\basic_geometry\sys\4_info_reqs.htm" TargetMode="External"/><Relationship Id="rId258" Type="http://schemas.openxmlformats.org/officeDocument/2006/relationships/hyperlink" Target="file:///C:\Users\bus4005\Downloads\CR_FDIS_3_20190311_draft\CR_FDIS_3\part1000\data\modules\part_and_zone_laminate_tables\sys\4_info_reqs.htm" TargetMode="External"/><Relationship Id="rId22" Type="http://schemas.openxmlformats.org/officeDocument/2006/relationships/hyperlink" Target="file:///C:\Users\bus4005\Downloads\CR_FDIS_3_20190311_draft\CR_FDIS_3\part1000\data\modules\part_and_zone_laminate_tables\sys\4_info_reqs.htm" TargetMode="External"/><Relationship Id="rId43" Type="http://schemas.openxmlformats.org/officeDocument/2006/relationships/hyperlink" Target="file:///C:\Users\bus4005\Downloads\CR_FDIS_3_20190311_draft\CR_FDIS_3\part1000\data\modules\part_and_zone_laminate_tables\sys\4_info_reqs.htm" TargetMode="External"/><Relationship Id="rId64" Type="http://schemas.openxmlformats.org/officeDocument/2006/relationships/hyperlink" Target="file:///C:\Users\bus4005\Downloads\CR_FDIS_3_20190311_draft\CR_FDIS_3\part1000\data\modules\part_and_zone_laminate_tables\sys\4_info_reqs.htm" TargetMode="External"/><Relationship Id="rId118" Type="http://schemas.openxmlformats.org/officeDocument/2006/relationships/hyperlink" Target="file:///C:\Users\bus4005\Downloads\CR_FDIS_3_20190311_draft\CR_FDIS_3\part1000\data\modules\part_and_zone_laminate_tables\sys\4_info_reqs.htm" TargetMode="External"/><Relationship Id="rId139" Type="http://schemas.openxmlformats.org/officeDocument/2006/relationships/hyperlink" Target="file:///C:\Users\bus4005\Downloads\CR_FDIS_3_20190311_draft\CR_FDIS_3\part1000\data\modules\part_and_zone_laminate_tables\sys\4_info_reqs.htm" TargetMode="External"/><Relationship Id="rId85" Type="http://schemas.openxmlformats.org/officeDocument/2006/relationships/hyperlink" Target="file:///C:\Users\bus4005\Downloads\CR_FDIS_3_20190311_draft\CR_FDIS_3\part1000\data\modules\part_and_zone_laminate_tables\sys\5_mapping.htm#aeentityedge_zone_shape" TargetMode="External"/><Relationship Id="rId150" Type="http://schemas.openxmlformats.org/officeDocument/2006/relationships/hyperlink" Target="file:///C:\Users\bus4005\Downloads\CR_FDIS_3_20190311_draft\CR_FDIS_3\part1000\data\modules\value_with_unit_extension\sys\4_info_reqs.htm" TargetMode="External"/><Relationship Id="rId171" Type="http://schemas.openxmlformats.org/officeDocument/2006/relationships/hyperlink" Target="file:///C:\Users\bus4005\Downloads\CR_FDIS_3_20190311_draft\CR_FDIS_3\part1000\data\modules\part_and_zone_laminate_tables\sys\4_info_reqs.htm" TargetMode="External"/><Relationship Id="rId192" Type="http://schemas.openxmlformats.org/officeDocument/2006/relationships/hyperlink" Target="file:///C:\Users\bus4005\Downloads\CR_FDIS_3_20190311_draft\CR_FDIS_3\part1000\data\modules\part_and_zone_laminate_tables\sys\4_info_reqs.htm" TargetMode="External"/><Relationship Id="rId206" Type="http://schemas.openxmlformats.org/officeDocument/2006/relationships/hyperlink" Target="file:///C:\Users\bus4005\Downloads\CR_FDIS_3_20190311_draft\CR_FDIS_3\part1000\data\modules\part_and_zone_laminate_tables\sys\4_info_reqs.htm" TargetMode="External"/><Relationship Id="rId227" Type="http://schemas.openxmlformats.org/officeDocument/2006/relationships/hyperlink" Target="file:///C:\Users\bus4005\Downloads\CR_FDIS_3_20190311_draft\CR_FDIS_3\part1000\data\modules\part_and_zone_laminate_tables\sys\4_info_reqs.htm" TargetMode="External"/><Relationship Id="rId248" Type="http://schemas.openxmlformats.org/officeDocument/2006/relationships/hyperlink" Target="file:///C:\Users\bus4005\Downloads\CR_FDIS_3_20190311_draft\CR_FDIS_3\part1000\data\modules\part_and_zone_laminate_tables\sys\5_mapping.htm#aeentityzone_structural_makeup" TargetMode="External"/><Relationship Id="rId269" Type="http://schemas.openxmlformats.org/officeDocument/2006/relationships/hyperlink" Target="file:///C:\Users\bus4005\Downloads\CR_FDIS_3_20190311_draft\CR_FDIS_3\part1000\data\modules\part_and_zone_laminate_tables\sys\4_info_reqs.htm" TargetMode="External"/><Relationship Id="rId12" Type="http://schemas.openxmlformats.org/officeDocument/2006/relationships/hyperlink" Target="file:///C:\Users\bus4005\Downloads\CR_FDIS_3_20190311_draft\CR_FDIS_3\part1000\data\modules\part_and_zone_laminate_tables\armexpg1.htm" TargetMode="External"/><Relationship Id="rId33" Type="http://schemas.openxmlformats.org/officeDocument/2006/relationships/hyperlink" Target="file:///C:\Users\bus4005\Downloads\CR_FDIS_3_20190311_draft\CR_FDIS_3\part1000\data\modules\stock_material\sys\4_info_reqs.htm" TargetMode="External"/><Relationship Id="rId108" Type="http://schemas.openxmlformats.org/officeDocument/2006/relationships/hyperlink" Target="file:///C:\Users\bus4005\Downloads\CR_FDIS_3_20190311_draft\CR_FDIS_3\part1000\data\modules\part_and_zone_laminate_tables\sys\4_info_reqs.htm" TargetMode="External"/><Relationship Id="rId129" Type="http://schemas.openxmlformats.org/officeDocument/2006/relationships/hyperlink" Target="file:///C:\Users\bus4005\Downloads\CR_FDIS_3_20190311_draft\CR_FDIS_3\part1000\data\modules\part_and_zone_laminate_tables\sys\4_info_reqs.htm" TargetMode="External"/><Relationship Id="rId54" Type="http://schemas.openxmlformats.org/officeDocument/2006/relationships/hyperlink" Target="file:///C:\Users\bus4005\Downloads\CR_FDIS_3_20190311_draft\CR_FDIS_3\part1000\data\modules\part_and_zone_laminate_tables\sys\5_mapping.htm#aeentitycomposite_assembly_sequence_definition" TargetMode="External"/><Relationship Id="rId75" Type="http://schemas.openxmlformats.org/officeDocument/2006/relationships/hyperlink" Target="file:///C:\Users\bus4005\Downloads\CR_FDIS_3_20190311_draft\CR_FDIS_3\part1000\data\modules\part_and_zone_laminate_tables\sys\4_info_reqs.htm" TargetMode="External"/><Relationship Id="rId96" Type="http://schemas.openxmlformats.org/officeDocument/2006/relationships/hyperlink" Target="file:///C:\Users\bus4005\Downloads\CR_FDIS_3_20190311_draft\CR_FDIS_3\part1000\data\modules\stock_material\sys\4_info_reqs.htm" TargetMode="External"/><Relationship Id="rId140" Type="http://schemas.openxmlformats.org/officeDocument/2006/relationships/hyperlink" Target="file:///C:\Users\bus4005\Downloads\CR_FDIS_3_20190311_draft\CR_FDIS_3\part1000\data\modules\value_with_unit_extension\sys\4_info_reqs.htm" TargetMode="External"/><Relationship Id="rId161" Type="http://schemas.openxmlformats.org/officeDocument/2006/relationships/hyperlink" Target="file:///C:\Users\bus4005\Downloads\CR_FDIS_3_20190311_draft\CR_FDIS_3\part1000\data\modules\part_and_zone_laminate_tables\sys\4_info_reqs.htm" TargetMode="External"/><Relationship Id="rId182" Type="http://schemas.openxmlformats.org/officeDocument/2006/relationships/hyperlink" Target="file:///C:\Users\bus4005\Downloads\CR_FDIS_3_20190311_draft\CR_FDIS_3\part1000\data\modules\part_and_zone_laminate_tables\sys\4_info_reqs.htm" TargetMode="External"/><Relationship Id="rId217" Type="http://schemas.openxmlformats.org/officeDocument/2006/relationships/hyperlink" Target="file:///C:\Users\bus4005\Downloads\CR_FDIS_3_20190311_draft\CR_FDIS_3\part1000\data\modules\part_and_zone_laminate_tables\sys\4_info_reqs.htm" TargetMode="External"/><Relationship Id="rId6" Type="http://schemas.openxmlformats.org/officeDocument/2006/relationships/hyperlink" Target="file:///C:\Users\bus4005\Downloads\CR_FDIS_3_20190311_draft\CR_FDIS_3\part1000\data\modules\part_and_zone_laminate_tables\sys\5_mapping.htm" TargetMode="External"/><Relationship Id="rId238" Type="http://schemas.openxmlformats.org/officeDocument/2006/relationships/hyperlink" Target="file:///C:\Users\bus4005\Downloads\CR_FDIS_3_20190311_draft\CR_FDIS_3\part1000\data\modules\basic_geometry\sys\4_info_reqs.htm" TargetMode="External"/><Relationship Id="rId259" Type="http://schemas.openxmlformats.org/officeDocument/2006/relationships/hyperlink" Target="file:///C:\Users\bus4005\Downloads\CR_FDIS_3_20190311_draft\CR_FDIS_3\part1000\data\modules\part_and_zone_laminate_tables\sys\4_info_reqs.htm" TargetMode="External"/><Relationship Id="rId23" Type="http://schemas.openxmlformats.org/officeDocument/2006/relationships/hyperlink" Target="file:///C:\Users\bus4005\Downloads\CR_FDIS_3_20190311_draft\CR_FDIS_3\part1000\data\modules\part_and_zone_laminate_tables\sys\4_info_reqs.htm" TargetMode="External"/><Relationship Id="rId119" Type="http://schemas.openxmlformats.org/officeDocument/2006/relationships/hyperlink" Target="file:///C:\Users\bus4005\Downloads\CR_FDIS_3_20190311_draft\CR_FDIS_3\part1000\data\modules\composite_constituent_shape\sys\4_info_reqs.htm" TargetMode="External"/><Relationship Id="rId270" Type="http://schemas.openxmlformats.org/officeDocument/2006/relationships/hyperlink" Target="file:///C:\Users\bus4005\Downloads\CR_FDIS_3_20190311_draft\CR_FDIS_3\part1000\data\modules\part_and_zone_laminate_tables\sys\4_info_reqs.htm" TargetMode="External"/><Relationship Id="rId44" Type="http://schemas.openxmlformats.org/officeDocument/2006/relationships/hyperlink" Target="file:///C:\Users\bus4005\Downloads\CR_FDIS_3_20190311_draft\CR_FDIS_3\part1000\data\modules\part_and_zone_laminate_tables\sys\4_info_reqs.htm" TargetMode="External"/><Relationship Id="rId60" Type="http://schemas.openxmlformats.org/officeDocument/2006/relationships/hyperlink" Target="file:///C:\Users\bus4005\Downloads\CR_FDIS_3_20190311_draft\CR_FDIS_3\part1000\data\modules\part_and_zone_laminate_tables\sys\4_info_reqs.htm" TargetMode="External"/><Relationship Id="rId65" Type="http://schemas.openxmlformats.org/officeDocument/2006/relationships/hyperlink" Target="file:///C:\Users\bus4005\Downloads\CR_FDIS_3_20190311_draft\CR_FDIS_3\part1000\data\modules\part_and_zone_laminate_tables\sys\4_info_reqs.htm" TargetMode="External"/><Relationship Id="rId81" Type="http://schemas.openxmlformats.org/officeDocument/2006/relationships/hyperlink" Target="file:///C:\Users\bus4005\Downloads\CR_FDIS_3_20190311_draft\CR_FDIS_3\part1000\data\modules\part_view_definition\sys\4_info_reqs.htm" TargetMode="External"/><Relationship Id="rId86" Type="http://schemas.openxmlformats.org/officeDocument/2006/relationships/hyperlink" Target="file:///C:\Users\bus4005\Downloads\CR_FDIS_3_20190311_draft\CR_FDIS_3\part1000\data\modules\part_and_zone_laminate_tables\sys\4_info_reqs.htm" TargetMode="External"/><Relationship Id="rId130" Type="http://schemas.openxmlformats.org/officeDocument/2006/relationships/hyperlink" Target="file:///C:\Users\bus4005\Downloads\CR_FDIS_3_20190311_draft\CR_FDIS_3\part1000\data\modules\part_and_zone_laminate_tables\sys\4_info_reqs.htm" TargetMode="External"/><Relationship Id="rId135" Type="http://schemas.openxmlformats.org/officeDocument/2006/relationships/hyperlink" Target="file:///C:\Users\bus4005\Downloads\CR_FDIS_3_20190311_draft\CR_FDIS_3\part1000\data\modules\part_and_zone_laminate_tables\sys\4_info_reqs.htm" TargetMode="External"/><Relationship Id="rId151" Type="http://schemas.openxmlformats.org/officeDocument/2006/relationships/hyperlink" Target="file:///C:\Users\bus4005\Downloads\CR_FDIS_3_20190311_draft\CR_FDIS_3\part1000\data\modules\ply_orientation_specification\sys\4_info_reqs.htm" TargetMode="External"/><Relationship Id="rId156" Type="http://schemas.openxmlformats.org/officeDocument/2006/relationships/hyperlink" Target="file:///C:\Users\bus4005\Downloads\CR_FDIS_3_20190311_draft\CR_FDIS_3\part1000\data\modules\part_and_zone_laminate_tables\sys\4_info_reqs.htm" TargetMode="External"/><Relationship Id="rId177" Type="http://schemas.openxmlformats.org/officeDocument/2006/relationships/hyperlink" Target="file:///C:\Users\bus4005\Downloads\CR_FDIS_3_20190311_draft\CR_FDIS_3\part1000\data\modules\part_and_zone_laminate_tables\sys\4_info_reqs.htm" TargetMode="External"/><Relationship Id="rId198" Type="http://schemas.openxmlformats.org/officeDocument/2006/relationships/hyperlink" Target="file:///C:\Users\bus4005\Downloads\CR_FDIS_3_20190311_draft\CR_FDIS_3\part1000\data\modules\part_and_zone_laminate_tables\sys\4_info_reqs.htm" TargetMode="External"/><Relationship Id="rId172" Type="http://schemas.openxmlformats.org/officeDocument/2006/relationships/hyperlink" Target="file:///C:\Users\bus4005\Downloads\CR_FDIS_3_20190311_draft\CR_FDIS_3\part1000\data\modules\part_and_zone_laminate_tables\sys\4_info_reqs.htm" TargetMode="External"/><Relationship Id="rId193" Type="http://schemas.openxmlformats.org/officeDocument/2006/relationships/hyperlink" Target="file:///C:\Users\bus4005\Downloads\CR_FDIS_3_20190311_draft\CR_FDIS_3\part1000\data\modules\part_and_zone_laminate_tables\sys\4_info_reqs.htm" TargetMode="External"/><Relationship Id="rId202" Type="http://schemas.openxmlformats.org/officeDocument/2006/relationships/hyperlink" Target="file:///C:\Users\bus4005\Downloads\CR_FDIS_3_20190311_draft\CR_FDIS_3\part1000\data\modules\composite_constituent_shape\sys\4_info_reqs.htm" TargetMode="External"/><Relationship Id="rId207" Type="http://schemas.openxmlformats.org/officeDocument/2006/relationships/hyperlink" Target="file:///C:\Users\bus4005\Downloads\CR_FDIS_3_20190311_draft\CR_FDIS_3\part1000\data\modules\elemental_geometric_shape\sys\4_info_reqs.htm" TargetMode="External"/><Relationship Id="rId223" Type="http://schemas.openxmlformats.org/officeDocument/2006/relationships/hyperlink" Target="file:///C:\Users\bus4005\Downloads\CR_FDIS_3_20190311_draft\CR_FDIS_3\part1000\data\modules\part_and_zone_laminate_tables\sys\4_info_reqs.htm" TargetMode="External"/><Relationship Id="rId228" Type="http://schemas.openxmlformats.org/officeDocument/2006/relationships/hyperlink" Target="file:///C:\Users\bus4005\Downloads\CR_FDIS_3_20190311_draft\CR_FDIS_3\part1000\data\modules\stock_material\sys\4_info_reqs.htm" TargetMode="External"/><Relationship Id="rId244" Type="http://schemas.openxmlformats.org/officeDocument/2006/relationships/hyperlink" Target="file:///C:\Users\bus4005\Downloads\CR_FDIS_3_20190311_draft\CR_FDIS_3\part1000\data\modules\part_and_zone_laminate_tables\sys\4_info_reqs.htm" TargetMode="External"/><Relationship Id="rId249" Type="http://schemas.openxmlformats.org/officeDocument/2006/relationships/hyperlink" Target="file:///C:\Users\bus4005\Downloads\CR_FDIS_3_20190311_draft\CR_FDIS_3\part1000\data\modules\part_and_zone_laminate_tables\sys\4_info_reqs.htm" TargetMode="External"/><Relationship Id="rId13" Type="http://schemas.openxmlformats.org/officeDocument/2006/relationships/hyperlink" Target="file:///C:\Users\bus4005\Downloads\CR_FDIS_3_20190311_draft\CR_FDIS_3\part1000\data\modules\part_and_zone_laminate_tables\armexpg2.htm" TargetMode="External"/><Relationship Id="rId18" Type="http://schemas.openxmlformats.org/officeDocument/2006/relationships/hyperlink" Target="file:///C:\Users\bus4005\Downloads\CR_FDIS_3_20190311_draft\CR_FDIS_3\part1000\data\modules\part_view_definition\sys\4_info_reqs.htm" TargetMode="External"/><Relationship Id="rId39" Type="http://schemas.openxmlformats.org/officeDocument/2006/relationships/hyperlink" Target="file:///C:\Users\bus4005\Downloads\CR_FDIS_3_20190311_draft\CR_FDIS_3\part1000\data\modules\basic_geometry\sys\4_info_reqs.htm" TargetMode="External"/><Relationship Id="rId109" Type="http://schemas.openxmlformats.org/officeDocument/2006/relationships/hyperlink" Target="file:///C:\Users\bus4005\Downloads\CR_FDIS_3_20190311_draft\CR_FDIS_3\part1000\data\modules\part_and_zone_laminate_tables\sys\5_mapping.htm#aeentitylaminate_table" TargetMode="External"/><Relationship Id="rId260" Type="http://schemas.openxmlformats.org/officeDocument/2006/relationships/hyperlink" Target="file:///C:\Users\bus4005\Downloads\CR_FDIS_3_20190311_draft\CR_FDIS_3\part1000\data\modules\part_and_zone_laminate_tables\sys\4_info_reqs.htm" TargetMode="External"/><Relationship Id="rId265" Type="http://schemas.openxmlformats.org/officeDocument/2006/relationships/hyperlink" Target="file:///C:\Users\bus4005\Downloads\CR_FDIS_3_20190311_draft\CR_FDIS_3\part1000\data\modules\part_and_zone_laminate_tables\sys\4_info_reqs.htm" TargetMode="External"/><Relationship Id="rId34" Type="http://schemas.openxmlformats.org/officeDocument/2006/relationships/hyperlink" Target="file:///C:\Users\bus4005\Downloads\CR_FDIS_3_20190311_draft\CR_FDIS_3\part1000\data\modules\elemental_geometric_shape\sys\4_info_reqs.htm" TargetMode="External"/><Relationship Id="rId50" Type="http://schemas.openxmlformats.org/officeDocument/2006/relationships/hyperlink" Target="file:///C:\Users\bus4005\Downloads\CR_FDIS_3_20190311_draft\CR_FDIS_3\part1000\data\modules\part_and_zone_laminate_tables\sys\4_info_reqs.htm" TargetMode="External"/><Relationship Id="rId55" Type="http://schemas.openxmlformats.org/officeDocument/2006/relationships/hyperlink" Target="file:///C:\Users\bus4005\Downloads\CR_FDIS_3_20190311_draft\CR_FDIS_3\part1000\data\modules\part_and_zone_laminate_tables\sys\4_info_reqs.htm" TargetMode="External"/><Relationship Id="rId76" Type="http://schemas.openxmlformats.org/officeDocument/2006/relationships/hyperlink" Target="file:///C:\Users\bus4005\Downloads\CR_FDIS_3_20190311_draft\CR_FDIS_3\part1000\data\modules\part_and_zone_laminate_tables\sys\4_info_reqs.htm" TargetMode="External"/><Relationship Id="rId97" Type="http://schemas.openxmlformats.org/officeDocument/2006/relationships/hyperlink" Target="file:///C:\Users\bus4005\Downloads\CR_FDIS_3_20190311_draft\CR_FDIS_3\part1000\data\modules\stock_material\sys\4_info_reqs.htm" TargetMode="External"/><Relationship Id="rId104" Type="http://schemas.openxmlformats.org/officeDocument/2006/relationships/hyperlink" Target="file:///C:\Users\bus4005\Downloads\CR_FDIS_3_20190311_draft\CR_FDIS_3\part1000\data\modules\part_and_zone_laminate_tables\sys\4_info_reqs.htm" TargetMode="External"/><Relationship Id="rId120" Type="http://schemas.openxmlformats.org/officeDocument/2006/relationships/hyperlink" Target="file:///C:\Users\bus4005\Downloads\CR_FDIS_3_20190311_draft\CR_FDIS_3\part1000\data\modules\support_resource\sys\4_info_reqs.htm" TargetMode="External"/><Relationship Id="rId125" Type="http://schemas.openxmlformats.org/officeDocument/2006/relationships/hyperlink" Target="file:///C:\Users\bus4005\Downloads\CR_FDIS_3_20190311_draft\CR_FDIS_3\part1000\data\modules\part_and_zone_laminate_tables\sys\4_info_reqs.htm" TargetMode="External"/><Relationship Id="rId141" Type="http://schemas.openxmlformats.org/officeDocument/2006/relationships/hyperlink" Target="file:///C:\Users\bus4005\Downloads\CR_FDIS_3_20190311_draft\CR_FDIS_3\part1000\data\modules\part_and_zone_laminate_tables\sys\4_info_reqs.htm" TargetMode="External"/><Relationship Id="rId146" Type="http://schemas.openxmlformats.org/officeDocument/2006/relationships/hyperlink" Target="file:///C:\Users\bus4005\Downloads\CR_FDIS_3_20190311_draft\CR_FDIS_3\part1000\data\modules\part_and_zone_laminate_tables\sys\4_info_reqs.htm" TargetMode="External"/><Relationship Id="rId167" Type="http://schemas.openxmlformats.org/officeDocument/2006/relationships/hyperlink" Target="file:///C:\Users\bus4005\Downloads\CR_FDIS_3_20190311_draft\CR_FDIS_3\part1000\data\modules\part_and_zone_laminate_tables\sys\4_info_reqs.htm" TargetMode="External"/><Relationship Id="rId188" Type="http://schemas.openxmlformats.org/officeDocument/2006/relationships/hyperlink" Target="file:///C:\Users\bus4005\Downloads\CR_FDIS_3_20190311_draft\CR_FDIS_3\part1000\data\modules\part_and_zone_laminate_tables\sys\4_info_reqs.htm" TargetMode="External"/><Relationship Id="rId7" Type="http://schemas.openxmlformats.org/officeDocument/2006/relationships/hyperlink" Target="file:///C:\Users\bus4005\Downloads\CR_FDIS_3_20190311_draft\CR_FDIS_3\part1000\data\modules\composite_constituent_shape\sys\4_info_reqs.htm" TargetMode="External"/><Relationship Id="rId71" Type="http://schemas.openxmlformats.org/officeDocument/2006/relationships/hyperlink" Target="file:///C:\Users\bus4005\Downloads\CR_FDIS_3_20190311_draft\CR_FDIS_3\part1000\data\modules\part_and_zone_laminate_tables\sys\4_info_reqs.htm" TargetMode="External"/><Relationship Id="rId92" Type="http://schemas.openxmlformats.org/officeDocument/2006/relationships/image" Target="media/image4.gif"/><Relationship Id="rId162" Type="http://schemas.openxmlformats.org/officeDocument/2006/relationships/hyperlink" Target="file:///C:\Users\bus4005\Downloads\CR_FDIS_3_20190311_draft\CR_FDIS_3\part1000\data\modules\value_with_unit_extension\sys\4_info_reqs.htm" TargetMode="External"/><Relationship Id="rId183" Type="http://schemas.openxmlformats.org/officeDocument/2006/relationships/hyperlink" Target="file:///C:\Users\bus4005\Downloads\CR_FDIS_3_20190311_draft\CR_FDIS_3\part1000\data\modules\part_and_zone_laminate_tables\sys\4_info_reqs.htm" TargetMode="External"/><Relationship Id="rId213" Type="http://schemas.openxmlformats.org/officeDocument/2006/relationships/hyperlink" Target="file:///C:\Users\bus4005\Downloads\CR_FDIS_3_20190311_draft\CR_FDIS_3\part1000\data\modules\part_and_zone_laminate_tables\sys\4_info_reqs.htm" TargetMode="External"/><Relationship Id="rId218" Type="http://schemas.openxmlformats.org/officeDocument/2006/relationships/hyperlink" Target="file:///C:\Users\bus4005\Downloads\CR_FDIS_3_20190311_draft\CR_FDIS_3\part1000\data\modules\composite_constituent_shape\sys\4_info_reqs.htm" TargetMode="External"/><Relationship Id="rId234" Type="http://schemas.openxmlformats.org/officeDocument/2006/relationships/hyperlink" Target="file:///C:\Users\bus4005\Downloads\CR_FDIS_3_20190311_draft\CR_FDIS_3\part1000\data\modules\basic_geometry\sys\4_info_reqs.htm" TargetMode="External"/><Relationship Id="rId239" Type="http://schemas.openxmlformats.org/officeDocument/2006/relationships/hyperlink" Target="file:///C:\Users\bus4005\Downloads\CR_FDIS_3_20190311_draft\CR_FDIS_3\part1000\data\modules\elemental_geometric_shape\sys\4_info_reqs.htm" TargetMode="External"/><Relationship Id="rId2" Type="http://schemas.openxmlformats.org/officeDocument/2006/relationships/styles" Target="styles.xml"/><Relationship Id="rId29" Type="http://schemas.openxmlformats.org/officeDocument/2006/relationships/hyperlink" Target="file:///C:\Users\bus4005\Downloads\CR_FDIS_3_20190311_draft\CR_FDIS_3\part1000\data\modules\stock_material\sys\4_info_reqs.htm" TargetMode="External"/><Relationship Id="rId250" Type="http://schemas.openxmlformats.org/officeDocument/2006/relationships/hyperlink" Target="file:///C:\Users\bus4005\Downloads\CR_FDIS_3_20190311_draft\CR_FDIS_3\part1000\data\modules\part_and_zone_laminate_tables\sys\4_info_reqs.htm" TargetMode="External"/><Relationship Id="rId255" Type="http://schemas.openxmlformats.org/officeDocument/2006/relationships/hyperlink" Target="file:///C:\Users\bus4005\Downloads\CR_FDIS_3_20190311_draft\CR_FDIS_3\part1000\data\modules\part_and_zone_laminate_tables\sys\4_info_reqs.htm" TargetMode="External"/><Relationship Id="rId271" Type="http://schemas.openxmlformats.org/officeDocument/2006/relationships/fontTable" Target="fontTable.xml"/><Relationship Id="rId24" Type="http://schemas.openxmlformats.org/officeDocument/2006/relationships/hyperlink" Target="file:///C:\Users\bus4005\Downloads\CR_FDIS_3_20190311_draft\CR_FDIS_3\part1000\data\modules\part_view_definition\sys\4_info_reqs.htm" TargetMode="External"/><Relationship Id="rId40" Type="http://schemas.openxmlformats.org/officeDocument/2006/relationships/hyperlink" Target="file:///C:\Users\bus4005\Downloads\CR_FDIS_3_20190311_draft\CR_FDIS_3\part1000\data\modules\part_and_zone_laminate_tables\sys\4_info_reqs.htm" TargetMode="External"/><Relationship Id="rId45" Type="http://schemas.openxmlformats.org/officeDocument/2006/relationships/hyperlink" Target="file:///C:\Users\bus4005\Downloads\CR_FDIS_3_20190311_draft\CR_FDIS_3\part1000\data\modules\part_and_zone_laminate_tables\sys\4_info_reqs.htm" TargetMode="External"/><Relationship Id="rId66" Type="http://schemas.openxmlformats.org/officeDocument/2006/relationships/hyperlink" Target="file:///C:\Users\bus4005\Downloads\CR_FDIS_3_20190311_draft\CR_FDIS_3\part1000\data\modules\part_and_zone_laminate_tables\sys\4_info_reqs.htm" TargetMode="External"/><Relationship Id="rId87" Type="http://schemas.openxmlformats.org/officeDocument/2006/relationships/hyperlink" Target="file:///C:\Users\bus4005\Downloads\CR_FDIS_3_20190311_draft\CR_FDIS_3\part1000\data\modules\part_and_zone_laminate_tables\sys\4_info_reqs.htm" TargetMode="External"/><Relationship Id="rId110" Type="http://schemas.openxmlformats.org/officeDocument/2006/relationships/hyperlink" Target="file:///C:\Users\bus4005\Downloads\CR_FDIS_3_20190311_draft\CR_FDIS_3\part1000\data\modules\part_view_definition\sys\4_info_reqs.htm" TargetMode="External"/><Relationship Id="rId115" Type="http://schemas.openxmlformats.org/officeDocument/2006/relationships/hyperlink" Target="file:///C:\Users\bus4005\Downloads\CR_FDIS_3_20190311_draft\CR_FDIS_3\part1000\data\modules\part_view_definition\sys\4_info_reqs.htm" TargetMode="External"/><Relationship Id="rId131" Type="http://schemas.openxmlformats.org/officeDocument/2006/relationships/hyperlink" Target="file:///C:\Users\bus4005\Downloads\CR_FDIS_3_20190311_draft\CR_FDIS_3\part1000\data\modules\part_and_zone_laminate_tables\sys\4_info_reqs.htm" TargetMode="External"/><Relationship Id="rId136" Type="http://schemas.openxmlformats.org/officeDocument/2006/relationships/hyperlink" Target="file:///C:\Users\bus4005\Downloads\CR_FDIS_3_20190311_draft\CR_FDIS_3\part1000\data\modules\part_and_zone_laminate_tables\sys\4_info_reqs.htm" TargetMode="External"/><Relationship Id="rId157" Type="http://schemas.openxmlformats.org/officeDocument/2006/relationships/hyperlink" Target="file:///C:\Users\bus4005\Downloads\CR_FDIS_3_20190311_draft\CR_FDIS_3\part1000\data\modules\part_and_zone_laminate_tables\sys\4_info_reqs.htm" TargetMode="External"/><Relationship Id="rId178" Type="http://schemas.openxmlformats.org/officeDocument/2006/relationships/hyperlink" Target="file:///C:\Users\bus4005\Downloads\CR_FDIS_3_20190311_draft\CR_FDIS_3\part1000\data\modules\composite_constituent_shape\sys\4_info_reqs.htm" TargetMode="External"/><Relationship Id="rId61" Type="http://schemas.openxmlformats.org/officeDocument/2006/relationships/hyperlink" Target="file:///C:\Users\bus4005\Downloads\CR_FDIS_3_20190311_draft\CR_FDIS_3\part1000\data\modules\part_and_zone_laminate_tables\sys\4_info_reqs.htm" TargetMode="External"/><Relationship Id="rId82" Type="http://schemas.openxmlformats.org/officeDocument/2006/relationships/hyperlink" Target="file:///C:\Users\bus4005\Downloads\CR_FDIS_3_20190311_draft\CR_FDIS_3\part1000\data\modules\product_view_definition\sys\4_info_reqs.htm" TargetMode="External"/><Relationship Id="rId152" Type="http://schemas.openxmlformats.org/officeDocument/2006/relationships/hyperlink" Target="file:///C:\Users\bus4005\Downloads\CR_FDIS_3_20190311_draft\CR_FDIS_3\part1000\data\modules\stock_material\sys\4_info_reqs.htm" TargetMode="External"/><Relationship Id="rId173" Type="http://schemas.openxmlformats.org/officeDocument/2006/relationships/image" Target="media/image6.gif"/><Relationship Id="rId194" Type="http://schemas.openxmlformats.org/officeDocument/2006/relationships/hyperlink" Target="file:///C:\Users\bus4005\Downloads\CR_FDIS_3_20190311_draft\CR_FDIS_3\part1000\data\modules\part_and_zone_laminate_tables\sys\4_info_reqs.htm" TargetMode="External"/><Relationship Id="rId199" Type="http://schemas.openxmlformats.org/officeDocument/2006/relationships/hyperlink" Target="file:///C:\Users\bus4005\Downloads\CR_FDIS_3_20190311_draft\CR_FDIS_3\part1000\data\modules\part_and_zone_laminate_tables\sys\4_info_reqs.htm" TargetMode="External"/><Relationship Id="rId203" Type="http://schemas.openxmlformats.org/officeDocument/2006/relationships/hyperlink" Target="file:///C:\Users\bus4005\Downloads\CR_FDIS_3_20190311_draft\CR_FDIS_3\part1000\data\modules\part_and_zone_laminate_tables\sys\5_mapping.htm#aeentitypoint_zone_shape" TargetMode="External"/><Relationship Id="rId208" Type="http://schemas.openxmlformats.org/officeDocument/2006/relationships/hyperlink" Target="file:///C:\Users\bus4005\Downloads\CR_FDIS_3_20190311_draft\CR_FDIS_3\part1000\data\modules\part_and_zone_laminate_tables\sys\5_mapping.htm#aeentityprocessed_core" TargetMode="External"/><Relationship Id="rId229" Type="http://schemas.openxmlformats.org/officeDocument/2006/relationships/hyperlink" Target="file:///C:\Users\bus4005\Downloads\CR_FDIS_3_20190311_draft\CR_FDIS_3\part1000\data\modules\part_and_zone_laminate_tables\sys\4_info_reqs.htm" TargetMode="External"/><Relationship Id="rId19" Type="http://schemas.openxmlformats.org/officeDocument/2006/relationships/hyperlink" Target="file:///C:\Users\bus4005\Downloads\CR_FDIS_3_20190311_draft\CR_FDIS_3\part1000\data\modules\part_and_zone_laminate_tables\sys\4_info_reqs.htm" TargetMode="External"/><Relationship Id="rId224" Type="http://schemas.openxmlformats.org/officeDocument/2006/relationships/hyperlink" Target="file:///C:\Users\bus4005\Downloads\CR_FDIS_3_20190311_draft\CR_FDIS_3\part1000\data\modules\part_and_zone_laminate_tables\sys\4_info_reqs.htm" TargetMode="External"/><Relationship Id="rId240" Type="http://schemas.openxmlformats.org/officeDocument/2006/relationships/hyperlink" Target="file:///C:\Users\bus4005\Downloads\CR_FDIS_3_20190311_draft\CR_FDIS_3\part1000\data\modules\basic_geometry\sys\4_info_reqs.htm" TargetMode="External"/><Relationship Id="rId245" Type="http://schemas.openxmlformats.org/officeDocument/2006/relationships/hyperlink" Target="file:///C:\Users\bus4005\Downloads\CR_FDIS_3_20190311_draft\CR_FDIS_3\part1000\data\modules\part_and_zone_laminate_tables\sys\4_info_reqs.htm" TargetMode="External"/><Relationship Id="rId261" Type="http://schemas.openxmlformats.org/officeDocument/2006/relationships/hyperlink" Target="file:///C:\Users\bus4005\Downloads\CR_FDIS_3_20190311_draft\CR_FDIS_3\part1000\data\modules\part_and_zone_laminate_tables\sys\4_info_reqs.htm" TargetMode="External"/><Relationship Id="rId266" Type="http://schemas.openxmlformats.org/officeDocument/2006/relationships/hyperlink" Target="file:///C:\Users\bus4005\Downloads\CR_FDIS_3_20190311_draft\CR_FDIS_3\part1000\data\modules\part_and_zone_laminate_tables\sys\5_mapping.htm#aeentityzone_structural_makeup_shape_representation" TargetMode="External"/><Relationship Id="rId14" Type="http://schemas.openxmlformats.org/officeDocument/2006/relationships/hyperlink" Target="file:///C:\Users\bus4005\Downloads\CR_FDIS_3_20190311_draft\CR_FDIS_3\part1000\data\modules\part_and_zone_laminate_tables\armexpg3.htm" TargetMode="External"/><Relationship Id="rId30" Type="http://schemas.openxmlformats.org/officeDocument/2006/relationships/hyperlink" Target="file:///C:\Users\bus4005\Downloads\CR_FDIS_3_20190311_draft\CR_FDIS_3\part1000\data\modules\stock_material\sys\4_info_reqs.htm" TargetMode="External"/><Relationship Id="rId35" Type="http://schemas.openxmlformats.org/officeDocument/2006/relationships/hyperlink" Target="file:///C:\Users\bus4005\Downloads\CR_FDIS_3_20190311_draft\CR_FDIS_3\part1000\data\modules\basic_geometry\sys\4_info_reqs.htm" TargetMode="External"/><Relationship Id="rId56" Type="http://schemas.openxmlformats.org/officeDocument/2006/relationships/hyperlink" Target="file:///C:\Users\bus4005\Downloads\CR_FDIS_3_20190311_draft\CR_FDIS_3\part1000\data\modules\part_and_zone_laminate_tables\sys\4_info_reqs.htm" TargetMode="External"/><Relationship Id="rId77" Type="http://schemas.openxmlformats.org/officeDocument/2006/relationships/hyperlink" Target="file:///C:\Users\bus4005\Downloads\CR_FDIS_3_20190311_draft\CR_FDIS_3\part1000\data\modules\part_and_zone_laminate_tables\sys\4_info_reqs.htm" TargetMode="External"/><Relationship Id="rId100" Type="http://schemas.openxmlformats.org/officeDocument/2006/relationships/hyperlink" Target="file:///C:\Users\bus4005\Downloads\CR_FDIS_3_20190311_draft\CR_FDIS_3\part1000\data\modules\part_and_zone_laminate_tables\sys\4_info_reqs.htm" TargetMode="External"/><Relationship Id="rId105" Type="http://schemas.openxmlformats.org/officeDocument/2006/relationships/hyperlink" Target="file:///C:\Users\bus4005\Downloads\CR_FDIS_3_20190311_draft\CR_FDIS_3\part1000\data\modules\part_and_zone_laminate_tables\sys\5_mapping.htm#aeentityfilament_laminate_shape" TargetMode="External"/><Relationship Id="rId126" Type="http://schemas.openxmlformats.org/officeDocument/2006/relationships/hyperlink" Target="file:///C:\Users\bus4005\Downloads\CR_FDIS_3_20190311_draft\CR_FDIS_3\part1000\data\modules\part_and_zone_laminate_tables\sys\4_info_reqs.htm" TargetMode="External"/><Relationship Id="rId147" Type="http://schemas.openxmlformats.org/officeDocument/2006/relationships/hyperlink" Target="file:///C:\Users\bus4005\Downloads\CR_FDIS_3_20190311_draft\CR_FDIS_3\part1000\data\modules\ply_orientation_specification\sys\4_info_reqs.htm" TargetMode="External"/><Relationship Id="rId168" Type="http://schemas.openxmlformats.org/officeDocument/2006/relationships/hyperlink" Target="file:///C:\Users\bus4005\Downloads\CR_FDIS_3_20190311_draft\CR_FDIS_3\part1000\data\modules\stock_material\sys\4_info_reqs.htm" TargetMode="External"/><Relationship Id="rId8" Type="http://schemas.openxmlformats.org/officeDocument/2006/relationships/hyperlink" Target="file:///C:\Users\bus4005\Downloads\CR_FDIS_3_20190311_draft\CR_FDIS_3\part1000\data\modules\ply_orientation_specification\sys\4_info_reqs.htm" TargetMode="External"/><Relationship Id="rId51" Type="http://schemas.openxmlformats.org/officeDocument/2006/relationships/hyperlink" Target="file:///C:\Users\bus4005\Downloads\CR_FDIS_3_20190311_draft\CR_FDIS_3\part1000\data\modules\composite_constituent_shape\sys\4_info_reqs.htm" TargetMode="External"/><Relationship Id="rId72" Type="http://schemas.openxmlformats.org/officeDocument/2006/relationships/hyperlink" Target="file:///C:\Users\bus4005\Downloads\CR_FDIS_3_20190311_draft\CR_FDIS_3\part1000\data\modules\part_and_zone_laminate_tables\sys\4_info_reqs.htm" TargetMode="External"/><Relationship Id="rId93" Type="http://schemas.openxmlformats.org/officeDocument/2006/relationships/hyperlink" Target="file:///C:\Users\bus4005\Downloads\CR_FDIS_3_20190311_draft\CR_FDIS_3\part1000\data\modules\stock_material\sys\4_info_reqs.htm" TargetMode="External"/><Relationship Id="rId98" Type="http://schemas.openxmlformats.org/officeDocument/2006/relationships/hyperlink" Target="file:///C:\Users\bus4005\Downloads\CR_FDIS_3_20190311_draft\CR_FDIS_3\part1000\data\modules\part_and_zone_laminate_tables\sys\4_info_reqs.htm" TargetMode="External"/><Relationship Id="rId121" Type="http://schemas.openxmlformats.org/officeDocument/2006/relationships/hyperlink" Target="file:///C:\Users\bus4005\Downloads\CR_FDIS_3_20190311_draft\CR_FDIS_3\part1000\data\modules\basic_geometry\sys\4_info_reqs.htm" TargetMode="External"/><Relationship Id="rId142" Type="http://schemas.openxmlformats.org/officeDocument/2006/relationships/hyperlink" Target="file:///C:\Users\bus4005\Downloads\CR_FDIS_3_20190311_draft\CR_FDIS_3\part1000\data\modules\part_and_zone_laminate_tables\sys\4_info_reqs.htm" TargetMode="External"/><Relationship Id="rId163" Type="http://schemas.openxmlformats.org/officeDocument/2006/relationships/hyperlink" Target="file:///C:\Users\bus4005\Downloads\CR_FDIS_3_20190311_draft\CR_FDIS_3\part1000\data\modules\ply_orientation_specification\sys\4_info_reqs.htm" TargetMode="External"/><Relationship Id="rId184" Type="http://schemas.openxmlformats.org/officeDocument/2006/relationships/hyperlink" Target="file:///C:\Users\bus4005\Downloads\CR_FDIS_3_20190311_draft\CR_FDIS_3\part1000\data\modules\part_and_zone_laminate_tables\sys\4_info_reqs.htm" TargetMode="External"/><Relationship Id="rId189" Type="http://schemas.openxmlformats.org/officeDocument/2006/relationships/hyperlink" Target="file:///C:\Users\bus4005\Downloads\CR_FDIS_3_20190311_draft\CR_FDIS_3\part1000\data\modules\part_and_zone_laminate_tables\sys\4_info_reqs.htm" TargetMode="External"/><Relationship Id="rId219" Type="http://schemas.openxmlformats.org/officeDocument/2006/relationships/hyperlink" Target="file:///C:\Users\bus4005\Downloads\CR_FDIS_3_20190311_draft\CR_FDIS_3\part1000\data\modules\part_and_zone_laminate_tables\sys\4_info_reqs.htm" TargetMode="External"/><Relationship Id="rId3" Type="http://schemas.openxmlformats.org/officeDocument/2006/relationships/settings" Target="settings.xml"/><Relationship Id="rId214" Type="http://schemas.openxmlformats.org/officeDocument/2006/relationships/hyperlink" Target="file:///C:\Users\bus4005\Downloads\CR_FDIS_3_20190311_draft\CR_FDIS_3\part1000\data\modules\part_and_zone_laminate_tables\sys\4_info_reqs.htm" TargetMode="External"/><Relationship Id="rId230" Type="http://schemas.openxmlformats.org/officeDocument/2006/relationships/hyperlink" Target="file:///C:\Users\bus4005\Downloads\CR_FDIS_3_20190311_draft\CR_FDIS_3\part1000\data\modules\stock_material\sys\4_info_reqs.htm" TargetMode="External"/><Relationship Id="rId235" Type="http://schemas.openxmlformats.org/officeDocument/2006/relationships/hyperlink" Target="file:///C:\Users\bus4005\Downloads\CR_FDIS_3_20190311_draft\CR_FDIS_3\part1000\data\modules\elemental_geometric_shape\sys\4_info_reqs.htm" TargetMode="External"/><Relationship Id="rId251" Type="http://schemas.openxmlformats.org/officeDocument/2006/relationships/hyperlink" Target="file:///C:\Users\bus4005\Downloads\CR_FDIS_3_20190311_draft\CR_FDIS_3\part1000\data\modules\part_and_zone_laminate_tables\sys\4_info_reqs.htm" TargetMode="External"/><Relationship Id="rId256" Type="http://schemas.openxmlformats.org/officeDocument/2006/relationships/hyperlink" Target="file:///C:\Users\bus4005\Downloads\CR_FDIS_3_20190311_draft\CR_FDIS_3\part1000\data\modules\part_and_zone_laminate_tables\sys\4_info_reqs.htm" TargetMode="External"/><Relationship Id="rId25" Type="http://schemas.openxmlformats.org/officeDocument/2006/relationships/hyperlink" Target="file:///C:\Users\bus4005\Downloads\CR_FDIS_3_20190311_draft\CR_FDIS_3\part1000\data\modules\part_and_zone_laminate_tables\sys\4_info_reqs.htm" TargetMode="External"/><Relationship Id="rId46" Type="http://schemas.openxmlformats.org/officeDocument/2006/relationships/hyperlink" Target="file:///C:\Users\bus4005\Downloads\CR_FDIS_3_20190311_draft\CR_FDIS_3\part1000\data\modules\part_and_zone_laminate_tables\sys\5_mapping.htm#aeentitycomposite_assembly" TargetMode="External"/><Relationship Id="rId67" Type="http://schemas.openxmlformats.org/officeDocument/2006/relationships/hyperlink" Target="file:///C:\Users\bus4005\Downloads\CR_FDIS_3_20190311_draft\CR_FDIS_3\part1000\data\modules\part_and_zone_laminate_tables\sys\5_mapping.htm#aeentityconstituent_part" TargetMode="External"/><Relationship Id="rId116" Type="http://schemas.openxmlformats.org/officeDocument/2006/relationships/hyperlink" Target="file:///C:\Users\bus4005\Downloads\CR_FDIS_3_20190311_draft\CR_FDIS_3\part1000\data\modules\ply_orientation_specification\sys\4_info_reqs.htm" TargetMode="External"/><Relationship Id="rId137" Type="http://schemas.openxmlformats.org/officeDocument/2006/relationships/hyperlink" Target="file:///C:\Users\bus4005\Downloads\CR_FDIS_3_20190311_draft\CR_FDIS_3\part1000\data\modules\part_and_zone_laminate_tables\sys\4_info_reqs.htm" TargetMode="External"/><Relationship Id="rId158" Type="http://schemas.openxmlformats.org/officeDocument/2006/relationships/hyperlink" Target="file:///C:\Users\bus4005\Downloads\CR_FDIS_3_20190311_draft\CR_FDIS_3\part1000\data\modules\part_and_zone_laminate_tables\sys\4_info_reqs.htm" TargetMode="External"/><Relationship Id="rId272" Type="http://schemas.microsoft.com/office/2011/relationships/people" Target="people.xml"/><Relationship Id="rId20" Type="http://schemas.openxmlformats.org/officeDocument/2006/relationships/hyperlink" Target="file:///C:\Users\bus4005\Downloads\CR_FDIS_3_20190311_draft\CR_FDIS_3\part1000\data\modules\part_and_zone_laminate_tables\sys\4_info_reqs.htm" TargetMode="External"/><Relationship Id="rId41" Type="http://schemas.openxmlformats.org/officeDocument/2006/relationships/hyperlink" Target="file:///C:\Users\bus4005\Downloads\CR_FDIS_3_20190311_draft\CR_FDIS_3\part1000\data\modules\part_and_zone_laminate_tables\sys\4_info_reqs.htm" TargetMode="External"/><Relationship Id="rId62" Type="http://schemas.openxmlformats.org/officeDocument/2006/relationships/image" Target="media/image3.gif"/><Relationship Id="rId83" Type="http://schemas.openxmlformats.org/officeDocument/2006/relationships/hyperlink" Target="file:///C:\Users\bus4005\Downloads\CR_FDIS_3_20190311_draft\CR_FDIS_3\part1000\data\modules\value_with_unit_extension\sys\4_info_reqs.htm" TargetMode="External"/><Relationship Id="rId88" Type="http://schemas.openxmlformats.org/officeDocument/2006/relationships/hyperlink" Target="file:///C:\Users\bus4005\Downloads\CR_FDIS_3_20190311_draft\CR_FDIS_3\part1000\data\modules\composite_constituent_shape\sys\4_info_reqs.htm" TargetMode="External"/><Relationship Id="rId111" Type="http://schemas.openxmlformats.org/officeDocument/2006/relationships/hyperlink" Target="file:///C:\Users\bus4005\Downloads\CR_FDIS_3_20190311_draft\CR_FDIS_3\part1000\data\modules\part_and_zone_laminate_tables\sys\4_info_reqs.htm" TargetMode="External"/><Relationship Id="rId132" Type="http://schemas.openxmlformats.org/officeDocument/2006/relationships/hyperlink" Target="file:///C:\Users\bus4005\Downloads\CR_FDIS_3_20190311_draft\CR_FDIS_3\part1000\data\modules\part_and_zone_laminate_tables\sys\4_info_reqs.htm" TargetMode="External"/><Relationship Id="rId153" Type="http://schemas.openxmlformats.org/officeDocument/2006/relationships/hyperlink" Target="file:///C:\Users\bus4005\Downloads\CR_FDIS_3_20190311_draft\CR_FDIS_3\part1000\data\modules\part_and_zone_laminate_tables\sys\4_info_reqs.htm" TargetMode="External"/><Relationship Id="rId174" Type="http://schemas.openxmlformats.org/officeDocument/2006/relationships/hyperlink" Target="file:///C:\Users\bus4005\Downloads\CR_FDIS_3_20190311_draft\CR_FDIS_3\part1000\data\modules\part_and_zone_laminate_tables\sys\4_info_reqs.htm" TargetMode="External"/><Relationship Id="rId179" Type="http://schemas.openxmlformats.org/officeDocument/2006/relationships/hyperlink" Target="file:///C:\Users\bus4005\Downloads\CR_FDIS_3_20190311_draft\CR_FDIS_3\part1000\data\modules\part_and_zone_laminate_tables\sys\4_info_reqs.htm" TargetMode="External"/><Relationship Id="rId195" Type="http://schemas.openxmlformats.org/officeDocument/2006/relationships/hyperlink" Target="file:///C:\Users\bus4005\Downloads\CR_FDIS_3_20190311_draft\CR_FDIS_3\part1000\data\modules\part_and_zone_laminate_tables\sys\5_mapping.htm#aeentityply_piece" TargetMode="External"/><Relationship Id="rId209" Type="http://schemas.openxmlformats.org/officeDocument/2006/relationships/hyperlink" Target="file:///C:\Users\bus4005\Downloads\CR_FDIS_3_20190311_draft\CR_FDIS_3\part1000\data\modules\part_and_zone_laminate_tables\sys\4_info_reqs.htm" TargetMode="External"/><Relationship Id="rId190" Type="http://schemas.openxmlformats.org/officeDocument/2006/relationships/image" Target="media/image7.gif"/><Relationship Id="rId204" Type="http://schemas.openxmlformats.org/officeDocument/2006/relationships/hyperlink" Target="file:///C:\Users\bus4005\Downloads\CR_FDIS_3_20190311_draft\CR_FDIS_3\part1000\data\modules\part_and_zone_laminate_tables\sys\4_info_reqs.htm" TargetMode="External"/><Relationship Id="rId220" Type="http://schemas.openxmlformats.org/officeDocument/2006/relationships/hyperlink" Target="file:///C:\Users\bus4005\Downloads\CR_FDIS_3_20190311_draft\CR_FDIS_3\part1000\data\modules\part_and_zone_laminate_tables\sys\4_info_reqs.htm" TargetMode="External"/><Relationship Id="rId225" Type="http://schemas.openxmlformats.org/officeDocument/2006/relationships/hyperlink" Target="file:///C:\Users\bus4005\Downloads\CR_FDIS_3_20190311_draft\CR_FDIS_3\part1000\data\modules\composite_constituent_shape\sys\4_info_reqs.htm" TargetMode="External"/><Relationship Id="rId241" Type="http://schemas.openxmlformats.org/officeDocument/2006/relationships/hyperlink" Target="file:///C:\Users\bus4005\Downloads\CR_FDIS_3_20190311_draft\CR_FDIS_3\part1000\data\modules\elemental_geometric_shape\sys\4_info_reqs.htm" TargetMode="External"/><Relationship Id="rId246" Type="http://schemas.openxmlformats.org/officeDocument/2006/relationships/hyperlink" Target="file:///C:\Users\bus4005\Downloads\CR_FDIS_3_20190311_draft\CR_FDIS_3\part1000\data\modules\part_and_zone_laminate_tables\sys\4_info_reqs.htm" TargetMode="External"/><Relationship Id="rId267" Type="http://schemas.openxmlformats.org/officeDocument/2006/relationships/hyperlink" Target="file:///C:\Users\bus4005\Downloads\CR_FDIS_3_20190311_draft\CR_FDIS_3\part1000\data\modules\part_and_zone_laminate_tables\sys\4_info_reqs.htm" TargetMode="External"/><Relationship Id="rId15" Type="http://schemas.openxmlformats.org/officeDocument/2006/relationships/image" Target="media/image1.gif"/><Relationship Id="rId36" Type="http://schemas.openxmlformats.org/officeDocument/2006/relationships/hyperlink" Target="file:///C:\Users\bus4005\Downloads\CR_FDIS_3_20190311_draft\CR_FDIS_3\part1000\data\modules\basic_geometry\sys\4_info_reqs.htm" TargetMode="External"/><Relationship Id="rId57" Type="http://schemas.openxmlformats.org/officeDocument/2006/relationships/hyperlink" Target="file:///C:\Users\bus4005\Downloads\CR_FDIS_3_20190311_draft\CR_FDIS_3\part1000\data\modules\part_and_zone_laminate_tables\sys\4_info_reqs.htm" TargetMode="External"/><Relationship Id="rId106" Type="http://schemas.openxmlformats.org/officeDocument/2006/relationships/hyperlink" Target="file:///C:\Users\bus4005\Downloads\CR_FDIS_3_20190311_draft\CR_FDIS_3\part1000\data\modules\part_and_zone_laminate_tables\sys\4_info_reqs.htm" TargetMode="External"/><Relationship Id="rId127" Type="http://schemas.openxmlformats.org/officeDocument/2006/relationships/hyperlink" Target="file:///C:\Users\bus4005\Downloads\CR_FDIS_3_20190311_draft\CR_FDIS_3\part1000\data\modules\part_and_zone_laminate_tables\sys\5_mapping.htm#aeentitypart_laminate_table" TargetMode="External"/><Relationship Id="rId262" Type="http://schemas.openxmlformats.org/officeDocument/2006/relationships/hyperlink" Target="file:///C:\Users\bus4005\Downloads\CR_FDIS_3_20190311_draft\CR_FDIS_3\part1000\data\modules\part_and_zone_laminate_tables\sys\4_info_reqs.htm" TargetMode="External"/><Relationship Id="rId10" Type="http://schemas.openxmlformats.org/officeDocument/2006/relationships/hyperlink" Target="file:///C:\Users\bus4005\Downloads\CR_FDIS_3_20190311_draft\CR_FDIS_3\part1000\data\modules\stock_material\sys\4_info_reqs.htm" TargetMode="External"/><Relationship Id="rId31" Type="http://schemas.openxmlformats.org/officeDocument/2006/relationships/hyperlink" Target="file:///C:\Users\bus4005\Downloads\CR_FDIS_3_20190311_draft\CR_FDIS_3\part1000\data\modules\stock_material\sys\4_info_reqs.htm" TargetMode="External"/><Relationship Id="rId52" Type="http://schemas.openxmlformats.org/officeDocument/2006/relationships/hyperlink" Target="file:///C:\Users\bus4005\Downloads\CR_FDIS_3_20190311_draft\CR_FDIS_3\part1000\data\modules\part_and_zone_laminate_tables\sys\4_info_reqs.htm" TargetMode="External"/><Relationship Id="rId73" Type="http://schemas.openxmlformats.org/officeDocument/2006/relationships/hyperlink" Target="file:///C:\Users\bus4005\Downloads\CR_FDIS_3_20190311_draft\CR_FDIS_3\part1000\data\modules\part_and_zone_laminate_tables\sys\4_info_reqs.htm" TargetMode="External"/><Relationship Id="rId78" Type="http://schemas.openxmlformats.org/officeDocument/2006/relationships/hyperlink" Target="file:///C:\Users\bus4005\Downloads\CR_FDIS_3_20190311_draft\CR_FDIS_3\part1000\data\modules\part_and_zone_laminate_tables\sys\4_info_reqs.htm" TargetMode="External"/><Relationship Id="rId94" Type="http://schemas.openxmlformats.org/officeDocument/2006/relationships/hyperlink" Target="file:///C:\Users\bus4005\Downloads\CR_FDIS_3_20190311_draft\CR_FDIS_3\part1000\data\modules\stock_material\sys\4_info_reqs.htm" TargetMode="External"/><Relationship Id="rId99" Type="http://schemas.openxmlformats.org/officeDocument/2006/relationships/hyperlink" Target="file:///C:\Users\bus4005\Downloads\CR_FDIS_3_20190311_draft\CR_FDIS_3\part1000\data\modules\part_and_zone_laminate_tables\sys\4_info_reqs.htm" TargetMode="External"/><Relationship Id="rId101" Type="http://schemas.openxmlformats.org/officeDocument/2006/relationships/hyperlink" Target="file:///C:\Users\bus4005\Downloads\CR_FDIS_3_20190311_draft\CR_FDIS_3\part1000\data\modules\part_and_zone_laminate_tables\sys\4_info_reqs.htm" TargetMode="External"/><Relationship Id="rId122" Type="http://schemas.openxmlformats.org/officeDocument/2006/relationships/hyperlink" Target="file:///C:\Users\bus4005\Downloads\CR_FDIS_3_20190311_draft\CR_FDIS_3\part1000\data\modules\part_and_zone_laminate_tables\sys\4_info_reqs.htm" TargetMode="External"/><Relationship Id="rId143" Type="http://schemas.openxmlformats.org/officeDocument/2006/relationships/hyperlink" Target="file:///C:\Users\bus4005\Downloads\CR_FDIS_3_20190311_draft\CR_FDIS_3\part1000\data\modules\value_with_unit_extension\sys\4_info_reqs.htm" TargetMode="External"/><Relationship Id="rId148" Type="http://schemas.openxmlformats.org/officeDocument/2006/relationships/hyperlink" Target="file:///C:\Users\bus4005\Downloads\CR_FDIS_3_20190311_draft\CR_FDIS_3\part1000\data\modules\stock_material\sys\4_info_reqs.htm" TargetMode="External"/><Relationship Id="rId164" Type="http://schemas.openxmlformats.org/officeDocument/2006/relationships/hyperlink" Target="file:///C:\Users\bus4005\Downloads\CR_FDIS_3_20190311_draft\CR_FDIS_3\part1000\data\modules\stock_material\sys\4_info_reqs.htm" TargetMode="External"/><Relationship Id="rId169" Type="http://schemas.openxmlformats.org/officeDocument/2006/relationships/hyperlink" Target="file:///C:\Users\bus4005\Downloads\CR_FDIS_3_20190311_draft\CR_FDIS_3\part1000\data\modules\composite_constituent_shape\sys\4_info_reqs.htm" TargetMode="External"/><Relationship Id="rId185" Type="http://schemas.openxmlformats.org/officeDocument/2006/relationships/hyperlink" Target="file:///C:\Users\bus4005\Downloads\CR_FDIS_3_20190311_draft\CR_FDIS_3\part1000\data\modules\part_and_zone_laminate_tables\sys\5_mapping.htm#aeentityply_laminate_table" TargetMode="External"/><Relationship Id="rId4" Type="http://schemas.openxmlformats.org/officeDocument/2006/relationships/webSettings" Target="webSettings.xml"/><Relationship Id="rId9" Type="http://schemas.openxmlformats.org/officeDocument/2006/relationships/hyperlink" Target="file:///C:\Users\bus4005\Downloads\CR_FDIS_3_20190311_draft\CR_FDIS_3\part1000\data\modules\shape_property_assignment\sys\4_info_reqs.htm" TargetMode="External"/><Relationship Id="rId180" Type="http://schemas.openxmlformats.org/officeDocument/2006/relationships/hyperlink" Target="file:///C:\Users\bus4005\Downloads\CR_FDIS_3_20190311_draft\CR_FDIS_3\part1000\data\modules\part_and_zone_laminate_tables\sys\5_mapping.htm#aeentityply_laminate_sequence_definition" TargetMode="External"/><Relationship Id="rId210" Type="http://schemas.openxmlformats.org/officeDocument/2006/relationships/hyperlink" Target="file:///C:\Users\bus4005\Downloads\CR_FDIS_3_20190311_draft\CR_FDIS_3\part1000\data\modules\stock_material\sys\4_info_reqs.htm" TargetMode="External"/><Relationship Id="rId215" Type="http://schemas.openxmlformats.org/officeDocument/2006/relationships/hyperlink" Target="file:///C:\Users\bus4005\Downloads\CR_FDIS_3_20190311_draft\CR_FDIS_3\part1000\data\modules\ply_orientation_specification\sys\4_info_reqs.htm" TargetMode="External"/><Relationship Id="rId236" Type="http://schemas.openxmlformats.org/officeDocument/2006/relationships/hyperlink" Target="file:///C:\Users\bus4005\Downloads\CR_FDIS_3_20190311_draft\CR_FDIS_3\part1000\data\modules\elemental_geometric_shape\sys\4_info_reqs.htm" TargetMode="External"/><Relationship Id="rId257" Type="http://schemas.openxmlformats.org/officeDocument/2006/relationships/hyperlink" Target="file:///C:\Users\bus4005\Downloads\CR_FDIS_3_20190311_draft\CR_FDIS_3\part1000\data\modules\part_and_zone_laminate_tables\sys\4_info_reqs.htm" TargetMode="External"/><Relationship Id="rId26" Type="http://schemas.openxmlformats.org/officeDocument/2006/relationships/hyperlink" Target="file:///C:\Users\bus4005\Downloads\CR_FDIS_3_20190311_draft\CR_FDIS_3\part1000\data\modules\part_and_zone_laminate_tables\sys\4_info_reqs.htm" TargetMode="External"/><Relationship Id="rId231" Type="http://schemas.openxmlformats.org/officeDocument/2006/relationships/hyperlink" Target="file:///C:\Users\bus4005\Downloads\CR_FDIS_3_20190311_draft\CR_FDIS_3\part1000\data\modules\part_and_zone_laminate_tables\sys\4_info_reqs.htm" TargetMode="External"/><Relationship Id="rId252" Type="http://schemas.openxmlformats.org/officeDocument/2006/relationships/hyperlink" Target="file:///C:\Users\bus4005\Downloads\CR_FDIS_3_20190311_draft\CR_FDIS_3\part1000\data\modules\part_and_zone_laminate_tables\sys\4_info_reqs.htm" TargetMode="External"/><Relationship Id="rId273" Type="http://schemas.openxmlformats.org/officeDocument/2006/relationships/theme" Target="theme/theme1.xml"/><Relationship Id="rId47" Type="http://schemas.openxmlformats.org/officeDocument/2006/relationships/image" Target="media/image2.gif"/><Relationship Id="rId68" Type="http://schemas.openxmlformats.org/officeDocument/2006/relationships/hyperlink" Target="file:///C:\Users\bus4005\Downloads\CR_FDIS_3_20190311_draft\CR_FDIS_3\part1000\data\modules\part_view_definition\sys\4_info_reqs.htm" TargetMode="External"/><Relationship Id="rId89" Type="http://schemas.openxmlformats.org/officeDocument/2006/relationships/hyperlink" Target="file:///C:\Users\bus4005\Downloads\CR_FDIS_3_20190311_draft\CR_FDIS_3\part1000\data\modules\composite_constituent_shape\sys\4_info_reqs.htm" TargetMode="External"/><Relationship Id="rId112" Type="http://schemas.openxmlformats.org/officeDocument/2006/relationships/hyperlink" Target="file:///C:\Users\bus4005\Downloads\CR_FDIS_3_20190311_draft\CR_FDIS_3\part1000\data\modules\part_and_zone_laminate_tables\sys\4_info_reqs.htm" TargetMode="External"/><Relationship Id="rId133" Type="http://schemas.openxmlformats.org/officeDocument/2006/relationships/hyperlink" Target="file:///C:\Users\bus4005\Downloads\CR_FDIS_3_20190311_draft\CR_FDIS_3\part1000\data\modules\part_and_zone_laminate_tables\sys\4_info_reqs.htm" TargetMode="External"/><Relationship Id="rId154" Type="http://schemas.openxmlformats.org/officeDocument/2006/relationships/hyperlink" Target="file:///C:\Users\bus4005\Downloads\CR_FDIS_3_20190311_draft\CR_FDIS_3\part1000\data\modules\value_with_unit_extension\sys\4_info_reqs.htm" TargetMode="External"/><Relationship Id="rId175" Type="http://schemas.openxmlformats.org/officeDocument/2006/relationships/hyperlink" Target="file:///C:\Users\bus4005\Downloads\CR_FDIS_3_20190311_draft\CR_FDIS_3\part1000\data\modules\part_and_zone_laminate_tables\sys\4_info_reqs.htm" TargetMode="External"/><Relationship Id="rId196" Type="http://schemas.openxmlformats.org/officeDocument/2006/relationships/hyperlink" Target="file:///C:\Users\bus4005\Downloads\CR_FDIS_3_20190311_draft\CR_FDIS_3\part1000\data\modules\part_and_zone_laminate_tables\sys\4_info_reqs.htm" TargetMode="External"/><Relationship Id="rId200" Type="http://schemas.openxmlformats.org/officeDocument/2006/relationships/hyperlink" Target="file:///C:\Users\bus4005\Downloads\CR_FDIS_3_20190311_draft\CR_FDIS_3\part1000\data\modules\part_and_zone_laminate_tables\sys\4_info_reqs.htm" TargetMode="External"/><Relationship Id="rId16" Type="http://schemas.openxmlformats.org/officeDocument/2006/relationships/hyperlink" Target="file:///C:\Users\bus4005\Downloads\CR_FDIS_3_20190311_draft\CR_FDIS_3\part1000\data\modules\part_and_zone_laminate_tables\sys\4_info_reqs.htm" TargetMode="External"/><Relationship Id="rId221" Type="http://schemas.openxmlformats.org/officeDocument/2006/relationships/hyperlink" Target="file:///C:\Users\bus4005\Downloads\CR_FDIS_3_20190311_draft\CR_FDIS_3\part1000\data\modules\part_and_zone_laminate_tables\sys\4_info_reqs.htm" TargetMode="External"/><Relationship Id="rId242" Type="http://schemas.openxmlformats.org/officeDocument/2006/relationships/hyperlink" Target="file:///C:\Users\bus4005\Downloads\CR_FDIS_3_20190311_draft\CR_FDIS_3\part1000\data\modules\part_and_zone_laminate_tables\sys\5_mapping.htm#aeentitythickness_laminate_table" TargetMode="External"/><Relationship Id="rId263" Type="http://schemas.openxmlformats.org/officeDocument/2006/relationships/hyperlink" Target="file:///C:\Users\bus4005\Downloads\CR_FDIS_3_20190311_draft\CR_FDIS_3\part1000\data\modules\part_and_zone_laminate_tables\sys\4_info_reqs.htm" TargetMode="External"/><Relationship Id="rId37" Type="http://schemas.openxmlformats.org/officeDocument/2006/relationships/hyperlink" Target="file:///C:\Users\bus4005\Downloads\CR_FDIS_3_20190311_draft\CR_FDIS_3\part1000\data\modules\elemental_geometric_shape\sys\4_info_reqs.htm" TargetMode="External"/><Relationship Id="rId58" Type="http://schemas.openxmlformats.org/officeDocument/2006/relationships/hyperlink" Target="file:///C:\Users\bus4005\Downloads\CR_FDIS_3_20190311_draft\CR_FDIS_3\part1000\data\modules\part_and_zone_laminate_tables\sys\4_info_reqs.htm" TargetMode="External"/><Relationship Id="rId79" Type="http://schemas.openxmlformats.org/officeDocument/2006/relationships/hyperlink" Target="file:///C:\Users\bus4005\Downloads\CR_FDIS_3_20190311_draft\CR_FDIS_3\part1000\data\modules\part_and_zone_laminate_tables\sys\4_info_reqs.htm" TargetMode="External"/><Relationship Id="rId102" Type="http://schemas.openxmlformats.org/officeDocument/2006/relationships/hyperlink" Target="file:///C:\Users\bus4005\Downloads\CR_FDIS_3_20190311_draft\CR_FDIS_3\part1000\data\modules\stock_material\sys\4_info_reqs.htm" TargetMode="External"/><Relationship Id="rId123" Type="http://schemas.openxmlformats.org/officeDocument/2006/relationships/hyperlink" Target="file:///C:\Users\bus4005\Downloads\CR_FDIS_3_20190311_draft\CR_FDIS_3\part1000\data\modules\part_and_zone_laminate_tables\sys\4_info_reqs.htm" TargetMode="External"/><Relationship Id="rId144" Type="http://schemas.openxmlformats.org/officeDocument/2006/relationships/hyperlink" Target="file:///C:\Users\bus4005\Downloads\CR_FDIS_3_20190311_draft\CR_FDIS_3\part1000\data\modules\part_and_zone_laminate_tables\sys\5_mapping.htm#aeentitypercentage_ply" TargetMode="External"/><Relationship Id="rId90" Type="http://schemas.openxmlformats.org/officeDocument/2006/relationships/hyperlink" Target="file:///C:\Users\bus4005\Downloads\CR_FDIS_3_20190311_draft\CR_FDIS_3\part1000\data\modules\part_and_zone_laminate_tables\sys\5_mapping.htm#aeentityfilament_laminate" TargetMode="External"/><Relationship Id="rId165" Type="http://schemas.openxmlformats.org/officeDocument/2006/relationships/hyperlink" Target="file:///C:\Users\bus4005\Downloads\CR_FDIS_3_20190311_draft\CR_FDIS_3\part1000\data\modules\composite_constituent_shape\sys\4_info_reqs.htm" TargetMode="External"/><Relationship Id="rId186" Type="http://schemas.openxmlformats.org/officeDocument/2006/relationships/hyperlink" Target="file:///C:\Users\bus4005\Downloads\CR_FDIS_3_20190311_draft\CR_FDIS_3\part1000\data\modules\part_and_zone_laminate_tables\sys\4_info_reqs.htm" TargetMode="External"/><Relationship Id="rId211" Type="http://schemas.openxmlformats.org/officeDocument/2006/relationships/hyperlink" Target="file:///C:\Users\bus4005\Downloads\CR_FDIS_3_20190311_draft\CR_FDIS_3\part1000\data\modules\part_and_zone_laminate_tables\sys\4_info_reqs.htm" TargetMode="External"/><Relationship Id="rId232" Type="http://schemas.openxmlformats.org/officeDocument/2006/relationships/hyperlink" Target="file:///C:\Users\bus4005\Downloads\CR_FDIS_3_20190311_draft\CR_FDIS_3\part1000\data\modules\value_with_unit_extension\sys\4_info_reqs.htm" TargetMode="External"/><Relationship Id="rId253" Type="http://schemas.openxmlformats.org/officeDocument/2006/relationships/hyperlink" Target="file:///C:\Users\bus4005\Downloads\CR_FDIS_3_20190311_draft\CR_FDIS_3\part1000\data\modules\part_and_zone_laminate_tables\sys\4_info_reqs.htm" TargetMode="External"/><Relationship Id="rId27" Type="http://schemas.openxmlformats.org/officeDocument/2006/relationships/hyperlink" Target="file:///C:\Users\bus4005\Downloads\CR_FDIS_3_20190311_draft\CR_FDIS_3\part1000\data\modules\part_and_zone_laminate_tables\sys\4_info_reqs.htm" TargetMode="External"/><Relationship Id="rId48" Type="http://schemas.openxmlformats.org/officeDocument/2006/relationships/hyperlink" Target="file:///C:\Users\bus4005\Downloads\CR_FDIS_3_20190311_draft\CR_FDIS_3\part1000\data\modules\part_and_zone_laminate_tables\sys\4_info_reqs.htm" TargetMode="External"/><Relationship Id="rId69" Type="http://schemas.openxmlformats.org/officeDocument/2006/relationships/hyperlink" Target="file:///C:\Users\bus4005\Downloads\CR_FDIS_3_20190311_draft\CR_FDIS_3\part1000\data\modules\part_and_zone_laminate_tables\sys\4_info_reqs.htm" TargetMode="External"/><Relationship Id="rId113" Type="http://schemas.openxmlformats.org/officeDocument/2006/relationships/hyperlink" Target="file:///C:\Users\bus4005\Downloads\CR_FDIS_3_20190311_draft\CR_FDIS_3\part1000\data\modules\part_and_zone_laminate_tables\sys\4_info_reqs.htm" TargetMode="External"/><Relationship Id="rId134" Type="http://schemas.openxmlformats.org/officeDocument/2006/relationships/hyperlink" Target="file:///C:\Users\bus4005\Downloads\CR_FDIS_3_20190311_draft\CR_FDIS_3\part1000\data\modules\part_and_zone_laminate_tables\sys\5_mapping.htm#aeentitypercentage_laminate_table" TargetMode="External"/><Relationship Id="rId80" Type="http://schemas.openxmlformats.org/officeDocument/2006/relationships/hyperlink" Target="file:///C:\Users\bus4005\Downloads\CR_FDIS_3_20190311_draft\CR_FDIS_3\part1000\data\modules\part_and_zone_laminate_tables\sys\4_info_reqs.htm" TargetMode="External"/><Relationship Id="rId155" Type="http://schemas.openxmlformats.org/officeDocument/2006/relationships/hyperlink" Target="file:///C:\Users\bus4005\Downloads\CR_FDIS_3_20190311_draft\CR_FDIS_3\part1000\data\modules\part_and_zone_laminate_tables\sys\5_mapping.htm#aeentityply" TargetMode="External"/><Relationship Id="rId176" Type="http://schemas.openxmlformats.org/officeDocument/2006/relationships/hyperlink" Target="file:///C:\Users\bus4005\Downloads\CR_FDIS_3_20190311_draft\CR_FDIS_3\part1000\data\modules\composite_constituent_shape\sys\4_info_reqs.htm" TargetMode="External"/><Relationship Id="rId197" Type="http://schemas.openxmlformats.org/officeDocument/2006/relationships/hyperlink" Target="file:///C:\Users\bus4005\Downloads\CR_FDIS_3_20190311_draft\CR_FDIS_3\part1000\data\modules\part_and_zone_laminate_tables\sys\4_info_reqs.htm" TargetMode="External"/><Relationship Id="rId201" Type="http://schemas.openxmlformats.org/officeDocument/2006/relationships/hyperlink" Target="file:///C:\Users\bus4005\Downloads\CR_FDIS_3_20190311_draft\CR_FDIS_3\part1000\data\modules\composite_constituent_shape\sys\4_info_reqs.htm" TargetMode="External"/><Relationship Id="rId222" Type="http://schemas.openxmlformats.org/officeDocument/2006/relationships/hyperlink" Target="file:///C:\Users\bus4005\Downloads\CR_FDIS_3_20190311_draft\CR_FDIS_3\part1000\data\modules\stock_material\sys\4_info_reqs.htm" TargetMode="External"/><Relationship Id="rId243" Type="http://schemas.openxmlformats.org/officeDocument/2006/relationships/hyperlink" Target="file:///C:\Users\bus4005\Downloads\CR_FDIS_3_20190311_draft\CR_FDIS_3\part1000\data\modules\part_and_zone_laminate_tables\sys\4_info_reqs.htm" TargetMode="External"/><Relationship Id="rId264" Type="http://schemas.openxmlformats.org/officeDocument/2006/relationships/hyperlink" Target="file:///C:\Users\bus4005\Downloads\CR_FDIS_3_20190311_draft\CR_FDIS_3\part1000\data\modules\part_and_zone_laminate_tables\sys\4_info_reqs.htm" TargetMode="External"/><Relationship Id="rId17" Type="http://schemas.openxmlformats.org/officeDocument/2006/relationships/hyperlink" Target="file:///C:\Users\bus4005\Downloads\CR_FDIS_3_20190311_draft\CR_FDIS_3\part1000\data\modules\part_and_zone_laminate_tables\sys\4_info_reqs.htm" TargetMode="External"/><Relationship Id="rId38" Type="http://schemas.openxmlformats.org/officeDocument/2006/relationships/hyperlink" Target="file:///C:\Users\bus4005\Downloads\CR_FDIS_3_20190311_draft\CR_FDIS_3\part1000\data\modules\basic_geometry\sys\4_info_reqs.htm" TargetMode="External"/><Relationship Id="rId59" Type="http://schemas.openxmlformats.org/officeDocument/2006/relationships/hyperlink" Target="file:///C:\Users\bus4005\Downloads\CR_FDIS_3_20190311_draft\CR_FDIS_3\part1000\data\modules\part_and_zone_laminate_tables\sys\5_mapping.htm#aeentitycomposite_assembly_table" TargetMode="External"/><Relationship Id="rId103" Type="http://schemas.openxmlformats.org/officeDocument/2006/relationships/hyperlink" Target="file:///C:\Users\bus4005\Downloads\CR_FDIS_3_20190311_draft\CR_FDIS_3\part1000\data\modules\stock_material\sys\4_info_reqs.htm" TargetMode="External"/><Relationship Id="rId124" Type="http://schemas.openxmlformats.org/officeDocument/2006/relationships/hyperlink" Target="file:///C:\Users\bus4005\Downloads\CR_FDIS_3_20190311_draft\CR_FDIS_3\part1000\data\modules\part_and_zone_laminate_tables\sys\4_info_reqs.htm" TargetMode="External"/><Relationship Id="rId70" Type="http://schemas.openxmlformats.org/officeDocument/2006/relationships/hyperlink" Target="file:///C:\Users\bus4005\Downloads\CR_FDIS_3_20190311_draft\CR_FDIS_3\part1000\data\modules\part_and_zone_laminate_tables\sys\4_info_reqs.htm" TargetMode="External"/><Relationship Id="rId91" Type="http://schemas.openxmlformats.org/officeDocument/2006/relationships/hyperlink" Target="file:///C:\Users\bus4005\Downloads\CR_FDIS_3_20190311_draft\CR_FDIS_3\part1000\data\modules\part_and_zone_laminate_tables\sys\4_info_reqs.htm" TargetMode="External"/><Relationship Id="rId145" Type="http://schemas.openxmlformats.org/officeDocument/2006/relationships/hyperlink" Target="file:///C:\Users\bus4005\Downloads\CR_FDIS_3_20190311_draft\CR_FDIS_3\part1000\data\modules\part_and_zone_laminate_tables\sys\4_info_reqs.htm" TargetMode="External"/><Relationship Id="rId166" Type="http://schemas.openxmlformats.org/officeDocument/2006/relationships/hyperlink" Target="file:///C:\Users\bus4005\Downloads\CR_FDIS_3_20190311_draft\CR_FDIS_3\part1000\data\modules\part_and_zone_laminate_tables\sys\4_info_reqs.htm" TargetMode="External"/><Relationship Id="rId187" Type="http://schemas.openxmlformats.org/officeDocument/2006/relationships/hyperlink" Target="file:///C:\Users\bus4005\Downloads\CR_FDIS_3_20190311_draft\CR_FDIS_3\part1000\data\modules\part_and_zone_laminate_tables\sys\4_info_reqs.htm" TargetMode="External"/><Relationship Id="rId1" Type="http://schemas.openxmlformats.org/officeDocument/2006/relationships/numbering" Target="numbering.xml"/><Relationship Id="rId212" Type="http://schemas.openxmlformats.org/officeDocument/2006/relationships/image" Target="media/image8.gif"/><Relationship Id="rId233" Type="http://schemas.openxmlformats.org/officeDocument/2006/relationships/hyperlink" Target="file:///C:\Users\bus4005\Downloads\CR_FDIS_3_20190311_draft\CR_FDIS_3\part1000\data\modules\part_and_zone_laminate_tables\sys\5_mapping.htm#aeentitysurface_with_direction" TargetMode="External"/><Relationship Id="rId254" Type="http://schemas.openxmlformats.org/officeDocument/2006/relationships/hyperlink" Target="file:///C:\Users\bus4005\Downloads\CR_FDIS_3_20190311_draft\CR_FDIS_3\part1000\data\modules\part_and_zone_laminate_tables\sys\4_info_reqs.htm" TargetMode="External"/><Relationship Id="rId28" Type="http://schemas.openxmlformats.org/officeDocument/2006/relationships/hyperlink" Target="file:///C:\Users\bus4005\Downloads\CR_FDIS_3_20190311_draft\CR_FDIS_3\part1000\data\modules\stock_material\sys\4_info_reqs.htm" TargetMode="External"/><Relationship Id="rId49" Type="http://schemas.openxmlformats.org/officeDocument/2006/relationships/hyperlink" Target="file:///C:\Users\bus4005\Downloads\CR_FDIS_3_20190311_draft\CR_FDIS_3\part1000\data\modules\part_and_zone_laminate_tables\sys\4_info_reqs.htm" TargetMode="External"/><Relationship Id="rId114" Type="http://schemas.openxmlformats.org/officeDocument/2006/relationships/hyperlink" Target="file:///C:\Users\bus4005\Downloads\CR_FDIS_3_20190311_draft\CR_FDIS_3\part1000\data\modules\part_and_zone_laminate_tables\sys\4_info_reqs.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11478</Words>
  <Characters>65431</Characters>
  <Application>Microsoft Office Word</Application>
  <DocSecurity>0</DocSecurity>
  <Lines>545</Lines>
  <Paragraphs>153</Paragraphs>
  <ScaleCrop>false</ScaleCrop>
  <HeadingPairs>
    <vt:vector size="2" baseType="variant">
      <vt:variant>
        <vt:lpstr>Title</vt:lpstr>
      </vt:variant>
      <vt:variant>
        <vt:i4>1</vt:i4>
      </vt:variant>
    </vt:vector>
  </HeadingPairs>
  <TitlesOfParts>
    <vt:vector size="1" baseType="lpstr">
      <vt:lpstr/>
    </vt:vector>
  </TitlesOfParts>
  <Company>The Boeing Company</Company>
  <LinksUpToDate>false</LinksUpToDate>
  <CharactersWithSpaces>76756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Sapp (US), Brandon</dc:creator>
  <cp:keywords/>
  <dc:description/>
  <cp:lastModifiedBy>Sapp (US), Brandon</cp:lastModifiedBy>
  <cp:revision>2</cp:revision>
  <dcterms:created xsi:type="dcterms:W3CDTF">2019-03-20T22:50:00Z</dcterms:created>
  <dcterms:modified xsi:type="dcterms:W3CDTF">2019-03-20T22:50:00Z</dcterms:modified>
</cp:coreProperties>
</file>