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EA8" w:rsidRDefault="00683EA8" w:rsidP="00683EA8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part_view_defini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Part_view_definition_arm</w:t>
        </w:r>
      </w:hyperlink>
      <w:r>
        <w:rPr>
          <w:rStyle w:val="HTMLCode"/>
          <w:color w:val="000000"/>
        </w:rPr>
        <w:t>;    --  ISO/TS 10303-1023</w:t>
      </w:r>
    </w:p>
    <w:p w:rsidR="00683EA8" w:rsidRDefault="00683EA8" w:rsidP="00683EA8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shape_featur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Shape_feature_arm</w:t>
        </w:r>
      </w:hyperlink>
      <w:r>
        <w:rPr>
          <w:rStyle w:val="HTMLCode"/>
          <w:color w:val="000000"/>
        </w:rPr>
        <w:t>;    --  ISO/TS 10303-1764</w:t>
      </w:r>
    </w:p>
    <w:p w:rsidR="00683EA8" w:rsidRDefault="00683EA8" w:rsidP="00683EA8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shape_property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Shape_property_assignment_arm</w:t>
        </w:r>
      </w:hyperlink>
      <w:r>
        <w:rPr>
          <w:rStyle w:val="HTMLCode"/>
          <w:color w:val="000000"/>
        </w:rPr>
        <w:t>;    --  ISO/TS 10303-1032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683EA8" w:rsidTr="00683EA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683EA8" w:rsidRDefault="00683EA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Part_view_definition_arm</w:t>
            </w:r>
          </w:p>
        </w:tc>
        <w:tc>
          <w:tcPr>
            <w:tcW w:w="1905" w:type="dxa"/>
            <w:vAlign w:val="center"/>
            <w:hideMark/>
          </w:tcPr>
          <w:p w:rsidR="00683EA8" w:rsidRDefault="00683EA8">
            <w:r>
              <w:rPr>
                <w:sz w:val="20"/>
                <w:szCs w:val="20"/>
              </w:rPr>
              <w:t>ISO/TS 10303-1023</w:t>
            </w:r>
          </w:p>
        </w:tc>
      </w:tr>
      <w:tr w:rsidR="00683EA8" w:rsidTr="00683EA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683EA8" w:rsidRDefault="00683EA8">
            <w:r>
              <w:rPr>
                <w:b/>
                <w:bCs/>
                <w:sz w:val="20"/>
                <w:szCs w:val="20"/>
              </w:rPr>
              <w:t>Shape_feature_arm</w:t>
            </w:r>
          </w:p>
        </w:tc>
        <w:tc>
          <w:tcPr>
            <w:tcW w:w="1905" w:type="dxa"/>
            <w:vAlign w:val="center"/>
            <w:hideMark/>
          </w:tcPr>
          <w:p w:rsidR="00683EA8" w:rsidRDefault="00683EA8">
            <w:r>
              <w:rPr>
                <w:sz w:val="20"/>
                <w:szCs w:val="20"/>
              </w:rPr>
              <w:t>ISO/TS 10303-1764</w:t>
            </w:r>
          </w:p>
        </w:tc>
      </w:tr>
      <w:tr w:rsidR="00683EA8" w:rsidTr="00683EA8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683EA8" w:rsidRDefault="00683EA8">
            <w:r>
              <w:rPr>
                <w:b/>
                <w:bCs/>
                <w:sz w:val="20"/>
                <w:szCs w:val="20"/>
              </w:rPr>
              <w:t>Shape_property_assignment_arm</w:t>
            </w:r>
          </w:p>
        </w:tc>
        <w:tc>
          <w:tcPr>
            <w:tcW w:w="1905" w:type="dxa"/>
            <w:vAlign w:val="center"/>
            <w:hideMark/>
          </w:tcPr>
          <w:p w:rsidR="00683EA8" w:rsidRDefault="00683EA8">
            <w:r>
              <w:rPr>
                <w:sz w:val="20"/>
                <w:szCs w:val="20"/>
              </w:rPr>
              <w:t>ISO/TS 10303-1032</w:t>
            </w:r>
          </w:p>
        </w:tc>
      </w:tr>
    </w:tbl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8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9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0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683EA8" w:rsidRDefault="00683EA8" w:rsidP="00683EA8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definitions</w:t>
      </w:r>
      <w:bookmarkEnd w:id="1"/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683EA8" w:rsidRDefault="00683EA8" w:rsidP="00683EA8">
      <w:pPr>
        <w:pStyle w:val="Heading2"/>
        <w:rPr>
          <w:color w:val="000000"/>
        </w:rPr>
      </w:pPr>
      <w:bookmarkStart w:id="2" w:name="part_shape_arm.part_shape_element_defini"/>
      <w:r>
        <w:rPr>
          <w:color w:val="000000"/>
        </w:rPr>
        <w:t>4.2.1 part_shape_element_definition_select</w:t>
      </w:r>
      <w:bookmarkEnd w:id="2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part_shape_element_definition_select</w:t>
      </w:r>
      <w:r>
        <w:rPr>
          <w:color w:val="000000"/>
          <w:sz w:val="27"/>
          <w:szCs w:val="27"/>
        </w:rPr>
        <w:t> type is an extensible list of alternate data types that allow</w:t>
      </w:r>
      <w:del w:id="3" w:author="Sapp (US), Brandon" w:date="2019-03-21T07:57:00Z">
        <w:r w:rsidDel="00F32545">
          <w:rPr>
            <w:color w:val="000000"/>
            <w:sz w:val="27"/>
            <w:szCs w:val="27"/>
          </w:rPr>
          <w:delText>s</w:delText>
        </w:r>
      </w:del>
      <w:r>
        <w:rPr>
          <w:color w:val="000000"/>
          <w:sz w:val="27"/>
          <w:szCs w:val="27"/>
        </w:rPr>
        <w:t xml:space="preserve"> for the designation of the data types</w:t>
      </w:r>
      <w:ins w:id="4" w:author="Sapp (US), Brandon" w:date="2019-03-21T07:57:00Z">
        <w:r w:rsidR="00F32545">
          <w:rPr>
            <w:color w:val="000000"/>
            <w:sz w:val="27"/>
            <w:szCs w:val="27"/>
          </w:rPr>
          <w:t xml:space="preserve"> </w:t>
        </w:r>
      </w:ins>
      <w:hyperlink r:id="rId12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, and </w:t>
      </w:r>
      <w:hyperlink r:id="rId13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part_shape_element_definition_select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4" w:anchor="shape_feature_arm.shape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5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Heading2"/>
        <w:rPr>
          <w:color w:val="000000"/>
        </w:rPr>
      </w:pPr>
      <w:bookmarkStart w:id="5" w:name="part_shape_arm.part_view_definition_or_p"/>
      <w:r>
        <w:rPr>
          <w:color w:val="000000"/>
        </w:rPr>
        <w:t>4.2.2 part_view_definition_or_part_shape_element_select</w:t>
      </w:r>
      <w:bookmarkEnd w:id="5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part_view_definition_or_part_shape_element_select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</w:t>
      </w:r>
      <w:ins w:id="6" w:author="Sapp (US), Brandon" w:date="2019-03-21T07:58:00Z">
        <w:r w:rsidR="00F32545">
          <w:rPr>
            <w:color w:val="000000"/>
            <w:sz w:val="27"/>
            <w:szCs w:val="27"/>
          </w:rPr>
          <w:t xml:space="preserve"> </w:t>
        </w:r>
      </w:ins>
      <w:hyperlink r:id="rId16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 and </w:t>
      </w:r>
      <w:hyperlink r:id="rId17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part_view_definition_or_part_shape_element_select = EXTENSIBLE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8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9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Heading2"/>
        <w:rPr>
          <w:color w:val="000000"/>
        </w:rPr>
      </w:pPr>
      <w:r>
        <w:rPr>
          <w:color w:val="000000"/>
        </w:rPr>
        <w:t>4.2.3 ps_additional_application_domain_enumeration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ps_additional_application_domain_enumeration</w:t>
      </w:r>
      <w:r>
        <w:rPr>
          <w:color w:val="000000"/>
          <w:sz w:val="27"/>
          <w:szCs w:val="27"/>
        </w:rPr>
        <w:t> provides predefined identifiers for the additional application domains of</w:t>
      </w:r>
      <w:ins w:id="7" w:author="Sapp (US), Brandon" w:date="2019-03-21T07:58:00Z">
        <w:r w:rsidR="00F32545">
          <w:rPr>
            <w:color w:val="000000"/>
            <w:sz w:val="27"/>
            <w:szCs w:val="27"/>
          </w:rPr>
          <w:t xml:space="preserve"> </w:t>
        </w:r>
      </w:ins>
      <w:bookmarkStart w:id="8" w:name="_GoBack"/>
      <w:bookmarkEnd w:id="8"/>
      <w:r w:rsidR="00F32545">
        <w:rPr>
          <w:rStyle w:val="Hyperlink"/>
          <w:b/>
          <w:bCs/>
          <w:sz w:val="27"/>
          <w:szCs w:val="27"/>
        </w:rPr>
        <w:fldChar w:fldCharType="begin"/>
      </w:r>
      <w:r w:rsidR="00F32545">
        <w:rPr>
          <w:rStyle w:val="Hyperlink"/>
          <w:b/>
          <w:bCs/>
          <w:sz w:val="27"/>
          <w:szCs w:val="27"/>
        </w:rPr>
        <w:instrText xml:space="preserve"> HYPERLINK "file:///C:\\Users\\bus4005\\Downloads\\CR_FDIS_3_20190311_draft\\CR_FDIS_3\\part1000\\data\\modules\\product_view_definition\\sys\\4_info_reqs.htm" \l "product_view_definition_arm.additional_view_definition_context" </w:instrText>
      </w:r>
      <w:r w:rsidR="00F32545">
        <w:rPr>
          <w:rStyle w:val="Hyperlink"/>
          <w:b/>
          <w:bCs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Additional_view_definition_context</w:t>
      </w:r>
      <w:r w:rsidR="00F32545">
        <w:rPr>
          <w:rStyle w:val="Hyperlink"/>
          <w:b/>
          <w:bCs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s.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ps_additional_application_domain_enumeration = ENUMERATION BASED_ON </w:t>
      </w:r>
      <w:hyperlink r:id="rId20" w:anchor="product_view_definition_arm.additional_application_domain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additional_application_domain_enumeration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(electrical,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thermal);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electrical: </w:t>
      </w:r>
      <w:r>
        <w:rPr>
          <w:color w:val="000000"/>
          <w:sz w:val="27"/>
          <w:szCs w:val="27"/>
        </w:rPr>
        <w:t>the application domain is electrical.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9" w:name="part_shape_arm.ps_additional_application"/>
      <w:r>
        <w:rPr>
          <w:b/>
          <w:bCs/>
          <w:color w:val="000000"/>
          <w:sz w:val="27"/>
          <w:szCs w:val="27"/>
        </w:rPr>
        <w:t>thermal: </w:t>
      </w:r>
      <w:bookmarkEnd w:id="9"/>
      <w:r>
        <w:rPr>
          <w:color w:val="000000"/>
          <w:sz w:val="27"/>
          <w:szCs w:val="27"/>
        </w:rPr>
        <w:t>the application domain is thermal.</w:t>
      </w:r>
    </w:p>
    <w:p w:rsidR="00683EA8" w:rsidRDefault="00683EA8" w:rsidP="00683EA8">
      <w:pPr>
        <w:pStyle w:val="Heading2"/>
        <w:rPr>
          <w:color w:val="000000"/>
        </w:rPr>
      </w:pPr>
      <w:r>
        <w:rPr>
          <w:color w:val="000000"/>
        </w:rPr>
        <w:t>4.2.4 ps_initial_application_domain_enumeration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ps_initial_application_domain_enumeration</w:t>
      </w:r>
      <w:r>
        <w:rPr>
          <w:color w:val="000000"/>
          <w:sz w:val="27"/>
          <w:szCs w:val="27"/>
        </w:rPr>
        <w:t> provides predefined identifiers for the initial application domains of </w:t>
      </w:r>
      <w:hyperlink r:id="rId21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s.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ps_initial_application_domain_enumeration = ENUMERATION BASED_ON </w:t>
      </w:r>
      <w:hyperlink r:id="rId22" w:anchor="product_view_definition_arm.initial_application_domain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initial_application_domain_enumeration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(electrical,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thermal);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electrical: </w:t>
      </w:r>
      <w:r>
        <w:rPr>
          <w:color w:val="000000"/>
          <w:sz w:val="27"/>
          <w:szCs w:val="27"/>
        </w:rPr>
        <w:t>the application domain is electrical.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0" w:name="part_shape_arm.ps_initial_application_do"/>
      <w:r>
        <w:rPr>
          <w:b/>
          <w:bCs/>
          <w:color w:val="000000"/>
          <w:sz w:val="27"/>
          <w:szCs w:val="27"/>
        </w:rPr>
        <w:t>thermal: </w:t>
      </w:r>
      <w:bookmarkEnd w:id="10"/>
      <w:r>
        <w:rPr>
          <w:color w:val="000000"/>
          <w:sz w:val="27"/>
          <w:szCs w:val="27"/>
        </w:rPr>
        <w:t>the application domain is thermal.</w:t>
      </w:r>
    </w:p>
    <w:p w:rsidR="00683EA8" w:rsidRDefault="00683EA8" w:rsidP="00683EA8">
      <w:pPr>
        <w:pStyle w:val="Heading2"/>
        <w:rPr>
          <w:color w:val="000000"/>
        </w:rPr>
      </w:pPr>
      <w:bookmarkStart w:id="11" w:name="entities"/>
      <w:r>
        <w:rPr>
          <w:color w:val="000000"/>
        </w:rPr>
        <w:t>4.3 ARM entity definitions</w:t>
      </w:r>
      <w:bookmarkEnd w:id="11"/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683EA8" w:rsidRDefault="00683EA8" w:rsidP="00683EA8">
      <w:pPr>
        <w:pStyle w:val="Heading2"/>
        <w:rPr>
          <w:color w:val="000000"/>
        </w:rPr>
      </w:pPr>
      <w:bookmarkStart w:id="12" w:name="part_shape_arm.general_part_feature"/>
      <w:r>
        <w:rPr>
          <w:color w:val="000000"/>
        </w:rPr>
        <w:t>4.3.1 General_part_feature</w:t>
      </w:r>
      <w:bookmarkEnd w:id="12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pping table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General_part_feature</w:t>
      </w:r>
      <w:r>
        <w:rPr>
          <w:color w:val="000000"/>
          <w:sz w:val="27"/>
          <w:szCs w:val="27"/>
        </w:rPr>
        <w:t> is a type of </w:t>
      </w:r>
      <w:hyperlink r:id="rId25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 that represents an external shape feature of a </w:t>
      </w:r>
      <w:hyperlink r:id="rId26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General_part_feature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7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8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.product_definitional : BOOLEAN := TRUE;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3" w:name="part_shape_arm.general_part_feature.prod"/>
      <w:r>
        <w:rPr>
          <w:b/>
          <w:bCs/>
          <w:color w:val="000000"/>
          <w:sz w:val="27"/>
          <w:szCs w:val="27"/>
        </w:rPr>
        <w:t>product_definitional: </w:t>
      </w:r>
      <w:bookmarkEnd w:id="13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General_part_feature</w:t>
      </w:r>
      <w:r>
        <w:rPr>
          <w:color w:val="000000"/>
          <w:sz w:val="27"/>
          <w:szCs w:val="27"/>
        </w:rPr>
        <w:t> shall be definitional.</w:t>
      </w:r>
    </w:p>
    <w:p w:rsidR="00683EA8" w:rsidRDefault="00683EA8" w:rsidP="00683EA8">
      <w:pPr>
        <w:pStyle w:val="Heading2"/>
        <w:rPr>
          <w:color w:val="000000"/>
        </w:rPr>
      </w:pPr>
      <w:bookmarkStart w:id="14" w:name="part_shape_arm.part_shape_element"/>
      <w:r>
        <w:rPr>
          <w:color w:val="000000"/>
        </w:rPr>
        <w:t>4.3.2 Part_shape_element</w:t>
      </w:r>
      <w:bookmarkEnd w:id="14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ping table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 is a type of </w:t>
      </w:r>
      <w:hyperlink r:id="rId30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that represents an element of the shape of a </w:t>
      </w:r>
      <w:hyperlink r:id="rId31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Part_shape_element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2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.associated_definition : </w:t>
      </w:r>
      <w:hyperlink r:id="rId34" w:anchor="part_shape_arm.part_view_definition_or_part_shape_elemen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part_view_definition_or_part_shape_element_select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hyperlink r:id="rId35" w:anchor="part_shape_arm.part_shape_eleme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5" w:name="part_shape_arm.part_shape_element.associ"/>
      <w:r>
        <w:rPr>
          <w:b/>
          <w:bCs/>
          <w:color w:val="000000"/>
          <w:sz w:val="27"/>
          <w:szCs w:val="27"/>
        </w:rPr>
        <w:t>associated_definition: </w:t>
      </w:r>
      <w:bookmarkEnd w:id="15"/>
      <w:r>
        <w:rPr>
          <w:color w:val="000000"/>
          <w:sz w:val="27"/>
          <w:szCs w:val="27"/>
        </w:rPr>
        <w:t>an inherited attribute whose value shall be of type </w:t>
      </w:r>
      <w:hyperlink r:id="rId36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6" w:name="part_shape_arm.part_shape_element.defini"/>
      <w:r>
        <w:rPr>
          <w:b/>
          <w:bCs/>
          <w:color w:val="000000"/>
          <w:sz w:val="27"/>
          <w:szCs w:val="27"/>
        </w:rPr>
        <w:t>definition: </w:t>
      </w:r>
      <w:bookmarkEnd w:id="16"/>
      <w:r>
        <w:rPr>
          <w:color w:val="000000"/>
          <w:sz w:val="27"/>
          <w:szCs w:val="27"/>
        </w:rPr>
        <w:t>specifies a </w:t>
      </w:r>
      <w:hyperlink r:id="rId37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 that is the definition of this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. The value of this attribute need not be specified.</w:t>
      </w:r>
    </w:p>
    <w:p w:rsidR="00683EA8" w:rsidRDefault="00683EA8" w:rsidP="00683EA8">
      <w:pPr>
        <w:pStyle w:val="Heading2"/>
        <w:rPr>
          <w:color w:val="000000"/>
        </w:rPr>
      </w:pPr>
      <w:r>
        <w:rPr>
          <w:color w:val="000000"/>
        </w:rPr>
        <w:t>4.3.3 Part_shape_element_relationship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0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0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A8" w:rsidRDefault="00683EA8" w:rsidP="00683EA8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Part_shape_element_relationship</w:t>
      </w:r>
      <w:r>
        <w:rPr>
          <w:color w:val="000000"/>
          <w:sz w:val="27"/>
          <w:szCs w:val="27"/>
        </w:rPr>
        <w:t> is a type of </w:t>
      </w:r>
      <w:hyperlink r:id="rId39" w:anchor="shape_property_assignment_arm.shape_element_relationship" w:history="1">
        <w:r>
          <w:rPr>
            <w:rStyle w:val="Hyperlink"/>
            <w:b/>
            <w:bCs/>
            <w:sz w:val="27"/>
            <w:szCs w:val="27"/>
          </w:rPr>
          <w:t>Shape_element_relationship</w:t>
        </w:r>
      </w:hyperlink>
      <w:r>
        <w:rPr>
          <w:color w:val="000000"/>
          <w:sz w:val="27"/>
          <w:szCs w:val="27"/>
        </w:rPr>
        <w:t> that represents is a relationship between two instances of </w:t>
      </w:r>
      <w:hyperlink r:id="rId40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Part_shape_element_relationship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1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42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.related : </w:t>
      </w:r>
      <w:hyperlink r:id="rId43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44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.relating : </w:t>
      </w:r>
      <w:hyperlink r:id="rId45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whose value shall be of type </w:t>
      </w:r>
      <w:hyperlink r:id="rId46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pStyle w:val="expressdescription"/>
        <w:rPr>
          <w:color w:val="000000"/>
          <w:sz w:val="27"/>
          <w:szCs w:val="27"/>
        </w:rPr>
      </w:pPr>
      <w:bookmarkStart w:id="17" w:name="part_shape_arm.part_shape_element_relati"/>
      <w:r>
        <w:rPr>
          <w:b/>
          <w:bCs/>
          <w:color w:val="000000"/>
          <w:sz w:val="27"/>
          <w:szCs w:val="27"/>
        </w:rPr>
        <w:t>relating: </w:t>
      </w:r>
      <w:bookmarkEnd w:id="17"/>
      <w:r>
        <w:rPr>
          <w:color w:val="000000"/>
          <w:sz w:val="27"/>
          <w:szCs w:val="27"/>
        </w:rPr>
        <w:t>an inherited attribute whose value shall be of type </w:t>
      </w:r>
      <w:hyperlink r:id="rId47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.</w:t>
      </w:r>
    </w:p>
    <w:p w:rsidR="00683EA8" w:rsidRDefault="00683EA8" w:rsidP="00683EA8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Part_shape_arm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683EA8" w:rsidRDefault="00683EA8" w:rsidP="00683EA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683EA8" w:rsidRDefault="004B0747" w:rsidP="00683EA8"/>
    <w:sectPr w:rsidR="004B0747" w:rsidRPr="00683EA8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12"/>
  </w:num>
  <w:num w:numId="5">
    <w:abstractNumId w:val="13"/>
  </w:num>
  <w:num w:numId="6">
    <w:abstractNumId w:val="1"/>
  </w:num>
  <w:num w:numId="7">
    <w:abstractNumId w:val="10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  <w:num w:numId="12">
    <w:abstractNumId w:val="11"/>
  </w:num>
  <w:num w:numId="13">
    <w:abstractNumId w:val="8"/>
  </w:num>
  <w:num w:numId="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0D6036"/>
    <w:rsid w:val="001047C2"/>
    <w:rsid w:val="0016543A"/>
    <w:rsid w:val="00196BF5"/>
    <w:rsid w:val="0025162F"/>
    <w:rsid w:val="004A0CED"/>
    <w:rsid w:val="004B0747"/>
    <w:rsid w:val="00683EA8"/>
    <w:rsid w:val="007D5C51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C163C3"/>
    <w:rsid w:val="00DE3BB2"/>
    <w:rsid w:val="00F32545"/>
    <w:rsid w:val="00F60844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11C9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5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54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32545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bus4005\Downloads\CR_FDIS_3_20190311_draft\CR_FDIS_3\part1000\data\modules\part_shape\sys\4_info_reqs.htm" TargetMode="External"/><Relationship Id="rId18" Type="http://schemas.openxmlformats.org/officeDocument/2006/relationships/hyperlink" Target="file:///C:\Users\bus4005\Downloads\CR_FDIS_3_20190311_draft\CR_FDIS_3\part1000\data\modules\part_shape\sys\4_info_reqs.htm" TargetMode="External"/><Relationship Id="rId26" Type="http://schemas.openxmlformats.org/officeDocument/2006/relationships/hyperlink" Target="file:///C:\Users\bus4005\Downloads\CR_FDIS_3_20190311_draft\CR_FDIS_3\part1000\data\modules\part_view_definition\sys\4_info_reqs.htm" TargetMode="External"/><Relationship Id="rId39" Type="http://schemas.openxmlformats.org/officeDocument/2006/relationships/hyperlink" Target="file:///C:\Users\bus4005\Downloads\CR_FDIS_3_20190311_draft\CR_FDIS_3\part1000\data\modules\shape_property_assignment\sys\4_info_reqs.htm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bus4005\Downloads\CR_FDIS_3_20190311_draft\CR_FDIS_3\part1000\data\modules\product_view_definition\sys\4_info_reqs.htm" TargetMode="External"/><Relationship Id="rId34" Type="http://schemas.openxmlformats.org/officeDocument/2006/relationships/hyperlink" Target="file:///C:\Users\bus4005\Downloads\CR_FDIS_3_20190311_draft\CR_FDIS_3\part1000\data\modules\part_shape\sys\4_info_reqs.htm" TargetMode="External"/><Relationship Id="rId42" Type="http://schemas.openxmlformats.org/officeDocument/2006/relationships/hyperlink" Target="file:///C:\Users\bus4005\Downloads\CR_FDIS_3_20190311_draft\CR_FDIS_3\part1000\data\modules\shape_property_assignment\sys\4_info_reqs.htm" TargetMode="External"/><Relationship Id="rId47" Type="http://schemas.openxmlformats.org/officeDocument/2006/relationships/hyperlink" Target="file:///C:\Users\bus4005\Downloads\CR_FDIS_3_20190311_draft\CR_FDIS_3\part1000\data\modules\part_shape\sys\4_info_reqs.htm" TargetMode="External"/><Relationship Id="rId50" Type="http://schemas.openxmlformats.org/officeDocument/2006/relationships/theme" Target="theme/theme1.xml"/><Relationship Id="rId7" Type="http://schemas.openxmlformats.org/officeDocument/2006/relationships/hyperlink" Target="file:///C:\Users\bus4005\Downloads\CR_FDIS_3_20190311_draft\CR_FDIS_3\part1000\data\modules\shape_property_assignment\sys\4_info_reqs.htm" TargetMode="External"/><Relationship Id="rId12" Type="http://schemas.openxmlformats.org/officeDocument/2006/relationships/hyperlink" Target="file:///C:\Users\bus4005\Downloads\CR_FDIS_3_20190311_draft\CR_FDIS_3\part1000\data\modules\shape_feature\sys\4_info_reqs.htm" TargetMode="External"/><Relationship Id="rId17" Type="http://schemas.openxmlformats.org/officeDocument/2006/relationships/hyperlink" Target="file:///C:\Users\bus4005\Downloads\CR_FDIS_3_20190311_draft\CR_FDIS_3\part1000\data\modules\part_view_definition\sys\4_info_reqs.htm" TargetMode="External"/><Relationship Id="rId25" Type="http://schemas.openxmlformats.org/officeDocument/2006/relationships/hyperlink" Target="file:///C:\Users\bus4005\Downloads\CR_FDIS_3_20190311_draft\CR_FDIS_3\part1000\data\modules\part_shape\sys\4_info_reqs.htm" TargetMode="External"/><Relationship Id="rId33" Type="http://schemas.openxmlformats.org/officeDocument/2006/relationships/hyperlink" Target="file:///C:\Users\bus4005\Downloads\CR_FDIS_3_20190311_draft\CR_FDIS_3\part1000\data\modules\shape_property_assignment\sys\4_info_reqs.htm" TargetMode="External"/><Relationship Id="rId38" Type="http://schemas.openxmlformats.org/officeDocument/2006/relationships/hyperlink" Target="file:///C:\Users\bus4005\Downloads\CR_FDIS_3_20190311_draft\CR_FDIS_3\part1000\data\modules\part_shape\sys\5_mapping.htm#aeentitypart_shape_element_relationship" TargetMode="External"/><Relationship Id="rId46" Type="http://schemas.openxmlformats.org/officeDocument/2006/relationships/hyperlink" Target="file:///C:\Users\bus4005\Downloads\CR_FDIS_3_20190311_draft\CR_FDIS_3\part1000\data\modules\part_shape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part_shape\sys\4_info_reqs.htm" TargetMode="External"/><Relationship Id="rId20" Type="http://schemas.openxmlformats.org/officeDocument/2006/relationships/hyperlink" Target="file:///C:\Users\bus4005\Downloads\CR_FDIS_3_20190311_draft\CR_FDIS_3\part1000\data\modules\product_view_definition\sys\4_info_reqs.htm" TargetMode="External"/><Relationship Id="rId29" Type="http://schemas.openxmlformats.org/officeDocument/2006/relationships/hyperlink" Target="file:///C:\Users\bus4005\Downloads\CR_FDIS_3_20190311_draft\CR_FDIS_3\part1000\data\modules\part_shape\sys\5_mapping.htm#aeentitypart_shape_element" TargetMode="External"/><Relationship Id="rId41" Type="http://schemas.openxmlformats.org/officeDocument/2006/relationships/hyperlink" Target="file:///C:\Users\bus4005\Downloads\CR_FDIS_3_20190311_draft\CR_FDIS_3\part1000\data\modules\shape_property_assignment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shape_feature\sys\4_info_reqs.htm" TargetMode="External"/><Relationship Id="rId11" Type="http://schemas.openxmlformats.org/officeDocument/2006/relationships/image" Target="media/image1.gif"/><Relationship Id="rId24" Type="http://schemas.openxmlformats.org/officeDocument/2006/relationships/image" Target="media/image2.gif"/><Relationship Id="rId32" Type="http://schemas.openxmlformats.org/officeDocument/2006/relationships/hyperlink" Target="file:///C:\Users\bus4005\Downloads\CR_FDIS_3_20190311_draft\CR_FDIS_3\part1000\data\modules\shape_property_assignment\sys\4_info_reqs.htm" TargetMode="External"/><Relationship Id="rId37" Type="http://schemas.openxmlformats.org/officeDocument/2006/relationships/hyperlink" Target="file:///C:\Users\bus4005\Downloads\CR_FDIS_3_20190311_draft\CR_FDIS_3\part1000\data\modules\shape_feature\sys\4_info_reqs.htm" TargetMode="External"/><Relationship Id="rId40" Type="http://schemas.openxmlformats.org/officeDocument/2006/relationships/hyperlink" Target="file:///C:\Users\bus4005\Downloads\CR_FDIS_3_20190311_draft\CR_FDIS_3\part1000\data\modules\part_shape\sys\4_info_reqs.htm" TargetMode="External"/><Relationship Id="rId45" Type="http://schemas.openxmlformats.org/officeDocument/2006/relationships/hyperlink" Target="file:///C:\Users\bus4005\Downloads\CR_FDIS_3_20190311_draft\CR_FDIS_3\part1000\data\modules\part_shape\sys\4_info_reqs.htm" TargetMode="External"/><Relationship Id="rId5" Type="http://schemas.openxmlformats.org/officeDocument/2006/relationships/hyperlink" Target="file:///C:\Users\bus4005\Downloads\CR_FDIS_3_20190311_draft\CR_FDIS_3\part1000\data\modules\part_view_definition\sys\4_info_reqs.htm" TargetMode="External"/><Relationship Id="rId15" Type="http://schemas.openxmlformats.org/officeDocument/2006/relationships/hyperlink" Target="file:///C:\Users\bus4005\Downloads\CR_FDIS_3_20190311_draft\CR_FDIS_3\part1000\data\modules\part_shape\sys\4_info_reqs.htm" TargetMode="External"/><Relationship Id="rId23" Type="http://schemas.openxmlformats.org/officeDocument/2006/relationships/hyperlink" Target="file:///C:\Users\bus4005\Downloads\CR_FDIS_3_20190311_draft\CR_FDIS_3\part1000\data\modules\part_shape\sys\5_mapping.htm#aeentitygeneral_part_feature" TargetMode="External"/><Relationship Id="rId28" Type="http://schemas.openxmlformats.org/officeDocument/2006/relationships/hyperlink" Target="file:///C:\Users\bus4005\Downloads\CR_FDIS_3_20190311_draft\CR_FDIS_3\part1000\data\modules\shape_property_assignment\sys\4_info_reqs.htm" TargetMode="External"/><Relationship Id="rId36" Type="http://schemas.openxmlformats.org/officeDocument/2006/relationships/hyperlink" Target="file:///C:\Users\bus4005\Downloads\CR_FDIS_3_20190311_draft\CR_FDIS_3\part1000\data\modules\part_view_definition\sys\4_info_reqs.htm" TargetMode="External"/><Relationship Id="rId49" Type="http://schemas.microsoft.com/office/2011/relationships/people" Target="people.xml"/><Relationship Id="rId10" Type="http://schemas.openxmlformats.org/officeDocument/2006/relationships/hyperlink" Target="file:///C:\Users\bus4005\Downloads\CR_FDIS_3_20190311_draft\CR_FDIS_3\part1000\data\modules\part_shape\armexpg2.htm" TargetMode="External"/><Relationship Id="rId19" Type="http://schemas.openxmlformats.org/officeDocument/2006/relationships/hyperlink" Target="file:///C:\Users\bus4005\Downloads\CR_FDIS_3_20190311_draft\CR_FDIS_3\part1000\data\modules\part_view_definition\sys\4_info_reqs.htm" TargetMode="External"/><Relationship Id="rId31" Type="http://schemas.openxmlformats.org/officeDocument/2006/relationships/hyperlink" Target="file:///C:\Users\bus4005\Downloads\CR_FDIS_3_20190311_draft\CR_FDIS_3\part1000\data\modules\part_view_definition\sys\4_info_reqs.htm" TargetMode="External"/><Relationship Id="rId44" Type="http://schemas.openxmlformats.org/officeDocument/2006/relationships/hyperlink" Target="file:///C:\Users\bus4005\Downloads\CR_FDIS_3_20190311_draft\CR_FDIS_3\part1000\data\modules\shape_property_assignment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part_shape\armexpg1.htm" TargetMode="External"/><Relationship Id="rId14" Type="http://schemas.openxmlformats.org/officeDocument/2006/relationships/hyperlink" Target="file:///C:\Users\bus4005\Downloads\CR_FDIS_3_20190311_draft\CR_FDIS_3\part1000\data\modules\shape_feature\sys\4_info_reqs.htm" TargetMode="External"/><Relationship Id="rId22" Type="http://schemas.openxmlformats.org/officeDocument/2006/relationships/hyperlink" Target="file:///C:\Users\bus4005\Downloads\CR_FDIS_3_20190311_draft\CR_FDIS_3\part1000\data\modules\product_view_definition\sys\4_info_reqs.htm" TargetMode="External"/><Relationship Id="rId27" Type="http://schemas.openxmlformats.org/officeDocument/2006/relationships/hyperlink" Target="file:///C:\Users\bus4005\Downloads\CR_FDIS_3_20190311_draft\CR_FDIS_3\part1000\data\modules\part_shape\sys\4_info_reqs.htm" TargetMode="External"/><Relationship Id="rId30" Type="http://schemas.openxmlformats.org/officeDocument/2006/relationships/hyperlink" Target="file:///C:\Users\bus4005\Downloads\CR_FDIS_3_20190311_draft\CR_FDIS_3\part1000\data\modules\shape_property_assignment\sys\4_info_reqs.htm" TargetMode="External"/><Relationship Id="rId35" Type="http://schemas.openxmlformats.org/officeDocument/2006/relationships/hyperlink" Target="file:///C:\Users\bus4005\Downloads\CR_FDIS_3_20190311_draft\CR_FDIS_3\part1000\data\modules\part_shape\sys\4_info_reqs.htm" TargetMode="External"/><Relationship Id="rId43" Type="http://schemas.openxmlformats.org/officeDocument/2006/relationships/hyperlink" Target="file:///C:\Users\bus4005\Downloads\CR_FDIS_3_20190311_draft\CR_FDIS_3\part1000\data\modules\part_shape\sys\4_info_reqs.htm" TargetMode="External"/><Relationship Id="rId48" Type="http://schemas.openxmlformats.org/officeDocument/2006/relationships/fontTable" Target="fontTable.xml"/><Relationship Id="rId8" Type="http://schemas.openxmlformats.org/officeDocument/2006/relationships/hyperlink" Target="file:///C:\Users\bus4005\Downloads\CR_FDIS_3_20190311_draft\CR_FDIS_3\part1000\data\modules\part_shape\sys\c_arm_exp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1926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2019-03-21T14:59:00Z</dcterms:created>
  <dcterms:modified xsi:type="dcterms:W3CDTF">2019-03-21T14:59:00Z</dcterms:modified>
</cp:coreProperties>
</file>