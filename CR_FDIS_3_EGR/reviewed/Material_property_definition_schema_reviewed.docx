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0B70" w:rsidRDefault="00400B70" w:rsidP="00400B70">
      <w:pPr>
        <w:pStyle w:val="Heading2"/>
        <w:rPr>
          <w:color w:val="000000"/>
        </w:rPr>
      </w:pPr>
      <w:bookmarkStart w:id="0" w:name="funcon"/>
      <w:r>
        <w:rPr>
          <w:color w:val="000000"/>
        </w:rPr>
        <w:t>4.2 Fundamental concepts and assumptions</w:t>
      </w:r>
      <w:bookmarkEnd w:id="0"/>
    </w:p>
    <w:p w:rsidR="00400B70" w:rsidRDefault="00400B70" w:rsidP="00400B70">
      <w:pPr>
        <w:pStyle w:val="NormalWeb"/>
        <w:rPr>
          <w:color w:val="000000"/>
          <w:sz w:val="27"/>
          <w:szCs w:val="27"/>
        </w:rPr>
      </w:pPr>
      <w:r>
        <w:rPr>
          <w:color w:val="000000"/>
          <w:sz w:val="27"/>
          <w:szCs w:val="27"/>
        </w:rPr>
        <w:t>The following are the fundamental concepts and assumptions relating to the material_property_representation_schema:</w:t>
      </w:r>
    </w:p>
    <w:p w:rsidR="00400B70" w:rsidRDefault="00400B70" w:rsidP="00400B70">
      <w:pPr>
        <w:numPr>
          <w:ilvl w:val="0"/>
          <w:numId w:val="15"/>
        </w:numPr>
        <w:spacing w:before="100" w:beforeAutospacing="1" w:after="100" w:afterAutospacing="1" w:line="240" w:lineRule="auto"/>
        <w:rPr>
          <w:color w:val="000000"/>
          <w:sz w:val="27"/>
          <w:szCs w:val="27"/>
        </w:rPr>
      </w:pPr>
      <w:r>
        <w:rPr>
          <w:color w:val="000000"/>
          <w:sz w:val="27"/>
          <w:szCs w:val="27"/>
        </w:rPr>
        <w:t>material properties are representative of all engineering properties that are defined by a specified testing method;</w:t>
      </w:r>
    </w:p>
    <w:p w:rsidR="00400B70" w:rsidRDefault="00400B70" w:rsidP="00400B70">
      <w:pPr>
        <w:numPr>
          <w:ilvl w:val="0"/>
          <w:numId w:val="15"/>
        </w:numPr>
        <w:spacing w:before="100" w:beforeAutospacing="1" w:after="100" w:afterAutospacing="1" w:line="240" w:lineRule="auto"/>
        <w:rPr>
          <w:color w:val="000000"/>
          <w:sz w:val="27"/>
          <w:szCs w:val="27"/>
        </w:rPr>
      </w:pPr>
      <w:r>
        <w:rPr>
          <w:color w:val="000000"/>
          <w:sz w:val="27"/>
          <w:szCs w:val="27"/>
        </w:rPr>
        <w:t>an engineering property characterizes some aspect of the behaviour of a product;</w:t>
      </w:r>
    </w:p>
    <w:p w:rsidR="00400B70" w:rsidRDefault="00400B70" w:rsidP="00400B70">
      <w:pPr>
        <w:numPr>
          <w:ilvl w:val="0"/>
          <w:numId w:val="15"/>
        </w:numPr>
        <w:spacing w:before="100" w:beforeAutospacing="1" w:after="100" w:afterAutospacing="1" w:line="240" w:lineRule="auto"/>
        <w:rPr>
          <w:color w:val="000000"/>
          <w:sz w:val="27"/>
          <w:szCs w:val="27"/>
        </w:rPr>
      </w:pPr>
      <w:r>
        <w:rPr>
          <w:color w:val="000000"/>
          <w:sz w:val="27"/>
          <w:szCs w:val="27"/>
        </w:rPr>
        <w:t>the composition of a product is described by the specification of the type, amounts and arrangement of its constituents.</w:t>
      </w:r>
    </w:p>
    <w:p w:rsidR="00400B70" w:rsidRDefault="00400B70" w:rsidP="00400B70">
      <w:pPr>
        <w:pStyle w:val="NormalWeb"/>
        <w:rPr>
          <w:color w:val="000000"/>
          <w:sz w:val="27"/>
          <w:szCs w:val="27"/>
        </w:rPr>
      </w:pPr>
      <w:r>
        <w:rPr>
          <w:color w:val="000000"/>
          <w:sz w:val="27"/>
          <w:szCs w:val="27"/>
        </w:rPr>
        <w:t>The engineering properties may be determined from measurements on the product as a whole, on a sample taken from the product in some way such as cutting, or an entirely separate test piece prepared by processing in the same way as the product. The application of the results derived from a test piece to the whole product is dependent on the relationship to the sample to the product because, as a result of the manufacturing process, the product may not be either homogeneous or isotropic.</w:t>
      </w:r>
    </w:p>
    <w:p w:rsidR="00400B70" w:rsidRDefault="00400B70" w:rsidP="00400B70">
      <w:pPr>
        <w:pStyle w:val="NormalWeb"/>
        <w:rPr>
          <w:color w:val="000000"/>
          <w:sz w:val="27"/>
          <w:szCs w:val="27"/>
        </w:rPr>
      </w:pPr>
      <w:r>
        <w:rPr>
          <w:color w:val="000000"/>
          <w:sz w:val="27"/>
          <w:szCs w:val="27"/>
        </w:rPr>
        <w:t>The values of most properties of a product are influenced by the effect that the manufacturing process has had on the product. The manufacturing process may affect the type and amounts of the units that make up the product and their form and arrangement. These units may be atoms, molecules or other aggregates of these into discrete forms such as crystals, fibres or volumes of semi-crystalline or glassy solids. The arrangement of the units is the material structure of the product.</w:t>
      </w:r>
    </w:p>
    <w:p w:rsidR="00400B70" w:rsidRDefault="00400B70" w:rsidP="00400B70">
      <w:pPr>
        <w:pStyle w:val="NormalWeb"/>
        <w:rPr>
          <w:color w:val="000000"/>
          <w:sz w:val="27"/>
          <w:szCs w:val="27"/>
        </w:rPr>
      </w:pPr>
      <w:r>
        <w:rPr>
          <w:color w:val="000000"/>
          <w:sz w:val="27"/>
          <w:szCs w:val="27"/>
        </w:rPr>
        <w:t>The material structure of a solid product may be either homogeneous or heterogeneous, or a mixture of solids such as in composite structure. A complete specification of the structure includes the relationship of any preferentially aligned elements of the structure to each other and to the product.</w:t>
      </w:r>
    </w:p>
    <w:p w:rsidR="00400B70" w:rsidRDefault="00400B70" w:rsidP="00400B70">
      <w:pPr>
        <w:pStyle w:val="NormalWeb"/>
        <w:rPr>
          <w:color w:val="000000"/>
          <w:sz w:val="27"/>
          <w:szCs w:val="27"/>
        </w:rPr>
      </w:pPr>
      <w:r>
        <w:rPr>
          <w:color w:val="000000"/>
          <w:sz w:val="27"/>
          <w:szCs w:val="27"/>
        </w:rPr>
        <w:t>Values for an engineering property may also be assigned to a product by reference to a specification, by calculation, or by assumption.</w:t>
      </w:r>
    </w:p>
    <w:p w:rsidR="00400B70" w:rsidRDefault="00400B70" w:rsidP="00400B70">
      <w:pPr>
        <w:pStyle w:val="example"/>
        <w:rPr>
          <w:color w:val="000000"/>
          <w:sz w:val="27"/>
          <w:szCs w:val="27"/>
        </w:rPr>
      </w:pPr>
      <w:bookmarkStart w:id="1" w:name="example_1"/>
      <w:r>
        <w:rPr>
          <w:color w:val="000000"/>
        </w:rPr>
        <w:t>EXAMPLE 1   A manufacturer may make a product to a specification and, instead of reporting actual measurements from a specific batch of the product, he may report the nominal value indicated in the specification.</w:t>
      </w:r>
    </w:p>
    <w:p w:rsidR="00400B70" w:rsidRDefault="00400B70" w:rsidP="00400B70">
      <w:pPr>
        <w:pStyle w:val="example"/>
        <w:rPr>
          <w:color w:val="000000"/>
          <w:sz w:val="27"/>
          <w:szCs w:val="27"/>
        </w:rPr>
      </w:pPr>
      <w:bookmarkStart w:id="2" w:name="example_2"/>
      <w:r>
        <w:rPr>
          <w:color w:val="000000"/>
        </w:rPr>
        <w:t>EXAMPLE 2   A chemist may perform calculations using assumed values of bond strengths to predict the strength of a polymer that has never been synthesised.</w:t>
      </w:r>
    </w:p>
    <w:p w:rsidR="00400B70" w:rsidRDefault="00400B70" w:rsidP="00400B70">
      <w:pPr>
        <w:pStyle w:val="example"/>
        <w:rPr>
          <w:color w:val="000000"/>
          <w:sz w:val="27"/>
          <w:szCs w:val="27"/>
        </w:rPr>
      </w:pPr>
      <w:bookmarkStart w:id="3" w:name="example_3"/>
      <w:r>
        <w:rPr>
          <w:color w:val="000000"/>
        </w:rPr>
        <w:t>EXAMPLE 3</w:t>
      </w:r>
      <w:bookmarkEnd w:id="3"/>
      <w:r>
        <w:rPr>
          <w:color w:val="000000"/>
        </w:rPr>
        <w:t>   An engineer performing a finite element analysis on part might assign property values to predict potential product performance as a function of the property.</w:t>
      </w:r>
    </w:p>
    <w:p w:rsidR="00400B70" w:rsidRDefault="00400B70" w:rsidP="00400B70">
      <w:pPr>
        <w:pStyle w:val="Heading2"/>
        <w:rPr>
          <w:color w:val="000000"/>
        </w:rPr>
      </w:pPr>
      <w:bookmarkStart w:id="4" w:name="types"/>
      <w:r>
        <w:rPr>
          <w:color w:val="000000"/>
        </w:rPr>
        <w:t>4.3 material_property_definition_schema type definitions</w:t>
      </w:r>
      <w:bookmarkEnd w:id="4"/>
    </w:p>
    <w:p w:rsidR="00400B70" w:rsidRDefault="00400B70" w:rsidP="00400B70">
      <w:pPr>
        <w:pStyle w:val="Heading2"/>
        <w:rPr>
          <w:color w:val="000000"/>
        </w:rPr>
      </w:pPr>
      <w:r>
        <w:rPr>
          <w:color w:val="000000"/>
        </w:rPr>
        <w:lastRenderedPageBreak/>
        <w:t>4.3.1 characterized_material_property   </w:t>
      </w:r>
      <w:r>
        <w:rPr>
          <w:noProof/>
          <w:color w:val="0000FF"/>
          <w:lang w:eastAsia="en-GB"/>
        </w:rPr>
        <w:drawing>
          <wp:inline distT="0" distB="0" distL="0" distR="0">
            <wp:extent cx="180975" cy="209550"/>
            <wp:effectExtent l="0" t="0" r="9525" b="0"/>
            <wp:docPr id="9" name="Picture 9"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r>
        <w:rPr>
          <w:color w:val="000000"/>
          <w:sz w:val="27"/>
          <w:szCs w:val="27"/>
        </w:rPr>
        <w:t>The </w:t>
      </w:r>
      <w:r>
        <w:rPr>
          <w:b/>
          <w:bCs/>
          <w:color w:val="000000"/>
          <w:sz w:val="27"/>
          <w:szCs w:val="27"/>
        </w:rPr>
        <w:t>characterized_material_property</w:t>
      </w:r>
      <w:r>
        <w:rPr>
          <w:color w:val="000000"/>
          <w:sz w:val="27"/>
          <w:szCs w:val="27"/>
        </w:rPr>
        <w:t> type is a list of alternate data types. It provides a mechanism to refer to an instance of one of these data types.</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characterized_material_property = SELECT</w:t>
      </w:r>
      <w:r>
        <w:rPr>
          <w:rFonts w:ascii="Courier New" w:hAnsi="Courier New" w:cs="Courier New"/>
          <w:color w:val="000000"/>
          <w:sz w:val="20"/>
          <w:szCs w:val="20"/>
        </w:rPr>
        <w:br/>
      </w:r>
      <w:r>
        <w:rPr>
          <w:rStyle w:val="HTMLCode"/>
          <w:color w:val="000000"/>
        </w:rPr>
        <w:t>   (</w:t>
      </w:r>
      <w:hyperlink r:id="rId7" w:anchor="material_property_representation_schema.material_property_representation" w:history="1">
        <w:r>
          <w:rPr>
            <w:rStyle w:val="Hyperlink"/>
            <w:rFonts w:ascii="Courier New" w:hAnsi="Courier New" w:cs="Courier New"/>
            <w:sz w:val="20"/>
            <w:szCs w:val="20"/>
          </w:rPr>
          <w:t>material_property_representation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8" w:anchor="material_property_definition_schema.product_material_composition_relationship" w:history="1">
        <w:r>
          <w:rPr>
            <w:rStyle w:val="Hyperlink"/>
            <w:rFonts w:ascii="Courier New" w:hAnsi="Courier New" w:cs="Courier New"/>
            <w:sz w:val="20"/>
            <w:szCs w:val="20"/>
          </w:rPr>
          <w:t>product_material_composition_relationship</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00B70" w:rsidRDefault="00400B70" w:rsidP="00400B70">
      <w:pPr>
        <w:pStyle w:val="Heading2"/>
        <w:rPr>
          <w:color w:val="000000"/>
        </w:rPr>
      </w:pPr>
      <w:bookmarkStart w:id="5" w:name="material_property_definition_schema.char"/>
      <w:r>
        <w:rPr>
          <w:color w:val="000000"/>
        </w:rPr>
        <w:t>4.3.2 characterized_product_composition_value</w:t>
      </w:r>
      <w:bookmarkEnd w:id="5"/>
      <w:r>
        <w:rPr>
          <w:color w:val="000000"/>
        </w:rPr>
        <w:t>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r>
        <w:rPr>
          <w:color w:val="000000"/>
          <w:sz w:val="27"/>
          <w:szCs w:val="27"/>
        </w:rPr>
        <w:t>The </w:t>
      </w:r>
      <w:r>
        <w:rPr>
          <w:b/>
          <w:bCs/>
          <w:color w:val="000000"/>
          <w:sz w:val="27"/>
          <w:szCs w:val="27"/>
        </w:rPr>
        <w:t>characterized_product_composition_value</w:t>
      </w:r>
      <w:r>
        <w:rPr>
          <w:color w:val="000000"/>
          <w:sz w:val="27"/>
          <w:szCs w:val="27"/>
        </w:rPr>
        <w:t> type is a list of alternate data types. It provides a mechanism to refer to an instance of one of these data types.</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characterized_product_composition_value = SELECT</w:t>
      </w:r>
      <w:r>
        <w:rPr>
          <w:rFonts w:ascii="Courier New" w:hAnsi="Courier New" w:cs="Courier New"/>
          <w:color w:val="000000"/>
          <w:sz w:val="20"/>
          <w:szCs w:val="20"/>
        </w:rPr>
        <w:br/>
      </w:r>
      <w:r>
        <w:rPr>
          <w:rStyle w:val="HTMLCode"/>
          <w:color w:val="000000"/>
        </w:rPr>
        <w:t>   (</w:t>
      </w:r>
      <w:hyperlink r:id="rId9" w:anchor="qualified_measure_schema.maths_value_with_unit" w:history="1">
        <w:r>
          <w:rPr>
            <w:rStyle w:val="Hyperlink"/>
            <w:rFonts w:ascii="Courier New" w:hAnsi="Courier New" w:cs="Courier New"/>
            <w:sz w:val="20"/>
            <w:szCs w:val="20"/>
          </w:rPr>
          <w:t>maths_value_with_unit</w:t>
        </w:r>
      </w:hyperlink>
      <w:r>
        <w:rPr>
          <w:rStyle w:val="HTMLCode"/>
          <w:color w:val="000000"/>
        </w:rPr>
        <w:t>, </w:t>
      </w:r>
      <w:r>
        <w:rPr>
          <w:rFonts w:ascii="Courier New" w:hAnsi="Courier New" w:cs="Courier New"/>
          <w:color w:val="000000"/>
          <w:sz w:val="20"/>
          <w:szCs w:val="20"/>
        </w:rPr>
        <w:br/>
      </w:r>
      <w:r>
        <w:rPr>
          <w:rStyle w:val="HTMLCode"/>
          <w:color w:val="000000"/>
        </w:rPr>
        <w:t>    </w:t>
      </w:r>
      <w:hyperlink r:id="rId10" w:anchor="measure_schema.measure_with_unit" w:history="1">
        <w:r>
          <w:rPr>
            <w:rStyle w:val="Hyperlink"/>
            <w:rFonts w:ascii="Courier New" w:hAnsi="Courier New" w:cs="Courier New"/>
            <w:sz w:val="20"/>
            <w:szCs w:val="20"/>
          </w:rPr>
          <w:t>measure_with_unit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00B70" w:rsidRDefault="00400B70" w:rsidP="00400B70">
      <w:pPr>
        <w:pStyle w:val="Heading2"/>
        <w:rPr>
          <w:color w:val="000000"/>
        </w:rPr>
      </w:pPr>
      <w:r>
        <w:rPr>
          <w:color w:val="000000"/>
        </w:rPr>
        <w:t>4.3.3 generic_property_definition_select   </w:t>
      </w:r>
      <w:r>
        <w:rPr>
          <w:noProof/>
          <w:color w:val="0000FF"/>
          <w:lang w:eastAsia="en-GB"/>
        </w:rPr>
        <w:drawing>
          <wp:inline distT="0" distB="0" distL="0" distR="0">
            <wp:extent cx="180975" cy="209550"/>
            <wp:effectExtent l="0" t="0" r="9525" b="0"/>
            <wp:docPr id="7" name="Picture 7"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r>
        <w:rPr>
          <w:color w:val="000000"/>
          <w:sz w:val="27"/>
          <w:szCs w:val="27"/>
        </w:rPr>
        <w:t>The </w:t>
      </w:r>
      <w:r>
        <w:rPr>
          <w:b/>
          <w:bCs/>
          <w:color w:val="000000"/>
          <w:sz w:val="27"/>
          <w:szCs w:val="27"/>
        </w:rPr>
        <w:t>generic_property_definition_select</w:t>
      </w:r>
      <w:r>
        <w:rPr>
          <w:color w:val="000000"/>
          <w:sz w:val="27"/>
          <w:szCs w:val="27"/>
        </w:rPr>
        <w:t> type is a list of alternate data types. It provides a mechanism to refer to an instance of one of these data types.</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generic_property_definition_select = SELECT</w:t>
      </w:r>
      <w:r>
        <w:rPr>
          <w:rFonts w:ascii="Courier New" w:hAnsi="Courier New" w:cs="Courier New"/>
          <w:color w:val="000000"/>
          <w:sz w:val="20"/>
          <w:szCs w:val="20"/>
        </w:rPr>
        <w:br/>
      </w:r>
      <w:r>
        <w:rPr>
          <w:rStyle w:val="HTMLCode"/>
          <w:color w:val="000000"/>
        </w:rPr>
        <w:t>   (</w:t>
      </w:r>
      <w:hyperlink r:id="rId11"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 </w:t>
      </w:r>
      <w:r>
        <w:rPr>
          <w:rFonts w:ascii="Courier New" w:hAnsi="Courier New" w:cs="Courier New"/>
          <w:color w:val="000000"/>
          <w:sz w:val="20"/>
          <w:szCs w:val="20"/>
        </w:rPr>
        <w:br/>
      </w:r>
      <w:r>
        <w:rPr>
          <w:rStyle w:val="HTMLCode"/>
          <w:color w:val="000000"/>
        </w:rPr>
        <w:lastRenderedPageBreak/>
        <w:t>    </w:t>
      </w:r>
      <w:hyperlink r:id="rId12" w:anchor="process_property_schema.action_property" w:history="1">
        <w:r>
          <w:rPr>
            <w:rStyle w:val="Hyperlink"/>
            <w:rFonts w:ascii="Courier New" w:hAnsi="Courier New" w:cs="Courier New"/>
            <w:sz w:val="20"/>
            <w:szCs w:val="20"/>
          </w:rPr>
          <w:t>action_property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13" w:anchor="process_property_schema.resource_property" w:history="1">
        <w:r>
          <w:rPr>
            <w:rStyle w:val="Hyperlink"/>
            <w:rFonts w:ascii="Courier New" w:hAnsi="Courier New" w:cs="Courier New"/>
            <w:sz w:val="20"/>
            <w:szCs w:val="20"/>
          </w:rPr>
          <w:t>resource_property</w:t>
        </w:r>
      </w:hyperlink>
      <w:r>
        <w:rPr>
          <w:rStyle w:val="HTMLCode"/>
          <w:color w:val="000000"/>
        </w:rPr>
        <w:t>, </w:t>
      </w:r>
      <w:r>
        <w:rPr>
          <w:rFonts w:ascii="Courier New" w:hAnsi="Courier New" w:cs="Courier New"/>
          <w:color w:val="000000"/>
          <w:sz w:val="20"/>
          <w:szCs w:val="20"/>
        </w:rPr>
        <w:br/>
      </w:r>
      <w:r>
        <w:rPr>
          <w:rStyle w:val="HTMLCode"/>
          <w:color w:val="000000"/>
        </w:rPr>
        <w:t>    </w:t>
      </w:r>
      <w:hyperlink r:id="rId14" w:anchor="shape_dimension_schema.dimensional_location" w:history="1">
        <w:r>
          <w:rPr>
            <w:rStyle w:val="Hyperlink"/>
            <w:rFonts w:ascii="Courier New" w:hAnsi="Courier New" w:cs="Courier New"/>
            <w:sz w:val="20"/>
            <w:szCs w:val="20"/>
          </w:rPr>
          <w:t>dimensional_location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15" w:anchor="shape_dimension_schema.dimensional_size" w:history="1">
        <w:r>
          <w:rPr>
            <w:rStyle w:val="Hyperlink"/>
            <w:rFonts w:ascii="Courier New" w:hAnsi="Courier New" w:cs="Courier New"/>
            <w:sz w:val="20"/>
            <w:szCs w:val="20"/>
          </w:rPr>
          <w:t>dimensional_size</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00B70" w:rsidRDefault="00400B70" w:rsidP="00400B70">
      <w:pPr>
        <w:pStyle w:val="Heading2"/>
        <w:rPr>
          <w:color w:val="000000"/>
        </w:rPr>
      </w:pPr>
      <w:bookmarkStart w:id="6" w:name="entities"/>
      <w:r>
        <w:rPr>
          <w:color w:val="000000"/>
        </w:rPr>
        <w:t>4.4 material_property_definition_schema entity definitions</w:t>
      </w:r>
      <w:bookmarkEnd w:id="6"/>
    </w:p>
    <w:p w:rsidR="00400B70" w:rsidRDefault="00400B70" w:rsidP="00400B70">
      <w:pPr>
        <w:pStyle w:val="Heading2"/>
        <w:rPr>
          <w:color w:val="000000"/>
        </w:rPr>
      </w:pPr>
      <w:r>
        <w:rPr>
          <w:color w:val="000000"/>
        </w:rPr>
        <w:t>4.4.1 generic_property_relationship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pPr>
        <w:pStyle w:val="NormalWeb"/>
        <w:rPr>
          <w:color w:val="000000"/>
          <w:sz w:val="27"/>
          <w:szCs w:val="27"/>
        </w:rPr>
      </w:pPr>
      <w:r>
        <w:rPr>
          <w:color w:val="000000"/>
          <w:sz w:val="27"/>
          <w:szCs w:val="27"/>
        </w:rPr>
        <w:t>A </w:t>
      </w:r>
      <w:r>
        <w:rPr>
          <w:b/>
          <w:bCs/>
          <w:color w:val="000000"/>
          <w:sz w:val="27"/>
          <w:szCs w:val="27"/>
        </w:rPr>
        <w:t>generic_property_relationship</w:t>
      </w:r>
      <w:r>
        <w:rPr>
          <w:color w:val="000000"/>
          <w:sz w:val="27"/>
          <w:szCs w:val="27"/>
        </w:rPr>
        <w:t> is an association between two members of </w:t>
      </w:r>
      <w:hyperlink r:id="rId16" w:anchor="material_property_definition_schema.generic_property_definition_select" w:history="1">
        <w:r>
          <w:rPr>
            <w:rStyle w:val="Hyperlink"/>
            <w:b/>
            <w:bCs/>
            <w:sz w:val="27"/>
            <w:szCs w:val="27"/>
          </w:rPr>
          <w:t>generic_property_definition_select</w:t>
        </w:r>
      </w:hyperlink>
      <w:r>
        <w:rPr>
          <w:color w:val="000000"/>
          <w:sz w:val="27"/>
          <w:szCs w:val="27"/>
        </w:rPr>
        <w:t>. The meaning of the relationship for a particular context is specified by the value of the </w:t>
      </w:r>
      <w:r>
        <w:rPr>
          <w:b/>
          <w:bCs/>
          <w:color w:val="000000"/>
          <w:sz w:val="27"/>
          <w:szCs w:val="27"/>
        </w:rPr>
        <w:t>relation_type</w:t>
      </w:r>
      <w:r>
        <w:rPr>
          <w:color w:val="000000"/>
          <w:sz w:val="27"/>
          <w:szCs w:val="27"/>
        </w:rPr>
        <w:t> attribute.</w:t>
      </w:r>
    </w:p>
    <w:p w:rsidR="00400B70" w:rsidRDefault="00400B70" w:rsidP="00400B70">
      <w:pPr>
        <w:pStyle w:val="note"/>
        <w:rPr>
          <w:color w:val="000000"/>
          <w:sz w:val="27"/>
          <w:szCs w:val="27"/>
        </w:rPr>
      </w:pPr>
      <w:bookmarkStart w:id="7" w:name="note_1"/>
      <w:r>
        <w:rPr>
          <w:color w:val="000000"/>
        </w:rPr>
        <w:t>NOTE 1   Relationships captured using this entity may be parent-to-child relationships. Specialisations of this entity state this fact if it is true for the particular specialisation.</w:t>
      </w:r>
    </w:p>
    <w:p w:rsidR="00400B70" w:rsidRDefault="00400B70" w:rsidP="00400B70">
      <w:pPr>
        <w:pStyle w:val="note"/>
        <w:rPr>
          <w:color w:val="000000"/>
          <w:sz w:val="27"/>
          <w:szCs w:val="27"/>
        </w:rPr>
      </w:pPr>
      <w:bookmarkStart w:id="8" w:name="note_2"/>
      <w:r>
        <w:rPr>
          <w:color w:val="000000"/>
        </w:rPr>
        <w:t>NOTE 2   This entity, in conjunction with the members of the </w:t>
      </w:r>
      <w:hyperlink r:id="rId17" w:anchor="material_property_definition_schema.generic_property_definition_select" w:history="1">
        <w:r>
          <w:rPr>
            <w:rStyle w:val="Hyperlink"/>
            <w:b/>
            <w:bCs/>
          </w:rPr>
          <w:t>generic_property_definition_select</w:t>
        </w:r>
      </w:hyperlink>
      <w:r>
        <w:rPr>
          <w:color w:val="000000"/>
        </w:rPr>
        <w:t> type</w:t>
      </w:r>
      <w:ins w:id="9" w:author="Sapp (US), Brandon" w:date="2019-03-20T15:25:00Z">
        <w:r w:rsidR="0006182C">
          <w:rPr>
            <w:color w:val="000000"/>
          </w:rPr>
          <w:t>,</w:t>
        </w:r>
      </w:ins>
      <w:r>
        <w:rPr>
          <w:color w:val="000000"/>
        </w:rPr>
        <w:t xml:space="preserve"> is based on the relationship template that is described in ISO 10303-41.</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generic_property_relationship;</w:t>
      </w:r>
      <w:r>
        <w:rPr>
          <w:rFonts w:ascii="Courier New" w:hAnsi="Courier New" w:cs="Courier New"/>
          <w:color w:val="000000"/>
          <w:sz w:val="20"/>
          <w:szCs w:val="20"/>
        </w:rPr>
        <w:br/>
      </w:r>
      <w:r>
        <w:rPr>
          <w:rStyle w:val="HTMLCode"/>
          <w:color w:val="000000"/>
        </w:rPr>
        <w:t>  name : </w:t>
      </w:r>
      <w:hyperlink r:id="rId18"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w:t>
      </w:r>
      <w:hyperlink r:id="rId19"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 : </w:t>
      </w:r>
      <w:hyperlink r:id="rId20" w:anchor="material_property_definition_schema.generic_property_definition_select" w:history="1">
        <w:r>
          <w:rPr>
            <w:rStyle w:val="Hyperlink"/>
            <w:rFonts w:ascii="Courier New" w:hAnsi="Courier New" w:cs="Courier New"/>
            <w:sz w:val="20"/>
            <w:szCs w:val="20"/>
          </w:rPr>
          <w:t>generic_property_definition_select</w:t>
        </w:r>
      </w:hyperlink>
      <w:r>
        <w:rPr>
          <w:rStyle w:val="HTMLCode"/>
          <w:color w:val="000000"/>
        </w:rPr>
        <w:t>;</w:t>
      </w:r>
      <w:r>
        <w:rPr>
          <w:rFonts w:ascii="Courier New" w:hAnsi="Courier New" w:cs="Courier New"/>
          <w:color w:val="000000"/>
          <w:sz w:val="20"/>
          <w:szCs w:val="20"/>
        </w:rPr>
        <w:br/>
      </w:r>
      <w:r>
        <w:rPr>
          <w:rStyle w:val="HTMLCode"/>
          <w:color w:val="000000"/>
        </w:rPr>
        <w:t>  related : </w:t>
      </w:r>
      <w:hyperlink r:id="rId21" w:anchor="material_property_definition_schema.generic_property_definition_select" w:history="1">
        <w:r>
          <w:rPr>
            <w:rStyle w:val="Hyperlink"/>
            <w:rFonts w:ascii="Courier New" w:hAnsi="Courier New" w:cs="Courier New"/>
            <w:sz w:val="20"/>
            <w:szCs w:val="20"/>
          </w:rPr>
          <w:t>generic_property_definition_select</w:t>
        </w:r>
      </w:hyperlink>
      <w:r>
        <w:rPr>
          <w:rStyle w:val="HTMLCode"/>
          <w:color w:val="000000"/>
        </w:rPr>
        <w:t>;</w:t>
      </w:r>
      <w:r>
        <w:rPr>
          <w:rFonts w:ascii="Courier New" w:hAnsi="Courier New" w:cs="Courier New"/>
          <w:color w:val="000000"/>
          <w:sz w:val="20"/>
          <w:szCs w:val="20"/>
        </w:rPr>
        <w:br/>
      </w:r>
      <w:r>
        <w:rPr>
          <w:rStyle w:val="HTMLCode"/>
          <w:color w:val="000000"/>
        </w:rPr>
        <w:t>  relation_type : STRING;</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acyclic_generic_property_relationship (SELF, [related], 'MATERIAL_PROPERTY_DEFINITION_SCHEMA.GENERIC_PROPERTY_RELATIONSHIP');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Attribute definitions:</w:t>
      </w:r>
    </w:p>
    <w:p w:rsidR="00400B70" w:rsidRDefault="00400B70" w:rsidP="00400B70">
      <w:pPr>
        <w:pStyle w:val="expressdescription"/>
        <w:rPr>
          <w:color w:val="000000"/>
          <w:sz w:val="27"/>
          <w:szCs w:val="27"/>
        </w:rPr>
      </w:pPr>
      <w:r>
        <w:rPr>
          <w:b/>
          <w:bCs/>
          <w:color w:val="000000"/>
          <w:sz w:val="27"/>
          <w:szCs w:val="27"/>
        </w:rPr>
        <w:t>name: </w:t>
      </w:r>
      <w:r>
        <w:rPr>
          <w:color w:val="000000"/>
          <w:sz w:val="27"/>
          <w:szCs w:val="27"/>
        </w:rPr>
        <w:t>the word or group of words by which the generic property relationship is referred to.</w:t>
      </w:r>
    </w:p>
    <w:p w:rsidR="00400B70" w:rsidRDefault="00400B70" w:rsidP="00400B70">
      <w:pPr>
        <w:pStyle w:val="expressdescription"/>
        <w:rPr>
          <w:color w:val="000000"/>
          <w:sz w:val="27"/>
          <w:szCs w:val="27"/>
        </w:rPr>
      </w:pPr>
      <w:r>
        <w:rPr>
          <w:b/>
          <w:bCs/>
          <w:color w:val="000000"/>
          <w:sz w:val="27"/>
          <w:szCs w:val="27"/>
        </w:rPr>
        <w:t>description: </w:t>
      </w:r>
      <w:r>
        <w:rPr>
          <w:color w:val="000000"/>
          <w:sz w:val="27"/>
          <w:szCs w:val="27"/>
        </w:rPr>
        <w:t>text that relates the nature of the generic property relationship.</w:t>
      </w:r>
    </w:p>
    <w:p w:rsidR="00400B70" w:rsidRDefault="00400B70" w:rsidP="00400B70">
      <w:pPr>
        <w:pStyle w:val="expressdescription"/>
        <w:rPr>
          <w:color w:val="000000"/>
          <w:sz w:val="27"/>
          <w:szCs w:val="27"/>
        </w:rPr>
      </w:pPr>
      <w:r>
        <w:rPr>
          <w:b/>
          <w:bCs/>
          <w:color w:val="000000"/>
          <w:sz w:val="27"/>
          <w:szCs w:val="27"/>
        </w:rPr>
        <w:lastRenderedPageBreak/>
        <w:t>relating: </w:t>
      </w:r>
      <w:r>
        <w:rPr>
          <w:color w:val="000000"/>
          <w:sz w:val="27"/>
          <w:szCs w:val="27"/>
        </w:rPr>
        <w:t>one of the members of </w:t>
      </w:r>
      <w:hyperlink r:id="rId22" w:anchor="material_property_definition_schema.generic_property_definition_select" w:history="1">
        <w:r>
          <w:rPr>
            <w:rStyle w:val="Hyperlink"/>
            <w:b/>
            <w:bCs/>
            <w:sz w:val="27"/>
            <w:szCs w:val="27"/>
          </w:rPr>
          <w:t>generic_property_definition_select</w:t>
        </w:r>
      </w:hyperlink>
      <w:r>
        <w:rPr>
          <w:color w:val="000000"/>
          <w:sz w:val="27"/>
          <w:szCs w:val="27"/>
        </w:rPr>
        <w:t> which is a part of the relationship.</w:t>
      </w:r>
    </w:p>
    <w:p w:rsidR="00400B70" w:rsidRDefault="00400B70" w:rsidP="00400B70">
      <w:pPr>
        <w:pStyle w:val="expressdescription"/>
        <w:rPr>
          <w:color w:val="000000"/>
          <w:sz w:val="27"/>
          <w:szCs w:val="27"/>
        </w:rPr>
      </w:pPr>
      <w:r>
        <w:rPr>
          <w:b/>
          <w:bCs/>
          <w:color w:val="000000"/>
          <w:sz w:val="27"/>
          <w:szCs w:val="27"/>
        </w:rPr>
        <w:t>related: </w:t>
      </w:r>
      <w:r>
        <w:rPr>
          <w:color w:val="000000"/>
          <w:sz w:val="27"/>
          <w:szCs w:val="27"/>
        </w:rPr>
        <w:t>the other member of </w:t>
      </w:r>
      <w:hyperlink r:id="rId23" w:anchor="material_property_definition_schema.generic_property_definition_select" w:history="1">
        <w:r>
          <w:rPr>
            <w:rStyle w:val="Hyperlink"/>
            <w:b/>
            <w:bCs/>
            <w:sz w:val="27"/>
            <w:szCs w:val="27"/>
          </w:rPr>
          <w:t>generic_property_definition_select</w:t>
        </w:r>
      </w:hyperlink>
      <w:r>
        <w:rPr>
          <w:color w:val="000000"/>
          <w:sz w:val="27"/>
          <w:szCs w:val="27"/>
        </w:rPr>
        <w:t> which is part of the relationship.</w:t>
      </w:r>
    </w:p>
    <w:p w:rsidR="00400B70" w:rsidRDefault="00400B70" w:rsidP="00400B70">
      <w:pPr>
        <w:pStyle w:val="note"/>
        <w:rPr>
          <w:color w:val="000000"/>
          <w:sz w:val="27"/>
          <w:szCs w:val="27"/>
        </w:rPr>
      </w:pPr>
      <w:r>
        <w:rPr>
          <w:color w:val="000000"/>
        </w:rPr>
        <w:t>NOTE 1   If one element of the relationship is dependent on the other then this attribute shall be the dependent one.</w:t>
      </w:r>
    </w:p>
    <w:p w:rsidR="00400B70" w:rsidRDefault="00400B70" w:rsidP="00400B70">
      <w:pPr>
        <w:pStyle w:val="note"/>
        <w:rPr>
          <w:color w:val="000000"/>
          <w:sz w:val="27"/>
          <w:szCs w:val="27"/>
        </w:rPr>
      </w:pPr>
      <w:r>
        <w:rPr>
          <w:color w:val="000000"/>
        </w:rPr>
        <w:t>NOTE 2   The roles of the </w:t>
      </w:r>
      <w:r>
        <w:rPr>
          <w:b/>
          <w:bCs/>
          <w:color w:val="000000"/>
        </w:rPr>
        <w:t>related</w:t>
      </w:r>
      <w:r>
        <w:rPr>
          <w:color w:val="000000"/>
        </w:rPr>
        <w:t> and the </w:t>
      </w:r>
      <w:r>
        <w:rPr>
          <w:b/>
          <w:bCs/>
          <w:color w:val="000000"/>
        </w:rPr>
        <w:t>relating</w:t>
      </w:r>
      <w:r>
        <w:rPr>
          <w:color w:val="000000"/>
        </w:rPr>
        <w:t> is defined in the part of ISO 10303 that uses or specialises this entity.</w:t>
      </w:r>
    </w:p>
    <w:p w:rsidR="00400B70" w:rsidRDefault="00400B70" w:rsidP="00400B70">
      <w:pPr>
        <w:pStyle w:val="expressdescription"/>
        <w:rPr>
          <w:color w:val="000000"/>
          <w:sz w:val="27"/>
          <w:szCs w:val="27"/>
        </w:rPr>
      </w:pPr>
      <w:r>
        <w:rPr>
          <w:b/>
          <w:bCs/>
          <w:color w:val="000000"/>
          <w:sz w:val="27"/>
          <w:szCs w:val="27"/>
        </w:rPr>
        <w:t>relation_type: </w:t>
      </w:r>
      <w:r>
        <w:rPr>
          <w:color w:val="000000"/>
          <w:sz w:val="27"/>
          <w:szCs w:val="27"/>
        </w:rPr>
        <w:t>the meaning of the relationship.</w:t>
      </w:r>
    </w:p>
    <w:p w:rsidR="00400B70" w:rsidRDefault="00400B70" w:rsidP="00400B70">
      <w:pPr>
        <w:pStyle w:val="NormalWeb"/>
        <w:rPr>
          <w:color w:val="000000"/>
          <w:sz w:val="27"/>
          <w:szCs w:val="27"/>
        </w:rPr>
      </w:pPr>
      <w:r>
        <w:rPr>
          <w:color w:val="000000"/>
          <w:sz w:val="27"/>
          <w:szCs w:val="27"/>
          <w:u w:val="single"/>
        </w:rPr>
        <w:t>Formal propositions:</w:t>
      </w:r>
    </w:p>
    <w:p w:rsidR="00400B70" w:rsidRDefault="00400B70" w:rsidP="00400B70">
      <w:pPr>
        <w:pStyle w:val="expressdescription"/>
        <w:rPr>
          <w:color w:val="000000"/>
          <w:sz w:val="27"/>
          <w:szCs w:val="27"/>
        </w:rPr>
      </w:pPr>
      <w:bookmarkStart w:id="10" w:name="material_property_definition_schema.gene"/>
      <w:r>
        <w:rPr>
          <w:b/>
          <w:bCs/>
          <w:color w:val="000000"/>
          <w:sz w:val="27"/>
          <w:szCs w:val="27"/>
        </w:rPr>
        <w:t>WR1: </w:t>
      </w:r>
      <w:bookmarkEnd w:id="10"/>
      <w:r>
        <w:rPr>
          <w:color w:val="000000"/>
          <w:sz w:val="27"/>
          <w:szCs w:val="27"/>
        </w:rPr>
        <w:t>A </w:t>
      </w:r>
      <w:r>
        <w:rPr>
          <w:b/>
          <w:bCs/>
          <w:color w:val="000000"/>
          <w:sz w:val="27"/>
          <w:szCs w:val="27"/>
        </w:rPr>
        <w:t>generic_property_relationship</w:t>
      </w:r>
      <w:r>
        <w:rPr>
          <w:color w:val="000000"/>
          <w:sz w:val="27"/>
          <w:szCs w:val="27"/>
        </w:rPr>
        <w:t> shall not participate in its own definition.</w:t>
      </w:r>
    </w:p>
    <w:p w:rsidR="00400B70" w:rsidRDefault="00400B70" w:rsidP="00400B70">
      <w:pPr>
        <w:pStyle w:val="Heading2"/>
        <w:rPr>
          <w:color w:val="000000"/>
        </w:rPr>
      </w:pPr>
      <w:r>
        <w:rPr>
          <w:color w:val="000000"/>
        </w:rPr>
        <w:t>4.4.2 material_designation   </w:t>
      </w:r>
      <w:r>
        <w:rPr>
          <w:noProof/>
          <w:color w:val="0000FF"/>
          <w:lang w:eastAsia="en-GB"/>
        </w:rPr>
        <w:drawing>
          <wp:inline distT="0" distB="0" distL="0" distR="0">
            <wp:extent cx="180975" cy="209550"/>
            <wp:effectExtent l="0" t="0" r="9525" b="0"/>
            <wp:docPr id="5" name="Picture 5"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pPr>
        <w:pStyle w:val="NormalWeb"/>
        <w:rPr>
          <w:color w:val="000000"/>
          <w:sz w:val="27"/>
          <w:szCs w:val="27"/>
        </w:rPr>
      </w:pPr>
      <w:r>
        <w:rPr>
          <w:color w:val="000000"/>
          <w:sz w:val="27"/>
          <w:szCs w:val="27"/>
        </w:rPr>
        <w:t>A </w:t>
      </w:r>
      <w:r>
        <w:rPr>
          <w:b/>
          <w:bCs/>
          <w:color w:val="000000"/>
          <w:sz w:val="27"/>
          <w:szCs w:val="27"/>
        </w:rPr>
        <w:t>material_designation</w:t>
      </w:r>
      <w:r>
        <w:rPr>
          <w:color w:val="000000"/>
          <w:sz w:val="27"/>
          <w:szCs w:val="27"/>
        </w:rPr>
        <w:t> is the association of a material designation with a product or a part of a product or with an unrealised product.</w:t>
      </w:r>
    </w:p>
    <w:p w:rsidR="00400B70" w:rsidRDefault="00400B70" w:rsidP="00400B70">
      <w:pPr>
        <w:pStyle w:val="example"/>
        <w:rPr>
          <w:color w:val="000000"/>
          <w:sz w:val="27"/>
          <w:szCs w:val="27"/>
        </w:rPr>
      </w:pPr>
      <w:r>
        <w:rPr>
          <w:color w:val="000000"/>
        </w:rPr>
        <w:t>EXAMPLE 1</w:t>
      </w:r>
      <w:bookmarkEnd w:id="1"/>
      <w:r>
        <w:rPr>
          <w:color w:val="000000"/>
        </w:rPr>
        <w:t>   '3105' could be the name of a </w:t>
      </w:r>
      <w:r>
        <w:rPr>
          <w:b/>
          <w:bCs/>
          <w:color w:val="000000"/>
        </w:rPr>
        <w:t>material_designation</w:t>
      </w:r>
      <w:r>
        <w:rPr>
          <w:color w:val="000000"/>
        </w:rPr>
        <w:t xml:space="preserve"> assigned by </w:t>
      </w:r>
      <w:ins w:id="11" w:author="Sapp (US), Brandon" w:date="2019-03-20T15:25:00Z">
        <w:r w:rsidR="0006182C">
          <w:rPr>
            <w:color w:val="000000"/>
          </w:rPr>
          <w:t xml:space="preserve">an </w:t>
        </w:r>
      </w:ins>
      <w:r>
        <w:rPr>
          <w:color w:val="000000"/>
        </w:rPr>
        <w:t>agreement that identifies a class of products containing specified amounts of aluminium, copper, magnesium and manganese.</w:t>
      </w:r>
    </w:p>
    <w:p w:rsidR="00400B70" w:rsidRDefault="00400B70" w:rsidP="00400B70">
      <w:pPr>
        <w:pStyle w:val="example"/>
        <w:rPr>
          <w:color w:val="000000"/>
          <w:sz w:val="27"/>
          <w:szCs w:val="27"/>
        </w:rPr>
      </w:pPr>
      <w:r>
        <w:rPr>
          <w:color w:val="000000"/>
        </w:rPr>
        <w:t>EXAMPLE 2</w:t>
      </w:r>
      <w:bookmarkEnd w:id="2"/>
      <w:r>
        <w:rPr>
          <w:color w:val="000000"/>
        </w:rPr>
        <w:t>   'copper' could be the name of a </w:t>
      </w:r>
      <w:r>
        <w:rPr>
          <w:b/>
          <w:bCs/>
          <w:color w:val="000000"/>
        </w:rPr>
        <w:t>material_designation</w:t>
      </w:r>
      <w:r>
        <w:rPr>
          <w:color w:val="000000"/>
        </w:rPr>
        <w:t> associated with an unrealised product at the design stage to indicate the intention to use a substance with the range of electrical conductivity expected from copper metal.</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material_designation;</w:t>
      </w:r>
      <w:r>
        <w:rPr>
          <w:rFonts w:ascii="Courier New" w:hAnsi="Courier New" w:cs="Courier New"/>
          <w:color w:val="000000"/>
          <w:sz w:val="20"/>
          <w:szCs w:val="20"/>
        </w:rPr>
        <w:br/>
      </w:r>
      <w:r>
        <w:rPr>
          <w:rStyle w:val="HTMLCode"/>
          <w:color w:val="000000"/>
        </w:rPr>
        <w:t>  name : </w:t>
      </w:r>
      <w:hyperlink r:id="rId24"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definitions : SET[1:?] OF </w:t>
      </w:r>
      <w:hyperlink r:id="rId25" w:anchor="product_property_definition_schema.characterized_definition" w:history="1">
        <w:r>
          <w:rPr>
            <w:rStyle w:val="Hyperlink"/>
            <w:rFonts w:ascii="Courier New" w:hAnsi="Courier New" w:cs="Courier New"/>
            <w:sz w:val="20"/>
            <w:szCs w:val="20"/>
          </w:rPr>
          <w:t>characterized_definition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Attribute definitions:</w:t>
      </w:r>
    </w:p>
    <w:p w:rsidR="00400B70" w:rsidRDefault="00400B70" w:rsidP="00400B70">
      <w:pPr>
        <w:pStyle w:val="expressdescription"/>
        <w:rPr>
          <w:color w:val="000000"/>
          <w:sz w:val="27"/>
          <w:szCs w:val="27"/>
        </w:rPr>
      </w:pPr>
      <w:r>
        <w:rPr>
          <w:b/>
          <w:bCs/>
          <w:color w:val="000000"/>
          <w:sz w:val="27"/>
          <w:szCs w:val="27"/>
        </w:rPr>
        <w:t>name: </w:t>
      </w:r>
      <w:r>
        <w:rPr>
          <w:color w:val="000000"/>
          <w:sz w:val="27"/>
          <w:szCs w:val="27"/>
        </w:rPr>
        <w:t>the word or group of words by which the </w:t>
      </w:r>
      <w:r>
        <w:rPr>
          <w:b/>
          <w:bCs/>
          <w:color w:val="000000"/>
          <w:sz w:val="27"/>
          <w:szCs w:val="27"/>
        </w:rPr>
        <w:t>material_designation</w:t>
      </w:r>
      <w:r>
        <w:rPr>
          <w:color w:val="000000"/>
          <w:sz w:val="27"/>
          <w:szCs w:val="27"/>
        </w:rPr>
        <w:t> is referred to.</w:t>
      </w:r>
    </w:p>
    <w:p w:rsidR="00400B70" w:rsidRDefault="00400B70" w:rsidP="00400B70">
      <w:pPr>
        <w:pStyle w:val="expressdescription"/>
        <w:rPr>
          <w:color w:val="000000"/>
          <w:sz w:val="27"/>
          <w:szCs w:val="27"/>
        </w:rPr>
      </w:pPr>
      <w:r>
        <w:rPr>
          <w:b/>
          <w:bCs/>
          <w:color w:val="000000"/>
          <w:sz w:val="27"/>
          <w:szCs w:val="27"/>
        </w:rPr>
        <w:lastRenderedPageBreak/>
        <w:t>definitions: </w:t>
      </w:r>
      <w:r>
        <w:rPr>
          <w:color w:val="000000"/>
          <w:sz w:val="27"/>
          <w:szCs w:val="27"/>
        </w:rPr>
        <w:t>the definition of the product or parts of the product for which the </w:t>
      </w:r>
      <w:r>
        <w:rPr>
          <w:b/>
          <w:bCs/>
          <w:color w:val="000000"/>
          <w:sz w:val="27"/>
          <w:szCs w:val="27"/>
        </w:rPr>
        <w:t>material_designation</w:t>
      </w:r>
      <w:r>
        <w:rPr>
          <w:color w:val="000000"/>
          <w:sz w:val="27"/>
          <w:szCs w:val="27"/>
        </w:rPr>
        <w:t> is specified.</w:t>
      </w:r>
    </w:p>
    <w:p w:rsidR="00400B70" w:rsidRDefault="00400B70" w:rsidP="00400B70">
      <w:pPr>
        <w:pStyle w:val="Heading2"/>
        <w:rPr>
          <w:color w:val="000000"/>
        </w:rPr>
      </w:pPr>
      <w:r>
        <w:rPr>
          <w:color w:val="000000"/>
        </w:rPr>
        <w:t>4.4.3 material_designation_characterization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r>
        <w:rPr>
          <w:color w:val="000000"/>
          <w:sz w:val="27"/>
          <w:szCs w:val="27"/>
        </w:rPr>
        <w:t>A </w:t>
      </w:r>
      <w:r>
        <w:rPr>
          <w:b/>
          <w:bCs/>
          <w:color w:val="000000"/>
          <w:sz w:val="27"/>
          <w:szCs w:val="27"/>
        </w:rPr>
        <w:t>material_designation_characterization</w:t>
      </w:r>
      <w:r>
        <w:rPr>
          <w:color w:val="000000"/>
          <w:sz w:val="27"/>
          <w:szCs w:val="27"/>
        </w:rPr>
        <w:t> is the characterization of a material designation through its association with either a</w:t>
      </w:r>
      <w:hyperlink r:id="rId26" w:anchor="material_property_representation_schema.material_property_representation" w:history="1">
        <w:r>
          <w:rPr>
            <w:rStyle w:val="Hyperlink"/>
            <w:b/>
            <w:bCs/>
            <w:sz w:val="27"/>
            <w:szCs w:val="27"/>
          </w:rPr>
          <w:t>material_property_representation</w:t>
        </w:r>
      </w:hyperlink>
      <w:r>
        <w:rPr>
          <w:color w:val="000000"/>
          <w:sz w:val="27"/>
          <w:szCs w:val="27"/>
        </w:rPr>
        <w:t> or a </w:t>
      </w:r>
      <w:hyperlink r:id="rId27" w:anchor="material_property_definition_schema.product_material_composition_relationship" w:history="1">
        <w:r>
          <w:rPr>
            <w:rStyle w:val="Hyperlink"/>
            <w:b/>
            <w:bCs/>
            <w:sz w:val="27"/>
            <w:szCs w:val="27"/>
          </w:rPr>
          <w:t>product_material_composition_relationship</w:t>
        </w:r>
      </w:hyperlink>
      <w:r>
        <w:rPr>
          <w:color w:val="000000"/>
          <w:sz w:val="27"/>
          <w:szCs w:val="27"/>
        </w:rPr>
        <w:t>.</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material_designation_characterization;</w:t>
      </w:r>
      <w:r>
        <w:rPr>
          <w:rFonts w:ascii="Courier New" w:hAnsi="Courier New" w:cs="Courier New"/>
          <w:color w:val="000000"/>
          <w:sz w:val="20"/>
          <w:szCs w:val="20"/>
        </w:rPr>
        <w:br/>
      </w:r>
      <w:r>
        <w:rPr>
          <w:rStyle w:val="HTMLCode"/>
          <w:color w:val="000000"/>
        </w:rPr>
        <w:t>  name : </w:t>
      </w:r>
      <w:hyperlink r:id="rId28"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w:t>
      </w:r>
      <w:hyperlink r:id="rId29"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designation : </w:t>
      </w:r>
      <w:hyperlink r:id="rId30" w:anchor="material_property_definition_schema.material_designation" w:history="1">
        <w:r>
          <w:rPr>
            <w:rStyle w:val="Hyperlink"/>
            <w:rFonts w:ascii="Courier New" w:hAnsi="Courier New" w:cs="Courier New"/>
            <w:sz w:val="20"/>
            <w:szCs w:val="20"/>
          </w:rPr>
          <w:t>material_designation</w:t>
        </w:r>
      </w:hyperlink>
      <w:r>
        <w:rPr>
          <w:rStyle w:val="HTMLCode"/>
          <w:color w:val="000000"/>
        </w:rPr>
        <w:t>;</w:t>
      </w:r>
      <w:r>
        <w:rPr>
          <w:rFonts w:ascii="Courier New" w:hAnsi="Courier New" w:cs="Courier New"/>
          <w:color w:val="000000"/>
          <w:sz w:val="20"/>
          <w:szCs w:val="20"/>
        </w:rPr>
        <w:br/>
      </w:r>
      <w:r>
        <w:rPr>
          <w:rStyle w:val="HTMLCode"/>
          <w:color w:val="000000"/>
        </w:rPr>
        <w:t>  property : </w:t>
      </w:r>
      <w:hyperlink r:id="rId31" w:anchor="material_property_definition_schema.characterized_material_property" w:history="1">
        <w:r>
          <w:rPr>
            <w:rStyle w:val="Hyperlink"/>
            <w:rFonts w:ascii="Courier New" w:hAnsi="Courier New" w:cs="Courier New"/>
            <w:sz w:val="20"/>
            <w:szCs w:val="20"/>
          </w:rPr>
          <w:t>characterized_material_property</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Attribute definitions:</w:t>
      </w:r>
    </w:p>
    <w:p w:rsidR="00400B70" w:rsidRDefault="00400B70" w:rsidP="00400B70">
      <w:pPr>
        <w:pStyle w:val="expressdescription"/>
        <w:rPr>
          <w:color w:val="000000"/>
          <w:sz w:val="27"/>
          <w:szCs w:val="27"/>
        </w:rPr>
      </w:pPr>
      <w:r>
        <w:rPr>
          <w:b/>
          <w:bCs/>
          <w:color w:val="000000"/>
          <w:sz w:val="27"/>
          <w:szCs w:val="27"/>
        </w:rPr>
        <w:t>name: </w:t>
      </w:r>
      <w:r>
        <w:rPr>
          <w:color w:val="000000"/>
          <w:sz w:val="27"/>
          <w:szCs w:val="27"/>
        </w:rPr>
        <w:t>the word or group of words by which the </w:t>
      </w:r>
      <w:r>
        <w:rPr>
          <w:b/>
          <w:bCs/>
          <w:color w:val="000000"/>
          <w:sz w:val="27"/>
          <w:szCs w:val="27"/>
        </w:rPr>
        <w:t>material_designation_characterization</w:t>
      </w:r>
      <w:r>
        <w:rPr>
          <w:color w:val="000000"/>
          <w:sz w:val="27"/>
          <w:szCs w:val="27"/>
        </w:rPr>
        <w:t> is referred to.</w:t>
      </w:r>
    </w:p>
    <w:p w:rsidR="00400B70" w:rsidRDefault="00400B70" w:rsidP="00400B70">
      <w:pPr>
        <w:pStyle w:val="expressdescription"/>
        <w:rPr>
          <w:color w:val="000000"/>
          <w:sz w:val="27"/>
          <w:szCs w:val="27"/>
        </w:rPr>
      </w:pPr>
      <w:r>
        <w:rPr>
          <w:b/>
          <w:bCs/>
          <w:color w:val="000000"/>
          <w:sz w:val="27"/>
          <w:szCs w:val="27"/>
        </w:rPr>
        <w:t>description: </w:t>
      </w:r>
      <w:r>
        <w:rPr>
          <w:color w:val="000000"/>
          <w:sz w:val="27"/>
          <w:szCs w:val="27"/>
        </w:rPr>
        <w:t>a narrative description of the </w:t>
      </w:r>
      <w:r>
        <w:rPr>
          <w:b/>
          <w:bCs/>
          <w:color w:val="000000"/>
          <w:sz w:val="27"/>
          <w:szCs w:val="27"/>
        </w:rPr>
        <w:t>material_designation_characterization</w:t>
      </w:r>
      <w:r>
        <w:rPr>
          <w:color w:val="000000"/>
          <w:sz w:val="27"/>
          <w:szCs w:val="27"/>
        </w:rPr>
        <w:t>.</w:t>
      </w:r>
    </w:p>
    <w:p w:rsidR="00400B70" w:rsidRDefault="00400B70" w:rsidP="00400B70">
      <w:pPr>
        <w:pStyle w:val="expressdescription"/>
        <w:rPr>
          <w:color w:val="000000"/>
          <w:sz w:val="27"/>
          <w:szCs w:val="27"/>
        </w:rPr>
      </w:pPr>
      <w:r>
        <w:rPr>
          <w:b/>
          <w:bCs/>
          <w:color w:val="000000"/>
          <w:sz w:val="27"/>
          <w:szCs w:val="27"/>
        </w:rPr>
        <w:t>designation: </w:t>
      </w:r>
      <w:r>
        <w:rPr>
          <w:color w:val="000000"/>
          <w:sz w:val="27"/>
          <w:szCs w:val="27"/>
        </w:rPr>
        <w:t>the definition of the material designation for which the </w:t>
      </w:r>
      <w:r>
        <w:rPr>
          <w:b/>
          <w:bCs/>
          <w:color w:val="000000"/>
          <w:sz w:val="27"/>
          <w:szCs w:val="27"/>
        </w:rPr>
        <w:t>material_designation_characterization</w:t>
      </w:r>
      <w:r>
        <w:rPr>
          <w:color w:val="000000"/>
          <w:sz w:val="27"/>
          <w:szCs w:val="27"/>
        </w:rPr>
        <w:t> is specified.</w:t>
      </w:r>
    </w:p>
    <w:p w:rsidR="00400B70" w:rsidRDefault="00400B70" w:rsidP="00400B70">
      <w:pPr>
        <w:pStyle w:val="expressdescription"/>
        <w:rPr>
          <w:color w:val="000000"/>
          <w:sz w:val="27"/>
          <w:szCs w:val="27"/>
        </w:rPr>
      </w:pPr>
      <w:r>
        <w:rPr>
          <w:b/>
          <w:bCs/>
          <w:color w:val="000000"/>
          <w:sz w:val="27"/>
          <w:szCs w:val="27"/>
        </w:rPr>
        <w:t>property: </w:t>
      </w:r>
      <w:r>
        <w:rPr>
          <w:color w:val="000000"/>
          <w:sz w:val="27"/>
          <w:szCs w:val="27"/>
        </w:rPr>
        <w:t>the definition of the property for which the </w:t>
      </w:r>
      <w:r>
        <w:rPr>
          <w:b/>
          <w:bCs/>
          <w:color w:val="000000"/>
          <w:sz w:val="27"/>
          <w:szCs w:val="27"/>
        </w:rPr>
        <w:t>material_designation_characterization</w:t>
      </w:r>
      <w:r>
        <w:rPr>
          <w:color w:val="000000"/>
          <w:sz w:val="27"/>
          <w:szCs w:val="27"/>
        </w:rPr>
        <w:t> is specified.</w:t>
      </w:r>
    </w:p>
    <w:p w:rsidR="00400B70" w:rsidRDefault="00400B70" w:rsidP="00400B70">
      <w:pPr>
        <w:pStyle w:val="Heading2"/>
        <w:rPr>
          <w:color w:val="000000"/>
        </w:rPr>
      </w:pPr>
      <w:r>
        <w:rPr>
          <w:color w:val="000000"/>
        </w:rPr>
        <w:t>4.4.4 material_property   </w:t>
      </w:r>
      <w:r>
        <w:rPr>
          <w:noProof/>
          <w:color w:val="0000FF"/>
          <w:lang w:eastAsia="en-GB"/>
        </w:rPr>
        <w:drawing>
          <wp:inline distT="0" distB="0" distL="0" distR="0">
            <wp:extent cx="180975" cy="209550"/>
            <wp:effectExtent l="0" t="0" r="9525" b="0"/>
            <wp:docPr id="3" name="Picture 3"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r>
        <w:rPr>
          <w:color w:val="000000"/>
          <w:sz w:val="27"/>
          <w:szCs w:val="27"/>
        </w:rPr>
        <w:t>A </w:t>
      </w:r>
      <w:r>
        <w:rPr>
          <w:b/>
          <w:bCs/>
          <w:color w:val="000000"/>
          <w:sz w:val="27"/>
          <w:szCs w:val="27"/>
        </w:rPr>
        <w:t>material_property</w:t>
      </w:r>
      <w:r>
        <w:rPr>
          <w:color w:val="000000"/>
          <w:sz w:val="27"/>
          <w:szCs w:val="27"/>
        </w:rPr>
        <w:t> is a type of </w:t>
      </w:r>
      <w:hyperlink r:id="rId32" w:anchor="product_property_definition_schema.property_definition" w:history="1">
        <w:r>
          <w:rPr>
            <w:rStyle w:val="Hyperlink"/>
            <w:b/>
            <w:bCs/>
            <w:sz w:val="27"/>
            <w:szCs w:val="27"/>
          </w:rPr>
          <w:t>property_definition</w:t>
        </w:r>
      </w:hyperlink>
      <w:r>
        <w:rPr>
          <w:color w:val="000000"/>
          <w:sz w:val="27"/>
          <w:szCs w:val="27"/>
        </w:rPr>
        <w:t> which shall have conditions that determine its validity when it specifies a property of a</w:t>
      </w:r>
      <w:ins w:id="12" w:author="Sapp (US), Brandon" w:date="2019-03-20T15:31:00Z">
        <w:r w:rsidR="0006182C">
          <w:rPr>
            <w:color w:val="000000"/>
            <w:sz w:val="27"/>
            <w:szCs w:val="27"/>
          </w:rPr>
          <w:t xml:space="preserve"> </w:t>
        </w:r>
      </w:ins>
      <w:hyperlink r:id="rId33" w:anchor="product_definition_schema.product_definition" w:history="1">
        <w:r>
          <w:rPr>
            <w:rStyle w:val="Hyperlink"/>
            <w:b/>
            <w:bCs/>
            <w:sz w:val="27"/>
            <w:szCs w:val="27"/>
          </w:rPr>
          <w:t>product_definition</w:t>
        </w:r>
      </w:hyperlink>
      <w:r>
        <w:rPr>
          <w:color w:val="000000"/>
          <w:sz w:val="27"/>
          <w:szCs w:val="27"/>
        </w:rPr>
        <w:t>, </w:t>
      </w:r>
      <w:hyperlink r:id="rId34" w:anchor="product_property_definition_schema.shape_aspect" w:history="1">
        <w:r>
          <w:rPr>
            <w:rStyle w:val="Hyperlink"/>
            <w:b/>
            <w:bCs/>
            <w:sz w:val="27"/>
            <w:szCs w:val="27"/>
          </w:rPr>
          <w:t>shape_aspect</w:t>
        </w:r>
      </w:hyperlink>
      <w:r>
        <w:rPr>
          <w:color w:val="000000"/>
          <w:sz w:val="27"/>
          <w:szCs w:val="27"/>
        </w:rPr>
        <w:t>, or </w:t>
      </w:r>
      <w:hyperlink r:id="rId35" w:anchor="product_property_definition_schema.shape_aspect_relationship" w:history="1">
        <w:r>
          <w:rPr>
            <w:rStyle w:val="Hyperlink"/>
            <w:b/>
            <w:bCs/>
            <w:sz w:val="27"/>
            <w:szCs w:val="27"/>
          </w:rPr>
          <w:t>shape_aspect_relationship</w:t>
        </w:r>
      </w:hyperlink>
      <w:r>
        <w:rPr>
          <w:color w:val="000000"/>
          <w:sz w:val="27"/>
          <w:szCs w:val="27"/>
        </w:rPr>
        <w:t>.</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material_property</w:t>
      </w:r>
      <w:r>
        <w:rPr>
          <w:rFonts w:ascii="Courier New" w:hAnsi="Courier New" w:cs="Courier New"/>
          <w:color w:val="000000"/>
          <w:sz w:val="20"/>
          <w:szCs w:val="20"/>
        </w:rPr>
        <w:br/>
      </w:r>
      <w:r>
        <w:rPr>
          <w:rStyle w:val="HTMLCode"/>
          <w:color w:val="000000"/>
        </w:rPr>
        <w:lastRenderedPageBreak/>
        <w:t>  SUBTYPE OF (</w:t>
      </w:r>
      <w:hyperlink r:id="rId36"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SELF\property_definition.name, SELF\property_definition.definition;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('PRODUCT_PROPERTY_DEFINITION_SCHEMA.CHARACTERIZED_OBJECT' IN TYPEOF(SELF\property_definition.definition)) OR (SIZEOF(bag_to_set(USEDIN(SELF , 'PRODUCT_PROPERTY_REPRESENTATION_SCHEMA.' + 'PROPERTY_DEFINITION_REPRESENTATION.DEFINITION')) - QUERY(temp &lt;* bag_to_set(USEDIN(SELF , 'PRODUCT_PROPERTY_REPRESENTATION_SCHEMA.' + 'PROPERTY_DEFINITION_REPRESENTATION.DEFINITION')) | ('MATERIAL_PROPERTY_REPRESENTATION_SCHEMA.' + 'MATERIAL_PROPERTY_REPRESENTATION' IN TYPEOF(temp))))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Formal propositions:</w:t>
      </w:r>
    </w:p>
    <w:p w:rsidR="00400B70" w:rsidRDefault="00400B70" w:rsidP="00400B70">
      <w:pPr>
        <w:pStyle w:val="expressdescription"/>
        <w:rPr>
          <w:color w:val="000000"/>
          <w:sz w:val="27"/>
          <w:szCs w:val="27"/>
        </w:rPr>
      </w:pPr>
      <w:r>
        <w:rPr>
          <w:b/>
          <w:bCs/>
          <w:color w:val="000000"/>
          <w:sz w:val="27"/>
          <w:szCs w:val="27"/>
        </w:rPr>
        <w:t>UR1: </w:t>
      </w:r>
      <w:r>
        <w:rPr>
          <w:color w:val="000000"/>
          <w:sz w:val="27"/>
          <w:szCs w:val="27"/>
        </w:rPr>
        <w:t>The name of each </w:t>
      </w:r>
      <w:hyperlink r:id="rId37" w:anchor="material_property_definition_schema.material_property" w:history="1">
        <w:r>
          <w:rPr>
            <w:rStyle w:val="Hyperlink"/>
            <w:b/>
            <w:bCs/>
            <w:sz w:val="27"/>
            <w:szCs w:val="27"/>
          </w:rPr>
          <w:t>material_property</w:t>
        </w:r>
      </w:hyperlink>
      <w:r>
        <w:rPr>
          <w:color w:val="000000"/>
          <w:sz w:val="27"/>
          <w:szCs w:val="27"/>
        </w:rPr>
        <w:t> that is related to a single </w:t>
      </w:r>
      <w:hyperlink r:id="rId38" w:anchor="product_definition_schema.product_definition" w:history="1">
        <w:r>
          <w:rPr>
            <w:rStyle w:val="Hyperlink"/>
            <w:b/>
            <w:bCs/>
            <w:sz w:val="27"/>
            <w:szCs w:val="27"/>
          </w:rPr>
          <w:t>product_definition</w:t>
        </w:r>
      </w:hyperlink>
      <w:r>
        <w:rPr>
          <w:color w:val="000000"/>
          <w:sz w:val="27"/>
          <w:szCs w:val="27"/>
        </w:rPr>
        <w:t> or </w:t>
      </w:r>
      <w:hyperlink r:id="rId39" w:anchor="product_property_definition_schema.shape_aspect" w:history="1">
        <w:r>
          <w:rPr>
            <w:rStyle w:val="Hyperlink"/>
            <w:b/>
            <w:bCs/>
            <w:sz w:val="27"/>
            <w:szCs w:val="27"/>
          </w:rPr>
          <w:t>shape_aspect</w:t>
        </w:r>
      </w:hyperlink>
      <w:r>
        <w:rPr>
          <w:color w:val="000000"/>
          <w:sz w:val="27"/>
          <w:szCs w:val="27"/>
        </w:rPr>
        <w:t> (through their definition attribute) shall be unique within the collection of </w:t>
      </w:r>
      <w:hyperlink r:id="rId40" w:anchor="material_property_definition_schema.material_property" w:history="1">
        <w:r>
          <w:rPr>
            <w:rStyle w:val="Hyperlink"/>
            <w:b/>
            <w:bCs/>
            <w:sz w:val="27"/>
            <w:szCs w:val="27"/>
          </w:rPr>
          <w:t>material_property</w:t>
        </w:r>
      </w:hyperlink>
      <w:r>
        <w:rPr>
          <w:color w:val="000000"/>
          <w:sz w:val="27"/>
          <w:szCs w:val="27"/>
        </w:rPr>
        <w:t> entities which are related through that </w:t>
      </w:r>
      <w:hyperlink r:id="rId41" w:anchor="product_definition_schema.product_definition" w:history="1">
        <w:r>
          <w:rPr>
            <w:rStyle w:val="Hyperlink"/>
            <w:b/>
            <w:bCs/>
            <w:sz w:val="27"/>
            <w:szCs w:val="27"/>
          </w:rPr>
          <w:t>product_definition</w:t>
        </w:r>
      </w:hyperlink>
      <w:r>
        <w:rPr>
          <w:color w:val="000000"/>
          <w:sz w:val="27"/>
          <w:szCs w:val="27"/>
        </w:rPr>
        <w:t> or </w:t>
      </w:r>
      <w:hyperlink r:id="rId42" w:anchor="product_property_definition_schema.shape_aspect" w:history="1">
        <w:r>
          <w:rPr>
            <w:rStyle w:val="Hyperlink"/>
            <w:b/>
            <w:bCs/>
            <w:sz w:val="27"/>
            <w:szCs w:val="27"/>
          </w:rPr>
          <w:t>shape_aspect</w:t>
        </w:r>
      </w:hyperlink>
      <w:r>
        <w:rPr>
          <w:color w:val="000000"/>
          <w:sz w:val="27"/>
          <w:szCs w:val="27"/>
        </w:rPr>
        <w:t>.</w:t>
      </w:r>
    </w:p>
    <w:p w:rsidR="00400B70" w:rsidRDefault="00400B70" w:rsidP="00400B70">
      <w:pPr>
        <w:pStyle w:val="expressdescription"/>
        <w:rPr>
          <w:color w:val="000000"/>
          <w:sz w:val="27"/>
          <w:szCs w:val="27"/>
        </w:rPr>
      </w:pPr>
      <w:bookmarkStart w:id="13" w:name="material_property_definition_schema.mate"/>
      <w:r>
        <w:rPr>
          <w:b/>
          <w:bCs/>
          <w:color w:val="000000"/>
          <w:sz w:val="27"/>
          <w:szCs w:val="27"/>
        </w:rPr>
        <w:t>WR1: </w:t>
      </w:r>
      <w:bookmarkEnd w:id="13"/>
      <w:r>
        <w:rPr>
          <w:color w:val="000000"/>
          <w:sz w:val="27"/>
          <w:szCs w:val="27"/>
        </w:rPr>
        <w:t>If a </w:t>
      </w:r>
      <w:hyperlink r:id="rId43" w:anchor="material_property_definition_schema.material_property" w:history="1">
        <w:r>
          <w:rPr>
            <w:rStyle w:val="Hyperlink"/>
            <w:b/>
            <w:bCs/>
            <w:sz w:val="27"/>
            <w:szCs w:val="27"/>
          </w:rPr>
          <w:t>material_property</w:t>
        </w:r>
      </w:hyperlink>
      <w:r>
        <w:rPr>
          <w:color w:val="000000"/>
          <w:sz w:val="27"/>
          <w:szCs w:val="27"/>
        </w:rPr>
        <w:t> is not to be assigned to a </w:t>
      </w:r>
      <w:hyperlink r:id="rId44" w:anchor="product_property_definition_schema.characterized_object" w:history="1">
        <w:r>
          <w:rPr>
            <w:rStyle w:val="Hyperlink"/>
            <w:b/>
            <w:bCs/>
            <w:sz w:val="27"/>
            <w:szCs w:val="27"/>
          </w:rPr>
          <w:t>characterized_object</w:t>
        </w:r>
      </w:hyperlink>
      <w:r>
        <w:rPr>
          <w:color w:val="000000"/>
          <w:sz w:val="27"/>
          <w:szCs w:val="27"/>
        </w:rPr>
        <w:t> through its </w:t>
      </w:r>
      <w:hyperlink r:id="rId45" w:anchor="product_property_definition_schema.property_definition.definition" w:history="1">
        <w:r>
          <w:rPr>
            <w:rStyle w:val="Hyperlink"/>
            <w:b/>
            <w:bCs/>
            <w:sz w:val="27"/>
            <w:szCs w:val="27"/>
          </w:rPr>
          <w:t>definition</w:t>
        </w:r>
      </w:hyperlink>
      <w:r>
        <w:rPr>
          <w:color w:val="000000"/>
          <w:sz w:val="27"/>
          <w:szCs w:val="27"/>
        </w:rPr>
        <w:t> attribute , all of the </w:t>
      </w:r>
      <w:hyperlink r:id="rId46" w:anchor="product_property_representation_schema.property_definition_representation" w:history="1">
        <w:r>
          <w:rPr>
            <w:rStyle w:val="Hyperlink"/>
            <w:b/>
            <w:bCs/>
            <w:sz w:val="27"/>
            <w:szCs w:val="27"/>
          </w:rPr>
          <w:t>property_definition_representation</w:t>
        </w:r>
      </w:hyperlink>
      <w:ins w:id="14" w:author="Sapp (US), Brandon" w:date="2019-03-20T15:31:00Z">
        <w:r w:rsidR="0006182C">
          <w:rPr>
            <w:rStyle w:val="Hyperlink"/>
            <w:b/>
            <w:bCs/>
            <w:sz w:val="27"/>
            <w:szCs w:val="27"/>
          </w:rPr>
          <w:t xml:space="preserve"> </w:t>
        </w:r>
      </w:ins>
      <w:r>
        <w:rPr>
          <w:color w:val="000000"/>
          <w:sz w:val="27"/>
          <w:szCs w:val="27"/>
        </w:rPr>
        <w:t>that reference</w:t>
      </w:r>
      <w:ins w:id="15" w:author="Sapp (US), Brandon" w:date="2019-03-20T15:25:00Z">
        <w:r w:rsidR="0006182C">
          <w:rPr>
            <w:color w:val="000000"/>
            <w:sz w:val="27"/>
            <w:szCs w:val="27"/>
          </w:rPr>
          <w:t>s</w:t>
        </w:r>
      </w:ins>
      <w:r>
        <w:rPr>
          <w:color w:val="000000"/>
          <w:sz w:val="27"/>
          <w:szCs w:val="27"/>
        </w:rPr>
        <w:t xml:space="preserve"> it shall also be </w:t>
      </w:r>
      <w:hyperlink r:id="rId47" w:anchor="material_property_representation_schema.material_property_representation" w:history="1">
        <w:r>
          <w:rPr>
            <w:rStyle w:val="Hyperlink"/>
            <w:b/>
            <w:bCs/>
            <w:sz w:val="27"/>
            <w:szCs w:val="27"/>
          </w:rPr>
          <w:t>material_property_representations</w:t>
        </w:r>
      </w:hyperlink>
      <w:r>
        <w:rPr>
          <w:color w:val="000000"/>
          <w:sz w:val="27"/>
          <w:szCs w:val="27"/>
        </w:rPr>
        <w:t> and will</w:t>
      </w:r>
      <w:del w:id="16" w:author="Sapp (US), Brandon" w:date="2019-03-20T15:25:00Z">
        <w:r w:rsidDel="0006182C">
          <w:rPr>
            <w:color w:val="000000"/>
            <w:sz w:val="27"/>
            <w:szCs w:val="27"/>
          </w:rPr>
          <w:delText xml:space="preserve"> therefore</w:delText>
        </w:r>
      </w:del>
      <w:ins w:id="17" w:author="Sapp (US), Brandon" w:date="2019-03-20T15:25:00Z">
        <w:r w:rsidR="0006182C">
          <w:rPr>
            <w:color w:val="000000"/>
            <w:sz w:val="27"/>
            <w:szCs w:val="27"/>
          </w:rPr>
          <w:t>, therefore,</w:t>
        </w:r>
      </w:ins>
      <w:r>
        <w:rPr>
          <w:color w:val="000000"/>
          <w:sz w:val="27"/>
          <w:szCs w:val="27"/>
        </w:rPr>
        <w:t xml:space="preserve"> have associated </w:t>
      </w:r>
      <w:hyperlink r:id="rId48" w:anchor="material_property_representation_schema.data_environment" w:history="1">
        <w:r>
          <w:rPr>
            <w:rStyle w:val="Hyperlink"/>
            <w:b/>
            <w:bCs/>
            <w:sz w:val="27"/>
            <w:szCs w:val="27"/>
          </w:rPr>
          <w:t>data_environments</w:t>
        </w:r>
      </w:hyperlink>
      <w:r>
        <w:rPr>
          <w:color w:val="000000"/>
          <w:sz w:val="27"/>
          <w:szCs w:val="27"/>
        </w:rPr>
        <w:t>.</w:t>
      </w:r>
    </w:p>
    <w:p w:rsidR="00400B70" w:rsidRDefault="00400B70" w:rsidP="00400B70">
      <w:pPr>
        <w:pStyle w:val="Heading2"/>
        <w:rPr>
          <w:color w:val="000000"/>
        </w:rPr>
      </w:pPr>
      <w:r>
        <w:rPr>
          <w:color w:val="000000"/>
        </w:rPr>
        <w:t>4.4.5 product_material_composition_relationship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pPr>
        <w:pStyle w:val="NormalWeb"/>
        <w:rPr>
          <w:color w:val="000000"/>
          <w:sz w:val="27"/>
          <w:szCs w:val="27"/>
        </w:rPr>
      </w:pPr>
      <w:r>
        <w:rPr>
          <w:color w:val="000000"/>
          <w:sz w:val="27"/>
          <w:szCs w:val="27"/>
        </w:rPr>
        <w:t>A </w:t>
      </w:r>
      <w:r>
        <w:rPr>
          <w:b/>
          <w:bCs/>
          <w:color w:val="000000"/>
          <w:sz w:val="27"/>
          <w:szCs w:val="27"/>
        </w:rPr>
        <w:t>product_material_composition_relationship</w:t>
      </w:r>
      <w:r>
        <w:rPr>
          <w:color w:val="000000"/>
          <w:sz w:val="27"/>
          <w:szCs w:val="27"/>
        </w:rPr>
        <w:t> is a type of </w:t>
      </w:r>
      <w:hyperlink r:id="rId49" w:anchor="product_definition_schema.product_definition_relationship" w:history="1">
        <w:r>
          <w:rPr>
            <w:rStyle w:val="Hyperlink"/>
            <w:b/>
            <w:bCs/>
            <w:sz w:val="27"/>
            <w:szCs w:val="27"/>
          </w:rPr>
          <w:t>product_definition_relationship</w:t>
        </w:r>
      </w:hyperlink>
      <w:r>
        <w:rPr>
          <w:color w:val="000000"/>
          <w:sz w:val="27"/>
          <w:szCs w:val="27"/>
        </w:rPr>
        <w:t>. The </w:t>
      </w:r>
      <w:r>
        <w:rPr>
          <w:b/>
          <w:bCs/>
          <w:color w:val="000000"/>
          <w:sz w:val="27"/>
          <w:szCs w:val="27"/>
        </w:rPr>
        <w:t>product_material_composition_relationship</w:t>
      </w:r>
      <w:r>
        <w:rPr>
          <w:color w:val="000000"/>
          <w:sz w:val="27"/>
          <w:szCs w:val="27"/>
        </w:rPr>
        <w:t> associates a material constituent with a product. The product participates in a </w:t>
      </w:r>
      <w:hyperlink r:id="rId50" w:anchor="product_definition_schema.product_definition_relationship" w:history="1">
        <w:r>
          <w:rPr>
            <w:rStyle w:val="Hyperlink"/>
            <w:b/>
            <w:bCs/>
            <w:sz w:val="27"/>
            <w:szCs w:val="27"/>
          </w:rPr>
          <w:t>product_definition_relationship</w:t>
        </w:r>
      </w:hyperlink>
      <w:r>
        <w:rPr>
          <w:color w:val="000000"/>
          <w:sz w:val="27"/>
          <w:szCs w:val="27"/>
        </w:rPr>
        <w:t> as a </w:t>
      </w:r>
      <w:hyperlink r:id="rId51" w:anchor="product_definition_schema.product_definition_relationship.relating_product_definition" w:history="1">
        <w:r>
          <w:rPr>
            <w:rStyle w:val="Hyperlink"/>
            <w:b/>
            <w:bCs/>
            <w:sz w:val="27"/>
            <w:szCs w:val="27"/>
          </w:rPr>
          <w:t>relating_product_definition</w:t>
        </w:r>
      </w:hyperlink>
      <w:r>
        <w:rPr>
          <w:color w:val="000000"/>
          <w:sz w:val="27"/>
          <w:szCs w:val="27"/>
        </w:rPr>
        <w:t>. The constituent participates in a </w:t>
      </w:r>
      <w:hyperlink r:id="rId52" w:anchor="product_definition_schema.product_definition_relationship" w:history="1">
        <w:r>
          <w:rPr>
            <w:rStyle w:val="Hyperlink"/>
            <w:b/>
            <w:bCs/>
            <w:sz w:val="27"/>
            <w:szCs w:val="27"/>
          </w:rPr>
          <w:t>product_definition_relationship</w:t>
        </w:r>
      </w:hyperlink>
      <w:r>
        <w:rPr>
          <w:color w:val="000000"/>
          <w:sz w:val="27"/>
          <w:szCs w:val="27"/>
        </w:rPr>
        <w:t> as a </w:t>
      </w:r>
      <w:hyperlink r:id="rId53" w:anchor="product_definition_schema.product_definition_relationship.related_product_definition" w:history="1">
        <w:r>
          <w:rPr>
            <w:rStyle w:val="Hyperlink"/>
            <w:b/>
            <w:bCs/>
            <w:sz w:val="27"/>
            <w:szCs w:val="27"/>
          </w:rPr>
          <w:t>related_product_definition</w:t>
        </w:r>
      </w:hyperlink>
      <w:r>
        <w:rPr>
          <w:color w:val="000000"/>
          <w:sz w:val="27"/>
          <w:szCs w:val="27"/>
        </w:rPr>
        <w:t>.</w:t>
      </w:r>
    </w:p>
    <w:p w:rsidR="00400B70" w:rsidRDefault="00400B70" w:rsidP="00400B70">
      <w:pPr>
        <w:pStyle w:val="note"/>
        <w:rPr>
          <w:color w:val="000000"/>
          <w:sz w:val="27"/>
          <w:szCs w:val="27"/>
        </w:rPr>
      </w:pPr>
      <w:bookmarkStart w:id="18" w:name="note_"/>
      <w:r>
        <w:rPr>
          <w:color w:val="000000"/>
        </w:rPr>
        <w:t>NOTE    The spatial location and orientation of the material constituents in the product are specified by their </w:t>
      </w:r>
      <w:hyperlink r:id="rId54" w:anchor="product_property_definition_schema.product_definition_shape" w:history="1">
        <w:r>
          <w:rPr>
            <w:rStyle w:val="Hyperlink"/>
            <w:b/>
            <w:bCs/>
          </w:rPr>
          <w:t>product_definition_shape</w:t>
        </w:r>
      </w:hyperlink>
      <w:r>
        <w:rPr>
          <w:color w:val="000000"/>
        </w:rPr>
        <w:t>. By this means the material structure of the product is described.</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product_material_composition_relationship</w:t>
      </w:r>
      <w:r>
        <w:rPr>
          <w:rFonts w:ascii="Courier New" w:hAnsi="Courier New" w:cs="Courier New"/>
          <w:color w:val="000000"/>
          <w:sz w:val="20"/>
          <w:szCs w:val="20"/>
        </w:rPr>
        <w:br/>
      </w:r>
      <w:r>
        <w:rPr>
          <w:rStyle w:val="HTMLCode"/>
          <w:color w:val="000000"/>
        </w:rPr>
        <w:t>  SUBTYPE OF (</w:t>
      </w:r>
      <w:hyperlink r:id="rId55" w:anchor="product_definition_schema.product_definition_relationship" w:history="1">
        <w:r>
          <w:rPr>
            <w:rStyle w:val="Hyperlink"/>
            <w:rFonts w:ascii="Courier New" w:hAnsi="Courier New" w:cs="Courier New"/>
            <w:sz w:val="20"/>
            <w:szCs w:val="20"/>
          </w:rPr>
          <w:t>product_definition_relationship</w:t>
        </w:r>
      </w:hyperlink>
      <w:r>
        <w:rPr>
          <w:rStyle w:val="HTMLCode"/>
          <w:color w:val="000000"/>
        </w:rPr>
        <w:t>);</w:t>
      </w:r>
      <w:r>
        <w:rPr>
          <w:rFonts w:ascii="Courier New" w:hAnsi="Courier New" w:cs="Courier New"/>
          <w:color w:val="000000"/>
          <w:sz w:val="20"/>
          <w:szCs w:val="20"/>
        </w:rPr>
        <w:br/>
      </w:r>
      <w:r>
        <w:rPr>
          <w:rStyle w:val="HTMLCode"/>
          <w:color w:val="000000"/>
        </w:rPr>
        <w:t>  class : </w:t>
      </w:r>
      <w:hyperlink r:id="rId56"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constituent_amount : SET[1:?] OF </w:t>
      </w:r>
      <w:hyperlink r:id="rId57" w:anchor="material_property_definition_schema.characterized_product_composition_value" w:history="1">
        <w:r>
          <w:rPr>
            <w:rStyle w:val="Hyperlink"/>
            <w:rFonts w:ascii="Courier New" w:hAnsi="Courier New" w:cs="Courier New"/>
            <w:sz w:val="20"/>
            <w:szCs w:val="20"/>
          </w:rPr>
          <w:t>characterized_product_composition_value</w:t>
        </w:r>
      </w:hyperlink>
      <w:r>
        <w:rPr>
          <w:rStyle w:val="HTMLCode"/>
          <w:color w:val="000000"/>
        </w:rPr>
        <w:t>;</w:t>
      </w:r>
      <w:r>
        <w:rPr>
          <w:rFonts w:ascii="Courier New" w:hAnsi="Courier New" w:cs="Courier New"/>
          <w:color w:val="000000"/>
          <w:sz w:val="20"/>
          <w:szCs w:val="20"/>
        </w:rPr>
        <w:br/>
      </w:r>
      <w:r>
        <w:rPr>
          <w:rStyle w:val="HTMLCode"/>
          <w:color w:val="000000"/>
        </w:rPr>
        <w:t>  composition_basis : </w:t>
      </w:r>
      <w:hyperlink r:id="rId58"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lastRenderedPageBreak/>
        <w:t>  determination_method : </w:t>
      </w:r>
      <w:hyperlink r:id="rId59"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Attribute definitions:</w:t>
      </w:r>
    </w:p>
    <w:p w:rsidR="00400B70" w:rsidRDefault="00400B70" w:rsidP="00400B70">
      <w:pPr>
        <w:pStyle w:val="expressdescription"/>
        <w:rPr>
          <w:color w:val="000000"/>
          <w:sz w:val="27"/>
          <w:szCs w:val="27"/>
        </w:rPr>
      </w:pPr>
      <w:r>
        <w:rPr>
          <w:b/>
          <w:bCs/>
          <w:color w:val="000000"/>
          <w:sz w:val="27"/>
          <w:szCs w:val="27"/>
        </w:rPr>
        <w:t>class: </w:t>
      </w:r>
      <w:r>
        <w:rPr>
          <w:color w:val="000000"/>
          <w:sz w:val="27"/>
          <w:szCs w:val="27"/>
        </w:rPr>
        <w:t>the name or identifier for the kind of relationship between a constituent and a product.</w:t>
      </w:r>
    </w:p>
    <w:p w:rsidR="00400B70" w:rsidRDefault="00400B70" w:rsidP="00400B70">
      <w:pPr>
        <w:pStyle w:val="example"/>
        <w:rPr>
          <w:color w:val="000000"/>
          <w:sz w:val="27"/>
          <w:szCs w:val="27"/>
        </w:rPr>
      </w:pPr>
      <w:bookmarkStart w:id="19" w:name="example_"/>
      <w:r>
        <w:rPr>
          <w:color w:val="000000"/>
        </w:rPr>
        <w:t>EXAMPLE    Possible values of a class include: 'mixture', 'chemically bonded', and 'alloyed'.</w:t>
      </w:r>
    </w:p>
    <w:p w:rsidR="00400B70" w:rsidRDefault="00400B70" w:rsidP="00400B70">
      <w:pPr>
        <w:pStyle w:val="expressdescription"/>
        <w:rPr>
          <w:color w:val="000000"/>
          <w:sz w:val="27"/>
          <w:szCs w:val="27"/>
        </w:rPr>
      </w:pPr>
      <w:r>
        <w:rPr>
          <w:b/>
          <w:bCs/>
          <w:color w:val="000000"/>
          <w:sz w:val="27"/>
          <w:szCs w:val="27"/>
        </w:rPr>
        <w:t>constituent_amount: </w:t>
      </w:r>
      <w:r>
        <w:rPr>
          <w:color w:val="000000"/>
          <w:sz w:val="27"/>
          <w:szCs w:val="27"/>
        </w:rPr>
        <w:t>the quantity of the material constituent in a product and the units in which the quantity is expressed.</w:t>
      </w:r>
    </w:p>
    <w:p w:rsidR="00400B70" w:rsidRDefault="00400B70" w:rsidP="00400B70">
      <w:pPr>
        <w:pStyle w:val="note"/>
        <w:rPr>
          <w:color w:val="000000"/>
          <w:sz w:val="27"/>
          <w:szCs w:val="27"/>
        </w:rPr>
      </w:pPr>
      <w:r>
        <w:rPr>
          <w:color w:val="000000"/>
        </w:rPr>
        <w:t>NOTE </w:t>
      </w:r>
      <w:bookmarkEnd w:id="18"/>
      <w:r>
        <w:rPr>
          <w:color w:val="000000"/>
        </w:rPr>
        <w:t>   Examples of elements of the set could be</w:t>
      </w:r>
      <w:del w:id="20" w:author="Sapp (US), Brandon" w:date="2019-03-20T15:27:00Z">
        <w:r w:rsidDel="0006182C">
          <w:rPr>
            <w:color w:val="000000"/>
          </w:rPr>
          <w:delText>:</w:delText>
        </w:r>
      </w:del>
      <w:r>
        <w:rPr>
          <w:color w:val="000000"/>
        </w:rPr>
        <w:t xml:space="preserve"> </w:t>
      </w:r>
      <w:ins w:id="21" w:author="Sapp (US), Brandon" w:date="2019-03-20T15:27:00Z">
        <w:r w:rsidR="0006182C">
          <w:rPr>
            <w:color w:val="000000"/>
          </w:rPr>
          <w:t xml:space="preserve">the </w:t>
        </w:r>
      </w:ins>
      <w:r>
        <w:rPr>
          <w:color w:val="000000"/>
        </w:rPr>
        <w:t>minimum value, maximum value, typical value. The description of the values as maximum, minimum or typical may be achieved by using the constructs in the </w:t>
      </w:r>
      <w:hyperlink r:id="rId60" w:anchor="qualified_measure_schema" w:history="1">
        <w:r>
          <w:rPr>
            <w:rStyle w:val="Hyperlink"/>
            <w:b/>
            <w:bCs/>
          </w:rPr>
          <w:t>qualified_measure_schema</w:t>
        </w:r>
      </w:hyperlink>
      <w:r>
        <w:rPr>
          <w:color w:val="000000"/>
        </w:rPr>
        <w:t>.</w:t>
      </w:r>
    </w:p>
    <w:p w:rsidR="00400B70" w:rsidRDefault="00400B70" w:rsidP="00400B70">
      <w:pPr>
        <w:pStyle w:val="expressdescription"/>
        <w:rPr>
          <w:color w:val="000000"/>
          <w:sz w:val="27"/>
          <w:szCs w:val="27"/>
        </w:rPr>
      </w:pPr>
      <w:r>
        <w:rPr>
          <w:b/>
          <w:bCs/>
          <w:color w:val="000000"/>
          <w:sz w:val="27"/>
          <w:szCs w:val="27"/>
        </w:rPr>
        <w:t>composition_basis: </w:t>
      </w:r>
      <w:r>
        <w:rPr>
          <w:color w:val="000000"/>
          <w:sz w:val="27"/>
          <w:szCs w:val="27"/>
        </w:rPr>
        <w:t>the basis on which a product is decomposed into its constituents.</w:t>
      </w:r>
    </w:p>
    <w:p w:rsidR="00400B70" w:rsidRDefault="00400B70" w:rsidP="00400B70">
      <w:pPr>
        <w:pStyle w:val="example"/>
        <w:rPr>
          <w:color w:val="000000"/>
          <w:sz w:val="27"/>
          <w:szCs w:val="27"/>
        </w:rPr>
      </w:pPr>
      <w:r>
        <w:rPr>
          <w:color w:val="000000"/>
        </w:rPr>
        <w:t>EXAMPLE </w:t>
      </w:r>
      <w:bookmarkEnd w:id="19"/>
      <w:r>
        <w:rPr>
          <w:color w:val="000000"/>
        </w:rPr>
        <w:t>   Expected values for composition basis include: 'volume', 'weight', 'moles', and 'atoms'.</w:t>
      </w:r>
    </w:p>
    <w:p w:rsidR="00400B70" w:rsidRDefault="00400B70" w:rsidP="00400B70">
      <w:pPr>
        <w:pStyle w:val="expressdescription"/>
        <w:rPr>
          <w:color w:val="000000"/>
          <w:sz w:val="27"/>
          <w:szCs w:val="27"/>
        </w:rPr>
      </w:pPr>
      <w:bookmarkStart w:id="22" w:name="material_property_definition_schema.prod"/>
      <w:r>
        <w:rPr>
          <w:b/>
          <w:bCs/>
          <w:color w:val="000000"/>
          <w:sz w:val="27"/>
          <w:szCs w:val="27"/>
        </w:rPr>
        <w:t>determination_method: </w:t>
      </w:r>
      <w:bookmarkEnd w:id="22"/>
      <w:r>
        <w:rPr>
          <w:color w:val="000000"/>
          <w:sz w:val="27"/>
          <w:szCs w:val="27"/>
        </w:rPr>
        <w:t>a description of the procedure by which the constituent amount is determined.</w:t>
      </w:r>
    </w:p>
    <w:p w:rsidR="00400B70" w:rsidRDefault="00400B70" w:rsidP="00400B70">
      <w:pPr>
        <w:pStyle w:val="Heading2"/>
        <w:rPr>
          <w:color w:val="000000"/>
        </w:rPr>
      </w:pPr>
      <w:r>
        <w:rPr>
          <w:color w:val="000000"/>
        </w:rPr>
        <w:t>4.4.6 property_definition_relationship   </w:t>
      </w:r>
      <w:r>
        <w:rPr>
          <w:noProof/>
          <w:color w:val="0000FF"/>
          <w:lang w:eastAsia="en-GB"/>
        </w:rPr>
        <w:drawing>
          <wp:inline distT="0" distB="0" distL="0" distR="0">
            <wp:extent cx="180975" cy="209550"/>
            <wp:effectExtent l="0" t="0" r="9525" b="0"/>
            <wp:docPr id="1" name="Picture 1" descr="EXPRESS-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00B70" w:rsidRDefault="00400B70" w:rsidP="00400B70">
      <w:pPr>
        <w:pStyle w:val="NormalWeb"/>
        <w:rPr>
          <w:color w:val="000000"/>
          <w:sz w:val="27"/>
          <w:szCs w:val="27"/>
        </w:rPr>
      </w:pPr>
      <w:r>
        <w:rPr>
          <w:color w:val="000000"/>
          <w:sz w:val="27"/>
          <w:szCs w:val="27"/>
        </w:rPr>
        <w:t>A </w:t>
      </w:r>
      <w:r>
        <w:rPr>
          <w:b/>
          <w:bCs/>
          <w:color w:val="000000"/>
          <w:sz w:val="27"/>
          <w:szCs w:val="27"/>
        </w:rPr>
        <w:t>property_definition_relationship</w:t>
      </w:r>
      <w:r>
        <w:rPr>
          <w:color w:val="000000"/>
          <w:sz w:val="27"/>
          <w:szCs w:val="27"/>
        </w:rPr>
        <w:t> is an association between two </w:t>
      </w:r>
      <w:hyperlink r:id="rId61" w:anchor="product_property_definition_schema.property_definition" w:history="1">
        <w:r>
          <w:rPr>
            <w:rStyle w:val="Hyperlink"/>
            <w:b/>
            <w:bCs/>
            <w:sz w:val="27"/>
            <w:szCs w:val="27"/>
          </w:rPr>
          <w:t>property_definitions</w:t>
        </w:r>
      </w:hyperlink>
      <w:r>
        <w:rPr>
          <w:color w:val="000000"/>
          <w:sz w:val="27"/>
          <w:szCs w:val="27"/>
        </w:rPr>
        <w:t xml:space="preserve">. The meaning of the relationship for a particular context is defined in </w:t>
      </w:r>
      <w:ins w:id="23" w:author="Sapp (US), Brandon" w:date="2019-03-20T15:28:00Z">
        <w:r w:rsidR="0006182C">
          <w:rPr>
            <w:color w:val="000000"/>
            <w:sz w:val="27"/>
            <w:szCs w:val="27"/>
          </w:rPr>
          <w:t xml:space="preserve">the </w:t>
        </w:r>
      </w:ins>
      <w:r>
        <w:rPr>
          <w:color w:val="000000"/>
          <w:sz w:val="27"/>
          <w:szCs w:val="27"/>
        </w:rPr>
        <w:t>specialisations of this resource construct.</w:t>
      </w:r>
    </w:p>
    <w:p w:rsidR="00400B70" w:rsidRDefault="00400B70" w:rsidP="00400B70">
      <w:pPr>
        <w:pStyle w:val="note"/>
        <w:rPr>
          <w:color w:val="000000"/>
          <w:sz w:val="27"/>
          <w:szCs w:val="27"/>
        </w:rPr>
      </w:pPr>
      <w:r>
        <w:rPr>
          <w:color w:val="000000"/>
        </w:rPr>
        <w:t>NOTE 1   Relationships captured using this entity may be parent-to-child relationships. Specialisations of this entity state this fact if it is true for the particular specialisation.</w:t>
      </w:r>
    </w:p>
    <w:p w:rsidR="00400B70" w:rsidRDefault="00400B70" w:rsidP="00400B70">
      <w:pPr>
        <w:pStyle w:val="note"/>
        <w:rPr>
          <w:color w:val="000000"/>
          <w:sz w:val="27"/>
          <w:szCs w:val="27"/>
        </w:rPr>
      </w:pPr>
      <w:r>
        <w:rPr>
          <w:color w:val="000000"/>
        </w:rPr>
        <w:t>NOTE 2   This entity, in conjunction with the </w:t>
      </w:r>
      <w:hyperlink r:id="rId62" w:anchor="product_property_definition_schema.property_definition" w:history="1">
        <w:r>
          <w:rPr>
            <w:rStyle w:val="Hyperlink"/>
            <w:b/>
            <w:bCs/>
          </w:rPr>
          <w:t>property_definition</w:t>
        </w:r>
      </w:hyperlink>
      <w:r>
        <w:rPr>
          <w:color w:val="000000"/>
        </w:rPr>
        <w:t> entity</w:t>
      </w:r>
      <w:ins w:id="24" w:author="Sapp (US), Brandon" w:date="2019-03-20T15:29:00Z">
        <w:r w:rsidR="0006182C">
          <w:rPr>
            <w:color w:val="000000"/>
          </w:rPr>
          <w:t>,</w:t>
        </w:r>
      </w:ins>
      <w:r>
        <w:rPr>
          <w:color w:val="000000"/>
        </w:rPr>
        <w:t xml:space="preserve"> is based on the relationship template that is described in ISO 10303-41.</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property_definition_relationship;</w:t>
      </w:r>
      <w:r>
        <w:rPr>
          <w:rFonts w:ascii="Courier New" w:hAnsi="Courier New" w:cs="Courier New"/>
          <w:color w:val="000000"/>
          <w:sz w:val="20"/>
          <w:szCs w:val="20"/>
        </w:rPr>
        <w:br/>
      </w:r>
      <w:r>
        <w:rPr>
          <w:rStyle w:val="HTMLCode"/>
          <w:color w:val="000000"/>
        </w:rPr>
        <w:t>  name : </w:t>
      </w:r>
      <w:hyperlink r:id="rId63"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w:t>
      </w:r>
      <w:hyperlink r:id="rId64"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relating_property_definition : </w:t>
      </w:r>
      <w:hyperlink r:id="rId65"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w:t>
      </w:r>
      <w:r>
        <w:rPr>
          <w:rFonts w:ascii="Courier New" w:hAnsi="Courier New" w:cs="Courier New"/>
          <w:color w:val="000000"/>
          <w:sz w:val="20"/>
          <w:szCs w:val="20"/>
        </w:rPr>
        <w:br/>
      </w:r>
      <w:r>
        <w:rPr>
          <w:rStyle w:val="HTMLCode"/>
          <w:color w:val="000000"/>
        </w:rPr>
        <w:t>  related_property_definition : </w:t>
      </w:r>
      <w:hyperlink r:id="rId66" w:anchor="product_property_definition_schema.property_definition" w:history="1">
        <w:r>
          <w:rPr>
            <w:rStyle w:val="Hyperlink"/>
            <w:rFonts w:ascii="Courier New" w:hAnsi="Courier New" w:cs="Courier New"/>
            <w:sz w:val="20"/>
            <w:szCs w:val="20"/>
          </w:rPr>
          <w:t>property_definition</w:t>
        </w:r>
      </w:hyperlink>
      <w:r>
        <w:rPr>
          <w:rStyle w:val="HTMLCode"/>
          <w:color w:val="000000"/>
        </w:rPr>
        <w:t>;</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400B70" w:rsidRDefault="00400B70" w:rsidP="00400B70">
      <w:pPr>
        <w:pStyle w:val="NormalWeb"/>
        <w:rPr>
          <w:color w:val="000000"/>
          <w:sz w:val="27"/>
          <w:szCs w:val="27"/>
        </w:rPr>
      </w:pPr>
      <w:r>
        <w:rPr>
          <w:color w:val="000000"/>
          <w:sz w:val="27"/>
          <w:szCs w:val="27"/>
          <w:u w:val="single"/>
        </w:rPr>
        <w:t>Attribute definitions:</w:t>
      </w:r>
    </w:p>
    <w:p w:rsidR="00400B70" w:rsidRDefault="00400B70" w:rsidP="00400B70">
      <w:pPr>
        <w:pStyle w:val="expressdescription"/>
        <w:rPr>
          <w:color w:val="000000"/>
          <w:sz w:val="27"/>
          <w:szCs w:val="27"/>
        </w:rPr>
      </w:pPr>
      <w:r>
        <w:rPr>
          <w:b/>
          <w:bCs/>
          <w:color w:val="000000"/>
          <w:sz w:val="27"/>
          <w:szCs w:val="27"/>
        </w:rPr>
        <w:t>name: </w:t>
      </w:r>
      <w:r>
        <w:rPr>
          <w:color w:val="000000"/>
          <w:sz w:val="27"/>
          <w:szCs w:val="27"/>
        </w:rPr>
        <w:t>the word or group of words by which the property definition relationship is referred to.</w:t>
      </w:r>
    </w:p>
    <w:p w:rsidR="00400B70" w:rsidRDefault="00400B70" w:rsidP="00400B70">
      <w:pPr>
        <w:pStyle w:val="expressdescription"/>
        <w:rPr>
          <w:color w:val="000000"/>
          <w:sz w:val="27"/>
          <w:szCs w:val="27"/>
        </w:rPr>
      </w:pPr>
      <w:r>
        <w:rPr>
          <w:b/>
          <w:bCs/>
          <w:color w:val="000000"/>
          <w:sz w:val="27"/>
          <w:szCs w:val="27"/>
        </w:rPr>
        <w:t>description: </w:t>
      </w:r>
      <w:r>
        <w:rPr>
          <w:color w:val="000000"/>
          <w:sz w:val="27"/>
          <w:szCs w:val="27"/>
        </w:rPr>
        <w:t>text that relates the nature of the property definition relationship.</w:t>
      </w:r>
    </w:p>
    <w:p w:rsidR="00400B70" w:rsidRDefault="00400B70" w:rsidP="00400B70">
      <w:pPr>
        <w:pStyle w:val="expressdescription"/>
        <w:rPr>
          <w:color w:val="000000"/>
          <w:sz w:val="27"/>
          <w:szCs w:val="27"/>
        </w:rPr>
      </w:pPr>
      <w:r>
        <w:rPr>
          <w:b/>
          <w:bCs/>
          <w:color w:val="000000"/>
          <w:sz w:val="27"/>
          <w:szCs w:val="27"/>
        </w:rPr>
        <w:t>relating_property_definition: </w:t>
      </w:r>
      <w:r>
        <w:rPr>
          <w:color w:val="000000"/>
          <w:sz w:val="27"/>
          <w:szCs w:val="27"/>
        </w:rPr>
        <w:t>one of the </w:t>
      </w:r>
      <w:hyperlink r:id="rId67" w:anchor="product_property_definition_schema.property_definition" w:history="1">
        <w:r>
          <w:rPr>
            <w:rStyle w:val="Hyperlink"/>
            <w:b/>
            <w:bCs/>
            <w:sz w:val="27"/>
            <w:szCs w:val="27"/>
          </w:rPr>
          <w:t>property_definitions</w:t>
        </w:r>
      </w:hyperlink>
      <w:r>
        <w:rPr>
          <w:color w:val="000000"/>
          <w:sz w:val="27"/>
          <w:szCs w:val="27"/>
        </w:rPr>
        <w:t> which is a part of the relationship.</w:t>
      </w:r>
    </w:p>
    <w:p w:rsidR="00400B70" w:rsidRDefault="00400B70" w:rsidP="00400B70">
      <w:pPr>
        <w:pStyle w:val="expressdescription"/>
        <w:rPr>
          <w:color w:val="000000"/>
          <w:sz w:val="27"/>
          <w:szCs w:val="27"/>
        </w:rPr>
      </w:pPr>
      <w:bookmarkStart w:id="25" w:name="material_property_definition_schema.prop"/>
      <w:r>
        <w:rPr>
          <w:b/>
          <w:bCs/>
          <w:color w:val="000000"/>
          <w:sz w:val="27"/>
          <w:szCs w:val="27"/>
        </w:rPr>
        <w:t>related_property_definition: </w:t>
      </w:r>
      <w:bookmarkEnd w:id="25"/>
      <w:r>
        <w:rPr>
          <w:color w:val="000000"/>
          <w:sz w:val="27"/>
          <w:szCs w:val="27"/>
        </w:rPr>
        <w:t>the other </w:t>
      </w:r>
      <w:hyperlink r:id="rId68" w:anchor="product_property_definition_schema.property_definition" w:history="1">
        <w:r>
          <w:rPr>
            <w:rStyle w:val="Hyperlink"/>
            <w:b/>
            <w:bCs/>
            <w:sz w:val="27"/>
            <w:szCs w:val="27"/>
          </w:rPr>
          <w:t>property_definition</w:t>
        </w:r>
      </w:hyperlink>
      <w:r>
        <w:rPr>
          <w:color w:val="000000"/>
          <w:sz w:val="27"/>
          <w:szCs w:val="27"/>
        </w:rPr>
        <w:t> which is part of the relationship.</w:t>
      </w:r>
    </w:p>
    <w:p w:rsidR="00400B70" w:rsidRDefault="00400B70" w:rsidP="00400B70">
      <w:pPr>
        <w:pStyle w:val="note"/>
        <w:rPr>
          <w:color w:val="000000"/>
          <w:sz w:val="27"/>
          <w:szCs w:val="27"/>
        </w:rPr>
      </w:pPr>
      <w:r>
        <w:rPr>
          <w:color w:val="000000"/>
        </w:rPr>
        <w:t>NOTE 1   If one element of the relationship is dependent on the other then this attribute shall be the dependent one.</w:t>
      </w:r>
    </w:p>
    <w:p w:rsidR="00400B70" w:rsidRDefault="00400B70" w:rsidP="00400B70">
      <w:pPr>
        <w:pStyle w:val="note"/>
        <w:rPr>
          <w:color w:val="000000"/>
          <w:sz w:val="27"/>
          <w:szCs w:val="27"/>
        </w:rPr>
      </w:pPr>
      <w:r>
        <w:rPr>
          <w:color w:val="000000"/>
        </w:rPr>
        <w:t>NOTE 2   The roles of the </w:t>
      </w:r>
      <w:r>
        <w:rPr>
          <w:b/>
          <w:bCs/>
          <w:color w:val="000000"/>
        </w:rPr>
        <w:t>related_property_definition</w:t>
      </w:r>
      <w:r>
        <w:rPr>
          <w:color w:val="000000"/>
        </w:rPr>
        <w:t> and the </w:t>
      </w:r>
      <w:r>
        <w:rPr>
          <w:b/>
          <w:bCs/>
          <w:color w:val="000000"/>
        </w:rPr>
        <w:t>relating_property_definition</w:t>
      </w:r>
      <w:r>
        <w:rPr>
          <w:color w:val="000000"/>
        </w:rPr>
        <w:t> is defined in the part of ISO 10303 that uses or specialises this entity.</w:t>
      </w:r>
    </w:p>
    <w:p w:rsidR="00400B70" w:rsidRDefault="00400B70" w:rsidP="00400B70">
      <w:pPr>
        <w:pStyle w:val="Heading2"/>
        <w:rPr>
          <w:color w:val="000000"/>
        </w:rPr>
      </w:pPr>
      <w:bookmarkStart w:id="26" w:name="functions"/>
      <w:r>
        <w:rPr>
          <w:color w:val="000000"/>
        </w:rPr>
        <w:t>4.5 material_property_definition_schema function definitions</w:t>
      </w:r>
      <w:bookmarkEnd w:id="26"/>
    </w:p>
    <w:p w:rsidR="00400B70" w:rsidRDefault="00400B70" w:rsidP="00400B70">
      <w:pPr>
        <w:pStyle w:val="Heading2"/>
        <w:rPr>
          <w:color w:val="000000"/>
        </w:rPr>
      </w:pPr>
      <w:r>
        <w:rPr>
          <w:color w:val="000000"/>
        </w:rPr>
        <w:t>4.5.1 acyclic_generic_property_relationship</w:t>
      </w:r>
    </w:p>
    <w:p w:rsidR="00400B70" w:rsidRDefault="00400B70" w:rsidP="00400B70">
      <w:r>
        <w:rPr>
          <w:color w:val="000000"/>
          <w:sz w:val="27"/>
          <w:szCs w:val="27"/>
        </w:rPr>
        <w:t>The </w:t>
      </w:r>
      <w:r>
        <w:rPr>
          <w:b/>
          <w:bCs/>
          <w:color w:val="000000"/>
          <w:sz w:val="27"/>
          <w:szCs w:val="27"/>
        </w:rPr>
        <w:t>acyclic_generic_property_relationship</w:t>
      </w:r>
      <w:r>
        <w:rPr>
          <w:color w:val="000000"/>
          <w:sz w:val="27"/>
          <w:szCs w:val="27"/>
        </w:rPr>
        <w:t> function determines whether the graph of instances of members of the select data type</w:t>
      </w:r>
      <w:ins w:id="27" w:author="Sapp (US), Brandon" w:date="2019-03-20T15:31:00Z">
        <w:r w:rsidR="0006182C">
          <w:rPr>
            <w:color w:val="000000"/>
            <w:sz w:val="27"/>
            <w:szCs w:val="27"/>
          </w:rPr>
          <w:t xml:space="preserve"> </w:t>
        </w:r>
      </w:ins>
      <w:hyperlink r:id="rId69" w:anchor="material_property_definition_schema.generic_property_definition_select" w:history="1">
        <w:r>
          <w:rPr>
            <w:rStyle w:val="Hyperlink"/>
            <w:b/>
            <w:bCs/>
            <w:sz w:val="27"/>
            <w:szCs w:val="27"/>
          </w:rPr>
          <w:t>generic_property_definition_select</w:t>
        </w:r>
      </w:hyperlink>
      <w:r>
        <w:rPr>
          <w:color w:val="000000"/>
          <w:sz w:val="27"/>
          <w:szCs w:val="27"/>
        </w:rPr>
        <w:t> that contains relation as one of its links contains a cycle. This function may be used to evaluate either a</w:t>
      </w:r>
      <w:ins w:id="28" w:author="Sapp (US), Brandon" w:date="2019-03-20T15:31:00Z">
        <w:r w:rsidR="0006182C">
          <w:rPr>
            <w:color w:val="000000"/>
            <w:sz w:val="27"/>
            <w:szCs w:val="27"/>
          </w:rPr>
          <w:t xml:space="preserve"> </w:t>
        </w:r>
      </w:ins>
      <w:bookmarkStart w:id="29" w:name="_GoBack"/>
      <w:bookmarkEnd w:id="29"/>
      <w:r w:rsidR="0006182C">
        <w:rPr>
          <w:rStyle w:val="Hyperlink"/>
          <w:b/>
          <w:bCs/>
          <w:sz w:val="27"/>
          <w:szCs w:val="27"/>
        </w:rPr>
        <w:fldChar w:fldCharType="begin"/>
      </w:r>
      <w:r w:rsidR="0006182C">
        <w:rPr>
          <w:rStyle w:val="Hyperlink"/>
          <w:b/>
          <w:bCs/>
          <w:sz w:val="27"/>
          <w:szCs w:val="27"/>
        </w:rPr>
        <w:instrText xml:space="preserve"> HYPERLINK "file:///C:\\Users\\bus4005\\Downloads\\CR_FDIS_3_20190311_draft\\CR_FDIS_3\\iso10303_45\\data\\resource_docs\\material_an</w:instrText>
      </w:r>
      <w:r w:rsidR="0006182C">
        <w:rPr>
          <w:rStyle w:val="Hyperlink"/>
          <w:b/>
          <w:bCs/>
          <w:sz w:val="27"/>
          <w:szCs w:val="27"/>
        </w:rPr>
        <w:instrText xml:space="preserve">d_other_engineering_properties\\sys\\4_schema.htm" \l "material_property_definition_schema.generic_property_relationship" </w:instrText>
      </w:r>
      <w:r w:rsidR="0006182C">
        <w:rPr>
          <w:rStyle w:val="Hyperlink"/>
          <w:b/>
          <w:bCs/>
          <w:sz w:val="27"/>
          <w:szCs w:val="27"/>
        </w:rPr>
        <w:fldChar w:fldCharType="separate"/>
      </w:r>
      <w:r>
        <w:rPr>
          <w:rStyle w:val="Hyperlink"/>
          <w:b/>
          <w:bCs/>
          <w:sz w:val="27"/>
          <w:szCs w:val="27"/>
        </w:rPr>
        <w:t>generic_property_relationship</w:t>
      </w:r>
      <w:r w:rsidR="0006182C">
        <w:rPr>
          <w:rStyle w:val="Hyperlink"/>
          <w:b/>
          <w:bCs/>
          <w:sz w:val="27"/>
          <w:szCs w:val="27"/>
        </w:rPr>
        <w:fldChar w:fldCharType="end"/>
      </w:r>
      <w:r>
        <w:rPr>
          <w:color w:val="000000"/>
          <w:sz w:val="27"/>
          <w:szCs w:val="27"/>
        </w:rPr>
        <w:t> or any of its subtypes.</w:t>
      </w:r>
    </w:p>
    <w:p w:rsidR="00400B70" w:rsidRDefault="00400B70" w:rsidP="00400B70">
      <w:pPr>
        <w:pStyle w:val="NormalWeb"/>
        <w:rPr>
          <w:color w:val="000000"/>
          <w:sz w:val="27"/>
          <w:szCs w:val="27"/>
        </w:rPr>
      </w:pPr>
      <w:r>
        <w:rPr>
          <w:color w:val="000000"/>
          <w:sz w:val="27"/>
          <w:szCs w:val="27"/>
        </w:rPr>
        <w:t>The function returns TRUE if no cycle has been detected. Otherwise</w:t>
      </w:r>
      <w:ins w:id="30" w:author="Sapp (US), Brandon" w:date="2019-03-20T15:29:00Z">
        <w:r w:rsidR="0006182C">
          <w:rPr>
            <w:color w:val="000000"/>
            <w:sz w:val="27"/>
            <w:szCs w:val="27"/>
          </w:rPr>
          <w:t>,</w:t>
        </w:r>
      </w:ins>
      <w:r>
        <w:rPr>
          <w:color w:val="000000"/>
          <w:sz w:val="27"/>
          <w:szCs w:val="27"/>
        </w:rPr>
        <w:t xml:space="preserve"> it returns FALSE.</w:t>
      </w:r>
    </w:p>
    <w:p w:rsidR="00400B70" w:rsidRDefault="00400B70" w:rsidP="00400B70">
      <w:pPr>
        <w:pStyle w:val="note"/>
        <w:rPr>
          <w:color w:val="000000"/>
          <w:sz w:val="27"/>
          <w:szCs w:val="27"/>
        </w:rPr>
      </w:pPr>
      <w:r>
        <w:rPr>
          <w:color w:val="000000"/>
        </w:rPr>
        <w:t>NOTE 1   The algorithm of the function is explained in Annex E.2 of ISO 10303-41.</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acyclic_generic_property_relationship (relation : </w:t>
      </w:r>
      <w:hyperlink r:id="rId70" w:anchor="material_property_definition_schema.generic_property_relationship" w:history="1">
        <w:r>
          <w:rPr>
            <w:rStyle w:val="Hyperlink"/>
            <w:rFonts w:ascii="Courier New" w:hAnsi="Courier New" w:cs="Courier New"/>
            <w:sz w:val="20"/>
            <w:szCs w:val="20"/>
          </w:rPr>
          <w:t>generic_property_relationship</w:t>
        </w:r>
      </w:hyperlink>
      <w:r>
        <w:rPr>
          <w:rStyle w:val="HTMLCode"/>
          <w:rFonts w:eastAsiaTheme="minorHAnsi"/>
          <w:color w:val="000000"/>
        </w:rPr>
        <w:t>; relatives : SET[1:?] OF </w:t>
      </w:r>
      <w:hyperlink r:id="rId71" w:anchor="material_property_definition_schema.generic_property_definition_select" w:history="1">
        <w:r>
          <w:rPr>
            <w:rStyle w:val="Hyperlink"/>
            <w:rFonts w:ascii="Courier New" w:hAnsi="Courier New" w:cs="Courier New"/>
            <w:sz w:val="20"/>
            <w:szCs w:val="20"/>
          </w:rPr>
          <w:t>generic_property_definition_select</w:t>
        </w:r>
      </w:hyperlink>
      <w:r>
        <w:rPr>
          <w:rStyle w:val="HTMLCode"/>
          <w:rFonts w:eastAsiaTheme="minorHAnsi"/>
          <w:color w:val="000000"/>
        </w:rPr>
        <w:t>; specific_relation : STRING) : LOGICAL;</w:t>
      </w:r>
    </w:p>
    <w:p w:rsidR="00400B70" w:rsidRDefault="00400B70" w:rsidP="00400B70">
      <w:pPr>
        <w:pStyle w:val="HTMLPreformatted"/>
        <w:rPr>
          <w:color w:val="000000"/>
        </w:rPr>
      </w:pPr>
      <w:r>
        <w:rPr>
          <w:color w:val="000000"/>
        </w:rPr>
        <w:t>LOCAL</w:t>
      </w:r>
    </w:p>
    <w:p w:rsidR="00400B70" w:rsidRDefault="00400B70" w:rsidP="00400B70">
      <w:pPr>
        <w:pStyle w:val="HTMLPreformatted"/>
        <w:rPr>
          <w:color w:val="000000"/>
        </w:rPr>
      </w:pPr>
      <w:r>
        <w:rPr>
          <w:color w:val="000000"/>
        </w:rPr>
        <w:lastRenderedPageBreak/>
        <w:t xml:space="preserve">    x                : SET OF generic_property_relationship;</w:t>
      </w:r>
    </w:p>
    <w:p w:rsidR="00400B70" w:rsidRDefault="00400B70" w:rsidP="00400B70">
      <w:pPr>
        <w:pStyle w:val="HTMLPreformatted"/>
        <w:rPr>
          <w:color w:val="000000"/>
        </w:rPr>
      </w:pPr>
      <w:r>
        <w:rPr>
          <w:color w:val="000000"/>
        </w:rPr>
        <w:t xml:space="preserve">  END_LOCAL;</w:t>
      </w:r>
    </w:p>
    <w:p w:rsidR="00400B70" w:rsidRDefault="00400B70" w:rsidP="00400B70">
      <w:pPr>
        <w:pStyle w:val="HTMLPreformatted"/>
        <w:rPr>
          <w:color w:val="000000"/>
        </w:rPr>
      </w:pPr>
      <w:r>
        <w:rPr>
          <w:color w:val="000000"/>
        </w:rPr>
        <w:t xml:space="preserve">  IF relation.relating IN </w:t>
      </w:r>
    </w:p>
    <w:p w:rsidR="00400B70" w:rsidRDefault="00400B70" w:rsidP="00400B70">
      <w:pPr>
        <w:pStyle w:val="HTMLPreformatted"/>
        <w:rPr>
          <w:color w:val="000000"/>
        </w:rPr>
      </w:pPr>
      <w:r>
        <w:rPr>
          <w:color w:val="000000"/>
        </w:rPr>
        <w:t xml:space="preserve">            relatives THEN</w:t>
      </w:r>
    </w:p>
    <w:p w:rsidR="00400B70" w:rsidRDefault="00400B70" w:rsidP="00400B70">
      <w:pPr>
        <w:pStyle w:val="HTMLPreformatted"/>
        <w:rPr>
          <w:color w:val="000000"/>
        </w:rPr>
      </w:pPr>
      <w:r>
        <w:rPr>
          <w:color w:val="000000"/>
        </w:rPr>
        <w:t xml:space="preserve">    RETURN (FALSE);</w:t>
      </w:r>
    </w:p>
    <w:p w:rsidR="00400B70" w:rsidRDefault="00400B70" w:rsidP="00400B70">
      <w:pPr>
        <w:pStyle w:val="HTMLPreformatted"/>
        <w:rPr>
          <w:color w:val="000000"/>
        </w:rPr>
      </w:pPr>
      <w:r>
        <w:rPr>
          <w:color w:val="000000"/>
        </w:rPr>
        <w:t xml:space="preserve">  END_IF;             -- IN is based in instance equality</w:t>
      </w:r>
    </w:p>
    <w:p w:rsidR="00400B70" w:rsidRDefault="00400B70" w:rsidP="00400B70">
      <w:pPr>
        <w:pStyle w:val="HTMLPreformatted"/>
        <w:rPr>
          <w:color w:val="000000"/>
        </w:rPr>
      </w:pPr>
      <w:r>
        <w:rPr>
          <w:color w:val="000000"/>
        </w:rPr>
        <w:t xml:space="preserve">  x := QUERY (gpr &lt;* bag_to_set (USEDIN</w:t>
      </w:r>
    </w:p>
    <w:p w:rsidR="00400B70" w:rsidRDefault="00400B70" w:rsidP="00400B70">
      <w:pPr>
        <w:pStyle w:val="HTMLPreformatted"/>
        <w:rPr>
          <w:color w:val="000000"/>
        </w:rPr>
      </w:pPr>
      <w:r>
        <w:rPr>
          <w:color w:val="000000"/>
        </w:rPr>
        <w:t xml:space="preserve">       (relation.relating,</w:t>
      </w:r>
    </w:p>
    <w:p w:rsidR="00400B70" w:rsidRDefault="00400B70" w:rsidP="00400B70">
      <w:pPr>
        <w:pStyle w:val="HTMLPreformatted"/>
        <w:rPr>
          <w:color w:val="000000"/>
        </w:rPr>
      </w:pPr>
      <w:r>
        <w:rPr>
          <w:color w:val="000000"/>
        </w:rPr>
        <w:t xml:space="preserve">        'MATERIAL_PROPERTY_DEFINITION_SCHEMA.' +</w:t>
      </w:r>
    </w:p>
    <w:p w:rsidR="00400B70" w:rsidRDefault="00400B70" w:rsidP="00400B70">
      <w:pPr>
        <w:pStyle w:val="HTMLPreformatted"/>
        <w:rPr>
          <w:color w:val="000000"/>
        </w:rPr>
      </w:pPr>
      <w:r>
        <w:rPr>
          <w:color w:val="000000"/>
        </w:rPr>
        <w:t xml:space="preserve">        'GENERIC_PROPERTY_RELATIONSHIP.' +</w:t>
      </w:r>
    </w:p>
    <w:p w:rsidR="00400B70" w:rsidRDefault="00400B70" w:rsidP="00400B70">
      <w:pPr>
        <w:pStyle w:val="HTMLPreformatted"/>
        <w:rPr>
          <w:color w:val="000000"/>
        </w:rPr>
      </w:pPr>
      <w:r>
        <w:rPr>
          <w:color w:val="000000"/>
        </w:rPr>
        <w:t xml:space="preserve">        'RELATED')) |</w:t>
      </w:r>
    </w:p>
    <w:p w:rsidR="00400B70" w:rsidRDefault="00400B70" w:rsidP="00400B70">
      <w:pPr>
        <w:pStyle w:val="HTMLPreformatted"/>
        <w:rPr>
          <w:color w:val="000000"/>
        </w:rPr>
      </w:pPr>
      <w:r>
        <w:rPr>
          <w:color w:val="000000"/>
        </w:rPr>
        <w:t xml:space="preserve">         specific_relation IN TYPEOF (gpr));</w:t>
      </w:r>
    </w:p>
    <w:p w:rsidR="00400B70" w:rsidRDefault="00400B70" w:rsidP="00400B70">
      <w:pPr>
        <w:pStyle w:val="HTMLPreformatted"/>
        <w:rPr>
          <w:color w:val="000000"/>
        </w:rPr>
      </w:pPr>
      <w:r>
        <w:rPr>
          <w:color w:val="000000"/>
        </w:rPr>
        <w:t xml:space="preserve">  REPEAT I := 1 TO HIINDEX(x);             -- pre-checked loop</w:t>
      </w:r>
    </w:p>
    <w:p w:rsidR="00400B70" w:rsidRDefault="00400B70" w:rsidP="00400B70">
      <w:pPr>
        <w:pStyle w:val="HTMLPreformatted"/>
        <w:rPr>
          <w:color w:val="000000"/>
        </w:rPr>
      </w:pPr>
      <w:r>
        <w:rPr>
          <w:color w:val="000000"/>
        </w:rPr>
        <w:t xml:space="preserve">    IF NOT acyclic_generic_property_relationship</w:t>
      </w:r>
    </w:p>
    <w:p w:rsidR="00400B70" w:rsidRDefault="00400B70" w:rsidP="00400B70">
      <w:pPr>
        <w:pStyle w:val="HTMLPreformatted"/>
        <w:rPr>
          <w:color w:val="000000"/>
        </w:rPr>
      </w:pPr>
      <w:r>
        <w:rPr>
          <w:color w:val="000000"/>
        </w:rPr>
        <w:t xml:space="preserve">      (x[i],</w:t>
      </w:r>
    </w:p>
    <w:p w:rsidR="00400B70" w:rsidRDefault="00400B70" w:rsidP="00400B70">
      <w:pPr>
        <w:pStyle w:val="HTMLPreformatted"/>
        <w:rPr>
          <w:color w:val="000000"/>
        </w:rPr>
      </w:pPr>
      <w:r>
        <w:rPr>
          <w:color w:val="000000"/>
        </w:rPr>
        <w:t xml:space="preserve">       relatives + relation.relating,</w:t>
      </w:r>
    </w:p>
    <w:p w:rsidR="00400B70" w:rsidRDefault="00400B70" w:rsidP="00400B70">
      <w:pPr>
        <w:pStyle w:val="HTMLPreformatted"/>
        <w:rPr>
          <w:color w:val="000000"/>
        </w:rPr>
      </w:pPr>
      <w:r>
        <w:rPr>
          <w:color w:val="000000"/>
        </w:rPr>
        <w:t xml:space="preserve">       specific_relation) THEN</w:t>
      </w:r>
    </w:p>
    <w:p w:rsidR="00400B70" w:rsidRDefault="00400B70" w:rsidP="00400B70">
      <w:pPr>
        <w:pStyle w:val="HTMLPreformatted"/>
        <w:rPr>
          <w:color w:val="000000"/>
        </w:rPr>
      </w:pPr>
      <w:r>
        <w:rPr>
          <w:color w:val="000000"/>
        </w:rPr>
        <w:t xml:space="preserve">      RETURN(FALSE);</w:t>
      </w:r>
    </w:p>
    <w:p w:rsidR="00400B70" w:rsidRDefault="00400B70" w:rsidP="00400B70">
      <w:pPr>
        <w:pStyle w:val="HTMLPreformatted"/>
        <w:rPr>
          <w:color w:val="000000"/>
        </w:rPr>
      </w:pPr>
      <w:r>
        <w:rPr>
          <w:color w:val="000000"/>
        </w:rPr>
        <w:t xml:space="preserve">    END_IF;</w:t>
      </w:r>
    </w:p>
    <w:p w:rsidR="00400B70" w:rsidRDefault="00400B70" w:rsidP="00400B70">
      <w:pPr>
        <w:pStyle w:val="HTMLPreformatted"/>
        <w:rPr>
          <w:color w:val="000000"/>
        </w:rPr>
      </w:pPr>
      <w:r>
        <w:rPr>
          <w:color w:val="000000"/>
        </w:rPr>
        <w:t xml:space="preserve">  END_REPEAT;</w:t>
      </w:r>
    </w:p>
    <w:p w:rsidR="00400B70" w:rsidRDefault="00400B70" w:rsidP="00400B70">
      <w:pPr>
        <w:pStyle w:val="HTMLPreformatted"/>
        <w:rPr>
          <w:color w:val="000000"/>
        </w:rPr>
      </w:pPr>
      <w:r>
        <w:rPr>
          <w:color w:val="000000"/>
        </w:rPr>
        <w:t xml:space="preserve">  RETURN(TRUE);</w:t>
      </w:r>
    </w:p>
    <w:p w:rsidR="00400B70" w:rsidRDefault="00400B70" w:rsidP="00400B70">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400B70" w:rsidRDefault="00400B70" w:rsidP="00400B70">
      <w:pPr>
        <w:pStyle w:val="NormalWeb"/>
        <w:rPr>
          <w:color w:val="000000"/>
          <w:sz w:val="27"/>
          <w:szCs w:val="27"/>
        </w:rPr>
      </w:pPr>
      <w:r>
        <w:rPr>
          <w:color w:val="000000"/>
          <w:sz w:val="27"/>
          <w:szCs w:val="27"/>
          <w:u w:val="single"/>
        </w:rPr>
        <w:t>Argument definitions:</w:t>
      </w:r>
    </w:p>
    <w:p w:rsidR="00400B70" w:rsidRDefault="00400B70" w:rsidP="00400B70">
      <w:pPr>
        <w:pStyle w:val="expressdescription"/>
        <w:rPr>
          <w:color w:val="000000"/>
          <w:sz w:val="27"/>
          <w:szCs w:val="27"/>
        </w:rPr>
      </w:pPr>
      <w:r>
        <w:rPr>
          <w:b/>
          <w:bCs/>
          <w:color w:val="000000"/>
          <w:sz w:val="27"/>
          <w:szCs w:val="27"/>
        </w:rPr>
        <w:t>relation: </w:t>
      </w:r>
      <w:r>
        <w:rPr>
          <w:color w:val="000000"/>
          <w:sz w:val="27"/>
          <w:szCs w:val="27"/>
        </w:rPr>
        <w:t>(input) the candidate </w:t>
      </w:r>
      <w:hyperlink r:id="rId72" w:anchor="material_property_definition_schema.generic_property_relationship" w:history="1">
        <w:r>
          <w:rPr>
            <w:rStyle w:val="Hyperlink"/>
            <w:b/>
            <w:bCs/>
            <w:sz w:val="27"/>
            <w:szCs w:val="27"/>
          </w:rPr>
          <w:t>generic_property_relationship</w:t>
        </w:r>
      </w:hyperlink>
      <w:r>
        <w:rPr>
          <w:color w:val="000000"/>
          <w:sz w:val="27"/>
          <w:szCs w:val="27"/>
        </w:rPr>
        <w:t> to be checked.</w:t>
      </w:r>
    </w:p>
    <w:p w:rsidR="00400B70" w:rsidRDefault="00400B70" w:rsidP="00400B70">
      <w:pPr>
        <w:pStyle w:val="expressdescription"/>
        <w:rPr>
          <w:color w:val="000000"/>
          <w:sz w:val="27"/>
          <w:szCs w:val="27"/>
        </w:rPr>
      </w:pPr>
      <w:r>
        <w:rPr>
          <w:b/>
          <w:bCs/>
          <w:color w:val="000000"/>
          <w:sz w:val="27"/>
          <w:szCs w:val="27"/>
        </w:rPr>
        <w:t>relatives: </w:t>
      </w:r>
      <w:r>
        <w:rPr>
          <w:color w:val="000000"/>
          <w:sz w:val="27"/>
          <w:szCs w:val="27"/>
        </w:rPr>
        <w:t>(input) the set of instances of members of the select data type </w:t>
      </w:r>
      <w:hyperlink r:id="rId73" w:anchor="material_property_definition_schema.generic_property_definition_select" w:history="1">
        <w:r>
          <w:rPr>
            <w:rStyle w:val="Hyperlink"/>
            <w:b/>
            <w:bCs/>
            <w:sz w:val="27"/>
            <w:szCs w:val="27"/>
          </w:rPr>
          <w:t>generic_property_definition_select</w:t>
        </w:r>
      </w:hyperlink>
      <w:r>
        <w:rPr>
          <w:color w:val="000000"/>
          <w:sz w:val="27"/>
          <w:szCs w:val="27"/>
        </w:rPr>
        <w:t> for which the function is searching in the </w:t>
      </w:r>
      <w:hyperlink r:id="rId74" w:anchor="material_property_definition_schema.generic_property_relationship.relating" w:history="1">
        <w:r>
          <w:rPr>
            <w:rStyle w:val="Hyperlink"/>
            <w:b/>
            <w:bCs/>
            <w:sz w:val="27"/>
            <w:szCs w:val="27"/>
          </w:rPr>
          <w:t>relating</w:t>
        </w:r>
      </w:hyperlink>
      <w:ins w:id="31" w:author="Sapp (US), Brandon" w:date="2019-03-20T15:29:00Z">
        <w:r w:rsidR="0006182C">
          <w:rPr>
            <w:rStyle w:val="Hyperlink"/>
            <w:b/>
            <w:bCs/>
            <w:sz w:val="27"/>
            <w:szCs w:val="27"/>
          </w:rPr>
          <w:t xml:space="preserve"> </w:t>
        </w:r>
      </w:ins>
      <w:r>
        <w:rPr>
          <w:color w:val="000000"/>
          <w:sz w:val="27"/>
          <w:szCs w:val="27"/>
        </w:rPr>
        <w:t>parameter of the relation argument.</w:t>
      </w:r>
    </w:p>
    <w:p w:rsidR="00400B70" w:rsidRDefault="00400B70" w:rsidP="00400B70">
      <w:pPr>
        <w:pStyle w:val="expressdescription"/>
        <w:rPr>
          <w:color w:val="000000"/>
          <w:sz w:val="27"/>
          <w:szCs w:val="27"/>
        </w:rPr>
      </w:pPr>
      <w:r>
        <w:rPr>
          <w:b/>
          <w:bCs/>
          <w:color w:val="000000"/>
          <w:sz w:val="27"/>
          <w:szCs w:val="27"/>
        </w:rPr>
        <w:t>specific_relation: </w:t>
      </w:r>
      <w:r>
        <w:rPr>
          <w:color w:val="000000"/>
          <w:sz w:val="27"/>
          <w:szCs w:val="27"/>
        </w:rPr>
        <w:t>(input) the fully qualified name of a subtype of the </w:t>
      </w:r>
      <w:hyperlink r:id="rId75" w:anchor="material_property_definition_schema.generic_property_relationship" w:history="1">
        <w:r>
          <w:rPr>
            <w:rStyle w:val="Hyperlink"/>
            <w:b/>
            <w:bCs/>
            <w:sz w:val="27"/>
            <w:szCs w:val="27"/>
          </w:rPr>
          <w:t>generic_property_relationship</w:t>
        </w:r>
      </w:hyperlink>
      <w:r>
        <w:rPr>
          <w:color w:val="000000"/>
          <w:sz w:val="27"/>
          <w:szCs w:val="27"/>
        </w:rPr>
        <w:t> entity.</w:t>
      </w:r>
    </w:p>
    <w:p w:rsidR="00400B70" w:rsidRDefault="00400B70" w:rsidP="00400B70">
      <w:pPr>
        <w:pStyle w:val="Heading2"/>
        <w:rPr>
          <w:color w:val="000000"/>
        </w:rPr>
      </w:pPr>
      <w:r>
        <w:rPr>
          <w:color w:val="000000"/>
        </w:rPr>
        <w:t>4.5.2 acyclic_property_definition_relationship</w:t>
      </w:r>
    </w:p>
    <w:p w:rsidR="00400B70" w:rsidRDefault="00400B70" w:rsidP="00400B70">
      <w:pPr>
        <w:pStyle w:val="NormalWeb"/>
        <w:rPr>
          <w:color w:val="000000"/>
          <w:sz w:val="27"/>
          <w:szCs w:val="27"/>
        </w:rPr>
      </w:pPr>
      <w:r>
        <w:rPr>
          <w:color w:val="000000"/>
          <w:sz w:val="27"/>
          <w:szCs w:val="27"/>
        </w:rPr>
        <w:t>The </w:t>
      </w:r>
      <w:r>
        <w:rPr>
          <w:b/>
          <w:bCs/>
          <w:color w:val="000000"/>
          <w:sz w:val="27"/>
          <w:szCs w:val="27"/>
        </w:rPr>
        <w:t>acyclic_property_definition_relationship</w:t>
      </w:r>
      <w:r>
        <w:rPr>
          <w:color w:val="000000"/>
          <w:sz w:val="27"/>
          <w:szCs w:val="27"/>
        </w:rPr>
        <w:t> function determines whether or not the given property definitions have been self-defined by the associations made in the specified </w:t>
      </w:r>
      <w:hyperlink r:id="rId76" w:anchor="material_property_definition_schema.property_definition_relationship" w:history="1">
        <w:r>
          <w:rPr>
            <w:rStyle w:val="Hyperlink"/>
            <w:b/>
            <w:bCs/>
            <w:sz w:val="27"/>
            <w:szCs w:val="27"/>
          </w:rPr>
          <w:t>property_definition_relationship</w:t>
        </w:r>
      </w:hyperlink>
      <w:r>
        <w:rPr>
          <w:color w:val="000000"/>
          <w:sz w:val="27"/>
          <w:szCs w:val="27"/>
        </w:rPr>
        <w:t>. This function may be used to evaluate either a </w:t>
      </w:r>
      <w:hyperlink r:id="rId77" w:anchor="material_property_definition_schema.property_definition_relationship" w:history="1">
        <w:r>
          <w:rPr>
            <w:rStyle w:val="Hyperlink"/>
            <w:b/>
            <w:bCs/>
            <w:sz w:val="27"/>
            <w:szCs w:val="27"/>
          </w:rPr>
          <w:t>property_definition_relationship</w:t>
        </w:r>
      </w:hyperlink>
      <w:r>
        <w:rPr>
          <w:color w:val="000000"/>
          <w:sz w:val="27"/>
          <w:szCs w:val="27"/>
        </w:rPr>
        <w:t> or any of its subtypes.</w:t>
      </w:r>
    </w:p>
    <w:p w:rsidR="00400B70" w:rsidRDefault="00400B70" w:rsidP="00400B70">
      <w:pPr>
        <w:pStyle w:val="note"/>
        <w:rPr>
          <w:color w:val="000000"/>
          <w:sz w:val="27"/>
          <w:szCs w:val="27"/>
        </w:rPr>
      </w:pPr>
      <w:r>
        <w:rPr>
          <w:color w:val="000000"/>
        </w:rPr>
        <w:lastRenderedPageBreak/>
        <w:t>NOTE 1</w:t>
      </w:r>
      <w:bookmarkEnd w:id="7"/>
      <w:r>
        <w:rPr>
          <w:color w:val="000000"/>
        </w:rPr>
        <w:t>   A specified type of the </w:t>
      </w:r>
      <w:hyperlink r:id="rId78" w:anchor="material_property_definition_schema.property_definition_relationship" w:history="1">
        <w:r>
          <w:rPr>
            <w:rStyle w:val="Hyperlink"/>
            <w:b/>
            <w:bCs/>
          </w:rPr>
          <w:t>property_definition_relationship</w:t>
        </w:r>
      </w:hyperlink>
      <w:r>
        <w:rPr>
          <w:color w:val="000000"/>
        </w:rPr>
        <w:t> entity is either a </w:t>
      </w:r>
      <w:hyperlink r:id="rId79" w:anchor="material_property_definition_schema.property_definition_relationship" w:history="1">
        <w:r>
          <w:rPr>
            <w:rStyle w:val="Hyperlink"/>
            <w:b/>
            <w:bCs/>
          </w:rPr>
          <w:t>property_definition_relationship</w:t>
        </w:r>
      </w:hyperlink>
      <w:r>
        <w:rPr>
          <w:color w:val="000000"/>
        </w:rPr>
        <w:t> or one of its subtypes. The function returns a value of TRUE i</w:t>
      </w:r>
      <w:ins w:id="32" w:author="Sapp (US), Brandon" w:date="2019-03-20T15:29:00Z">
        <w:r w:rsidR="0006182C">
          <w:rPr>
            <w:color w:val="000000"/>
          </w:rPr>
          <w:t>f</w:t>
        </w:r>
      </w:ins>
      <w:del w:id="33" w:author="Sapp (US), Brandon" w:date="2019-03-20T15:29:00Z">
        <w:r w:rsidDel="0006182C">
          <w:rPr>
            <w:color w:val="000000"/>
          </w:rPr>
          <w:delText>s</w:delText>
        </w:r>
      </w:del>
      <w:r>
        <w:rPr>
          <w:color w:val="000000"/>
        </w:rPr>
        <w:t xml:space="preserve"> none of the elements of the relatives</w:t>
      </w:r>
      <w:ins w:id="34" w:author="Sapp (US), Brandon" w:date="2019-03-20T15:30:00Z">
        <w:r w:rsidR="0006182C">
          <w:rPr>
            <w:color w:val="000000"/>
          </w:rPr>
          <w:t>'</w:t>
        </w:r>
      </w:ins>
      <w:r>
        <w:rPr>
          <w:color w:val="000000"/>
        </w:rPr>
        <w:t xml:space="preserve"> argument occur</w:t>
      </w:r>
      <w:ins w:id="35" w:author="Sapp (US), Brandon" w:date="2019-03-20T15:30:00Z">
        <w:r w:rsidR="0006182C">
          <w:rPr>
            <w:color w:val="000000"/>
          </w:rPr>
          <w:t>s</w:t>
        </w:r>
      </w:ins>
      <w:r>
        <w:rPr>
          <w:color w:val="000000"/>
        </w:rPr>
        <w:t xml:space="preserve"> in the relation argument which is given in the </w:t>
      </w:r>
      <w:r>
        <w:rPr>
          <w:b/>
          <w:bCs/>
          <w:color w:val="000000"/>
        </w:rPr>
        <w:t>specific_relation</w:t>
      </w:r>
      <w:r>
        <w:rPr>
          <w:color w:val="000000"/>
        </w:rPr>
        <w:t> argument. Otherwise</w:t>
      </w:r>
      <w:ins w:id="36" w:author="Sapp (US), Brandon" w:date="2019-03-20T15:30:00Z">
        <w:r w:rsidR="0006182C">
          <w:rPr>
            <w:color w:val="000000"/>
          </w:rPr>
          <w:t>,</w:t>
        </w:r>
      </w:ins>
      <w:r>
        <w:rPr>
          <w:color w:val="000000"/>
        </w:rPr>
        <w:t xml:space="preserve"> it returns a value of FALSE.</w:t>
      </w:r>
    </w:p>
    <w:p w:rsidR="00400B70" w:rsidRDefault="00400B70" w:rsidP="00400B70">
      <w:pPr>
        <w:pStyle w:val="note"/>
        <w:rPr>
          <w:color w:val="000000"/>
          <w:sz w:val="27"/>
          <w:szCs w:val="27"/>
        </w:rPr>
      </w:pPr>
      <w:r>
        <w:rPr>
          <w:color w:val="000000"/>
        </w:rPr>
        <w:t>NOTE 2</w:t>
      </w:r>
      <w:bookmarkEnd w:id="8"/>
      <w:r>
        <w:rPr>
          <w:color w:val="000000"/>
        </w:rPr>
        <w:t>   This function is not used in this schema. It is defined here because other parts of ISO 10303 that use the </w:t>
      </w:r>
      <w:hyperlink r:id="rId80" w:anchor="material_property_definition_schema.property_definition_relationship" w:history="1">
        <w:r>
          <w:rPr>
            <w:rStyle w:val="Hyperlink"/>
            <w:b/>
            <w:bCs/>
          </w:rPr>
          <w:t>property_definition_relationship</w:t>
        </w:r>
      </w:hyperlink>
      <w:r>
        <w:rPr>
          <w:color w:val="000000"/>
        </w:rPr>
        <w:t> entity define rules that use this function.</w:t>
      </w:r>
    </w:p>
    <w:p w:rsidR="00400B70" w:rsidRDefault="00400B70" w:rsidP="00400B70">
      <w:pPr>
        <w:pStyle w:val="NormalWeb"/>
        <w:rPr>
          <w:color w:val="000000"/>
          <w:sz w:val="27"/>
          <w:szCs w:val="27"/>
        </w:rPr>
      </w:pPr>
      <w:r>
        <w:rPr>
          <w:color w:val="000000"/>
          <w:sz w:val="27"/>
          <w:szCs w:val="27"/>
          <w:u w:val="single"/>
        </w:rPr>
        <w:t>EXPRESS specification:</w:t>
      </w:r>
    </w:p>
    <w:p w:rsidR="00400B70" w:rsidRDefault="00400B70" w:rsidP="00400B70">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acyclic_property_definition_relationship (relation : </w:t>
      </w:r>
      <w:hyperlink r:id="rId81" w:anchor="material_property_definition_schema.property_definition_relationship" w:history="1">
        <w:r>
          <w:rPr>
            <w:rStyle w:val="Hyperlink"/>
            <w:rFonts w:ascii="Courier New" w:hAnsi="Courier New" w:cs="Courier New"/>
            <w:sz w:val="20"/>
            <w:szCs w:val="20"/>
          </w:rPr>
          <w:t>property_definition_relationship</w:t>
        </w:r>
      </w:hyperlink>
      <w:r>
        <w:rPr>
          <w:rStyle w:val="HTMLCode"/>
          <w:rFonts w:eastAsiaTheme="minorHAnsi"/>
          <w:color w:val="000000"/>
        </w:rPr>
        <w:t>; relatives : SET[1:?] OF </w:t>
      </w:r>
      <w:hyperlink r:id="rId82" w:anchor="product_property_definition_schema.property_definition" w:history="1">
        <w:r>
          <w:rPr>
            <w:rStyle w:val="Hyperlink"/>
            <w:rFonts w:ascii="Courier New" w:hAnsi="Courier New" w:cs="Courier New"/>
            <w:sz w:val="20"/>
            <w:szCs w:val="20"/>
          </w:rPr>
          <w:t>property_definition</w:t>
        </w:r>
      </w:hyperlink>
      <w:r>
        <w:rPr>
          <w:rStyle w:val="HTMLCode"/>
          <w:rFonts w:eastAsiaTheme="minorHAnsi"/>
          <w:color w:val="000000"/>
        </w:rPr>
        <w:t>; specific_relation : STRING) : LOGICAL;</w:t>
      </w:r>
    </w:p>
    <w:p w:rsidR="00400B70" w:rsidRDefault="00400B70" w:rsidP="00400B70">
      <w:pPr>
        <w:pStyle w:val="HTMLPreformatted"/>
        <w:rPr>
          <w:color w:val="000000"/>
        </w:rPr>
      </w:pPr>
      <w:r>
        <w:rPr>
          <w:color w:val="000000"/>
        </w:rPr>
        <w:t>LOCAL</w:t>
      </w:r>
    </w:p>
    <w:p w:rsidR="00400B70" w:rsidRDefault="00400B70" w:rsidP="00400B70">
      <w:pPr>
        <w:pStyle w:val="HTMLPreformatted"/>
        <w:rPr>
          <w:color w:val="000000"/>
        </w:rPr>
      </w:pPr>
      <w:r>
        <w:rPr>
          <w:color w:val="000000"/>
        </w:rPr>
        <w:t xml:space="preserve">    x                : SET OF property_definition_relationship;</w:t>
      </w:r>
    </w:p>
    <w:p w:rsidR="00400B70" w:rsidRDefault="00400B70" w:rsidP="00400B70">
      <w:pPr>
        <w:pStyle w:val="HTMLPreformatted"/>
        <w:rPr>
          <w:color w:val="000000"/>
        </w:rPr>
      </w:pPr>
      <w:r>
        <w:rPr>
          <w:color w:val="000000"/>
        </w:rPr>
        <w:t xml:space="preserve">  END_LOCAL;</w:t>
      </w:r>
    </w:p>
    <w:p w:rsidR="00400B70" w:rsidRDefault="00400B70" w:rsidP="00400B70">
      <w:pPr>
        <w:pStyle w:val="HTMLPreformatted"/>
        <w:rPr>
          <w:color w:val="000000"/>
        </w:rPr>
      </w:pPr>
      <w:r>
        <w:rPr>
          <w:color w:val="000000"/>
        </w:rPr>
        <w:t xml:space="preserve">  IF relation.relating_property_definition IN </w:t>
      </w:r>
    </w:p>
    <w:p w:rsidR="00400B70" w:rsidRDefault="00400B70" w:rsidP="00400B70">
      <w:pPr>
        <w:pStyle w:val="HTMLPreformatted"/>
        <w:rPr>
          <w:color w:val="000000"/>
        </w:rPr>
      </w:pPr>
      <w:r>
        <w:rPr>
          <w:color w:val="000000"/>
        </w:rPr>
        <w:t xml:space="preserve">            relatives THEN</w:t>
      </w:r>
    </w:p>
    <w:p w:rsidR="00400B70" w:rsidRDefault="00400B70" w:rsidP="00400B70">
      <w:pPr>
        <w:pStyle w:val="HTMLPreformatted"/>
        <w:rPr>
          <w:color w:val="000000"/>
        </w:rPr>
      </w:pPr>
      <w:r>
        <w:rPr>
          <w:color w:val="000000"/>
        </w:rPr>
        <w:t xml:space="preserve">    RETURN (FALSE);</w:t>
      </w:r>
    </w:p>
    <w:p w:rsidR="00400B70" w:rsidRDefault="00400B70" w:rsidP="00400B70">
      <w:pPr>
        <w:pStyle w:val="HTMLPreformatted"/>
        <w:rPr>
          <w:color w:val="000000"/>
        </w:rPr>
      </w:pPr>
      <w:r>
        <w:rPr>
          <w:color w:val="000000"/>
        </w:rPr>
        <w:t xml:space="preserve">  END_IF;             -- IN is based in instance equality</w:t>
      </w:r>
    </w:p>
    <w:p w:rsidR="00400B70" w:rsidRDefault="00400B70" w:rsidP="00400B70">
      <w:pPr>
        <w:pStyle w:val="HTMLPreformatted"/>
        <w:rPr>
          <w:color w:val="000000"/>
        </w:rPr>
      </w:pPr>
      <w:r>
        <w:rPr>
          <w:color w:val="000000"/>
        </w:rPr>
        <w:t xml:space="preserve">  x := QUERY (pd &lt;* bag_to_set (USEDIN</w:t>
      </w:r>
    </w:p>
    <w:p w:rsidR="00400B70" w:rsidRDefault="00400B70" w:rsidP="00400B70">
      <w:pPr>
        <w:pStyle w:val="HTMLPreformatted"/>
        <w:rPr>
          <w:color w:val="000000"/>
        </w:rPr>
      </w:pPr>
      <w:r>
        <w:rPr>
          <w:color w:val="000000"/>
        </w:rPr>
        <w:t xml:space="preserve">       (relation.relating_property_definition,</w:t>
      </w:r>
    </w:p>
    <w:p w:rsidR="00400B70" w:rsidRDefault="00400B70" w:rsidP="00400B70">
      <w:pPr>
        <w:pStyle w:val="HTMLPreformatted"/>
        <w:rPr>
          <w:color w:val="000000"/>
        </w:rPr>
      </w:pPr>
      <w:r>
        <w:rPr>
          <w:color w:val="000000"/>
        </w:rPr>
        <w:t xml:space="preserve">        'MATERIAL_PROPERTY_DEFINITION_SCHEMA.' +</w:t>
      </w:r>
    </w:p>
    <w:p w:rsidR="00400B70" w:rsidRDefault="00400B70" w:rsidP="00400B70">
      <w:pPr>
        <w:pStyle w:val="HTMLPreformatted"/>
        <w:rPr>
          <w:color w:val="000000"/>
        </w:rPr>
      </w:pPr>
      <w:r>
        <w:rPr>
          <w:color w:val="000000"/>
        </w:rPr>
        <w:t xml:space="preserve">        'PROPERTY_DEFINITION_RELATIONSHIP.' +</w:t>
      </w:r>
    </w:p>
    <w:p w:rsidR="00400B70" w:rsidRDefault="00400B70" w:rsidP="00400B70">
      <w:pPr>
        <w:pStyle w:val="HTMLPreformatted"/>
        <w:rPr>
          <w:color w:val="000000"/>
        </w:rPr>
      </w:pPr>
      <w:r>
        <w:rPr>
          <w:color w:val="000000"/>
        </w:rPr>
        <w:t xml:space="preserve">        'RELATED_PROPERTY_DEFINITION')) |</w:t>
      </w:r>
    </w:p>
    <w:p w:rsidR="00400B70" w:rsidRDefault="00400B70" w:rsidP="00400B70">
      <w:pPr>
        <w:pStyle w:val="HTMLPreformatted"/>
        <w:rPr>
          <w:color w:val="000000"/>
        </w:rPr>
      </w:pPr>
      <w:r>
        <w:rPr>
          <w:color w:val="000000"/>
        </w:rPr>
        <w:t xml:space="preserve">         specific_relation IN TYPEOF (pd));</w:t>
      </w:r>
    </w:p>
    <w:p w:rsidR="00400B70" w:rsidRDefault="00400B70" w:rsidP="00400B70">
      <w:pPr>
        <w:pStyle w:val="HTMLPreformatted"/>
        <w:rPr>
          <w:color w:val="000000"/>
        </w:rPr>
      </w:pPr>
      <w:r>
        <w:rPr>
          <w:color w:val="000000"/>
        </w:rPr>
        <w:t xml:space="preserve">  REPEAT I := 1 TO HIINDEX(x);             -- pre-checked loop</w:t>
      </w:r>
    </w:p>
    <w:p w:rsidR="00400B70" w:rsidRDefault="00400B70" w:rsidP="00400B70">
      <w:pPr>
        <w:pStyle w:val="HTMLPreformatted"/>
        <w:rPr>
          <w:color w:val="000000"/>
        </w:rPr>
      </w:pPr>
      <w:r>
        <w:rPr>
          <w:color w:val="000000"/>
        </w:rPr>
        <w:t xml:space="preserve">    IF NOT acyclic_property_definition_relationship</w:t>
      </w:r>
    </w:p>
    <w:p w:rsidR="00400B70" w:rsidRDefault="00400B70" w:rsidP="00400B70">
      <w:pPr>
        <w:pStyle w:val="HTMLPreformatted"/>
        <w:rPr>
          <w:color w:val="000000"/>
        </w:rPr>
      </w:pPr>
      <w:r>
        <w:rPr>
          <w:color w:val="000000"/>
        </w:rPr>
        <w:t xml:space="preserve">      (x[i],</w:t>
      </w:r>
    </w:p>
    <w:p w:rsidR="00400B70" w:rsidRDefault="00400B70" w:rsidP="00400B70">
      <w:pPr>
        <w:pStyle w:val="HTMLPreformatted"/>
        <w:rPr>
          <w:color w:val="000000"/>
        </w:rPr>
      </w:pPr>
      <w:r>
        <w:rPr>
          <w:color w:val="000000"/>
        </w:rPr>
        <w:t xml:space="preserve">       relatives + relation.relating_property_definition,</w:t>
      </w:r>
    </w:p>
    <w:p w:rsidR="00400B70" w:rsidRDefault="00400B70" w:rsidP="00400B70">
      <w:pPr>
        <w:pStyle w:val="HTMLPreformatted"/>
        <w:rPr>
          <w:color w:val="000000"/>
        </w:rPr>
      </w:pPr>
      <w:r>
        <w:rPr>
          <w:color w:val="000000"/>
        </w:rPr>
        <w:t xml:space="preserve">       specific_relation) THEN</w:t>
      </w:r>
    </w:p>
    <w:p w:rsidR="00400B70" w:rsidRDefault="00400B70" w:rsidP="00400B70">
      <w:pPr>
        <w:pStyle w:val="HTMLPreformatted"/>
        <w:rPr>
          <w:color w:val="000000"/>
        </w:rPr>
      </w:pPr>
      <w:r>
        <w:rPr>
          <w:color w:val="000000"/>
        </w:rPr>
        <w:t xml:space="preserve">      RETURN(FALSE);</w:t>
      </w:r>
    </w:p>
    <w:p w:rsidR="00400B70" w:rsidRDefault="00400B70" w:rsidP="00400B70">
      <w:pPr>
        <w:pStyle w:val="HTMLPreformatted"/>
        <w:rPr>
          <w:color w:val="000000"/>
        </w:rPr>
      </w:pPr>
      <w:r>
        <w:rPr>
          <w:color w:val="000000"/>
        </w:rPr>
        <w:t xml:space="preserve">    END_IF;</w:t>
      </w:r>
    </w:p>
    <w:p w:rsidR="00400B70" w:rsidRDefault="00400B70" w:rsidP="00400B70">
      <w:pPr>
        <w:pStyle w:val="HTMLPreformatted"/>
        <w:rPr>
          <w:color w:val="000000"/>
        </w:rPr>
      </w:pPr>
      <w:r>
        <w:rPr>
          <w:color w:val="000000"/>
        </w:rPr>
        <w:t xml:space="preserve">  END_REPEAT;</w:t>
      </w:r>
    </w:p>
    <w:p w:rsidR="00400B70" w:rsidRDefault="00400B70" w:rsidP="00400B70">
      <w:pPr>
        <w:pStyle w:val="HTMLPreformatted"/>
        <w:rPr>
          <w:color w:val="000000"/>
        </w:rPr>
      </w:pPr>
      <w:r>
        <w:rPr>
          <w:color w:val="000000"/>
        </w:rPr>
        <w:t xml:space="preserve">  RETURN(TRUE);</w:t>
      </w:r>
    </w:p>
    <w:p w:rsidR="00400B70" w:rsidRDefault="00400B70" w:rsidP="00400B70">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400B70" w:rsidRDefault="00400B70" w:rsidP="00400B70">
      <w:pPr>
        <w:pStyle w:val="NormalWeb"/>
        <w:rPr>
          <w:color w:val="000000"/>
          <w:sz w:val="27"/>
          <w:szCs w:val="27"/>
        </w:rPr>
      </w:pPr>
      <w:r>
        <w:rPr>
          <w:color w:val="000000"/>
          <w:sz w:val="27"/>
          <w:szCs w:val="27"/>
          <w:u w:val="single"/>
        </w:rPr>
        <w:t>Argument definitions:</w:t>
      </w:r>
    </w:p>
    <w:p w:rsidR="00400B70" w:rsidRDefault="00400B70" w:rsidP="00400B70">
      <w:pPr>
        <w:pStyle w:val="expressdescription"/>
        <w:rPr>
          <w:color w:val="000000"/>
          <w:sz w:val="27"/>
          <w:szCs w:val="27"/>
        </w:rPr>
      </w:pPr>
      <w:r>
        <w:rPr>
          <w:b/>
          <w:bCs/>
          <w:color w:val="000000"/>
          <w:sz w:val="27"/>
          <w:szCs w:val="27"/>
        </w:rPr>
        <w:t>relation: </w:t>
      </w:r>
      <w:r>
        <w:rPr>
          <w:color w:val="000000"/>
          <w:sz w:val="27"/>
          <w:szCs w:val="27"/>
        </w:rPr>
        <w:t>(input) the candidate </w:t>
      </w:r>
      <w:hyperlink r:id="rId83" w:anchor="material_property_definition_schema.property_definition_relationship" w:history="1">
        <w:r>
          <w:rPr>
            <w:rStyle w:val="Hyperlink"/>
            <w:b/>
            <w:bCs/>
            <w:sz w:val="27"/>
            <w:szCs w:val="27"/>
          </w:rPr>
          <w:t>property_definition_relationship</w:t>
        </w:r>
      </w:hyperlink>
      <w:r>
        <w:rPr>
          <w:color w:val="000000"/>
          <w:sz w:val="27"/>
          <w:szCs w:val="27"/>
        </w:rPr>
        <w:t> that is to be checked.</w:t>
      </w:r>
    </w:p>
    <w:p w:rsidR="00400B70" w:rsidRDefault="00400B70" w:rsidP="00400B70">
      <w:pPr>
        <w:pStyle w:val="expressdescription"/>
        <w:rPr>
          <w:color w:val="000000"/>
          <w:sz w:val="27"/>
          <w:szCs w:val="27"/>
        </w:rPr>
      </w:pPr>
      <w:r>
        <w:rPr>
          <w:b/>
          <w:bCs/>
          <w:color w:val="000000"/>
          <w:sz w:val="27"/>
          <w:szCs w:val="27"/>
        </w:rPr>
        <w:lastRenderedPageBreak/>
        <w:t>relatives: </w:t>
      </w:r>
      <w:r>
        <w:rPr>
          <w:color w:val="000000"/>
          <w:sz w:val="27"/>
          <w:szCs w:val="27"/>
        </w:rPr>
        <w:t>(input) the set of </w:t>
      </w:r>
      <w:hyperlink r:id="rId84" w:anchor="product_property_definition_schema.property_definition" w:history="1">
        <w:r>
          <w:rPr>
            <w:rStyle w:val="Hyperlink"/>
            <w:b/>
            <w:bCs/>
            <w:sz w:val="27"/>
            <w:szCs w:val="27"/>
          </w:rPr>
          <w:t>property_definitions</w:t>
        </w:r>
      </w:hyperlink>
      <w:r>
        <w:rPr>
          <w:color w:val="000000"/>
          <w:sz w:val="27"/>
          <w:szCs w:val="27"/>
        </w:rPr>
        <w:t> which the function is searching for in the </w:t>
      </w:r>
      <w:hyperlink r:id="rId85" w:anchor="material_property_definition_schema.property_definition_relationship.relating_property_definition" w:history="1">
        <w:r>
          <w:rPr>
            <w:rStyle w:val="Hyperlink"/>
            <w:b/>
            <w:bCs/>
            <w:sz w:val="27"/>
            <w:szCs w:val="27"/>
          </w:rPr>
          <w:t>relating_property_definition</w:t>
        </w:r>
      </w:hyperlink>
      <w:r>
        <w:rPr>
          <w:color w:val="000000"/>
          <w:sz w:val="27"/>
          <w:szCs w:val="27"/>
        </w:rPr>
        <w:t> parameter of the relation argument.</w:t>
      </w:r>
    </w:p>
    <w:p w:rsidR="00400B70" w:rsidRDefault="00400B70" w:rsidP="00400B70">
      <w:pPr>
        <w:pStyle w:val="expressdescription"/>
        <w:rPr>
          <w:color w:val="000000"/>
          <w:sz w:val="27"/>
          <w:szCs w:val="27"/>
        </w:rPr>
      </w:pPr>
      <w:bookmarkStart w:id="37" w:name="material_property_definition_schema.acyc"/>
      <w:r>
        <w:rPr>
          <w:b/>
          <w:bCs/>
          <w:color w:val="000000"/>
          <w:sz w:val="27"/>
          <w:szCs w:val="27"/>
        </w:rPr>
        <w:t>specific_relation: </w:t>
      </w:r>
      <w:bookmarkEnd w:id="37"/>
      <w:r>
        <w:rPr>
          <w:color w:val="000000"/>
          <w:sz w:val="27"/>
          <w:szCs w:val="27"/>
        </w:rPr>
        <w:t>(input) the fully qualified name of a subtype of the </w:t>
      </w:r>
      <w:hyperlink r:id="rId86" w:anchor="material_property_definition_schema.property_definition_relationship" w:history="1">
        <w:r>
          <w:rPr>
            <w:rStyle w:val="Hyperlink"/>
            <w:b/>
            <w:bCs/>
            <w:sz w:val="27"/>
            <w:szCs w:val="27"/>
          </w:rPr>
          <w:t>property_definition_relationship</w:t>
        </w:r>
      </w:hyperlink>
      <w:r>
        <w:rPr>
          <w:color w:val="000000"/>
          <w:sz w:val="27"/>
          <w:szCs w:val="27"/>
        </w:rPr>
        <w:t> entity.</w:t>
      </w:r>
    </w:p>
    <w:p w:rsidR="00400B70" w:rsidRDefault="00400B70" w:rsidP="00400B70">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material_property_definition_schema</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400B70" w:rsidRDefault="00400B70" w:rsidP="00400B70">
      <w:pPr>
        <w:pStyle w:val="NormalWeb"/>
        <w:rPr>
          <w:color w:val="000000"/>
          <w:sz w:val="27"/>
          <w:szCs w:val="27"/>
        </w:rPr>
      </w:pPr>
      <w:r>
        <w:rPr>
          <w:color w:val="000000"/>
          <w:sz w:val="27"/>
          <w:szCs w:val="27"/>
        </w:rPr>
        <w:t>© ISO 2019 — All rights reserved</w:t>
      </w:r>
    </w:p>
    <w:p w:rsidR="004B0747" w:rsidRPr="00400B70" w:rsidRDefault="004B0747" w:rsidP="00400B70"/>
    <w:sectPr w:rsidR="004B0747" w:rsidRPr="00400B70" w:rsidSect="00400B7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F4827"/>
    <w:multiLevelType w:val="multilevel"/>
    <w:tmpl w:val="99B6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 w:numId="15">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06182C"/>
    <w:rsid w:val="001047C2"/>
    <w:rsid w:val="0016543A"/>
    <w:rsid w:val="00196BF5"/>
    <w:rsid w:val="0025162F"/>
    <w:rsid w:val="00400B70"/>
    <w:rsid w:val="004A0CED"/>
    <w:rsid w:val="004B0747"/>
    <w:rsid w:val="007D5C51"/>
    <w:rsid w:val="008134E3"/>
    <w:rsid w:val="008461C1"/>
    <w:rsid w:val="00867951"/>
    <w:rsid w:val="008A6D26"/>
    <w:rsid w:val="00903347"/>
    <w:rsid w:val="009C618B"/>
    <w:rsid w:val="00A36C79"/>
    <w:rsid w:val="00AF260F"/>
    <w:rsid w:val="00B14CC8"/>
    <w:rsid w:val="00B853D3"/>
    <w:rsid w:val="00C163C3"/>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1200A"/>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618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182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214009">
      <w:bodyDiv w:val="1"/>
      <w:marLeft w:val="0"/>
      <w:marRight w:val="0"/>
      <w:marTop w:val="0"/>
      <w:marBottom w:val="0"/>
      <w:divBdr>
        <w:top w:val="none" w:sz="0" w:space="0" w:color="auto"/>
        <w:left w:val="none" w:sz="0" w:space="0" w:color="auto"/>
        <w:bottom w:val="none" w:sz="0" w:space="0" w:color="auto"/>
        <w:right w:val="none" w:sz="0" w:space="0" w:color="auto"/>
      </w:divBdr>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iso10303_45\data\resources\process_property_schema\process_property_schema.htm" TargetMode="External"/><Relationship Id="rId18" Type="http://schemas.openxmlformats.org/officeDocument/2006/relationships/hyperlink" Target="file:///C:\Users\bus4005\Downloads\CR_FDIS_3_20190311_draft\CR_FDIS_3\iso10303_45\data\resources\support_resource_schema\support_resource_schema.htm" TargetMode="External"/><Relationship Id="rId26" Type="http://schemas.openxmlformats.org/officeDocument/2006/relationships/hyperlink" Target="file:///C:\Users\bus4005\Downloads\CR_FDIS_3_20190311_draft\CR_FDIS_3\iso10303_45\data\resource_docs\material_and_other_engineering_properties\sys\5_schema.htm" TargetMode="External"/><Relationship Id="rId39" Type="http://schemas.openxmlformats.org/officeDocument/2006/relationships/hyperlink" Target="file:///C:\Users\bus4005\Downloads\CR_FDIS_3_20190311_draft\CR_FDIS_3\iso10303_45\data\resource_docs\fundamentals_of_product_description_and_support\sys\22_schema.htm" TargetMode="External"/><Relationship Id="rId21" Type="http://schemas.openxmlformats.org/officeDocument/2006/relationships/hyperlink" Target="file:///C:\Users\bus4005\Downloads\CR_FDIS_3_20190311_draft\CR_FDIS_3\iso10303_45\data\resource_docs\material_and_other_engineering_properties\sys\4_schema.htm" TargetMode="External"/><Relationship Id="rId34" Type="http://schemas.openxmlformats.org/officeDocument/2006/relationships/hyperlink" Target="file:///C:\Users\bus4005\Downloads\CR_FDIS_3_20190311_draft\CR_FDIS_3\iso10303_45\data\resource_docs\fundamentals_of_product_description_and_support\sys\22_schema.htm" TargetMode="External"/><Relationship Id="rId42" Type="http://schemas.openxmlformats.org/officeDocument/2006/relationships/hyperlink" Target="file:///C:\Users\bus4005\Downloads\CR_FDIS_3_20190311_draft\CR_FDIS_3\iso10303_45\data\resource_docs\fundamentals_of_product_description_and_support\sys\22_schema.htm" TargetMode="External"/><Relationship Id="rId47" Type="http://schemas.openxmlformats.org/officeDocument/2006/relationships/hyperlink" Target="file:///C:\Users\bus4005\Downloads\CR_FDIS_3_20190311_draft\CR_FDIS_3\iso10303_45\data\resource_docs\material_and_other_engineering_properties\sys\5_schema.htm" TargetMode="External"/><Relationship Id="rId50" Type="http://schemas.openxmlformats.org/officeDocument/2006/relationships/hyperlink" Target="file:///C:\Users\bus4005\Downloads\CR_FDIS_3_20190311_draft\CR_FDIS_3\iso10303_45\data\resource_docs\fundamentals_of_product_description_and_support\sys\21_schema.htm" TargetMode="External"/><Relationship Id="rId55" Type="http://schemas.openxmlformats.org/officeDocument/2006/relationships/hyperlink" Target="file:///C:\Users\bus4005\Downloads\CR_FDIS_3_20190311_draft\CR_FDIS_3\iso10303_45\data\resources\product_definition_schema\product_definition_schema.htm" TargetMode="External"/><Relationship Id="rId63" Type="http://schemas.openxmlformats.org/officeDocument/2006/relationships/hyperlink" Target="file:///C:\Users\bus4005\Downloads\CR_FDIS_3_20190311_draft\CR_FDIS_3\iso10303_45\data\resources\support_resource_schema\support_resource_schema.htm" TargetMode="External"/><Relationship Id="rId68" Type="http://schemas.openxmlformats.org/officeDocument/2006/relationships/hyperlink" Target="file:///C:\Users\bus4005\Downloads\CR_FDIS_3_20190311_draft\CR_FDIS_3\iso10303_45\data\resource_docs\fundamentals_of_product_description_and_support\sys\22_schema.htm" TargetMode="External"/><Relationship Id="rId76" Type="http://schemas.openxmlformats.org/officeDocument/2006/relationships/hyperlink" Target="file:///C:\Users\bus4005\Downloads\CR_FDIS_3_20190311_draft\CR_FDIS_3\iso10303_45\data\resource_docs\material_and_other_engineering_properties\sys\4_schema.htm" TargetMode="External"/><Relationship Id="rId84" Type="http://schemas.openxmlformats.org/officeDocument/2006/relationships/hyperlink" Target="file:///C:\Users\bus4005\Downloads\CR_FDIS_3_20190311_draft\CR_FDIS_3\iso10303_45\data\resource_docs\fundamentals_of_product_description_and_support\sys\22_schema.htm" TargetMode="External"/><Relationship Id="rId89" Type="http://schemas.openxmlformats.org/officeDocument/2006/relationships/theme" Target="theme/theme1.xml"/><Relationship Id="rId7" Type="http://schemas.openxmlformats.org/officeDocument/2006/relationships/hyperlink" Target="file:///C:\Users\bus4005\Downloads\CR_FDIS_3_20190311_draft\CR_FDIS_3\iso10303_45\data\resource_docs\material_and_other_engineering_properties\sys\5_schema.htm" TargetMode="External"/><Relationship Id="rId71" Type="http://schemas.openxmlformats.org/officeDocument/2006/relationships/hyperlink" Target="file:///C:\Users\bus4005\Downloads\CR_FDIS_3_20190311_draft\CR_FDIS_3\iso10303_45\data\resource_docs\material_and_other_engineering_properties\sys\4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45\data\resource_docs\material_and_other_engineering_properties\sys\4_schema.htm" TargetMode="External"/><Relationship Id="rId29" Type="http://schemas.openxmlformats.org/officeDocument/2006/relationships/hyperlink" Target="file:///C:\Users\bus4005\Downloads\CR_FDIS_3_20190311_draft\CR_FDIS_3\iso10303_45\data\resources\support_resource_schema\support_resource_schema.htm" TargetMode="External"/><Relationship Id="rId11" Type="http://schemas.openxmlformats.org/officeDocument/2006/relationships/hyperlink" Target="file:///C:\Users\bus4005\Downloads\CR_FDIS_3_20190311_draft\CR_FDIS_3\iso10303_45\data\resources\product_property_definition_schema\product_property_definition_schema.htm" TargetMode="External"/><Relationship Id="rId24" Type="http://schemas.openxmlformats.org/officeDocument/2006/relationships/hyperlink" Target="file:///C:\Users\bus4005\Downloads\CR_FDIS_3_20190311_draft\CR_FDIS_3\iso10303_45\data\resources\support_resource_schema\support_resource_schema.htm" TargetMode="External"/><Relationship Id="rId32" Type="http://schemas.openxmlformats.org/officeDocument/2006/relationships/hyperlink" Target="file:///C:\Users\bus4005\Downloads\CR_FDIS_3_20190311_draft\CR_FDIS_3\iso10303_45\data\resource_docs\fundamentals_of_product_description_and_support\sys\22_schema.htm" TargetMode="External"/><Relationship Id="rId37" Type="http://schemas.openxmlformats.org/officeDocument/2006/relationships/hyperlink" Target="file:///C:\Users\bus4005\Downloads\CR_FDIS_3_20190311_draft\CR_FDIS_3\iso10303_45\data\resource_docs\material_and_other_engineering_properties\sys\4_schema.htm" TargetMode="External"/><Relationship Id="rId40" Type="http://schemas.openxmlformats.org/officeDocument/2006/relationships/hyperlink" Target="file:///C:\Users\bus4005\Downloads\CR_FDIS_3_20190311_draft\CR_FDIS_3\iso10303_45\data\resource_docs\material_and_other_engineering_properties\sys\4_schema.htm" TargetMode="External"/><Relationship Id="rId45" Type="http://schemas.openxmlformats.org/officeDocument/2006/relationships/hyperlink" Target="file:///C:\Users\bus4005\Downloads\CR_FDIS_3_20190311_draft\CR_FDIS_3\iso10303_45\data\resource_docs\fundamentals_of_product_description_and_support\sys\22_schema.htm" TargetMode="External"/><Relationship Id="rId53" Type="http://schemas.openxmlformats.org/officeDocument/2006/relationships/hyperlink" Target="file:///C:\Users\bus4005\Downloads\CR_FDIS_3_20190311_draft\CR_FDIS_3\iso10303_45\data\resource_docs\fundamentals_of_product_description_and_support\sys\21_schema.htm" TargetMode="External"/><Relationship Id="rId58" Type="http://schemas.openxmlformats.org/officeDocument/2006/relationships/hyperlink" Target="file:///C:\Users\bus4005\Downloads\CR_FDIS_3_20190311_draft\CR_FDIS_3\iso10303_45\data\resources\support_resource_schema\support_resource_schema.htm" TargetMode="External"/><Relationship Id="rId66" Type="http://schemas.openxmlformats.org/officeDocument/2006/relationships/hyperlink" Target="file:///C:\Users\bus4005\Downloads\CR_FDIS_3_20190311_draft\CR_FDIS_3\iso10303_45\data\resources\product_property_definition_schema\product_property_definition_schema.htm" TargetMode="External"/><Relationship Id="rId74" Type="http://schemas.openxmlformats.org/officeDocument/2006/relationships/hyperlink" Target="file:///C:\Users\bus4005\Downloads\CR_FDIS_3_20190311_draft\CR_FDIS_3\iso10303_45\data\resource_docs\material_and_other_engineering_properties\sys\4_schema.htm" TargetMode="External"/><Relationship Id="rId79" Type="http://schemas.openxmlformats.org/officeDocument/2006/relationships/hyperlink" Target="file:///C:\Users\bus4005\Downloads\CR_FDIS_3_20190311_draft\CR_FDIS_3\iso10303_45\data\resource_docs\material_and_other_engineering_properties\sys\4_schema.htm" TargetMode="External"/><Relationship Id="rId87" Type="http://schemas.openxmlformats.org/officeDocument/2006/relationships/fontTable" Target="fontTable.xml"/><Relationship Id="rId5" Type="http://schemas.openxmlformats.org/officeDocument/2006/relationships/hyperlink" Target="file:///C:\Users\bus4005\Downloads\CR_FDIS_3_20190311_draft\CR_FDIS_3\iso10303_45\data\resources\material_property_definition_schema\material_property_definition_schemaexpg2.htm" TargetMode="External"/><Relationship Id="rId61" Type="http://schemas.openxmlformats.org/officeDocument/2006/relationships/hyperlink" Target="file:///C:\Users\bus4005\Downloads\CR_FDIS_3_20190311_draft\CR_FDIS_3\iso10303_45\data\resource_docs\fundamentals_of_product_description_and_support\sys\22_schema.htm" TargetMode="External"/><Relationship Id="rId82" Type="http://schemas.openxmlformats.org/officeDocument/2006/relationships/hyperlink" Target="file:///C:\Users\bus4005\Downloads\CR_FDIS_3_20190311_draft\CR_FDIS_3\iso10303_45\data\resources\product_property_definition_schema\product_property_definition_schema.htm" TargetMode="External"/><Relationship Id="rId19" Type="http://schemas.openxmlformats.org/officeDocument/2006/relationships/hyperlink" Target="file:///C:\Users\bus4005\Downloads\CR_FDIS_3_20190311_draft\CR_FDIS_3\iso10303_45\data\resources\support_resource_schema\support_resource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45\data\resource_docs\material_and_other_engineering_properties\sys\6_schema.htm" TargetMode="External"/><Relationship Id="rId14" Type="http://schemas.openxmlformats.org/officeDocument/2006/relationships/hyperlink" Target="file:///C:\Users\bus4005\Downloads\CR_FDIS_3_20190311_draft\CR_FDIS_3\iso10303_45\data\resources\shape_dimension_schema\shape_dimension_schema.htm" TargetMode="External"/><Relationship Id="rId22" Type="http://schemas.openxmlformats.org/officeDocument/2006/relationships/hyperlink" Target="file:///C:\Users\bus4005\Downloads\CR_FDIS_3_20190311_draft\CR_FDIS_3\iso10303_45\data\resource_docs\material_and_other_engineering_properties\sys\4_schema.htm" TargetMode="External"/><Relationship Id="rId27" Type="http://schemas.openxmlformats.org/officeDocument/2006/relationships/hyperlink" Target="file:///C:\Users\bus4005\Downloads\CR_FDIS_3_20190311_draft\CR_FDIS_3\iso10303_45\data\resource_docs\material_and_other_engineering_properties\sys\4_schema.htm" TargetMode="External"/><Relationship Id="rId30" Type="http://schemas.openxmlformats.org/officeDocument/2006/relationships/hyperlink" Target="file:///C:\Users\bus4005\Downloads\CR_FDIS_3_20190311_draft\CR_FDIS_3\iso10303_45\data\resource_docs\material_and_other_engineering_properties\sys\4_schema.htm" TargetMode="External"/><Relationship Id="rId35" Type="http://schemas.openxmlformats.org/officeDocument/2006/relationships/hyperlink" Target="file:///C:\Users\bus4005\Downloads\CR_FDIS_3_20190311_draft\CR_FDIS_3\iso10303_45\data\resource_docs\fundamentals_of_product_description_and_support\sys\22_schema.htm" TargetMode="External"/><Relationship Id="rId43" Type="http://schemas.openxmlformats.org/officeDocument/2006/relationships/hyperlink" Target="file:///C:\Users\bus4005\Downloads\CR_FDIS_3_20190311_draft\CR_FDIS_3\iso10303_45\data\resource_docs\material_and_other_engineering_properties\sys\4_schema.htm" TargetMode="External"/><Relationship Id="rId48" Type="http://schemas.openxmlformats.org/officeDocument/2006/relationships/hyperlink" Target="file:///C:\Users\bus4005\Downloads\CR_FDIS_3_20190311_draft\CR_FDIS_3\iso10303_45\data\resource_docs\material_and_other_engineering_properties\sys\5_schema.htm" TargetMode="External"/><Relationship Id="rId56" Type="http://schemas.openxmlformats.org/officeDocument/2006/relationships/hyperlink" Target="file:///C:\Users\bus4005\Downloads\CR_FDIS_3_20190311_draft\CR_FDIS_3\iso10303_45\data\resources\support_resource_schema\support_resource_schema.htm" TargetMode="External"/><Relationship Id="rId64" Type="http://schemas.openxmlformats.org/officeDocument/2006/relationships/hyperlink" Target="file:///C:\Users\bus4005\Downloads\CR_FDIS_3_20190311_draft\CR_FDIS_3\iso10303_45\data\resources\support_resource_schema\support_resource_schema.htm" TargetMode="External"/><Relationship Id="rId69" Type="http://schemas.openxmlformats.org/officeDocument/2006/relationships/hyperlink" Target="file:///C:\Users\bus4005\Downloads\CR_FDIS_3_20190311_draft\CR_FDIS_3\iso10303_45\data\resource_docs\material_and_other_engineering_properties\sys\4_schema.htm" TargetMode="External"/><Relationship Id="rId77" Type="http://schemas.openxmlformats.org/officeDocument/2006/relationships/hyperlink" Target="file:///C:\Users\bus4005\Downloads\CR_FDIS_3_20190311_draft\CR_FDIS_3\iso10303_45\data\resource_docs\material_and_other_engineering_properties\sys\4_schema.htm" TargetMode="External"/><Relationship Id="rId8" Type="http://schemas.openxmlformats.org/officeDocument/2006/relationships/hyperlink" Target="file:///C:\Users\bus4005\Downloads\CR_FDIS_3_20190311_draft\CR_FDIS_3\iso10303_45\data\resource_docs\material_and_other_engineering_properties\sys\4_schema.htm" TargetMode="External"/><Relationship Id="rId51" Type="http://schemas.openxmlformats.org/officeDocument/2006/relationships/hyperlink" Target="file:///C:\Users\bus4005\Downloads\CR_FDIS_3_20190311_draft\CR_FDIS_3\iso10303_45\data\resource_docs\fundamentals_of_product_description_and_support\sys\21_schema.htm" TargetMode="External"/><Relationship Id="rId72" Type="http://schemas.openxmlformats.org/officeDocument/2006/relationships/hyperlink" Target="file:///C:\Users\bus4005\Downloads\CR_FDIS_3_20190311_draft\CR_FDIS_3\iso10303_45\data\resource_docs\material_and_other_engineering_properties\sys\4_schema.htm" TargetMode="External"/><Relationship Id="rId80" Type="http://schemas.openxmlformats.org/officeDocument/2006/relationships/hyperlink" Target="file:///C:\Users\bus4005\Downloads\CR_FDIS_3_20190311_draft\CR_FDIS_3\iso10303_45\data\resource_docs\material_and_other_engineering_properties\sys\4_schema.htm" TargetMode="External"/><Relationship Id="rId85" Type="http://schemas.openxmlformats.org/officeDocument/2006/relationships/hyperlink" Target="file:///C:\Users\bus4005\Downloads\CR_FDIS_3_20190311_draft\CR_FDIS_3\iso10303_45\data\resource_docs\material_and_other_engineering_properties\sys\4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45\data\resources\process_property_schema\process_property_schema.htm" TargetMode="External"/><Relationship Id="rId17" Type="http://schemas.openxmlformats.org/officeDocument/2006/relationships/hyperlink" Target="file:///C:\Users\bus4005\Downloads\CR_FDIS_3_20190311_draft\CR_FDIS_3\iso10303_45\data\resource_docs\material_and_other_engineering_properties\sys\4_schema.htm" TargetMode="External"/><Relationship Id="rId25" Type="http://schemas.openxmlformats.org/officeDocument/2006/relationships/hyperlink" Target="file:///C:\Users\bus4005\Downloads\CR_FDIS_3_20190311_draft\CR_FDIS_3\iso10303_45\data\resources\product_property_definition_schema\product_property_definition_schema.htm" TargetMode="External"/><Relationship Id="rId33" Type="http://schemas.openxmlformats.org/officeDocument/2006/relationships/hyperlink" Target="file:///C:\Users\bus4005\Downloads\CR_FDIS_3_20190311_draft\CR_FDIS_3\iso10303_45\data\resource_docs\fundamentals_of_product_description_and_support\sys\21_schema.htm" TargetMode="External"/><Relationship Id="rId38" Type="http://schemas.openxmlformats.org/officeDocument/2006/relationships/hyperlink" Target="file:///C:\Users\bus4005\Downloads\CR_FDIS_3_20190311_draft\CR_FDIS_3\iso10303_45\data\resource_docs\fundamentals_of_product_description_and_support\sys\21_schema.htm" TargetMode="External"/><Relationship Id="rId46" Type="http://schemas.openxmlformats.org/officeDocument/2006/relationships/hyperlink" Target="file:///C:\Users\bus4005\Downloads\CR_FDIS_3_20190311_draft\CR_FDIS_3\iso10303_45\data\resource_docs\fundamentals_of_product_description_and_support\sys\23_schema.htm" TargetMode="External"/><Relationship Id="rId59" Type="http://schemas.openxmlformats.org/officeDocument/2006/relationships/hyperlink" Target="file:///C:\Users\bus4005\Downloads\CR_FDIS_3_20190311_draft\CR_FDIS_3\iso10303_45\data\resources\support_resource_schema\support_resource_schema.htm" TargetMode="External"/><Relationship Id="rId67" Type="http://schemas.openxmlformats.org/officeDocument/2006/relationships/hyperlink" Target="file:///C:\Users\bus4005\Downloads\CR_FDIS_3_20190311_draft\CR_FDIS_3\iso10303_45\data\resource_docs\fundamentals_of_product_description_and_support\sys\22_schema.htm" TargetMode="External"/><Relationship Id="rId20" Type="http://schemas.openxmlformats.org/officeDocument/2006/relationships/hyperlink" Target="file:///C:\Users\bus4005\Downloads\CR_FDIS_3_20190311_draft\CR_FDIS_3\iso10303_45\data\resource_docs\material_and_other_engineering_properties\sys\4_schema.htm" TargetMode="External"/><Relationship Id="rId41" Type="http://schemas.openxmlformats.org/officeDocument/2006/relationships/hyperlink" Target="file:///C:\Users\bus4005\Downloads\CR_FDIS_3_20190311_draft\CR_FDIS_3\iso10303_45\data\resource_docs\fundamentals_of_product_description_and_support\sys\21_schema.htm" TargetMode="External"/><Relationship Id="rId54" Type="http://schemas.openxmlformats.org/officeDocument/2006/relationships/hyperlink" Target="file:///C:\Users\bus4005\Downloads\CR_FDIS_3_20190311_draft\CR_FDIS_3\iso10303_45\data\resource_docs\fundamentals_of_product_description_and_support\sys\22_schema.htm" TargetMode="External"/><Relationship Id="rId62" Type="http://schemas.openxmlformats.org/officeDocument/2006/relationships/hyperlink" Target="file:///C:\Users\bus4005\Downloads\CR_FDIS_3_20190311_draft\CR_FDIS_3\iso10303_45\data\resource_docs\fundamentals_of_product_description_and_support\sys\22_schema.htm" TargetMode="External"/><Relationship Id="rId70" Type="http://schemas.openxmlformats.org/officeDocument/2006/relationships/hyperlink" Target="file:///C:\Users\bus4005\Downloads\CR_FDIS_3_20190311_draft\CR_FDIS_3\iso10303_45\data\resource_docs\material_and_other_engineering_properties\sys\4_schema.htm" TargetMode="External"/><Relationship Id="rId75" Type="http://schemas.openxmlformats.org/officeDocument/2006/relationships/hyperlink" Target="file:///C:\Users\bus4005\Downloads\CR_FDIS_3_20190311_draft\CR_FDIS_3\iso10303_45\data\resource_docs\material_and_other_engineering_properties\sys\4_schema.htm" TargetMode="External"/><Relationship Id="rId83" Type="http://schemas.openxmlformats.org/officeDocument/2006/relationships/hyperlink" Target="file:///C:\Users\bus4005\Downloads\CR_FDIS_3_20190311_draft\CR_FDIS_3\iso10303_45\data\resource_docs\material_and_other_engineering_properties\sys\4_schema.htm" TargetMode="External"/><Relationship Id="rId88" Type="http://schemas.microsoft.com/office/2011/relationships/people" Target="people.xml"/><Relationship Id="rId1" Type="http://schemas.openxmlformats.org/officeDocument/2006/relationships/numbering" Target="numbering.xml"/><Relationship Id="rId6" Type="http://schemas.openxmlformats.org/officeDocument/2006/relationships/image" Target="media/image1.gif"/><Relationship Id="rId15" Type="http://schemas.openxmlformats.org/officeDocument/2006/relationships/hyperlink" Target="file:///C:\Users\bus4005\Downloads\CR_FDIS_3_20190311_draft\CR_FDIS_3\iso10303_45\data\resources\shape_dimension_schema\shape_dimension_schema.htm" TargetMode="External"/><Relationship Id="rId23" Type="http://schemas.openxmlformats.org/officeDocument/2006/relationships/hyperlink" Target="file:///C:\Users\bus4005\Downloads\CR_FDIS_3_20190311_draft\CR_FDIS_3\iso10303_45\data\resource_docs\material_and_other_engineering_properties\sys\4_schema.htm" TargetMode="External"/><Relationship Id="rId28" Type="http://schemas.openxmlformats.org/officeDocument/2006/relationships/hyperlink" Target="file:///C:\Users\bus4005\Downloads\CR_FDIS_3_20190311_draft\CR_FDIS_3\iso10303_45\data\resources\support_resource_schema\support_resource_schema.htm" TargetMode="External"/><Relationship Id="rId36" Type="http://schemas.openxmlformats.org/officeDocument/2006/relationships/hyperlink" Target="file:///C:\Users\bus4005\Downloads\CR_FDIS_3_20190311_draft\CR_FDIS_3\iso10303_45\data\resources\product_property_definition_schema\product_property_definition_schema.htm" TargetMode="External"/><Relationship Id="rId49" Type="http://schemas.openxmlformats.org/officeDocument/2006/relationships/hyperlink" Target="file:///C:\Users\bus4005\Downloads\CR_FDIS_3_20190311_draft\CR_FDIS_3\iso10303_45\data\resource_docs\fundamentals_of_product_description_and_support\sys\21_schema.htm" TargetMode="External"/><Relationship Id="rId57" Type="http://schemas.openxmlformats.org/officeDocument/2006/relationships/hyperlink" Target="file:///C:\Users\bus4005\Downloads\CR_FDIS_3_20190311_draft\CR_FDIS_3\iso10303_45\data\resource_docs\material_and_other_engineering_properties\sys\4_schema.htm" TargetMode="External"/><Relationship Id="rId10" Type="http://schemas.openxmlformats.org/officeDocument/2006/relationships/hyperlink" Target="file:///C:\Users\bus4005\Downloads\CR_FDIS_3_20190311_draft\CR_FDIS_3\iso10303_45\data\resources\measure_schema\measure_schema.htm" TargetMode="External"/><Relationship Id="rId31" Type="http://schemas.openxmlformats.org/officeDocument/2006/relationships/hyperlink" Target="file:///C:\Users\bus4005\Downloads\CR_FDIS_3_20190311_draft\CR_FDIS_3\iso10303_45\data\resource_docs\material_and_other_engineering_properties\sys\4_schema.htm" TargetMode="External"/><Relationship Id="rId44" Type="http://schemas.openxmlformats.org/officeDocument/2006/relationships/hyperlink" Target="file:///C:\Users\bus4005\Downloads\CR_FDIS_3_20190311_draft\CR_FDIS_3\iso10303_45\data\resource_docs\fundamentals_of_product_description_and_support\sys\22_schema.htm" TargetMode="External"/><Relationship Id="rId52" Type="http://schemas.openxmlformats.org/officeDocument/2006/relationships/hyperlink" Target="file:///C:\Users\bus4005\Downloads\CR_FDIS_3_20190311_draft\CR_FDIS_3\iso10303_45\data\resource_docs\fundamentals_of_product_description_and_support\sys\21_schema.htm" TargetMode="External"/><Relationship Id="rId60" Type="http://schemas.openxmlformats.org/officeDocument/2006/relationships/hyperlink" Target="file:///C:\Users\bus4005\Downloads\CR_FDIS_3_20190311_draft\CR_FDIS_3\iso10303_45\data\resource_docs\material_and_other_engineering_properties\sys\6_schema.htm" TargetMode="External"/><Relationship Id="rId65" Type="http://schemas.openxmlformats.org/officeDocument/2006/relationships/hyperlink" Target="file:///C:\Users\bus4005\Downloads\CR_FDIS_3_20190311_draft\CR_FDIS_3\iso10303_45\data\resources\product_property_definition_schema\product_property_definition_schema.htm" TargetMode="External"/><Relationship Id="rId73" Type="http://schemas.openxmlformats.org/officeDocument/2006/relationships/hyperlink" Target="file:///C:\Users\bus4005\Downloads\CR_FDIS_3_20190311_draft\CR_FDIS_3\iso10303_45\data\resource_docs\material_and_other_engineering_properties\sys\4_schema.htm" TargetMode="External"/><Relationship Id="rId78" Type="http://schemas.openxmlformats.org/officeDocument/2006/relationships/hyperlink" Target="file:///C:\Users\bus4005\Downloads\CR_FDIS_3_20190311_draft\CR_FDIS_3\iso10303_45\data\resource_docs\material_and_other_engineering_properties\sys\4_schema.htm" TargetMode="External"/><Relationship Id="rId81" Type="http://schemas.openxmlformats.org/officeDocument/2006/relationships/hyperlink" Target="file:///C:\Users\bus4005\Downloads\CR_FDIS_3_20190311_draft\CR_FDIS_3\iso10303_45\data\resource_docs\material_and_other_engineering_properties\sys\4_schema.htm" TargetMode="External"/><Relationship Id="rId86" Type="http://schemas.openxmlformats.org/officeDocument/2006/relationships/hyperlink" Target="file:///C:\Users\bus4005\Downloads\CR_FDIS_3_20190311_draft\CR_FDIS_3\iso10303_45\data\resource_docs\material_and_other_engineering_properties\sys\4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5468</Words>
  <Characters>31170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36565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2019-03-20T22:32:00Z</dcterms:created>
  <dcterms:modified xsi:type="dcterms:W3CDTF">2019-03-20T22:32:00Z</dcterms:modified>
</cp:coreProperties>
</file>