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FDF" w:rsidRDefault="00CB1FDF" w:rsidP="00CB1FDF">
      <w:pPr>
        <w:pStyle w:val="Heading2"/>
        <w:rPr>
          <w:color w:val="000000"/>
        </w:rPr>
      </w:pPr>
      <w:bookmarkStart w:id="0" w:name="mim_express"/>
      <w:r>
        <w:rPr>
          <w:color w:val="000000"/>
        </w:rPr>
        <w:t>5.2 MIM EXPRESS short listing</w:t>
      </w:r>
      <w:bookmarkEnd w:id="0"/>
    </w:p>
    <w:p w:rsidR="00CB1FDF" w:rsidRDefault="00CB1FDF" w:rsidP="00CB1FDF">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CB1FDF" w:rsidRDefault="00CB1FDF" w:rsidP="00CB1FDF">
      <w:pPr>
        <w:pStyle w:val="NormalWeb"/>
        <w:rPr>
          <w:color w:val="000000"/>
          <w:sz w:val="27"/>
          <w:szCs w:val="27"/>
        </w:rPr>
      </w:pPr>
      <w:r>
        <w:rPr>
          <w:color w:val="000000"/>
          <w:sz w:val="27"/>
          <w:szCs w:val="27"/>
        </w:rPr>
        <w:t>This clause constitutes the Module Interpreted Module (MIM) of the application module.</w:t>
      </w:r>
    </w:p>
    <w:p w:rsidR="00CB1FDF" w:rsidRDefault="00CB1FDF" w:rsidP="00CB1FDF">
      <w:pPr>
        <w:pStyle w:val="NormalWeb"/>
        <w:rPr>
          <w:color w:val="000000"/>
          <w:sz w:val="27"/>
          <w:szCs w:val="27"/>
        </w:rPr>
      </w:pPr>
      <w:r>
        <w:rPr>
          <w:color w:val="000000"/>
          <w:sz w:val="27"/>
          <w:szCs w:val="27"/>
        </w:rPr>
        <w:t>This clause also specifies the modifications that apply to the constructs imported from the common resources.</w:t>
      </w:r>
    </w:p>
    <w:p w:rsidR="00CB1FDF" w:rsidRDefault="00CB1FDF" w:rsidP="00CB1FDF">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CB1FDF" w:rsidRDefault="00CB1FDF" w:rsidP="00CB1FDF">
      <w:pPr>
        <w:numPr>
          <w:ilvl w:val="0"/>
          <w:numId w:val="2"/>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CB1FDF" w:rsidRDefault="00CB1FDF" w:rsidP="00CB1FDF">
      <w:pPr>
        <w:numPr>
          <w:ilvl w:val="0"/>
          <w:numId w:val="2"/>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CB1FDF" w:rsidRDefault="00CB1FDF" w:rsidP="00CB1FDF">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CB1FDF" w:rsidRDefault="00CB1FDF" w:rsidP="00CB1FDF">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nalytical_model_mim"/>
      <w:r>
        <w:rPr>
          <w:rStyle w:val="HTMLCode"/>
          <w:rFonts w:eastAsiaTheme="minorHAnsi"/>
          <w:color w:val="000000"/>
        </w:rPr>
        <w:t>SCHEMA Analytical_model_mim;</w:t>
      </w:r>
      <w:bookmarkEnd w:id="1"/>
    </w:p>
    <w:p w:rsidR="00CB1FDF" w:rsidRDefault="00CB1FDF" w:rsidP="00CB1FDF">
      <w:pPr>
        <w:pStyle w:val="NormalWeb"/>
        <w:spacing w:after="270" w:afterAutospacing="0"/>
        <w:rPr>
          <w:color w:val="000000"/>
          <w:sz w:val="27"/>
          <w:szCs w:val="27"/>
        </w:rPr>
      </w:pPr>
      <w:bookmarkStart w:id="2" w:name="interfaces"/>
      <w:bookmarkEnd w:id="2"/>
      <w:r>
        <w:rPr>
          <w:rStyle w:val="HTMLCode"/>
          <w:color w:val="000000"/>
        </w:rPr>
        <w:t>USE FROM </w:t>
      </w:r>
      <w:hyperlink r:id="rId5" w:anchor="date_time_schema" w:history="1">
        <w:r>
          <w:rPr>
            <w:rStyle w:val="Hyperlink"/>
            <w:rFonts w:ascii="Courier New" w:hAnsi="Courier New" w:cs="Courier New"/>
            <w:sz w:val="20"/>
            <w:szCs w:val="20"/>
          </w:rPr>
          <w:t>date_time_schema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6" w:anchor="date_time_schema.date_time_role" w:history="1">
        <w:r>
          <w:rPr>
            <w:rStyle w:val="Hyperlink"/>
            <w:rFonts w:ascii="Courier New" w:hAnsi="Courier New" w:cs="Courier New"/>
            <w:sz w:val="20"/>
            <w:szCs w:val="20"/>
          </w:rPr>
          <w:t>date_time_role</w:t>
        </w:r>
      </w:hyperlink>
      <w:r>
        <w:rPr>
          <w:rStyle w:val="HTMLCode"/>
          <w:color w:val="000000"/>
        </w:rPr>
        <w:t>, </w:t>
      </w:r>
      <w:r>
        <w:rPr>
          <w:rFonts w:ascii="Courier New" w:hAnsi="Courier New" w:cs="Courier New"/>
          <w:color w:val="000000"/>
          <w:sz w:val="20"/>
          <w:szCs w:val="20"/>
        </w:rPr>
        <w:br/>
      </w:r>
      <w:r>
        <w:rPr>
          <w:rStyle w:val="HTMLCode"/>
          <w:color w:val="000000"/>
        </w:rPr>
        <w:t>   </w:t>
      </w:r>
      <w:hyperlink r:id="rId7" w:anchor="date_time_schema.date_role" w:history="1">
        <w:r>
          <w:rPr>
            <w:rStyle w:val="Hyperlink"/>
            <w:rFonts w:ascii="Courier New" w:hAnsi="Courier New" w:cs="Courier New"/>
            <w:sz w:val="20"/>
            <w:szCs w:val="20"/>
          </w:rPr>
          <w:t>date_role</w:t>
        </w:r>
      </w:hyperlink>
      <w:r>
        <w:rPr>
          <w:rStyle w:val="HTMLCode"/>
          <w:color w:val="000000"/>
        </w:rPr>
        <w:t>); </w:t>
      </w:r>
    </w:p>
    <w:p w:rsidR="00CB1FDF" w:rsidRDefault="00CB1FDF" w:rsidP="00CB1FDF">
      <w:pPr>
        <w:pStyle w:val="NormalWeb"/>
        <w:spacing w:after="270" w:afterAutospacing="0"/>
        <w:rPr>
          <w:color w:val="000000"/>
          <w:sz w:val="27"/>
          <w:szCs w:val="27"/>
        </w:rPr>
      </w:pPr>
      <w:r>
        <w:rPr>
          <w:rStyle w:val="HTMLCode"/>
          <w:color w:val="000000"/>
        </w:rPr>
        <w:t>USE FROM </w:t>
      </w:r>
      <w:hyperlink r:id="rId8" w:anchor="document_structure_mim" w:history="1">
        <w:r>
          <w:rPr>
            <w:rStyle w:val="Hyperlink"/>
            <w:rFonts w:ascii="Courier New" w:hAnsi="Courier New" w:cs="Courier New"/>
            <w:sz w:val="20"/>
            <w:szCs w:val="20"/>
          </w:rPr>
          <w:t>Document_structure_mim</w:t>
        </w:r>
      </w:hyperlink>
      <w:r>
        <w:rPr>
          <w:rStyle w:val="HTMLCode"/>
          <w:color w:val="000000"/>
        </w:rPr>
        <w:t>;    --  ISO/TS 10303-1124</w:t>
      </w:r>
    </w:p>
    <w:p w:rsidR="00CB1FDF" w:rsidRDefault="00CB1FDF" w:rsidP="00CB1FDF">
      <w:pPr>
        <w:pStyle w:val="NormalWeb"/>
        <w:spacing w:after="270" w:afterAutospacing="0"/>
        <w:rPr>
          <w:color w:val="000000"/>
          <w:sz w:val="27"/>
          <w:szCs w:val="27"/>
        </w:rPr>
      </w:pPr>
      <w:r>
        <w:rPr>
          <w:rStyle w:val="HTMLCode"/>
          <w:color w:val="000000"/>
        </w:rPr>
        <w:t>USE FROM </w:t>
      </w:r>
      <w:hyperlink r:id="rId9" w:anchor="model_parameter_mim" w:history="1">
        <w:r>
          <w:rPr>
            <w:rStyle w:val="Hyperlink"/>
            <w:rFonts w:ascii="Courier New" w:hAnsi="Courier New" w:cs="Courier New"/>
            <w:sz w:val="20"/>
            <w:szCs w:val="20"/>
          </w:rPr>
          <w:t>Model_parameter_mim</w:t>
        </w:r>
      </w:hyperlink>
      <w:r>
        <w:rPr>
          <w:rStyle w:val="HTMLCode"/>
          <w:color w:val="000000"/>
        </w:rPr>
        <w:t>;    --  ISO/TS 10303-1703</w:t>
      </w:r>
    </w:p>
    <w:p w:rsidR="00CB1FDF" w:rsidRDefault="00CB1FDF" w:rsidP="00CB1FDF">
      <w:pPr>
        <w:pStyle w:val="NormalWeb"/>
        <w:spacing w:after="270" w:afterAutospacing="0"/>
        <w:rPr>
          <w:color w:val="000000"/>
          <w:sz w:val="27"/>
          <w:szCs w:val="27"/>
        </w:rPr>
      </w:pPr>
      <w:r>
        <w:rPr>
          <w:rStyle w:val="HTMLCode"/>
          <w:color w:val="000000"/>
        </w:rPr>
        <w:t>USE FROM </w:t>
      </w:r>
      <w:hyperlink r:id="rId10" w:anchor="part_template_mim" w:history="1">
        <w:r>
          <w:rPr>
            <w:rStyle w:val="Hyperlink"/>
            <w:rFonts w:ascii="Courier New" w:hAnsi="Courier New" w:cs="Courier New"/>
            <w:sz w:val="20"/>
            <w:szCs w:val="20"/>
          </w:rPr>
          <w:t>Part_template_mim</w:t>
        </w:r>
      </w:hyperlink>
      <w:r>
        <w:rPr>
          <w:rStyle w:val="HTMLCode"/>
          <w:color w:val="000000"/>
        </w:rPr>
        <w:t>;    --  ISO/TS 10303-1722</w:t>
      </w:r>
    </w:p>
    <w:p w:rsidR="00CB1FDF" w:rsidRDefault="00CB1FDF" w:rsidP="00CB1FDF">
      <w:pPr>
        <w:pStyle w:val="NormalWeb"/>
        <w:spacing w:after="270" w:afterAutospacing="0"/>
        <w:rPr>
          <w:color w:val="000000"/>
          <w:sz w:val="27"/>
          <w:szCs w:val="27"/>
        </w:rPr>
      </w:pPr>
      <w:r>
        <w:rPr>
          <w:rStyle w:val="HTMLCode"/>
          <w:color w:val="000000"/>
        </w:rPr>
        <w:t>USE FROM </w:t>
      </w:r>
      <w:hyperlink r:id="rId11" w:anchor="product_definition_schema" w:history="1">
        <w:r>
          <w:rPr>
            <w:rStyle w:val="Hyperlink"/>
            <w:rFonts w:ascii="Courier New" w:hAnsi="Courier New" w:cs="Courier New"/>
            <w:sz w:val="20"/>
            <w:szCs w:val="20"/>
          </w:rPr>
          <w:t>product_definition_schema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2" w:anchor="product_definition_schema.product_related_product_category" w:history="1">
        <w:r>
          <w:rPr>
            <w:rStyle w:val="Hyperlink"/>
            <w:rFonts w:ascii="Courier New" w:hAnsi="Courier New" w:cs="Courier New"/>
            <w:sz w:val="20"/>
            <w:szCs w:val="20"/>
          </w:rPr>
          <w:t>product_related_product_category</w:t>
        </w:r>
      </w:hyperlink>
      <w:r>
        <w:rPr>
          <w:rStyle w:val="HTMLCode"/>
          <w:color w:val="000000"/>
        </w:rPr>
        <w:t>); </w:t>
      </w:r>
    </w:p>
    <w:p w:rsidR="00CB1FDF" w:rsidRDefault="00CB1FDF" w:rsidP="00CB1FDF">
      <w:pPr>
        <w:pStyle w:val="NormalWeb"/>
        <w:spacing w:after="270" w:afterAutospacing="0"/>
        <w:rPr>
          <w:color w:val="000000"/>
          <w:sz w:val="27"/>
          <w:szCs w:val="27"/>
        </w:rPr>
      </w:pPr>
      <w:r>
        <w:rPr>
          <w:rStyle w:val="HTMLCode"/>
          <w:color w:val="000000"/>
        </w:rPr>
        <w:t>USE FROM </w:t>
      </w:r>
      <w:hyperlink r:id="rId13" w:anchor="product_view_definition_relationship_mim" w:history="1">
        <w:r>
          <w:rPr>
            <w:rStyle w:val="Hyperlink"/>
            <w:rFonts w:ascii="Courier New" w:hAnsi="Courier New" w:cs="Courier New"/>
            <w:sz w:val="20"/>
            <w:szCs w:val="20"/>
          </w:rPr>
          <w:t>Product_view_definition_relationship_mim</w:t>
        </w:r>
      </w:hyperlink>
      <w:r>
        <w:rPr>
          <w:rStyle w:val="HTMLCode"/>
          <w:color w:val="000000"/>
        </w:rPr>
        <w:t>;    --  ISO/TS 10303-1041</w:t>
      </w:r>
    </w:p>
    <w:p w:rsidR="00CB1FDF" w:rsidRDefault="00CB1FDF" w:rsidP="00CB1FDF">
      <w:pPr>
        <w:pStyle w:val="NormalWeb"/>
        <w:spacing w:after="270" w:afterAutospacing="0"/>
        <w:rPr>
          <w:color w:val="000000"/>
          <w:sz w:val="27"/>
          <w:szCs w:val="27"/>
        </w:rPr>
      </w:pPr>
      <w:r>
        <w:rPr>
          <w:rStyle w:val="HTMLCode"/>
          <w:color w:val="000000"/>
        </w:rPr>
        <w:lastRenderedPageBreak/>
        <w:t>USE FROM </w:t>
      </w:r>
      <w:hyperlink r:id="rId14" w:anchor="software_mim" w:history="1">
        <w:r>
          <w:rPr>
            <w:rStyle w:val="Hyperlink"/>
            <w:rFonts w:ascii="Courier New" w:hAnsi="Courier New" w:cs="Courier New"/>
            <w:sz w:val="20"/>
            <w:szCs w:val="20"/>
          </w:rPr>
          <w:t>Software_mim</w:t>
        </w:r>
      </w:hyperlink>
      <w:r>
        <w:rPr>
          <w:rStyle w:val="HTMLCode"/>
          <w:color w:val="000000"/>
        </w:rPr>
        <w:t>;    --  ISO/TS 10303-1746</w:t>
      </w:r>
      <w:r>
        <w:rPr>
          <w:rFonts w:ascii="Courier New" w:hAnsi="Courier New" w:cs="Courier New"/>
          <w:color w:val="000000"/>
          <w:sz w:val="20"/>
          <w:szCs w:val="20"/>
        </w:rPr>
        <w:br/>
      </w:r>
      <w:r>
        <w:rPr>
          <w:rStyle w:val="HTMLCode"/>
          <w:color w:val="000000"/>
        </w:rPr>
        <w:t>(*</w:t>
      </w:r>
    </w:p>
    <w:p w:rsidR="00CB1FDF" w:rsidRDefault="00CB1FDF" w:rsidP="00CB1FDF">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CB1FDF" w:rsidTr="00CB1FDF">
        <w:trPr>
          <w:tblCellSpacing w:w="15" w:type="dxa"/>
        </w:trPr>
        <w:tc>
          <w:tcPr>
            <w:tcW w:w="3990" w:type="dxa"/>
            <w:vAlign w:val="center"/>
            <w:hideMark/>
          </w:tcPr>
          <w:p w:rsidR="00CB1FDF" w:rsidRDefault="00CB1FDF">
            <w:pPr>
              <w:rPr>
                <w:sz w:val="24"/>
                <w:szCs w:val="24"/>
              </w:rPr>
            </w:pPr>
            <w:r>
              <w:rPr>
                <w:b/>
                <w:bCs/>
                <w:sz w:val="20"/>
                <w:szCs w:val="20"/>
              </w:rPr>
              <w:t>date_time_schema</w:t>
            </w:r>
          </w:p>
        </w:tc>
        <w:tc>
          <w:tcPr>
            <w:tcW w:w="1905" w:type="dxa"/>
            <w:vAlign w:val="center"/>
            <w:hideMark/>
          </w:tcPr>
          <w:p w:rsidR="00CB1FDF" w:rsidRDefault="00CB1FDF">
            <w:r>
              <w:rPr>
                <w:sz w:val="20"/>
                <w:szCs w:val="20"/>
              </w:rPr>
              <w:t>ISO 10303-41</w:t>
            </w:r>
          </w:p>
        </w:tc>
      </w:tr>
      <w:tr w:rsidR="00CB1FDF" w:rsidTr="00CB1FDF">
        <w:trPr>
          <w:tblCellSpacing w:w="15" w:type="dxa"/>
        </w:trPr>
        <w:tc>
          <w:tcPr>
            <w:tcW w:w="3990" w:type="dxa"/>
            <w:vAlign w:val="center"/>
            <w:hideMark/>
          </w:tcPr>
          <w:p w:rsidR="00CB1FDF" w:rsidRDefault="00CB1FDF">
            <w:r>
              <w:rPr>
                <w:b/>
                <w:bCs/>
                <w:sz w:val="20"/>
                <w:szCs w:val="20"/>
              </w:rPr>
              <w:t>Document_structure_mim</w:t>
            </w:r>
          </w:p>
        </w:tc>
        <w:tc>
          <w:tcPr>
            <w:tcW w:w="1905" w:type="dxa"/>
            <w:vAlign w:val="center"/>
            <w:hideMark/>
          </w:tcPr>
          <w:p w:rsidR="00CB1FDF" w:rsidRDefault="00CB1FDF">
            <w:r>
              <w:rPr>
                <w:sz w:val="20"/>
                <w:szCs w:val="20"/>
              </w:rPr>
              <w:t>ISO/TS 10303-1124</w:t>
            </w:r>
          </w:p>
        </w:tc>
      </w:tr>
      <w:tr w:rsidR="00CB1FDF" w:rsidTr="00CB1FDF">
        <w:trPr>
          <w:tblCellSpacing w:w="15" w:type="dxa"/>
        </w:trPr>
        <w:tc>
          <w:tcPr>
            <w:tcW w:w="3990" w:type="dxa"/>
            <w:vAlign w:val="center"/>
            <w:hideMark/>
          </w:tcPr>
          <w:p w:rsidR="00CB1FDF" w:rsidRDefault="00CB1FDF">
            <w:r>
              <w:rPr>
                <w:b/>
                <w:bCs/>
                <w:sz w:val="20"/>
                <w:szCs w:val="20"/>
              </w:rPr>
              <w:t>Model_parameter_mim</w:t>
            </w:r>
          </w:p>
        </w:tc>
        <w:tc>
          <w:tcPr>
            <w:tcW w:w="1905" w:type="dxa"/>
            <w:vAlign w:val="center"/>
            <w:hideMark/>
          </w:tcPr>
          <w:p w:rsidR="00CB1FDF" w:rsidRDefault="00CB1FDF">
            <w:r>
              <w:rPr>
                <w:sz w:val="20"/>
                <w:szCs w:val="20"/>
              </w:rPr>
              <w:t>ISO/TS 10303-1703</w:t>
            </w:r>
          </w:p>
        </w:tc>
      </w:tr>
      <w:tr w:rsidR="00CB1FDF" w:rsidTr="00CB1FDF">
        <w:trPr>
          <w:tblCellSpacing w:w="15" w:type="dxa"/>
        </w:trPr>
        <w:tc>
          <w:tcPr>
            <w:tcW w:w="3990" w:type="dxa"/>
            <w:vAlign w:val="center"/>
            <w:hideMark/>
          </w:tcPr>
          <w:p w:rsidR="00CB1FDF" w:rsidRDefault="00CB1FDF">
            <w:r>
              <w:rPr>
                <w:b/>
                <w:bCs/>
                <w:sz w:val="20"/>
                <w:szCs w:val="20"/>
              </w:rPr>
              <w:t>Part_template_mim</w:t>
            </w:r>
          </w:p>
        </w:tc>
        <w:tc>
          <w:tcPr>
            <w:tcW w:w="1905" w:type="dxa"/>
            <w:vAlign w:val="center"/>
            <w:hideMark/>
          </w:tcPr>
          <w:p w:rsidR="00CB1FDF" w:rsidRDefault="00CB1FDF">
            <w:r>
              <w:rPr>
                <w:sz w:val="20"/>
                <w:szCs w:val="20"/>
              </w:rPr>
              <w:t>ISO/TS 10303-1722</w:t>
            </w:r>
          </w:p>
        </w:tc>
      </w:tr>
      <w:tr w:rsidR="00CB1FDF" w:rsidTr="00CB1FDF">
        <w:trPr>
          <w:tblCellSpacing w:w="15" w:type="dxa"/>
        </w:trPr>
        <w:tc>
          <w:tcPr>
            <w:tcW w:w="3990" w:type="dxa"/>
            <w:vAlign w:val="center"/>
            <w:hideMark/>
          </w:tcPr>
          <w:p w:rsidR="00CB1FDF" w:rsidRDefault="00CB1FDF">
            <w:r>
              <w:rPr>
                <w:b/>
                <w:bCs/>
                <w:sz w:val="20"/>
                <w:szCs w:val="20"/>
              </w:rPr>
              <w:t>product_definition_schema</w:t>
            </w:r>
          </w:p>
        </w:tc>
        <w:tc>
          <w:tcPr>
            <w:tcW w:w="1905" w:type="dxa"/>
            <w:vAlign w:val="center"/>
            <w:hideMark/>
          </w:tcPr>
          <w:p w:rsidR="00CB1FDF" w:rsidRDefault="00CB1FDF">
            <w:r>
              <w:rPr>
                <w:sz w:val="20"/>
                <w:szCs w:val="20"/>
              </w:rPr>
              <w:t>ISO 10303-41</w:t>
            </w:r>
          </w:p>
        </w:tc>
      </w:tr>
      <w:tr w:rsidR="00CB1FDF" w:rsidTr="00CB1FDF">
        <w:trPr>
          <w:tblCellSpacing w:w="15" w:type="dxa"/>
        </w:trPr>
        <w:tc>
          <w:tcPr>
            <w:tcW w:w="3990" w:type="dxa"/>
            <w:vAlign w:val="center"/>
            <w:hideMark/>
          </w:tcPr>
          <w:p w:rsidR="00CB1FDF" w:rsidRDefault="00CB1FDF">
            <w:r>
              <w:rPr>
                <w:b/>
                <w:bCs/>
                <w:sz w:val="20"/>
                <w:szCs w:val="20"/>
              </w:rPr>
              <w:t>Product_view_definition_relationship_mim</w:t>
            </w:r>
          </w:p>
        </w:tc>
        <w:tc>
          <w:tcPr>
            <w:tcW w:w="1905" w:type="dxa"/>
            <w:vAlign w:val="center"/>
            <w:hideMark/>
          </w:tcPr>
          <w:p w:rsidR="00CB1FDF" w:rsidRDefault="00CB1FDF">
            <w:r>
              <w:rPr>
                <w:sz w:val="20"/>
                <w:szCs w:val="20"/>
              </w:rPr>
              <w:t>ISO/TS 10303-1041</w:t>
            </w:r>
          </w:p>
        </w:tc>
      </w:tr>
      <w:tr w:rsidR="00CB1FDF" w:rsidTr="00CB1FDF">
        <w:trPr>
          <w:tblCellSpacing w:w="15" w:type="dxa"/>
        </w:trPr>
        <w:tc>
          <w:tcPr>
            <w:tcW w:w="3990" w:type="dxa"/>
            <w:vAlign w:val="center"/>
            <w:hideMark/>
          </w:tcPr>
          <w:p w:rsidR="00CB1FDF" w:rsidRDefault="00CB1FDF">
            <w:r>
              <w:rPr>
                <w:b/>
                <w:bCs/>
                <w:sz w:val="20"/>
                <w:szCs w:val="20"/>
              </w:rPr>
              <w:t>Software_mim</w:t>
            </w:r>
          </w:p>
        </w:tc>
        <w:tc>
          <w:tcPr>
            <w:tcW w:w="1905" w:type="dxa"/>
            <w:vAlign w:val="center"/>
            <w:hideMark/>
          </w:tcPr>
          <w:p w:rsidR="00CB1FDF" w:rsidRDefault="00CB1FDF">
            <w:r>
              <w:rPr>
                <w:sz w:val="20"/>
                <w:szCs w:val="20"/>
              </w:rPr>
              <w:t>ISO/TS 10303-1746</w:t>
            </w:r>
          </w:p>
        </w:tc>
      </w:tr>
    </w:tbl>
    <w:p w:rsidR="00CB1FDF" w:rsidRDefault="00CB1FDF" w:rsidP="00CB1FDF">
      <w:pPr>
        <w:pStyle w:val="note"/>
        <w:rPr>
          <w:color w:val="000000"/>
          <w:sz w:val="27"/>
          <w:szCs w:val="27"/>
        </w:rPr>
      </w:pPr>
      <w:r>
        <w:rPr>
          <w:color w:val="000000"/>
        </w:rPr>
        <w:t>NOTE 2   See Annex </w:t>
      </w:r>
      <w:hyperlink r:id="rId15" w:history="1">
        <w:r>
          <w:rPr>
            <w:rStyle w:val="Hyperlink"/>
          </w:rPr>
          <w:t>D</w:t>
        </w:r>
      </w:hyperlink>
      <w:r>
        <w:rPr>
          <w:color w:val="000000"/>
        </w:rPr>
        <w:t>, Figures </w:t>
      </w:r>
      <w:hyperlink r:id="rId16" w:history="1">
        <w:r>
          <w:rPr>
            <w:rStyle w:val="Hyperlink"/>
          </w:rPr>
          <w:t>D.1</w:t>
        </w:r>
      </w:hyperlink>
      <w:r>
        <w:rPr>
          <w:color w:val="000000"/>
        </w:rPr>
        <w:t>and </w:t>
      </w:r>
      <w:hyperlink r:id="rId17" w:history="1">
        <w:r>
          <w:rPr>
            <w:rStyle w:val="Hyperlink"/>
          </w:rPr>
          <w:t>D.2</w:t>
        </w:r>
      </w:hyperlink>
      <w:r>
        <w:rPr>
          <w:color w:val="000000"/>
        </w:rPr>
        <w:t> for a graphical representation of this schema.</w:t>
      </w:r>
    </w:p>
    <w:p w:rsidR="00CB1FDF" w:rsidRDefault="00CB1FDF" w:rsidP="00CB1FDF">
      <w:pPr>
        <w:pStyle w:val="Heading2"/>
        <w:rPr>
          <w:color w:val="000000"/>
        </w:rPr>
      </w:pPr>
      <w:bookmarkStart w:id="3" w:name="types"/>
      <w:r>
        <w:rPr>
          <w:color w:val="000000"/>
        </w:rPr>
        <w:t>5.2.1 MIM type definitions</w:t>
      </w:r>
      <w:bookmarkEnd w:id="3"/>
    </w:p>
    <w:p w:rsidR="00CB1FDF" w:rsidRDefault="00CB1FDF" w:rsidP="00CB1FDF">
      <w:pPr>
        <w:pStyle w:val="NormalWeb"/>
        <w:rPr>
          <w:color w:val="000000"/>
          <w:sz w:val="27"/>
          <w:szCs w:val="27"/>
        </w:rPr>
      </w:pPr>
      <w:r>
        <w:rPr>
          <w:color w:val="000000"/>
          <w:sz w:val="27"/>
          <w:szCs w:val="27"/>
        </w:rPr>
        <w:t>This subclause specifies the MIM types for this application module. The MIM types and definitions are specified below.</w:t>
      </w:r>
    </w:p>
    <w:p w:rsidR="00CB1FDF" w:rsidRDefault="00CB1FDF" w:rsidP="00CB1FDF">
      <w:pPr>
        <w:pStyle w:val="Heading2"/>
        <w:rPr>
          <w:color w:val="000000"/>
        </w:rPr>
      </w:pPr>
      <w:bookmarkStart w:id="4" w:name="analytical_model_mim.am_document_referen"/>
      <w:r>
        <w:rPr>
          <w:color w:val="000000"/>
        </w:rPr>
        <w:t>5.2.1.1 am_document_reference_item</w:t>
      </w:r>
      <w:bookmarkEnd w:id="4"/>
      <w:r>
        <w:rPr>
          <w:color w:val="000000"/>
        </w:rPr>
        <w:t>   </w:t>
      </w:r>
      <w:r>
        <w:rPr>
          <w:noProof/>
          <w:color w:val="0000FF"/>
          <w:lang w:eastAsia="en-GB"/>
        </w:rPr>
        <w:drawing>
          <wp:inline distT="0" distB="0" distL="0" distR="0">
            <wp:extent cx="180975" cy="209550"/>
            <wp:effectExtent l="0" t="0" r="9525" b="0"/>
            <wp:docPr id="20" name="Picture 20"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pPr>
        <w:pStyle w:val="NormalWeb"/>
        <w:rPr>
          <w:color w:val="000000"/>
          <w:sz w:val="27"/>
          <w:szCs w:val="27"/>
        </w:rPr>
      </w:pPr>
      <w:r>
        <w:rPr>
          <w:color w:val="000000"/>
          <w:sz w:val="27"/>
          <w:szCs w:val="27"/>
        </w:rPr>
        <w:t>The </w:t>
      </w:r>
      <w:r>
        <w:rPr>
          <w:b/>
          <w:bCs/>
          <w:color w:val="000000"/>
          <w:sz w:val="27"/>
          <w:szCs w:val="27"/>
        </w:rPr>
        <w:t>am_document_reference_item</w:t>
      </w:r>
      <w:r>
        <w:rPr>
          <w:color w:val="000000"/>
          <w:sz w:val="27"/>
          <w:szCs w:val="27"/>
        </w:rPr>
        <w:t> type is an extension of the </w:t>
      </w:r>
      <w:hyperlink r:id="rId19" w:anchor="document_assignment_mim.document_reference_item" w:history="1">
        <w:r>
          <w:rPr>
            <w:rStyle w:val="Hyperlink"/>
            <w:b/>
            <w:bCs/>
            <w:sz w:val="27"/>
            <w:szCs w:val="27"/>
          </w:rPr>
          <w:t>document_reference_item</w:t>
        </w:r>
      </w:hyperlink>
      <w:r>
        <w:rPr>
          <w:color w:val="000000"/>
          <w:sz w:val="27"/>
          <w:szCs w:val="27"/>
        </w:rPr>
        <w:t> type. It adds the data type </w:t>
      </w:r>
      <w:hyperlink r:id="rId20" w:anchor="analytical_model_mim.analytical_model_definition" w:history="1">
        <w:r>
          <w:rPr>
            <w:rStyle w:val="Hyperlink"/>
            <w:b/>
            <w:bCs/>
            <w:sz w:val="27"/>
            <w:szCs w:val="27"/>
          </w:rPr>
          <w:t>analytical_model_definition</w:t>
        </w:r>
      </w:hyperlink>
      <w:r>
        <w:rPr>
          <w:color w:val="000000"/>
          <w:sz w:val="27"/>
          <w:szCs w:val="27"/>
        </w:rPr>
        <w:t> to the list of alternate data types.</w:t>
      </w:r>
    </w:p>
    <w:p w:rsidR="00CB1FDF" w:rsidRDefault="00CB1FDF" w:rsidP="00CB1FDF">
      <w:pPr>
        <w:pStyle w:val="note"/>
        <w:rPr>
          <w:color w:val="000000"/>
          <w:sz w:val="27"/>
          <w:szCs w:val="27"/>
        </w:rPr>
      </w:pPr>
      <w:r>
        <w:rPr>
          <w:color w:val="000000"/>
        </w:rPr>
        <w:t>NOTE  The list of entity data types may be extended in application modules that use the constructs of this module.</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am_document_reference_item = EXTENSIBLE GENERIC_ENTITY SELECT BASED_ON </w:t>
      </w:r>
      <w:hyperlink r:id="rId21" w:anchor="document_assignment_mim.document_reference_item" w:history="1">
        <w:r>
          <w:rPr>
            <w:rStyle w:val="Hyperlink"/>
            <w:rFonts w:ascii="Courier New" w:hAnsi="Courier New" w:cs="Courier New"/>
            <w:sz w:val="20"/>
            <w:szCs w:val="20"/>
          </w:rPr>
          <w:t>document_reference_item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2" w:anchor="analytical_model_mi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5" w:name="analytical_model_mim.am_external_identif"/>
      <w:r>
        <w:rPr>
          <w:color w:val="000000"/>
        </w:rPr>
        <w:lastRenderedPageBreak/>
        <w:t>5.2.1.2 am_external_identification_item</w:t>
      </w:r>
      <w:bookmarkEnd w:id="5"/>
      <w:r>
        <w:rPr>
          <w:color w:val="000000"/>
        </w:rPr>
        <w:t>   </w:t>
      </w:r>
      <w:r>
        <w:rPr>
          <w:noProof/>
          <w:color w:val="0000FF"/>
          <w:lang w:eastAsia="en-GB"/>
        </w:rPr>
        <w:drawing>
          <wp:inline distT="0" distB="0" distL="0" distR="0">
            <wp:extent cx="180975" cy="209550"/>
            <wp:effectExtent l="0" t="0" r="9525" b="0"/>
            <wp:docPr id="19" name="Picture 19"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pPr>
        <w:pStyle w:val="NormalWeb"/>
        <w:rPr>
          <w:color w:val="000000"/>
          <w:sz w:val="27"/>
          <w:szCs w:val="27"/>
        </w:rPr>
      </w:pPr>
      <w:r>
        <w:rPr>
          <w:color w:val="000000"/>
          <w:sz w:val="27"/>
          <w:szCs w:val="27"/>
        </w:rPr>
        <w:t>The </w:t>
      </w:r>
      <w:r>
        <w:rPr>
          <w:b/>
          <w:bCs/>
          <w:color w:val="000000"/>
          <w:sz w:val="27"/>
          <w:szCs w:val="27"/>
        </w:rPr>
        <w:t>am_external_identification_item</w:t>
      </w:r>
      <w:r>
        <w:rPr>
          <w:color w:val="000000"/>
          <w:sz w:val="27"/>
          <w:szCs w:val="27"/>
        </w:rPr>
        <w:t> type is an extension of the </w:t>
      </w:r>
      <w:hyperlink r:id="rId23" w:anchor="external_item_identification_assignment_mim.external_identification_item" w:history="1">
        <w:r>
          <w:rPr>
            <w:rStyle w:val="Hyperlink"/>
            <w:b/>
            <w:bCs/>
            <w:sz w:val="27"/>
            <w:szCs w:val="27"/>
          </w:rPr>
          <w:t>external_identification_item</w:t>
        </w:r>
      </w:hyperlink>
      <w:r>
        <w:rPr>
          <w:color w:val="000000"/>
          <w:sz w:val="27"/>
          <w:szCs w:val="27"/>
        </w:rPr>
        <w:t> type. It adds the data type</w:t>
      </w:r>
      <w:ins w:id="6" w:author="Sapp (US), Brandon" w:date="2019-03-20T10:34:00Z">
        <w:r w:rsidR="00A159EC">
          <w:rPr>
            <w:color w:val="000000"/>
            <w:sz w:val="27"/>
            <w:szCs w:val="27"/>
          </w:rPr>
          <w:t xml:space="preserve"> </w:t>
        </w:r>
      </w:ins>
      <w:hyperlink r:id="rId24" w:anchor="analytical_model_mim.digital_analytical_model_vector_port" w:history="1">
        <w:r>
          <w:rPr>
            <w:rStyle w:val="Hyperlink"/>
            <w:b/>
            <w:bCs/>
            <w:sz w:val="27"/>
            <w:szCs w:val="27"/>
          </w:rPr>
          <w:t>digital_analytical_model_vector_port</w:t>
        </w:r>
      </w:hyperlink>
      <w:r>
        <w:rPr>
          <w:color w:val="000000"/>
          <w:sz w:val="27"/>
          <w:szCs w:val="27"/>
        </w:rPr>
        <w:t> to the list of alternate data types.</w:t>
      </w:r>
    </w:p>
    <w:p w:rsidR="00CB1FDF" w:rsidRDefault="00CB1FDF" w:rsidP="00CB1FDF">
      <w:pPr>
        <w:pStyle w:val="note"/>
        <w:rPr>
          <w:color w:val="000000"/>
          <w:sz w:val="27"/>
          <w:szCs w:val="27"/>
        </w:rPr>
      </w:pPr>
      <w:r>
        <w:rPr>
          <w:color w:val="000000"/>
        </w:rPr>
        <w:t>NOTE  The list of entity data types may be extended in application modules that use the constructs of this module.</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am_external_identification_item = EXTENSIBLE GENERIC_ENTITY SELECT BASED_ON </w:t>
      </w:r>
      <w:hyperlink r:id="rId25" w:anchor="external_item_identification_assignment_mim.external_identification_item" w:history="1">
        <w:r>
          <w:rPr>
            <w:rStyle w:val="Hyperlink"/>
            <w:rFonts w:ascii="Courier New" w:hAnsi="Courier New" w:cs="Courier New"/>
            <w:sz w:val="20"/>
            <w:szCs w:val="20"/>
          </w:rPr>
          <w:t>external_identification_item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6" w:anchor="analytical_model_mim.digital_analytical_model_vector_port" w:history="1">
        <w:r>
          <w:rPr>
            <w:rStyle w:val="Hyperlink"/>
            <w:rFonts w:ascii="Courier New" w:hAnsi="Courier New" w:cs="Courier New"/>
            <w:sz w:val="20"/>
            <w:szCs w:val="20"/>
          </w:rPr>
          <w:t>digital_analytical_model_vector_port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7" w:name="analytical_model_mim.am_parameter_assign"/>
      <w:r>
        <w:rPr>
          <w:color w:val="000000"/>
        </w:rPr>
        <w:t>5.2.1.3 am_parameter_assignment_select</w:t>
      </w:r>
      <w:bookmarkEnd w:id="7"/>
      <w:r>
        <w:rPr>
          <w:color w:val="000000"/>
        </w:rPr>
        <w:t>   </w:t>
      </w:r>
      <w:r>
        <w:rPr>
          <w:noProof/>
          <w:color w:val="0000FF"/>
          <w:lang w:eastAsia="en-GB"/>
        </w:rPr>
        <w:drawing>
          <wp:inline distT="0" distB="0" distL="0" distR="0">
            <wp:extent cx="180975" cy="209550"/>
            <wp:effectExtent l="0" t="0" r="9525" b="0"/>
            <wp:docPr id="18" name="Picture 18"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pPr>
        <w:pStyle w:val="NormalWeb"/>
        <w:rPr>
          <w:color w:val="000000"/>
          <w:sz w:val="27"/>
          <w:szCs w:val="27"/>
        </w:rPr>
      </w:pPr>
      <w:r>
        <w:rPr>
          <w:color w:val="000000"/>
          <w:sz w:val="27"/>
          <w:szCs w:val="27"/>
        </w:rPr>
        <w:t>The </w:t>
      </w:r>
      <w:r>
        <w:rPr>
          <w:b/>
          <w:bCs/>
          <w:color w:val="000000"/>
          <w:sz w:val="27"/>
          <w:szCs w:val="27"/>
        </w:rPr>
        <w:t>am_parameter_assignment_select</w:t>
      </w:r>
      <w:r>
        <w:rPr>
          <w:color w:val="000000"/>
          <w:sz w:val="27"/>
          <w:szCs w:val="27"/>
        </w:rPr>
        <w:t> type is an extension of the </w:t>
      </w:r>
      <w:hyperlink r:id="rId27" w:anchor="model_parameter_mim.parameter_assignment_select" w:history="1">
        <w:r>
          <w:rPr>
            <w:rStyle w:val="Hyperlink"/>
            <w:b/>
            <w:bCs/>
            <w:sz w:val="27"/>
            <w:szCs w:val="27"/>
          </w:rPr>
          <w:t>parameter_assignment_select</w:t>
        </w:r>
      </w:hyperlink>
      <w:r>
        <w:rPr>
          <w:color w:val="000000"/>
          <w:sz w:val="27"/>
          <w:szCs w:val="27"/>
        </w:rPr>
        <w:t> type. It adds the data type </w:t>
      </w:r>
      <w:hyperlink r:id="rId28" w:anchor="analytical_model_mim.analytical_model_parameter" w:history="1">
        <w:r>
          <w:rPr>
            <w:rStyle w:val="Hyperlink"/>
            <w:b/>
            <w:bCs/>
            <w:sz w:val="27"/>
            <w:szCs w:val="27"/>
          </w:rPr>
          <w:t>analytical_model_parameter</w:t>
        </w:r>
      </w:hyperlink>
      <w:r>
        <w:rPr>
          <w:color w:val="000000"/>
          <w:sz w:val="27"/>
          <w:szCs w:val="27"/>
        </w:rPr>
        <w:t> to the list of alternate data types.</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am_parameter_assignment_select = SELECT BASED_ON </w:t>
      </w:r>
      <w:hyperlink r:id="rId29" w:anchor="model_parameter_mim.parameter_assignment_select" w:history="1">
        <w:r>
          <w:rPr>
            <w:rStyle w:val="Hyperlink"/>
            <w:rFonts w:ascii="Courier New" w:hAnsi="Courier New" w:cs="Courier New"/>
            <w:sz w:val="20"/>
            <w:szCs w:val="20"/>
          </w:rPr>
          <w:t>parameter_assignment_select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0" w:anchor="analytical_model_mim.analytical_model_parameter" w:history="1">
        <w:r>
          <w:rPr>
            <w:rStyle w:val="Hyperlink"/>
            <w:rFonts w:ascii="Courier New" w:hAnsi="Courier New" w:cs="Courier New"/>
            <w:sz w:val="20"/>
            <w:szCs w:val="20"/>
          </w:rPr>
          <w:t>analytical_model_parameter</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8" w:name="entities"/>
      <w:r>
        <w:rPr>
          <w:color w:val="000000"/>
        </w:rPr>
        <w:t>5.2.2 MIM entity definitions</w:t>
      </w:r>
      <w:bookmarkEnd w:id="8"/>
    </w:p>
    <w:p w:rsidR="00CB1FDF" w:rsidRDefault="00CB1FDF" w:rsidP="00CB1FDF">
      <w:pPr>
        <w:pStyle w:val="NormalWeb"/>
        <w:rPr>
          <w:color w:val="000000"/>
          <w:sz w:val="27"/>
          <w:szCs w:val="27"/>
        </w:rPr>
      </w:pPr>
      <w:r>
        <w:rPr>
          <w:color w:val="000000"/>
          <w:sz w:val="27"/>
          <w:szCs w:val="27"/>
        </w:rPr>
        <w:t>This subclause specifies the MIM entities for this module. The MIM entities and definitions are specified below.</w:t>
      </w:r>
    </w:p>
    <w:p w:rsidR="00CB1FDF" w:rsidRDefault="00CB1FDF" w:rsidP="00CB1FDF">
      <w:pPr>
        <w:pStyle w:val="Heading2"/>
        <w:rPr>
          <w:color w:val="000000"/>
        </w:rPr>
      </w:pPr>
      <w:bookmarkStart w:id="9" w:name="analytical_model_mim.across_port_variabl"/>
      <w:r>
        <w:rPr>
          <w:color w:val="000000"/>
        </w:rPr>
        <w:t>5.2.2.1 across_port_variable</w:t>
      </w:r>
      <w:bookmarkEnd w:id="9"/>
      <w:r>
        <w:rPr>
          <w:color w:val="000000"/>
        </w:rPr>
        <w:t>   </w:t>
      </w:r>
      <w:r>
        <w:rPr>
          <w:noProof/>
          <w:color w:val="0000FF"/>
          <w:lang w:eastAsia="en-GB"/>
        </w:rPr>
        <w:drawing>
          <wp:inline distT="0" distB="0" distL="0" distR="0">
            <wp:extent cx="180975" cy="209550"/>
            <wp:effectExtent l="0" t="0" r="9525" b="0"/>
            <wp:docPr id="17" name="Picture 17"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An </w:t>
      </w:r>
      <w:r>
        <w:rPr>
          <w:b/>
          <w:bCs/>
          <w:color w:val="000000"/>
          <w:sz w:val="27"/>
          <w:szCs w:val="27"/>
        </w:rPr>
        <w:t>across_port_variable</w:t>
      </w:r>
      <w:r>
        <w:rPr>
          <w:color w:val="000000"/>
          <w:sz w:val="27"/>
          <w:szCs w:val="27"/>
        </w:rPr>
        <w:t> is a type of </w:t>
      </w:r>
      <w:hyperlink r:id="rId31" w:anchor="analytical_model_mim.port_variable" w:history="1">
        <w:r>
          <w:rPr>
            <w:rStyle w:val="Hyperlink"/>
            <w:b/>
            <w:bCs/>
            <w:sz w:val="27"/>
            <w:szCs w:val="27"/>
          </w:rPr>
          <w:t>port_variable</w:t>
        </w:r>
      </w:hyperlink>
      <w:r>
        <w:rPr>
          <w:color w:val="000000"/>
          <w:sz w:val="27"/>
          <w:szCs w:val="27"/>
        </w:rPr>
        <w:t> that implements the ARM concept of </w:t>
      </w:r>
      <w:hyperlink r:id="rId32" w:anchor="analytical_model_arm.across_port_variable" w:history="1">
        <w:r>
          <w:rPr>
            <w:rStyle w:val="Hyperlink"/>
            <w:b/>
            <w:bCs/>
            <w:sz w:val="27"/>
            <w:szCs w:val="27"/>
          </w:rPr>
          <w:t>Across_port_variable</w:t>
        </w:r>
      </w:hyperlink>
      <w:r>
        <w:rPr>
          <w:color w:val="000000"/>
          <w:sz w:val="27"/>
          <w:szCs w:val="27"/>
        </w:rPr>
        <w:t>. An </w:t>
      </w:r>
      <w:r>
        <w:rPr>
          <w:b/>
          <w:bCs/>
          <w:color w:val="000000"/>
          <w:sz w:val="27"/>
          <w:szCs w:val="27"/>
        </w:rPr>
        <w:t>across_port_variable</w:t>
      </w:r>
      <w:r>
        <w:rPr>
          <w:color w:val="000000"/>
          <w:sz w:val="27"/>
          <w:szCs w:val="27"/>
        </w:rPr>
        <w:t> describes a variable for an interface point for an </w:t>
      </w:r>
      <w:hyperlink r:id="rId33"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lastRenderedPageBreak/>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across_port_variable</w:t>
      </w:r>
      <w:r>
        <w:rPr>
          <w:rFonts w:ascii="Courier New" w:hAnsi="Courier New" w:cs="Courier New"/>
          <w:color w:val="000000"/>
          <w:sz w:val="20"/>
          <w:szCs w:val="20"/>
        </w:rPr>
        <w:br/>
      </w:r>
      <w:r>
        <w:rPr>
          <w:rStyle w:val="HTMLCode"/>
          <w:color w:val="000000"/>
        </w:rPr>
        <w:t>  SUBTYPE OF (</w:t>
      </w:r>
      <w:hyperlink r:id="rId34" w:anchor="analytical_model_mi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10" w:name="analytical_model_mim.analog_analytical_m"/>
      <w:r>
        <w:rPr>
          <w:color w:val="000000"/>
        </w:rPr>
        <w:t>5.2.2.2 analog_analytical_model_port</w:t>
      </w:r>
      <w:bookmarkEnd w:id="10"/>
      <w:r>
        <w:rPr>
          <w:color w:val="000000"/>
        </w:rPr>
        <w:t>   </w:t>
      </w:r>
      <w:r>
        <w:rPr>
          <w:noProof/>
          <w:color w:val="0000FF"/>
          <w:lang w:eastAsia="en-GB"/>
        </w:rPr>
        <w:drawing>
          <wp:inline distT="0" distB="0" distL="0" distR="0">
            <wp:extent cx="180975" cy="209550"/>
            <wp:effectExtent l="0" t="0" r="9525" b="0"/>
            <wp:docPr id="16" name="Picture 16"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An </w:t>
      </w:r>
      <w:r>
        <w:rPr>
          <w:b/>
          <w:bCs/>
          <w:color w:val="000000"/>
          <w:sz w:val="27"/>
          <w:szCs w:val="27"/>
        </w:rPr>
        <w:t>analog_analytical_model_port</w:t>
      </w:r>
      <w:r>
        <w:rPr>
          <w:color w:val="000000"/>
          <w:sz w:val="27"/>
          <w:szCs w:val="27"/>
        </w:rPr>
        <w:t> is a type of </w:t>
      </w:r>
      <w:hyperlink r:id="rId35" w:anchor="analytical_model_mim.analytical_model_port" w:history="1">
        <w:r>
          <w:rPr>
            <w:rStyle w:val="Hyperlink"/>
            <w:b/>
            <w:bCs/>
            <w:sz w:val="27"/>
            <w:szCs w:val="27"/>
          </w:rPr>
          <w:t>analytical_model_port</w:t>
        </w:r>
      </w:hyperlink>
      <w:r>
        <w:rPr>
          <w:color w:val="000000"/>
          <w:sz w:val="27"/>
          <w:szCs w:val="27"/>
        </w:rPr>
        <w:t> that implements the ARM concept of </w:t>
      </w:r>
      <w:hyperlink r:id="rId36" w:anchor="analytical_model_arm.analog_analytical_model_port" w:history="1">
        <w:r>
          <w:rPr>
            <w:rStyle w:val="Hyperlink"/>
            <w:b/>
            <w:bCs/>
            <w:sz w:val="27"/>
            <w:szCs w:val="27"/>
          </w:rPr>
          <w:t>Analog_analytical_model_port</w:t>
        </w:r>
      </w:hyperlink>
      <w:r>
        <w:rPr>
          <w:color w:val="000000"/>
          <w:sz w:val="27"/>
          <w:szCs w:val="27"/>
        </w:rPr>
        <w:t>. An </w:t>
      </w:r>
      <w:r>
        <w:rPr>
          <w:b/>
          <w:bCs/>
          <w:color w:val="000000"/>
          <w:sz w:val="27"/>
          <w:szCs w:val="27"/>
        </w:rPr>
        <w:t>analog_analytical_model_port</w:t>
      </w:r>
      <w:r>
        <w:rPr>
          <w:color w:val="000000"/>
          <w:sz w:val="27"/>
          <w:szCs w:val="27"/>
        </w:rPr>
        <w:t> describes an interface point for an </w:t>
      </w:r>
      <w:hyperlink r:id="rId37"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analog_analytical_model_port</w:t>
      </w:r>
      <w:r>
        <w:rPr>
          <w:rFonts w:ascii="Courier New" w:hAnsi="Courier New" w:cs="Courier New"/>
          <w:color w:val="000000"/>
          <w:sz w:val="20"/>
          <w:szCs w:val="20"/>
        </w:rPr>
        <w:br/>
      </w:r>
      <w:r>
        <w:rPr>
          <w:rStyle w:val="HTMLCode"/>
          <w:color w:val="000000"/>
        </w:rPr>
        <w:t>  SUBTYPE OF (</w:t>
      </w:r>
      <w:hyperlink r:id="rId38" w:anchor="analytical_model_mi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11" w:name="analytical_model_mim.analytical_model_de"/>
      <w:r>
        <w:rPr>
          <w:color w:val="000000"/>
        </w:rPr>
        <w:t>5.2.2.3 analytical_model_definition</w:t>
      </w:r>
      <w:bookmarkEnd w:id="11"/>
      <w:r>
        <w:rPr>
          <w:color w:val="000000"/>
        </w:rPr>
        <w:t>   </w:t>
      </w:r>
      <w:r>
        <w:rPr>
          <w:noProof/>
          <w:color w:val="0000FF"/>
          <w:lang w:eastAsia="en-GB"/>
        </w:rPr>
        <w:drawing>
          <wp:inline distT="0" distB="0" distL="0" distR="0">
            <wp:extent cx="180975" cy="209550"/>
            <wp:effectExtent l="0" t="0" r="9525" b="0"/>
            <wp:docPr id="15" name="Picture 15"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pPr>
        <w:pStyle w:val="NormalWeb"/>
        <w:rPr>
          <w:color w:val="000000"/>
          <w:sz w:val="27"/>
          <w:szCs w:val="27"/>
        </w:rPr>
      </w:pPr>
      <w:r>
        <w:rPr>
          <w:color w:val="000000"/>
          <w:sz w:val="27"/>
          <w:szCs w:val="27"/>
        </w:rPr>
        <w:t>An </w:t>
      </w:r>
      <w:r>
        <w:rPr>
          <w:b/>
          <w:bCs/>
          <w:color w:val="000000"/>
          <w:sz w:val="27"/>
          <w:szCs w:val="27"/>
        </w:rPr>
        <w:t>analytical_model_definition</w:t>
      </w:r>
      <w:r>
        <w:rPr>
          <w:color w:val="000000"/>
          <w:sz w:val="27"/>
          <w:szCs w:val="27"/>
        </w:rPr>
        <w:t> is a type of </w:t>
      </w:r>
      <w:hyperlink r:id="rId39"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40" w:anchor="analytical_model_ar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analytical_model_definition</w:t>
      </w:r>
      <w:r>
        <w:rPr>
          <w:rFonts w:ascii="Courier New" w:hAnsi="Courier New" w:cs="Courier New"/>
          <w:color w:val="000000"/>
          <w:sz w:val="20"/>
          <w:szCs w:val="20"/>
        </w:rPr>
        <w:br/>
      </w:r>
      <w:r>
        <w:rPr>
          <w:rStyle w:val="HTMLCode"/>
          <w:color w:val="000000"/>
        </w:rPr>
        <w:t>  SUBTYPE OF (</w:t>
      </w:r>
      <w:hyperlink r:id="rId41"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r>
        <w:rPr>
          <w:color w:val="000000"/>
        </w:rPr>
        <w:t>5.2.2.4 analytical_model_make_from_relationship   </w:t>
      </w:r>
      <w:r>
        <w:rPr>
          <w:noProof/>
          <w:color w:val="0000FF"/>
          <w:lang w:eastAsia="en-GB"/>
        </w:rPr>
        <w:drawing>
          <wp:inline distT="0" distB="0" distL="0" distR="0">
            <wp:extent cx="180975" cy="209550"/>
            <wp:effectExtent l="0" t="0" r="9525" b="0"/>
            <wp:docPr id="14" name="Picture 14"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pPr>
        <w:pStyle w:val="NormalWeb"/>
        <w:rPr>
          <w:color w:val="000000"/>
          <w:sz w:val="27"/>
          <w:szCs w:val="27"/>
        </w:rPr>
      </w:pPr>
      <w:r>
        <w:rPr>
          <w:color w:val="000000"/>
          <w:sz w:val="27"/>
          <w:szCs w:val="27"/>
        </w:rPr>
        <w:lastRenderedPageBreak/>
        <w:t>An </w:t>
      </w:r>
      <w:r>
        <w:rPr>
          <w:b/>
          <w:bCs/>
          <w:color w:val="000000"/>
          <w:sz w:val="27"/>
          <w:szCs w:val="27"/>
        </w:rPr>
        <w:t>analytical_model_make_from_relationship</w:t>
      </w:r>
      <w:r>
        <w:rPr>
          <w:color w:val="000000"/>
          <w:sz w:val="27"/>
          <w:szCs w:val="27"/>
        </w:rPr>
        <w:t> is a type of </w:t>
      </w:r>
      <w:hyperlink r:id="rId42" w:anchor="product_definition_schema.product_definition_relationship" w:history="1">
        <w:r>
          <w:rPr>
            <w:rStyle w:val="Hyperlink"/>
            <w:b/>
            <w:bCs/>
            <w:sz w:val="27"/>
            <w:szCs w:val="27"/>
          </w:rPr>
          <w:t>product_definition_relationship</w:t>
        </w:r>
      </w:hyperlink>
      <w:r>
        <w:rPr>
          <w:color w:val="000000"/>
          <w:sz w:val="27"/>
          <w:szCs w:val="27"/>
        </w:rPr>
        <w:t> that implements the ARM concept of</w:t>
      </w:r>
      <w:hyperlink r:id="rId43" w:anchor="analytical_model_arm.analytical_model_make_from_relationship" w:history="1">
        <w:r>
          <w:rPr>
            <w:rStyle w:val="Hyperlink"/>
            <w:b/>
            <w:bCs/>
            <w:sz w:val="27"/>
            <w:szCs w:val="27"/>
          </w:rPr>
          <w:t>Analytical_model_make_from_relationship</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analytical_model_make_from_relationship</w:t>
      </w:r>
      <w:r>
        <w:rPr>
          <w:rFonts w:ascii="Courier New" w:hAnsi="Courier New" w:cs="Courier New"/>
          <w:color w:val="000000"/>
          <w:sz w:val="20"/>
          <w:szCs w:val="20"/>
        </w:rPr>
        <w:br/>
      </w:r>
      <w:r>
        <w:rPr>
          <w:rStyle w:val="HTMLCode"/>
          <w:color w:val="000000"/>
        </w:rPr>
        <w:t>  SUBTYPE OF (</w:t>
      </w:r>
      <w:hyperlink r:id="rId44" w:anchor="product_definition_schema.product_definition_relationship" w:history="1">
        <w:r>
          <w:rPr>
            <w:rStyle w:val="Hyperlink"/>
            <w:rFonts w:ascii="Courier New" w:hAnsi="Courier New" w:cs="Courier New"/>
            <w:sz w:val="20"/>
            <w:szCs w:val="20"/>
          </w:rPr>
          <w:t>product_definition_relationship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45" w:anchor="product_definition_schema.product_definition_relationship" w:history="1">
        <w:r>
          <w:rPr>
            <w:rStyle w:val="Hyperlink"/>
            <w:rFonts w:ascii="Courier New" w:hAnsi="Courier New" w:cs="Courier New"/>
            <w:sz w:val="20"/>
            <w:szCs w:val="20"/>
          </w:rPr>
          <w:t>product_definition_relationship</w:t>
        </w:r>
      </w:hyperlink>
      <w:r>
        <w:rPr>
          <w:rStyle w:val="HTMLCode"/>
          <w:color w:val="000000"/>
        </w:rPr>
        <w:t>.relating_product_definition : </w:t>
      </w:r>
      <w:hyperlink r:id="rId46" w:anchor="analytical_model_mi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47" w:anchor="product_definition_schema.product_definition_relationship" w:history="1">
        <w:r>
          <w:rPr>
            <w:rStyle w:val="Hyperlink"/>
            <w:rFonts w:ascii="Courier New" w:hAnsi="Courier New" w:cs="Courier New"/>
            <w:sz w:val="20"/>
            <w:szCs w:val="20"/>
          </w:rPr>
          <w:t>product_definition_relationship</w:t>
        </w:r>
      </w:hyperlink>
      <w:r>
        <w:rPr>
          <w:rStyle w:val="HTMLCode"/>
          <w:color w:val="000000"/>
        </w:rPr>
        <w:t>.related_product_definition : </w:t>
      </w:r>
      <w:hyperlink r:id="rId48" w:anchor="analytical_model_mi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w:t>
      </w:r>
      <w:hyperlink r:id="rId49" w:anchor="product_definition_schema.product_definition_relationship" w:history="1">
        <w:r>
          <w:rPr>
            <w:rStyle w:val="Hyperlink"/>
            <w:rFonts w:ascii="Courier New" w:hAnsi="Courier New" w:cs="Courier New"/>
            <w:sz w:val="20"/>
            <w:szCs w:val="20"/>
          </w:rPr>
          <w:t>product_definition_relationship</w:t>
        </w:r>
      </w:hyperlink>
      <w:r>
        <w:rPr>
          <w:rStyle w:val="HTMLCode"/>
          <w:color w:val="000000"/>
        </w:rPr>
        <w:t>.relating_product_definition, SELF\</w:t>
      </w:r>
      <w:hyperlink r:id="rId50" w:anchor="product_definition_schema.product_definition_relationship" w:history="1">
        <w:r>
          <w:rPr>
            <w:rStyle w:val="Hyperlink"/>
            <w:rFonts w:ascii="Courier New" w:hAnsi="Courier New" w:cs="Courier New"/>
            <w:sz w:val="20"/>
            <w:szCs w:val="20"/>
          </w:rPr>
          <w:t>product_definition_relationship</w:t>
        </w:r>
      </w:hyperlink>
      <w:r>
        <w:rPr>
          <w:rStyle w:val="HTMLCode"/>
          <w:color w:val="000000"/>
        </w:rPr>
        <w:t>.related_product_definition;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NormalWeb"/>
        <w:rPr>
          <w:color w:val="000000"/>
          <w:sz w:val="27"/>
          <w:szCs w:val="27"/>
        </w:rPr>
      </w:pPr>
      <w:r>
        <w:rPr>
          <w:color w:val="000000"/>
          <w:sz w:val="27"/>
          <w:szCs w:val="27"/>
          <w:u w:val="single"/>
        </w:rPr>
        <w:t>Attribute definitions:</w:t>
      </w:r>
    </w:p>
    <w:p w:rsidR="00CB1FDF" w:rsidRDefault="00CB1FDF" w:rsidP="00CB1FDF">
      <w:pPr>
        <w:pStyle w:val="expressdescription"/>
        <w:rPr>
          <w:color w:val="000000"/>
          <w:sz w:val="27"/>
          <w:szCs w:val="27"/>
        </w:rPr>
      </w:pPr>
      <w:r>
        <w:rPr>
          <w:b/>
          <w:bCs/>
          <w:color w:val="000000"/>
          <w:sz w:val="27"/>
          <w:szCs w:val="27"/>
        </w:rPr>
        <w:t>relating_product_definition: </w:t>
      </w:r>
      <w:r>
        <w:rPr>
          <w:color w:val="000000"/>
          <w:sz w:val="27"/>
          <w:szCs w:val="27"/>
        </w:rPr>
        <w:t>specifies a role of the </w:t>
      </w:r>
      <w:hyperlink r:id="rId51" w:anchor="analytical_model_mim.analytical_model_definition" w:history="1">
        <w:r>
          <w:rPr>
            <w:rStyle w:val="Hyperlink"/>
            <w:b/>
            <w:bCs/>
            <w:sz w:val="27"/>
            <w:szCs w:val="27"/>
          </w:rPr>
          <w:t>analytical_model_definition</w:t>
        </w:r>
      </w:hyperlink>
      <w:r>
        <w:rPr>
          <w:color w:val="000000"/>
          <w:sz w:val="27"/>
          <w:szCs w:val="27"/>
        </w:rPr>
        <w:t> for the </w:t>
      </w:r>
      <w:r>
        <w:rPr>
          <w:b/>
          <w:bCs/>
          <w:color w:val="000000"/>
          <w:sz w:val="27"/>
          <w:szCs w:val="27"/>
        </w:rPr>
        <w:t>analytical_model_make_from_relationship</w:t>
      </w:r>
      <w:r>
        <w:rPr>
          <w:color w:val="000000"/>
          <w:sz w:val="27"/>
          <w:szCs w:val="27"/>
        </w:rPr>
        <w:t>.</w:t>
      </w:r>
    </w:p>
    <w:p w:rsidR="00CB1FDF" w:rsidRDefault="00CB1FDF" w:rsidP="00CB1FDF">
      <w:pPr>
        <w:pStyle w:val="expressdescription"/>
        <w:rPr>
          <w:color w:val="000000"/>
          <w:sz w:val="27"/>
          <w:szCs w:val="27"/>
        </w:rPr>
      </w:pPr>
      <w:r>
        <w:rPr>
          <w:b/>
          <w:bCs/>
          <w:color w:val="000000"/>
          <w:sz w:val="27"/>
          <w:szCs w:val="27"/>
        </w:rPr>
        <w:t>related_product_definition: </w:t>
      </w:r>
      <w:r>
        <w:rPr>
          <w:color w:val="000000"/>
          <w:sz w:val="27"/>
          <w:szCs w:val="27"/>
        </w:rPr>
        <w:t>specifies a role of the </w:t>
      </w:r>
      <w:hyperlink r:id="rId52" w:anchor="analytical_model_mim.analytical_model_definition" w:history="1">
        <w:r>
          <w:rPr>
            <w:rStyle w:val="Hyperlink"/>
            <w:b/>
            <w:bCs/>
            <w:sz w:val="27"/>
            <w:szCs w:val="27"/>
          </w:rPr>
          <w:t>analytical_model_definition</w:t>
        </w:r>
      </w:hyperlink>
      <w:r>
        <w:rPr>
          <w:color w:val="000000"/>
          <w:sz w:val="27"/>
          <w:szCs w:val="27"/>
        </w:rPr>
        <w:t> for the </w:t>
      </w:r>
      <w:r>
        <w:rPr>
          <w:b/>
          <w:bCs/>
          <w:color w:val="000000"/>
          <w:sz w:val="27"/>
          <w:szCs w:val="27"/>
        </w:rPr>
        <w:t>analytical_model_make_from_relationship</w:t>
      </w:r>
      <w:r>
        <w:rPr>
          <w:color w:val="000000"/>
          <w:sz w:val="27"/>
          <w:szCs w:val="27"/>
        </w:rPr>
        <w:t>.</w:t>
      </w:r>
    </w:p>
    <w:p w:rsidR="00CB1FDF" w:rsidRDefault="00CB1FDF" w:rsidP="00CB1FDF">
      <w:pPr>
        <w:pStyle w:val="NormalWeb"/>
        <w:rPr>
          <w:color w:val="000000"/>
          <w:sz w:val="27"/>
          <w:szCs w:val="27"/>
        </w:rPr>
      </w:pPr>
      <w:r>
        <w:rPr>
          <w:color w:val="000000"/>
          <w:sz w:val="27"/>
          <w:szCs w:val="27"/>
          <w:u w:val="single"/>
        </w:rPr>
        <w:t>Formal propositions:</w:t>
      </w:r>
    </w:p>
    <w:p w:rsidR="00CB1FDF" w:rsidRDefault="00CB1FDF" w:rsidP="00CB1FDF">
      <w:pPr>
        <w:pStyle w:val="expressdescription"/>
        <w:rPr>
          <w:color w:val="000000"/>
          <w:sz w:val="27"/>
          <w:szCs w:val="27"/>
        </w:rPr>
      </w:pPr>
      <w:bookmarkStart w:id="12" w:name="analytical_model_mim.analytical_model_ma"/>
      <w:r>
        <w:rPr>
          <w:b/>
          <w:bCs/>
          <w:color w:val="000000"/>
          <w:sz w:val="27"/>
          <w:szCs w:val="27"/>
        </w:rPr>
        <w:t>UR1: </w:t>
      </w:r>
      <w:bookmarkEnd w:id="12"/>
      <w:r>
        <w:rPr>
          <w:color w:val="000000"/>
          <w:sz w:val="27"/>
          <w:szCs w:val="27"/>
        </w:rPr>
        <w:t>The combination of </w:t>
      </w:r>
      <w:r>
        <w:rPr>
          <w:b/>
          <w:bCs/>
          <w:color w:val="000000"/>
          <w:sz w:val="27"/>
          <w:szCs w:val="27"/>
        </w:rPr>
        <w:t>relating_product_definition</w:t>
      </w:r>
      <w:r>
        <w:rPr>
          <w:color w:val="000000"/>
          <w:sz w:val="27"/>
          <w:szCs w:val="27"/>
        </w:rPr>
        <w:t> and </w:t>
      </w:r>
      <w:r>
        <w:rPr>
          <w:b/>
          <w:bCs/>
          <w:color w:val="000000"/>
          <w:sz w:val="27"/>
          <w:szCs w:val="27"/>
        </w:rPr>
        <w:t>related_product_definition</w:t>
      </w:r>
      <w:r>
        <w:rPr>
          <w:color w:val="000000"/>
          <w:sz w:val="27"/>
          <w:szCs w:val="27"/>
        </w:rPr>
        <w:t> shall be unique within a population of </w:t>
      </w:r>
      <w:r>
        <w:rPr>
          <w:b/>
          <w:bCs/>
          <w:color w:val="000000"/>
          <w:sz w:val="27"/>
          <w:szCs w:val="27"/>
        </w:rPr>
        <w:t>analytical_model_make_from_relationship</w:t>
      </w:r>
      <w:r>
        <w:rPr>
          <w:color w:val="000000"/>
          <w:sz w:val="27"/>
          <w:szCs w:val="27"/>
        </w:rPr>
        <w:t>.</w:t>
      </w:r>
    </w:p>
    <w:p w:rsidR="00CB1FDF" w:rsidRDefault="00CB1FDF" w:rsidP="00CB1FDF">
      <w:pPr>
        <w:pStyle w:val="Heading2"/>
        <w:rPr>
          <w:color w:val="000000"/>
        </w:rPr>
      </w:pPr>
      <w:bookmarkStart w:id="13" w:name="analytical_model_mim.analytical_model_pa"/>
      <w:r>
        <w:rPr>
          <w:color w:val="000000"/>
        </w:rPr>
        <w:t>5.2.2.5 analytical_model_parameter</w:t>
      </w:r>
      <w:bookmarkEnd w:id="13"/>
      <w:r>
        <w:rPr>
          <w:color w:val="000000"/>
        </w:rPr>
        <w:t>   </w:t>
      </w:r>
      <w:r>
        <w:rPr>
          <w:noProof/>
          <w:color w:val="0000FF"/>
          <w:lang w:eastAsia="en-GB"/>
        </w:rPr>
        <w:drawing>
          <wp:inline distT="0" distB="0" distL="0" distR="0">
            <wp:extent cx="180975" cy="209550"/>
            <wp:effectExtent l="0" t="0" r="9525" b="0"/>
            <wp:docPr id="13" name="Picture 13"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pPr>
        <w:pStyle w:val="NormalWeb"/>
        <w:rPr>
          <w:color w:val="000000"/>
          <w:sz w:val="27"/>
          <w:szCs w:val="27"/>
        </w:rPr>
      </w:pPr>
      <w:r>
        <w:rPr>
          <w:color w:val="000000"/>
          <w:sz w:val="27"/>
          <w:szCs w:val="27"/>
        </w:rPr>
        <w:t>A </w:t>
      </w:r>
      <w:r>
        <w:rPr>
          <w:b/>
          <w:bCs/>
          <w:color w:val="000000"/>
          <w:sz w:val="27"/>
          <w:szCs w:val="27"/>
        </w:rPr>
        <w:t>analytical_model_parameter</w:t>
      </w:r>
      <w:r>
        <w:rPr>
          <w:color w:val="000000"/>
          <w:sz w:val="27"/>
          <w:szCs w:val="27"/>
        </w:rPr>
        <w:t> is a type of </w:t>
      </w:r>
      <w:hyperlink r:id="rId53" w:anchor="product_property_definition_schema.property_definition" w:history="1">
        <w:r>
          <w:rPr>
            <w:rStyle w:val="Hyperlink"/>
            <w:b/>
            <w:bCs/>
            <w:sz w:val="27"/>
            <w:szCs w:val="27"/>
          </w:rPr>
          <w:t>property_definition</w:t>
        </w:r>
      </w:hyperlink>
      <w:r>
        <w:rPr>
          <w:color w:val="000000"/>
          <w:sz w:val="27"/>
          <w:szCs w:val="27"/>
        </w:rPr>
        <w:t> that implements the ARM concept of </w:t>
      </w:r>
      <w:hyperlink r:id="rId54" w:anchor="analytical_model_arm.analytical_model_parameter" w:history="1">
        <w:r>
          <w:rPr>
            <w:rStyle w:val="Hyperlink"/>
            <w:b/>
            <w:bCs/>
            <w:sz w:val="27"/>
            <w:szCs w:val="27"/>
          </w:rPr>
          <w:t>Analytical_model_parameter</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analytical_model_parameter</w:t>
      </w:r>
      <w:r>
        <w:rPr>
          <w:rFonts w:ascii="Courier New" w:hAnsi="Courier New" w:cs="Courier New"/>
          <w:color w:val="000000"/>
          <w:sz w:val="20"/>
          <w:szCs w:val="20"/>
        </w:rPr>
        <w:br/>
      </w:r>
      <w:r>
        <w:rPr>
          <w:rStyle w:val="HTMLCode"/>
          <w:color w:val="000000"/>
        </w:rPr>
        <w:t>  SUBTYPE OF (</w:t>
      </w:r>
      <w:hyperlink r:id="rId55"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r>
        <w:rPr>
          <w:color w:val="000000"/>
        </w:rPr>
        <w:t>5.2.2.6 analytical_model_port   </w:t>
      </w:r>
      <w:r>
        <w:rPr>
          <w:noProof/>
          <w:color w:val="0000FF"/>
          <w:lang w:eastAsia="en-GB"/>
        </w:rPr>
        <w:drawing>
          <wp:inline distT="0" distB="0" distL="0" distR="0">
            <wp:extent cx="180975" cy="209550"/>
            <wp:effectExtent l="0" t="0" r="9525" b="0"/>
            <wp:docPr id="12" name="Picture 12"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An </w:t>
      </w:r>
      <w:r>
        <w:rPr>
          <w:b/>
          <w:bCs/>
          <w:color w:val="000000"/>
          <w:sz w:val="27"/>
          <w:szCs w:val="27"/>
        </w:rPr>
        <w:t>analytical_model_port</w:t>
      </w:r>
      <w:r>
        <w:rPr>
          <w:color w:val="000000"/>
          <w:sz w:val="27"/>
          <w:szCs w:val="27"/>
        </w:rPr>
        <w:t> is a type of </w:t>
      </w:r>
      <w:hyperlink r:id="rId56" w:anchor="product_property_definition_schema.property_definition" w:history="1">
        <w:r>
          <w:rPr>
            <w:rStyle w:val="Hyperlink"/>
            <w:b/>
            <w:bCs/>
            <w:sz w:val="27"/>
            <w:szCs w:val="27"/>
          </w:rPr>
          <w:t>property_definition</w:t>
        </w:r>
      </w:hyperlink>
      <w:r>
        <w:rPr>
          <w:color w:val="000000"/>
          <w:sz w:val="27"/>
          <w:szCs w:val="27"/>
        </w:rPr>
        <w:t>, </w:t>
      </w:r>
      <w:hyperlink r:id="rId57" w:anchor="product_property_representation_schema.property_definition_representation" w:history="1">
        <w:r>
          <w:rPr>
            <w:rStyle w:val="Hyperlink"/>
            <w:b/>
            <w:bCs/>
            <w:sz w:val="27"/>
            <w:szCs w:val="27"/>
          </w:rPr>
          <w:t>property_definition_representation</w:t>
        </w:r>
      </w:hyperlink>
      <w:r>
        <w:rPr>
          <w:color w:val="000000"/>
          <w:sz w:val="27"/>
          <w:szCs w:val="27"/>
        </w:rPr>
        <w:t> and of </w:t>
      </w:r>
      <w:hyperlink r:id="rId58" w:anchor="representation_schema.representation" w:history="1">
        <w:r>
          <w:rPr>
            <w:rStyle w:val="Hyperlink"/>
            <w:b/>
            <w:bCs/>
            <w:sz w:val="27"/>
            <w:szCs w:val="27"/>
          </w:rPr>
          <w:t>representation</w:t>
        </w:r>
      </w:hyperlink>
      <w:r>
        <w:rPr>
          <w:color w:val="000000"/>
          <w:sz w:val="27"/>
          <w:szCs w:val="27"/>
        </w:rPr>
        <w:t> that implements the ARM concept of</w:t>
      </w:r>
      <w:ins w:id="14" w:author="Sapp (US), Brandon" w:date="2019-03-20T10:34:00Z">
        <w:r w:rsidR="00A159EC">
          <w:rPr>
            <w:color w:val="000000"/>
            <w:sz w:val="27"/>
            <w:szCs w:val="27"/>
          </w:rPr>
          <w:t xml:space="preserve"> </w:t>
        </w:r>
      </w:ins>
      <w:hyperlink r:id="rId59" w:anchor="analytical_model_arm.analytical_model_port" w:history="1">
        <w:r>
          <w:rPr>
            <w:rStyle w:val="Hyperlink"/>
            <w:b/>
            <w:bCs/>
            <w:sz w:val="27"/>
            <w:szCs w:val="27"/>
          </w:rPr>
          <w:t>Analytical_model_port</w:t>
        </w:r>
      </w:hyperlink>
      <w:r>
        <w:rPr>
          <w:color w:val="000000"/>
          <w:sz w:val="27"/>
          <w:szCs w:val="27"/>
        </w:rPr>
        <w:t>. An </w:t>
      </w:r>
      <w:r>
        <w:rPr>
          <w:b/>
          <w:bCs/>
          <w:color w:val="000000"/>
          <w:sz w:val="27"/>
          <w:szCs w:val="27"/>
        </w:rPr>
        <w:t>analytical_model_port</w:t>
      </w:r>
      <w:r>
        <w:rPr>
          <w:color w:val="000000"/>
          <w:sz w:val="27"/>
          <w:szCs w:val="27"/>
        </w:rPr>
        <w:t> describes an interface point for an </w:t>
      </w:r>
      <w:hyperlink r:id="rId60"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w:t>
      </w:r>
      <w:r>
        <w:rPr>
          <w:rFonts w:ascii="Courier New" w:hAnsi="Courier New" w:cs="Courier New"/>
          <w:color w:val="000000"/>
          <w:sz w:val="20"/>
          <w:szCs w:val="20"/>
        </w:rPr>
        <w:br/>
      </w:r>
      <w:r>
        <w:rPr>
          <w:rStyle w:val="HTMLCode"/>
          <w:color w:val="000000"/>
        </w:rPr>
        <w:t>  SUBTYPE OF (</w:t>
      </w:r>
      <w:hyperlink r:id="rId61"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 </w:t>
      </w:r>
      <w:hyperlink r:id="rId62" w:anchor="product_property_representation_schema.property_definition_representation" w:history="1">
        <w:r>
          <w:rPr>
            <w:rStyle w:val="Hyperlink"/>
            <w:rFonts w:ascii="Courier New" w:hAnsi="Courier New" w:cs="Courier New"/>
            <w:sz w:val="20"/>
            <w:szCs w:val="20"/>
          </w:rPr>
          <w:t>property_definition_representation</w:t>
        </w:r>
      </w:hyperlink>
      <w:r>
        <w:rPr>
          <w:rStyle w:val="HTMLCode"/>
          <w:color w:val="000000"/>
        </w:rPr>
        <w:t>, </w:t>
      </w:r>
      <w:hyperlink r:id="rId63" w:anchor="representation_schema.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64" w:anchor="product_property_representation_schema.property_definition_representation" w:history="1">
        <w:r>
          <w:rPr>
            <w:rStyle w:val="Hyperlink"/>
            <w:rFonts w:ascii="Courier New" w:hAnsi="Courier New" w:cs="Courier New"/>
            <w:sz w:val="20"/>
            <w:szCs w:val="20"/>
          </w:rPr>
          <w:t>property_definition_representation</w:t>
        </w:r>
      </w:hyperlink>
      <w:r>
        <w:rPr>
          <w:rStyle w:val="HTMLCode"/>
          <w:color w:val="000000"/>
        </w:rPr>
        <w:t>.definition : </w:t>
      </w:r>
      <w:hyperlink r:id="rId65"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 := SELF;</w:t>
      </w:r>
      <w:r>
        <w:rPr>
          <w:rFonts w:ascii="Courier New" w:hAnsi="Courier New" w:cs="Courier New"/>
          <w:color w:val="000000"/>
          <w:sz w:val="20"/>
          <w:szCs w:val="20"/>
        </w:rPr>
        <w:br/>
      </w:r>
      <w:r>
        <w:rPr>
          <w:rStyle w:val="HTMLCode"/>
          <w:color w:val="000000"/>
        </w:rPr>
        <w:t>  SELF\</w:t>
      </w:r>
      <w:hyperlink r:id="rId66" w:anchor="product_property_representation_schema.property_definition_representation" w:history="1">
        <w:r>
          <w:rPr>
            <w:rStyle w:val="Hyperlink"/>
            <w:rFonts w:ascii="Courier New" w:hAnsi="Courier New" w:cs="Courier New"/>
            <w:sz w:val="20"/>
            <w:szCs w:val="20"/>
          </w:rPr>
          <w:t>property_definition_representation</w:t>
        </w:r>
      </w:hyperlink>
      <w:r>
        <w:rPr>
          <w:rStyle w:val="HTMLCode"/>
          <w:color w:val="000000"/>
        </w:rPr>
        <w:t>.used_representation : </w:t>
      </w:r>
      <w:hyperlink r:id="rId67" w:anchor="representation_schema.representation" w:history="1">
        <w:r>
          <w:rPr>
            <w:rStyle w:val="Hyperlink"/>
            <w:rFonts w:ascii="Courier New" w:hAnsi="Courier New" w:cs="Courier New"/>
            <w:sz w:val="20"/>
            <w:szCs w:val="20"/>
          </w:rPr>
          <w:t>representation</w:t>
        </w:r>
      </w:hyperlink>
      <w:r>
        <w:rPr>
          <w:rStyle w:val="HTMLCode"/>
          <w:color w:val="000000"/>
        </w:rPr>
        <w:t> := SELF;</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NormalWeb"/>
        <w:rPr>
          <w:color w:val="000000"/>
          <w:sz w:val="27"/>
          <w:szCs w:val="27"/>
        </w:rPr>
      </w:pPr>
      <w:r>
        <w:rPr>
          <w:color w:val="000000"/>
          <w:sz w:val="27"/>
          <w:szCs w:val="27"/>
          <w:u w:val="single"/>
        </w:rPr>
        <w:t>Attribute definitions:</w:t>
      </w:r>
    </w:p>
    <w:p w:rsidR="00CB1FDF" w:rsidRDefault="00CB1FDF" w:rsidP="00CB1FDF">
      <w:pPr>
        <w:pStyle w:val="expressdescription"/>
        <w:rPr>
          <w:color w:val="000000"/>
          <w:sz w:val="27"/>
          <w:szCs w:val="27"/>
        </w:rPr>
      </w:pPr>
      <w:r>
        <w:rPr>
          <w:b/>
          <w:bCs/>
          <w:color w:val="000000"/>
          <w:sz w:val="27"/>
          <w:szCs w:val="27"/>
        </w:rPr>
        <w:t>definition: </w:t>
      </w:r>
      <w:r>
        <w:rPr>
          <w:color w:val="000000"/>
          <w:sz w:val="27"/>
          <w:szCs w:val="27"/>
        </w:rPr>
        <w:t xml:space="preserve">an attribute </w:t>
      </w:r>
      <w:del w:id="15" w:author="Sapp (US), Brandon" w:date="2019-03-20T10:34:00Z">
        <w:r w:rsidDel="00A159EC">
          <w:rPr>
            <w:color w:val="000000"/>
            <w:sz w:val="27"/>
            <w:szCs w:val="27"/>
          </w:rPr>
          <w:delText>inhertied</w:delText>
        </w:r>
      </w:del>
      <w:ins w:id="16" w:author="Sapp (US), Brandon" w:date="2019-03-20T10:34:00Z">
        <w:r w:rsidR="00A159EC">
          <w:rPr>
            <w:color w:val="000000"/>
            <w:sz w:val="27"/>
            <w:szCs w:val="27"/>
          </w:rPr>
          <w:t>inherited</w:t>
        </w:r>
      </w:ins>
      <w:r>
        <w:rPr>
          <w:color w:val="000000"/>
          <w:sz w:val="27"/>
          <w:szCs w:val="27"/>
        </w:rPr>
        <w:t xml:space="preserve"> from the </w:t>
      </w:r>
      <w:hyperlink r:id="rId68" w:anchor="product_property_representation_schema.property_definition_representation" w:history="1">
        <w:r>
          <w:rPr>
            <w:rStyle w:val="Hyperlink"/>
            <w:b/>
            <w:bCs/>
            <w:sz w:val="27"/>
            <w:szCs w:val="27"/>
          </w:rPr>
          <w:t>property_definition_representation</w:t>
        </w:r>
      </w:hyperlink>
      <w:r>
        <w:rPr>
          <w:color w:val="000000"/>
          <w:sz w:val="27"/>
          <w:szCs w:val="27"/>
        </w:rPr>
        <w:t> shall be redeclared as the </w:t>
      </w:r>
      <w:hyperlink r:id="rId69" w:anchor="product_property_definition_schema.property_definition" w:history="1">
        <w:r>
          <w:rPr>
            <w:rStyle w:val="Hyperlink"/>
            <w:b/>
            <w:bCs/>
            <w:sz w:val="27"/>
            <w:szCs w:val="27"/>
          </w:rPr>
          <w:t>property_definition</w:t>
        </w:r>
      </w:hyperlink>
      <w:r>
        <w:rPr>
          <w:color w:val="000000"/>
          <w:sz w:val="27"/>
          <w:szCs w:val="27"/>
        </w:rPr>
        <w:t> for the </w:t>
      </w:r>
      <w:r>
        <w:rPr>
          <w:b/>
          <w:bCs/>
          <w:color w:val="000000"/>
          <w:sz w:val="27"/>
          <w:szCs w:val="27"/>
        </w:rPr>
        <w:t>analytical_model_port</w:t>
      </w:r>
      <w:r>
        <w:rPr>
          <w:color w:val="000000"/>
          <w:sz w:val="27"/>
          <w:szCs w:val="27"/>
        </w:rPr>
        <w:t>.</w:t>
      </w:r>
    </w:p>
    <w:p w:rsidR="00CB1FDF" w:rsidRDefault="00CB1FDF" w:rsidP="00CB1FDF">
      <w:pPr>
        <w:pStyle w:val="expressdescription"/>
        <w:rPr>
          <w:color w:val="000000"/>
          <w:sz w:val="27"/>
          <w:szCs w:val="27"/>
        </w:rPr>
      </w:pPr>
      <w:r>
        <w:rPr>
          <w:b/>
          <w:bCs/>
          <w:color w:val="000000"/>
          <w:sz w:val="27"/>
          <w:szCs w:val="27"/>
        </w:rPr>
        <w:t>used_representation: </w:t>
      </w:r>
      <w:r>
        <w:rPr>
          <w:color w:val="000000"/>
          <w:sz w:val="27"/>
          <w:szCs w:val="27"/>
        </w:rPr>
        <w:t xml:space="preserve">an attribute </w:t>
      </w:r>
      <w:del w:id="17" w:author="Sapp (US), Brandon" w:date="2019-03-20T10:35:00Z">
        <w:r w:rsidDel="00A159EC">
          <w:rPr>
            <w:color w:val="000000"/>
            <w:sz w:val="27"/>
            <w:szCs w:val="27"/>
          </w:rPr>
          <w:delText>inhertied</w:delText>
        </w:r>
      </w:del>
      <w:ins w:id="18" w:author="Sapp (US), Brandon" w:date="2019-03-20T10:35:00Z">
        <w:r w:rsidR="00A159EC">
          <w:rPr>
            <w:color w:val="000000"/>
            <w:sz w:val="27"/>
            <w:szCs w:val="27"/>
          </w:rPr>
          <w:t>inherited</w:t>
        </w:r>
      </w:ins>
      <w:r>
        <w:rPr>
          <w:color w:val="000000"/>
          <w:sz w:val="27"/>
          <w:szCs w:val="27"/>
        </w:rPr>
        <w:t xml:space="preserve"> from the </w:t>
      </w:r>
      <w:hyperlink r:id="rId70" w:anchor="product_property_representation_schema.property_definition_representation" w:history="1">
        <w:r>
          <w:rPr>
            <w:rStyle w:val="Hyperlink"/>
            <w:b/>
            <w:bCs/>
            <w:sz w:val="27"/>
            <w:szCs w:val="27"/>
          </w:rPr>
          <w:t>property_definition_representation</w:t>
        </w:r>
      </w:hyperlink>
      <w:r>
        <w:rPr>
          <w:color w:val="000000"/>
          <w:sz w:val="27"/>
          <w:szCs w:val="27"/>
        </w:rPr>
        <w:t> shall be redeclared as the </w:t>
      </w:r>
      <w:hyperlink r:id="rId71" w:anchor="representation_schema.representation" w:history="1">
        <w:r>
          <w:rPr>
            <w:rStyle w:val="Hyperlink"/>
            <w:b/>
            <w:bCs/>
            <w:sz w:val="27"/>
            <w:szCs w:val="27"/>
          </w:rPr>
          <w:t>representation</w:t>
        </w:r>
      </w:hyperlink>
      <w:r>
        <w:rPr>
          <w:color w:val="000000"/>
          <w:sz w:val="27"/>
          <w:szCs w:val="27"/>
        </w:rPr>
        <w:t> for the </w:t>
      </w:r>
      <w:r>
        <w:rPr>
          <w:b/>
          <w:bCs/>
          <w:color w:val="000000"/>
          <w:sz w:val="27"/>
          <w:szCs w:val="27"/>
        </w:rPr>
        <w:t>analytical_model_port</w:t>
      </w:r>
      <w:r>
        <w:rPr>
          <w:color w:val="000000"/>
          <w:sz w:val="27"/>
          <w:szCs w:val="27"/>
        </w:rPr>
        <w:t>.</w:t>
      </w:r>
    </w:p>
    <w:p w:rsidR="00CB1FDF" w:rsidRDefault="00CB1FDF" w:rsidP="00CB1FDF">
      <w:pPr>
        <w:pStyle w:val="Heading2"/>
        <w:rPr>
          <w:color w:val="000000"/>
        </w:rPr>
      </w:pPr>
      <w:r>
        <w:rPr>
          <w:color w:val="000000"/>
        </w:rPr>
        <w:t>5.2.2.7 analytical_model_port_assignment   </w:t>
      </w:r>
      <w:r>
        <w:rPr>
          <w:noProof/>
          <w:color w:val="0000FF"/>
          <w:lang w:eastAsia="en-GB"/>
        </w:rPr>
        <w:drawing>
          <wp:inline distT="0" distB="0" distL="0" distR="0">
            <wp:extent cx="180975" cy="209550"/>
            <wp:effectExtent l="0" t="0" r="9525" b="0"/>
            <wp:docPr id="11" name="Picture 11"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An </w:t>
      </w:r>
      <w:r>
        <w:rPr>
          <w:b/>
          <w:bCs/>
          <w:color w:val="000000"/>
          <w:sz w:val="27"/>
          <w:szCs w:val="27"/>
        </w:rPr>
        <w:t>analytical_model_port_assignment</w:t>
      </w:r>
      <w:r>
        <w:rPr>
          <w:color w:val="000000"/>
          <w:sz w:val="27"/>
          <w:szCs w:val="27"/>
        </w:rPr>
        <w:t> is a type of </w:t>
      </w:r>
      <w:hyperlink r:id="rId72" w:anchor="product_property_representation_schema.property_definition_representation" w:history="1">
        <w:r>
          <w:rPr>
            <w:rStyle w:val="Hyperlink"/>
            <w:b/>
            <w:bCs/>
            <w:sz w:val="27"/>
            <w:szCs w:val="27"/>
          </w:rPr>
          <w:t>property_definition_representation</w:t>
        </w:r>
      </w:hyperlink>
      <w:r>
        <w:rPr>
          <w:color w:val="000000"/>
          <w:sz w:val="27"/>
          <w:szCs w:val="27"/>
        </w:rPr>
        <w:t> and </w:t>
      </w:r>
      <w:hyperlink r:id="rId73" w:anchor="representation_schema.representation_relationship" w:history="1">
        <w:r>
          <w:rPr>
            <w:rStyle w:val="Hyperlink"/>
            <w:b/>
            <w:bCs/>
            <w:sz w:val="27"/>
            <w:szCs w:val="27"/>
          </w:rPr>
          <w:t>representation_relationship</w:t>
        </w:r>
      </w:hyperlink>
      <w:r>
        <w:rPr>
          <w:color w:val="000000"/>
          <w:sz w:val="27"/>
          <w:szCs w:val="27"/>
        </w:rPr>
        <w:t> that implements the ARM concept of</w:t>
      </w:r>
      <w:hyperlink r:id="rId74" w:anchor="analytical_model_arm.analytical_model_port_assignment" w:history="1">
        <w:r>
          <w:rPr>
            <w:rStyle w:val="Hyperlink"/>
            <w:b/>
            <w:bCs/>
            <w:sz w:val="27"/>
            <w:szCs w:val="27"/>
          </w:rPr>
          <w:t>Analytical_model_port_assignment</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analytical_model_port_assignment</w:t>
      </w:r>
      <w:r>
        <w:rPr>
          <w:rFonts w:ascii="Courier New" w:hAnsi="Courier New" w:cs="Courier New"/>
          <w:color w:val="000000"/>
          <w:sz w:val="20"/>
          <w:szCs w:val="20"/>
        </w:rPr>
        <w:br/>
      </w:r>
      <w:r>
        <w:rPr>
          <w:rStyle w:val="HTMLCode"/>
          <w:color w:val="000000"/>
        </w:rPr>
        <w:lastRenderedPageBreak/>
        <w:t>  SUBTYPE OF (</w:t>
      </w:r>
      <w:hyperlink r:id="rId75" w:anchor="product_property_representation_schema.property_definition_representation" w:history="1">
        <w:r>
          <w:rPr>
            <w:rStyle w:val="Hyperlink"/>
            <w:rFonts w:ascii="Courier New" w:hAnsi="Courier New" w:cs="Courier New"/>
            <w:sz w:val="20"/>
            <w:szCs w:val="20"/>
          </w:rPr>
          <w:t>property_definition_representation</w:t>
        </w:r>
      </w:hyperlink>
      <w:r>
        <w:rPr>
          <w:rStyle w:val="HTMLCode"/>
          <w:color w:val="000000"/>
        </w:rPr>
        <w:t>, </w:t>
      </w:r>
      <w:hyperlink r:id="rId76"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77" w:anchor="product_property_representation_schema.property_definition_representation" w:history="1">
        <w:r>
          <w:rPr>
            <w:rStyle w:val="Hyperlink"/>
            <w:rFonts w:ascii="Courier New" w:hAnsi="Courier New" w:cs="Courier New"/>
            <w:sz w:val="20"/>
            <w:szCs w:val="20"/>
          </w:rPr>
          <w:t>property_definition_representation</w:t>
        </w:r>
      </w:hyperlink>
      <w:r>
        <w:rPr>
          <w:rStyle w:val="HTMLCode"/>
          <w:color w:val="000000"/>
        </w:rPr>
        <w:t>.used_representation : </w:t>
      </w:r>
      <w:hyperlink r:id="rId78" w:anchor="analytical_model_mi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79"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80" w:anchor="analytical_model_mim.analytical_representation" w:history="1">
        <w:r>
          <w:rPr>
            <w:rStyle w:val="Hyperlink"/>
            <w:rFonts w:ascii="Courier New" w:hAnsi="Courier New" w:cs="Courier New"/>
            <w:sz w:val="20"/>
            <w:szCs w:val="20"/>
          </w:rPr>
          <w:t>analytical_representation</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81"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 : </w:t>
      </w:r>
      <w:hyperlink r:id="rId82" w:anchor="analytical_model_mim.analytical_model_port" w:history="1">
        <w:r>
          <w:rPr>
            <w:rStyle w:val="Hyperlink"/>
            <w:rFonts w:ascii="Courier New" w:hAnsi="Courier New" w:cs="Courier New"/>
            <w:sz w:val="20"/>
            <w:szCs w:val="20"/>
          </w:rPr>
          <w:t>analytical_model_port</w:t>
        </w:r>
      </w:hyperlink>
      <w:r>
        <w:rPr>
          <w:rStyle w:val="HTMLCode"/>
          <w:color w:val="000000"/>
        </w:rPr>
        <w:t> := SELF\property_definition_representation.used_representation;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NormalWeb"/>
        <w:rPr>
          <w:color w:val="000000"/>
          <w:sz w:val="27"/>
          <w:szCs w:val="27"/>
        </w:rPr>
      </w:pPr>
      <w:r>
        <w:rPr>
          <w:color w:val="000000"/>
          <w:sz w:val="27"/>
          <w:szCs w:val="27"/>
          <w:u w:val="single"/>
        </w:rPr>
        <w:t>Attribute definitions:</w:t>
      </w:r>
    </w:p>
    <w:p w:rsidR="00CB1FDF" w:rsidRDefault="00CB1FDF" w:rsidP="00CB1FDF">
      <w:pPr>
        <w:pStyle w:val="expressdescription"/>
        <w:rPr>
          <w:color w:val="000000"/>
          <w:sz w:val="27"/>
          <w:szCs w:val="27"/>
        </w:rPr>
      </w:pPr>
      <w:r>
        <w:rPr>
          <w:b/>
          <w:bCs/>
          <w:color w:val="000000"/>
          <w:sz w:val="27"/>
          <w:szCs w:val="27"/>
        </w:rPr>
        <w:t>used_representation: </w:t>
      </w:r>
      <w:r>
        <w:rPr>
          <w:color w:val="000000"/>
          <w:sz w:val="27"/>
          <w:szCs w:val="27"/>
        </w:rPr>
        <w:t>an attribute inherited from the </w:t>
      </w:r>
      <w:hyperlink r:id="rId83" w:anchor="product_property_representation_schema.property_definition_representation" w:history="1">
        <w:r>
          <w:rPr>
            <w:rStyle w:val="Hyperlink"/>
            <w:b/>
            <w:bCs/>
            <w:sz w:val="27"/>
            <w:szCs w:val="27"/>
          </w:rPr>
          <w:t>property_definition_representation</w:t>
        </w:r>
      </w:hyperlink>
      <w:r>
        <w:rPr>
          <w:color w:val="000000"/>
          <w:sz w:val="27"/>
          <w:szCs w:val="27"/>
        </w:rPr>
        <w:t> shall be redeclared as the </w:t>
      </w:r>
      <w:hyperlink r:id="rId84" w:anchor="analytical_model_mim.analytical_model_port" w:history="1">
        <w:r>
          <w:rPr>
            <w:rStyle w:val="Hyperlink"/>
            <w:b/>
            <w:bCs/>
            <w:sz w:val="27"/>
            <w:szCs w:val="27"/>
          </w:rPr>
          <w:t>analytical_model_port</w:t>
        </w:r>
      </w:hyperlink>
      <w:r>
        <w:rPr>
          <w:color w:val="000000"/>
          <w:sz w:val="27"/>
          <w:szCs w:val="27"/>
        </w:rPr>
        <w:t> for the </w:t>
      </w:r>
      <w:r>
        <w:rPr>
          <w:b/>
          <w:bCs/>
          <w:color w:val="000000"/>
          <w:sz w:val="27"/>
          <w:szCs w:val="27"/>
        </w:rPr>
        <w:t>analytical_model_port_assignment</w:t>
      </w:r>
      <w:r>
        <w:rPr>
          <w:color w:val="000000"/>
          <w:sz w:val="27"/>
          <w:szCs w:val="27"/>
        </w:rPr>
        <w:t>.</w:t>
      </w:r>
    </w:p>
    <w:p w:rsidR="00CB1FDF" w:rsidRDefault="00CB1FDF" w:rsidP="00CB1FDF">
      <w:pPr>
        <w:pStyle w:val="expressdescription"/>
        <w:rPr>
          <w:color w:val="000000"/>
          <w:sz w:val="27"/>
          <w:szCs w:val="27"/>
        </w:rPr>
      </w:pPr>
      <w:r>
        <w:rPr>
          <w:b/>
          <w:bCs/>
          <w:color w:val="000000"/>
          <w:sz w:val="27"/>
          <w:szCs w:val="27"/>
        </w:rPr>
        <w:t>rep_1: </w:t>
      </w:r>
      <w:r>
        <w:rPr>
          <w:color w:val="000000"/>
          <w:sz w:val="27"/>
          <w:szCs w:val="27"/>
        </w:rPr>
        <w:t>an attribute inherited from the </w:t>
      </w:r>
      <w:hyperlink r:id="rId85" w:anchor="representation_schema.representation_relationship" w:history="1">
        <w:r>
          <w:rPr>
            <w:rStyle w:val="Hyperlink"/>
            <w:b/>
            <w:bCs/>
            <w:sz w:val="27"/>
            <w:szCs w:val="27"/>
          </w:rPr>
          <w:t>representation_relationship</w:t>
        </w:r>
      </w:hyperlink>
      <w:r>
        <w:rPr>
          <w:color w:val="000000"/>
          <w:sz w:val="27"/>
          <w:szCs w:val="27"/>
        </w:rPr>
        <w:t> shall be redeclared as the </w:t>
      </w:r>
      <w:hyperlink r:id="rId86" w:anchor="analytical_model_mim.analytical_representation" w:history="1">
        <w:r>
          <w:rPr>
            <w:rStyle w:val="Hyperlink"/>
            <w:b/>
            <w:bCs/>
            <w:sz w:val="27"/>
            <w:szCs w:val="27"/>
          </w:rPr>
          <w:t>analytical_representation</w:t>
        </w:r>
      </w:hyperlink>
      <w:r>
        <w:rPr>
          <w:color w:val="000000"/>
          <w:sz w:val="27"/>
          <w:szCs w:val="27"/>
        </w:rPr>
        <w:t> for the </w:t>
      </w:r>
      <w:r>
        <w:rPr>
          <w:b/>
          <w:bCs/>
          <w:color w:val="000000"/>
          <w:sz w:val="27"/>
          <w:szCs w:val="27"/>
        </w:rPr>
        <w:t>analytical_model_port_assignment</w:t>
      </w:r>
      <w:r>
        <w:rPr>
          <w:color w:val="000000"/>
          <w:sz w:val="27"/>
          <w:szCs w:val="27"/>
        </w:rPr>
        <w:t>.</w:t>
      </w:r>
    </w:p>
    <w:p w:rsidR="00CB1FDF" w:rsidRDefault="00CB1FDF" w:rsidP="00CB1FDF">
      <w:pPr>
        <w:pStyle w:val="expressdescription"/>
        <w:rPr>
          <w:color w:val="000000"/>
          <w:sz w:val="27"/>
          <w:szCs w:val="27"/>
        </w:rPr>
      </w:pPr>
      <w:bookmarkStart w:id="19" w:name="analytical_model_mim.analytical_model_po"/>
      <w:r>
        <w:rPr>
          <w:b/>
          <w:bCs/>
          <w:color w:val="000000"/>
          <w:sz w:val="27"/>
          <w:szCs w:val="27"/>
        </w:rPr>
        <w:t>rep_2: </w:t>
      </w:r>
      <w:bookmarkEnd w:id="19"/>
      <w:r>
        <w:rPr>
          <w:color w:val="000000"/>
          <w:sz w:val="27"/>
          <w:szCs w:val="27"/>
        </w:rPr>
        <w:t>an attribute inherited from the </w:t>
      </w:r>
      <w:hyperlink r:id="rId87" w:anchor="representation_schema.representation_relationship" w:history="1">
        <w:r>
          <w:rPr>
            <w:rStyle w:val="Hyperlink"/>
            <w:b/>
            <w:bCs/>
            <w:sz w:val="27"/>
            <w:szCs w:val="27"/>
          </w:rPr>
          <w:t>representation_relationship</w:t>
        </w:r>
      </w:hyperlink>
      <w:r>
        <w:rPr>
          <w:color w:val="000000"/>
          <w:sz w:val="27"/>
          <w:szCs w:val="27"/>
        </w:rPr>
        <w:t> shall be redeclared as the </w:t>
      </w:r>
      <w:hyperlink r:id="rId88" w:anchor="analytical_model_mim.analytical_model_port" w:history="1">
        <w:r>
          <w:rPr>
            <w:rStyle w:val="Hyperlink"/>
            <w:b/>
            <w:bCs/>
            <w:sz w:val="27"/>
            <w:szCs w:val="27"/>
          </w:rPr>
          <w:t>analytical_model_port</w:t>
        </w:r>
      </w:hyperlink>
      <w:r>
        <w:rPr>
          <w:color w:val="000000"/>
          <w:sz w:val="27"/>
          <w:szCs w:val="27"/>
        </w:rPr>
        <w:t> for the </w:t>
      </w:r>
      <w:r>
        <w:rPr>
          <w:b/>
          <w:bCs/>
          <w:color w:val="000000"/>
          <w:sz w:val="27"/>
          <w:szCs w:val="27"/>
        </w:rPr>
        <w:t>analytical_model_port_assignment</w:t>
      </w:r>
      <w:r>
        <w:rPr>
          <w:color w:val="000000"/>
          <w:sz w:val="27"/>
          <w:szCs w:val="27"/>
        </w:rPr>
        <w:t>.</w:t>
      </w:r>
    </w:p>
    <w:p w:rsidR="00CB1FDF" w:rsidRDefault="00CB1FDF" w:rsidP="00CB1FDF">
      <w:pPr>
        <w:pStyle w:val="Heading2"/>
        <w:rPr>
          <w:color w:val="000000"/>
        </w:rPr>
      </w:pPr>
      <w:bookmarkStart w:id="20" w:name="analytical_model_mim.analytical_model_sc"/>
      <w:r>
        <w:rPr>
          <w:color w:val="000000"/>
        </w:rPr>
        <w:t>5.2.2.8 analytical_model_scalar_port</w:t>
      </w:r>
      <w:bookmarkEnd w:id="20"/>
      <w:r>
        <w:rPr>
          <w:color w:val="000000"/>
        </w:rPr>
        <w:t>   </w:t>
      </w:r>
      <w:r>
        <w:rPr>
          <w:noProof/>
          <w:color w:val="0000FF"/>
          <w:lang w:eastAsia="en-GB"/>
        </w:rPr>
        <w:drawing>
          <wp:inline distT="0" distB="0" distL="0" distR="0">
            <wp:extent cx="180975" cy="209550"/>
            <wp:effectExtent l="0" t="0" r="9525" b="0"/>
            <wp:docPr id="10" name="Picture 10"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An </w:t>
      </w:r>
      <w:r>
        <w:rPr>
          <w:b/>
          <w:bCs/>
          <w:color w:val="000000"/>
          <w:sz w:val="27"/>
          <w:szCs w:val="27"/>
        </w:rPr>
        <w:t>analytical_model_scalar_port</w:t>
      </w:r>
      <w:r>
        <w:rPr>
          <w:color w:val="000000"/>
          <w:sz w:val="27"/>
          <w:szCs w:val="27"/>
        </w:rPr>
        <w:t> is a type of </w:t>
      </w:r>
      <w:hyperlink r:id="rId89" w:anchor="analytical_model_mim.analytical_model_vector_port" w:history="1">
        <w:r>
          <w:rPr>
            <w:rStyle w:val="Hyperlink"/>
            <w:b/>
            <w:bCs/>
            <w:sz w:val="27"/>
            <w:szCs w:val="27"/>
          </w:rPr>
          <w:t>analytical_model_vector_port</w:t>
        </w:r>
      </w:hyperlink>
      <w:r>
        <w:rPr>
          <w:color w:val="000000"/>
          <w:sz w:val="27"/>
          <w:szCs w:val="27"/>
        </w:rPr>
        <w:t> that implements the ARM concept of </w:t>
      </w:r>
      <w:hyperlink r:id="rId90" w:anchor="analytical_model_arm.analytical_model_scalar_port" w:history="1">
        <w:r>
          <w:rPr>
            <w:rStyle w:val="Hyperlink"/>
            <w:b/>
            <w:bCs/>
            <w:sz w:val="27"/>
            <w:szCs w:val="27"/>
          </w:rPr>
          <w:t>Analytical_model_scalar_port</w:t>
        </w:r>
      </w:hyperlink>
      <w:r>
        <w:rPr>
          <w:color w:val="000000"/>
          <w:sz w:val="27"/>
          <w:szCs w:val="27"/>
        </w:rPr>
        <w:t>. An </w:t>
      </w:r>
      <w:r>
        <w:rPr>
          <w:b/>
          <w:bCs/>
          <w:color w:val="000000"/>
          <w:sz w:val="27"/>
          <w:szCs w:val="27"/>
        </w:rPr>
        <w:t>analytical_model_scalar_port</w:t>
      </w:r>
      <w:r>
        <w:rPr>
          <w:color w:val="000000"/>
          <w:sz w:val="27"/>
          <w:szCs w:val="27"/>
        </w:rPr>
        <w:t> describes an interface point for an </w:t>
      </w:r>
      <w:hyperlink r:id="rId91"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analytical_model_scalar_port</w:t>
      </w:r>
      <w:r>
        <w:rPr>
          <w:rFonts w:ascii="Courier New" w:hAnsi="Courier New" w:cs="Courier New"/>
          <w:color w:val="000000"/>
          <w:sz w:val="20"/>
          <w:szCs w:val="20"/>
        </w:rPr>
        <w:br/>
      </w:r>
      <w:r>
        <w:rPr>
          <w:rStyle w:val="HTMLCode"/>
          <w:color w:val="000000"/>
        </w:rPr>
        <w:t>  SUBTYPE OF (</w:t>
      </w:r>
      <w:hyperlink r:id="rId92" w:anchor="analytical_model_mi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21" w:name="analytical_model_mim.analytical_model_ve"/>
      <w:r>
        <w:rPr>
          <w:color w:val="000000"/>
        </w:rPr>
        <w:t>5.2.2.9 analytical_model_vector_port</w:t>
      </w:r>
      <w:bookmarkEnd w:id="21"/>
      <w:r>
        <w:rPr>
          <w:color w:val="000000"/>
        </w:rPr>
        <w:t>   </w:t>
      </w:r>
      <w:r>
        <w:rPr>
          <w:noProof/>
          <w:color w:val="0000FF"/>
          <w:lang w:eastAsia="en-GB"/>
        </w:rPr>
        <w:drawing>
          <wp:inline distT="0" distB="0" distL="0" distR="0">
            <wp:extent cx="180975" cy="209550"/>
            <wp:effectExtent l="0" t="0" r="9525" b="0"/>
            <wp:docPr id="9" name="Picture 9"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lastRenderedPageBreak/>
        <w:t>A</w:t>
      </w:r>
      <w:ins w:id="22" w:author="Sapp (US), Brandon" w:date="2019-03-20T10:35:00Z">
        <w:r w:rsidR="00A159EC">
          <w:rPr>
            <w:color w:val="000000"/>
            <w:sz w:val="27"/>
            <w:szCs w:val="27"/>
          </w:rPr>
          <w:t>n</w:t>
        </w:r>
      </w:ins>
      <w:r>
        <w:rPr>
          <w:color w:val="000000"/>
          <w:sz w:val="27"/>
          <w:szCs w:val="27"/>
        </w:rPr>
        <w:t> </w:t>
      </w:r>
      <w:r>
        <w:rPr>
          <w:b/>
          <w:bCs/>
          <w:color w:val="000000"/>
          <w:sz w:val="27"/>
          <w:szCs w:val="27"/>
        </w:rPr>
        <w:t>analytical_model_vector_port</w:t>
      </w:r>
      <w:r>
        <w:rPr>
          <w:color w:val="000000"/>
          <w:sz w:val="27"/>
          <w:szCs w:val="27"/>
        </w:rPr>
        <w:t> is a type of </w:t>
      </w:r>
      <w:hyperlink r:id="rId93" w:anchor="analytical_model_mim.analytical_model_port" w:history="1">
        <w:r>
          <w:rPr>
            <w:rStyle w:val="Hyperlink"/>
            <w:b/>
            <w:bCs/>
            <w:sz w:val="27"/>
            <w:szCs w:val="27"/>
          </w:rPr>
          <w:t>analytical_model_port</w:t>
        </w:r>
      </w:hyperlink>
      <w:r>
        <w:rPr>
          <w:color w:val="000000"/>
          <w:sz w:val="27"/>
          <w:szCs w:val="27"/>
        </w:rPr>
        <w:t> and </w:t>
      </w:r>
      <w:hyperlink r:id="rId94" w:anchor="representation_schema.compound_representation_item" w:history="1">
        <w:r>
          <w:rPr>
            <w:rStyle w:val="Hyperlink"/>
            <w:b/>
            <w:bCs/>
            <w:sz w:val="27"/>
            <w:szCs w:val="27"/>
          </w:rPr>
          <w:t>compound_representation_item</w:t>
        </w:r>
      </w:hyperlink>
      <w:r>
        <w:rPr>
          <w:color w:val="000000"/>
          <w:sz w:val="27"/>
          <w:szCs w:val="27"/>
        </w:rPr>
        <w:t> that implements the ARM concept of</w:t>
      </w:r>
      <w:ins w:id="23" w:author="Sapp (US), Brandon" w:date="2019-03-20T10:35:00Z">
        <w:r w:rsidR="00A159EC">
          <w:rPr>
            <w:color w:val="000000"/>
            <w:sz w:val="27"/>
            <w:szCs w:val="27"/>
          </w:rPr>
          <w:t xml:space="preserve"> an </w:t>
        </w:r>
      </w:ins>
      <w:hyperlink r:id="rId95" w:anchor="analytical_model_arm.analytical_model_vector_port" w:history="1">
        <w:r>
          <w:rPr>
            <w:rStyle w:val="Hyperlink"/>
            <w:b/>
            <w:bCs/>
            <w:sz w:val="27"/>
            <w:szCs w:val="27"/>
          </w:rPr>
          <w:t>Analytical_model_vector_port</w:t>
        </w:r>
      </w:hyperlink>
      <w:r>
        <w:rPr>
          <w:color w:val="000000"/>
          <w:sz w:val="27"/>
          <w:szCs w:val="27"/>
        </w:rPr>
        <w:t>. A</w:t>
      </w:r>
      <w:ins w:id="24" w:author="Sapp (US), Brandon" w:date="2019-03-20T10:35:00Z">
        <w:r w:rsidR="00A159EC">
          <w:rPr>
            <w:color w:val="000000"/>
            <w:sz w:val="27"/>
            <w:szCs w:val="27"/>
          </w:rPr>
          <w:t>n</w:t>
        </w:r>
      </w:ins>
      <w:r>
        <w:rPr>
          <w:color w:val="000000"/>
          <w:sz w:val="27"/>
          <w:szCs w:val="27"/>
        </w:rPr>
        <w:t> </w:t>
      </w:r>
      <w:r>
        <w:rPr>
          <w:b/>
          <w:bCs/>
          <w:color w:val="000000"/>
          <w:sz w:val="27"/>
          <w:szCs w:val="27"/>
        </w:rPr>
        <w:t>analytical_model_vector_port</w:t>
      </w:r>
      <w:r>
        <w:rPr>
          <w:color w:val="000000"/>
          <w:sz w:val="27"/>
          <w:szCs w:val="27"/>
        </w:rPr>
        <w:t> describes an interface point for an </w:t>
      </w:r>
      <w:hyperlink r:id="rId96"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analytical_model_vector_port</w:t>
      </w:r>
      <w:r>
        <w:rPr>
          <w:rFonts w:ascii="Courier New" w:hAnsi="Courier New" w:cs="Courier New"/>
          <w:color w:val="000000"/>
          <w:sz w:val="20"/>
          <w:szCs w:val="20"/>
        </w:rPr>
        <w:br/>
      </w:r>
      <w:r>
        <w:rPr>
          <w:rStyle w:val="HTMLCode"/>
          <w:color w:val="000000"/>
        </w:rPr>
        <w:t>  SUBTYPE OF (</w:t>
      </w:r>
      <w:hyperlink r:id="rId97" w:anchor="analytical_model_mim.analytical_model_port" w:history="1">
        <w:r>
          <w:rPr>
            <w:rStyle w:val="Hyperlink"/>
            <w:rFonts w:ascii="Courier New" w:hAnsi="Courier New" w:cs="Courier New"/>
            <w:sz w:val="20"/>
            <w:szCs w:val="20"/>
          </w:rPr>
          <w:t>analytical_model_port</w:t>
        </w:r>
      </w:hyperlink>
      <w:r>
        <w:rPr>
          <w:rStyle w:val="HTMLCode"/>
          <w:color w:val="000000"/>
        </w:rPr>
        <w:t>, </w:t>
      </w:r>
      <w:hyperlink r:id="rId98" w:anchor="representation_schema.compound_representation_item" w:history="1">
        <w:r>
          <w:rPr>
            <w:rStyle w:val="Hyperlink"/>
            <w:rFonts w:ascii="Courier New" w:hAnsi="Courier New" w:cs="Courier New"/>
            <w:sz w:val="20"/>
            <w:szCs w:val="20"/>
          </w:rPr>
          <w:t>compound_representation_item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r>
        <w:rPr>
          <w:color w:val="000000"/>
        </w:rPr>
        <w:t>5.2.2.10 analytical_representation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pPr>
        <w:pStyle w:val="NormalWeb"/>
        <w:rPr>
          <w:color w:val="000000"/>
          <w:sz w:val="27"/>
          <w:szCs w:val="27"/>
        </w:rPr>
      </w:pPr>
      <w:r>
        <w:rPr>
          <w:color w:val="000000"/>
          <w:sz w:val="27"/>
          <w:szCs w:val="27"/>
        </w:rPr>
        <w:t>An </w:t>
      </w:r>
      <w:r>
        <w:rPr>
          <w:b/>
          <w:bCs/>
          <w:color w:val="000000"/>
          <w:sz w:val="27"/>
          <w:szCs w:val="27"/>
        </w:rPr>
        <w:t>analytical_representation</w:t>
      </w:r>
      <w:r>
        <w:rPr>
          <w:color w:val="000000"/>
          <w:sz w:val="27"/>
          <w:szCs w:val="27"/>
        </w:rPr>
        <w:t> is a type of </w:t>
      </w:r>
      <w:hyperlink r:id="rId99" w:anchor="representation_schema.representation" w:history="1">
        <w:r>
          <w:rPr>
            <w:rStyle w:val="Hyperlink"/>
            <w:b/>
            <w:bCs/>
            <w:sz w:val="27"/>
            <w:szCs w:val="27"/>
          </w:rPr>
          <w:t>representation</w:t>
        </w:r>
      </w:hyperlink>
      <w:r>
        <w:rPr>
          <w:color w:val="000000"/>
          <w:sz w:val="27"/>
          <w:szCs w:val="27"/>
        </w:rPr>
        <w:t> that implements the ARM concept of </w:t>
      </w:r>
      <w:hyperlink r:id="rId100" w:anchor="analytical_model_arm.analytical_model_application" w:history="1">
        <w:r>
          <w:rPr>
            <w:rStyle w:val="Hyperlink"/>
            <w:b/>
            <w:bCs/>
            <w:sz w:val="27"/>
            <w:szCs w:val="27"/>
          </w:rPr>
          <w:t>Analytical_model_application</w:t>
        </w:r>
      </w:hyperlink>
      <w:r>
        <w:rPr>
          <w:color w:val="000000"/>
          <w:sz w:val="27"/>
          <w:szCs w:val="27"/>
        </w:rPr>
        <w:t>. An </w:t>
      </w:r>
      <w:r>
        <w:rPr>
          <w:b/>
          <w:bCs/>
          <w:color w:val="000000"/>
          <w:sz w:val="27"/>
          <w:szCs w:val="27"/>
        </w:rPr>
        <w:t>analytical_representation</w:t>
      </w:r>
      <w:ins w:id="25" w:author="Sapp (US), Brandon" w:date="2019-03-20T10:35:00Z">
        <w:r w:rsidR="00A159EC">
          <w:rPr>
            <w:b/>
            <w:bCs/>
            <w:color w:val="000000"/>
            <w:sz w:val="27"/>
            <w:szCs w:val="27"/>
          </w:rPr>
          <w:t xml:space="preserve"> </w:t>
        </w:r>
      </w:ins>
      <w:r>
        <w:rPr>
          <w:color w:val="000000"/>
          <w:sz w:val="27"/>
          <w:szCs w:val="27"/>
        </w:rPr>
        <w:t>associates specific properties with an </w:t>
      </w:r>
      <w:hyperlink r:id="rId101"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analytical_representation</w:t>
      </w:r>
      <w:r>
        <w:rPr>
          <w:rFonts w:ascii="Courier New" w:hAnsi="Courier New" w:cs="Courier New"/>
          <w:color w:val="000000"/>
          <w:sz w:val="20"/>
          <w:szCs w:val="20"/>
        </w:rPr>
        <w:br/>
      </w:r>
      <w:r>
        <w:rPr>
          <w:rStyle w:val="HTMLCode"/>
          <w:color w:val="000000"/>
        </w:rPr>
        <w:t>  SUBTYPE OF (</w:t>
      </w:r>
      <w:hyperlink r:id="rId102" w:anchor="representation_schema.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w:t>
      </w:r>
      <w:hyperlink r:id="rId103" w:anchor="representation_schema.representation" w:history="1">
        <w:r>
          <w:rPr>
            <w:rStyle w:val="Hyperlink"/>
            <w:rFonts w:ascii="Courier New" w:hAnsi="Courier New" w:cs="Courier New"/>
            <w:sz w:val="20"/>
            <w:szCs w:val="20"/>
          </w:rPr>
          <w:t>representation</w:t>
        </w:r>
      </w:hyperlink>
      <w:r>
        <w:rPr>
          <w:rStyle w:val="HTMLCode"/>
          <w:color w:val="000000"/>
        </w:rPr>
        <w:t>.name;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NormalWeb"/>
        <w:rPr>
          <w:color w:val="000000"/>
          <w:sz w:val="27"/>
          <w:szCs w:val="27"/>
        </w:rPr>
      </w:pPr>
      <w:r>
        <w:rPr>
          <w:color w:val="000000"/>
          <w:sz w:val="27"/>
          <w:szCs w:val="27"/>
          <w:u w:val="single"/>
        </w:rPr>
        <w:t>Formal propositions:</w:t>
      </w:r>
    </w:p>
    <w:p w:rsidR="00CB1FDF" w:rsidRDefault="00CB1FDF" w:rsidP="00CB1FDF">
      <w:pPr>
        <w:pStyle w:val="expressdescription"/>
        <w:rPr>
          <w:color w:val="000000"/>
          <w:sz w:val="27"/>
          <w:szCs w:val="27"/>
        </w:rPr>
      </w:pPr>
      <w:bookmarkStart w:id="26" w:name="analytical_model_mim.analytical_represen"/>
      <w:r>
        <w:rPr>
          <w:b/>
          <w:bCs/>
          <w:color w:val="000000"/>
          <w:sz w:val="27"/>
          <w:szCs w:val="27"/>
        </w:rPr>
        <w:t>UR1: </w:t>
      </w:r>
      <w:bookmarkEnd w:id="26"/>
      <w:r>
        <w:rPr>
          <w:color w:val="000000"/>
          <w:sz w:val="27"/>
          <w:szCs w:val="27"/>
        </w:rPr>
        <w:t>The </w:t>
      </w:r>
      <w:hyperlink r:id="rId104" w:anchor="representation_schema.representation.name" w:history="1">
        <w:r>
          <w:rPr>
            <w:rStyle w:val="Hyperlink"/>
            <w:b/>
            <w:bCs/>
            <w:sz w:val="27"/>
            <w:szCs w:val="27"/>
          </w:rPr>
          <w:t>name</w:t>
        </w:r>
      </w:hyperlink>
      <w:r>
        <w:rPr>
          <w:color w:val="000000"/>
          <w:sz w:val="27"/>
          <w:szCs w:val="27"/>
        </w:rPr>
        <w:t> shall be unique within a population of </w:t>
      </w:r>
      <w:r>
        <w:rPr>
          <w:b/>
          <w:bCs/>
          <w:color w:val="000000"/>
          <w:sz w:val="27"/>
          <w:szCs w:val="27"/>
        </w:rPr>
        <w:t>analytical_representation</w:t>
      </w:r>
      <w:r>
        <w:rPr>
          <w:color w:val="000000"/>
          <w:sz w:val="27"/>
          <w:szCs w:val="27"/>
        </w:rPr>
        <w:t>.</w:t>
      </w:r>
    </w:p>
    <w:p w:rsidR="00CB1FDF" w:rsidRDefault="00CB1FDF" w:rsidP="00CB1FDF">
      <w:pPr>
        <w:pStyle w:val="Heading2"/>
        <w:rPr>
          <w:color w:val="000000"/>
        </w:rPr>
      </w:pPr>
      <w:r>
        <w:rPr>
          <w:color w:val="000000"/>
        </w:rPr>
        <w:t>5.2.2.11 digital_analytical_model_port   </w:t>
      </w:r>
      <w:r>
        <w:rPr>
          <w:noProof/>
          <w:color w:val="0000FF"/>
          <w:lang w:eastAsia="en-GB"/>
        </w:rPr>
        <w:drawing>
          <wp:inline distT="0" distB="0" distL="0" distR="0">
            <wp:extent cx="180975" cy="209550"/>
            <wp:effectExtent l="0" t="0" r="9525" b="0"/>
            <wp:docPr id="7" name="Picture 7"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 </w:t>
      </w:r>
      <w:r>
        <w:rPr>
          <w:b/>
          <w:bCs/>
          <w:color w:val="000000"/>
          <w:sz w:val="27"/>
          <w:szCs w:val="27"/>
        </w:rPr>
        <w:t>digital_analytical_model_port</w:t>
      </w:r>
      <w:r>
        <w:rPr>
          <w:color w:val="000000"/>
          <w:sz w:val="27"/>
          <w:szCs w:val="27"/>
        </w:rPr>
        <w:t> is a type of </w:t>
      </w:r>
      <w:hyperlink r:id="rId105" w:anchor="analytical_model_mim.analytical_model_port" w:history="1">
        <w:r>
          <w:rPr>
            <w:rStyle w:val="Hyperlink"/>
            <w:b/>
            <w:bCs/>
            <w:sz w:val="27"/>
            <w:szCs w:val="27"/>
          </w:rPr>
          <w:t>analytical_model_port</w:t>
        </w:r>
      </w:hyperlink>
      <w:r>
        <w:rPr>
          <w:color w:val="000000"/>
          <w:sz w:val="27"/>
          <w:szCs w:val="27"/>
        </w:rPr>
        <w:t> that implements the ARM concept of </w:t>
      </w:r>
      <w:hyperlink r:id="rId106" w:anchor="analytical_model_arm.digital_analytical_model_port" w:history="1">
        <w:r>
          <w:rPr>
            <w:rStyle w:val="Hyperlink"/>
            <w:b/>
            <w:bCs/>
            <w:sz w:val="27"/>
            <w:szCs w:val="27"/>
          </w:rPr>
          <w:t>Digital_analytical_model_port</w:t>
        </w:r>
      </w:hyperlink>
      <w:r>
        <w:rPr>
          <w:color w:val="000000"/>
          <w:sz w:val="27"/>
          <w:szCs w:val="27"/>
        </w:rPr>
        <w:t>. A </w:t>
      </w:r>
      <w:r>
        <w:rPr>
          <w:b/>
          <w:bCs/>
          <w:color w:val="000000"/>
          <w:sz w:val="27"/>
          <w:szCs w:val="27"/>
        </w:rPr>
        <w:t>digital_analytical_model_port</w:t>
      </w:r>
      <w:r>
        <w:rPr>
          <w:color w:val="000000"/>
          <w:sz w:val="27"/>
          <w:szCs w:val="27"/>
        </w:rPr>
        <w:t> describes an interface point for an </w:t>
      </w:r>
      <w:hyperlink r:id="rId107"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lastRenderedPageBreak/>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digital_analytical_model_port</w:t>
      </w:r>
      <w:r>
        <w:rPr>
          <w:rFonts w:ascii="Courier New" w:hAnsi="Courier New" w:cs="Courier New"/>
          <w:color w:val="000000"/>
          <w:sz w:val="20"/>
          <w:szCs w:val="20"/>
        </w:rPr>
        <w:br/>
      </w:r>
      <w:r>
        <w:rPr>
          <w:rStyle w:val="HTMLCode"/>
          <w:color w:val="000000"/>
        </w:rPr>
        <w:t>  SUBTYPE OF (</w:t>
      </w:r>
      <w:hyperlink r:id="rId108" w:anchor="analytical_model_mi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r>
        <w:rPr>
          <w:color w:val="000000"/>
        </w:rPr>
        <w:t>5.2.2.12 digital_analytical_model_scalar_port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 </w:t>
      </w:r>
      <w:r>
        <w:rPr>
          <w:b/>
          <w:bCs/>
          <w:color w:val="000000"/>
          <w:sz w:val="27"/>
          <w:szCs w:val="27"/>
        </w:rPr>
        <w:t>digital_analytical_model_scalar_port</w:t>
      </w:r>
      <w:r>
        <w:rPr>
          <w:color w:val="000000"/>
          <w:sz w:val="27"/>
          <w:szCs w:val="27"/>
        </w:rPr>
        <w:t> is a type of </w:t>
      </w:r>
      <w:hyperlink r:id="rId109" w:anchor="analytical_model_mim.digital_analytical_model_vector_port" w:history="1">
        <w:r>
          <w:rPr>
            <w:rStyle w:val="Hyperlink"/>
            <w:b/>
            <w:bCs/>
            <w:sz w:val="27"/>
            <w:szCs w:val="27"/>
          </w:rPr>
          <w:t>digital_analytical_model_vector_port</w:t>
        </w:r>
      </w:hyperlink>
      <w:r>
        <w:rPr>
          <w:color w:val="000000"/>
          <w:sz w:val="27"/>
          <w:szCs w:val="27"/>
        </w:rPr>
        <w:t> and </w:t>
      </w:r>
      <w:hyperlink r:id="rId110" w:anchor="analytical_model_mim.analytical_model_scalar_port" w:history="1">
        <w:r>
          <w:rPr>
            <w:rStyle w:val="Hyperlink"/>
            <w:b/>
            <w:bCs/>
            <w:sz w:val="27"/>
            <w:szCs w:val="27"/>
          </w:rPr>
          <w:t>analytical_model_scalar_port</w:t>
        </w:r>
      </w:hyperlink>
      <w:r>
        <w:rPr>
          <w:color w:val="000000"/>
          <w:sz w:val="27"/>
          <w:szCs w:val="27"/>
        </w:rPr>
        <w:t> that implements the ARM concept of </w:t>
      </w:r>
      <w:hyperlink r:id="rId111" w:anchor="analytical_model_arm.digital_analytical_model_scalar_port" w:history="1">
        <w:r>
          <w:rPr>
            <w:rStyle w:val="Hyperlink"/>
            <w:b/>
            <w:bCs/>
            <w:sz w:val="27"/>
            <w:szCs w:val="27"/>
          </w:rPr>
          <w:t>Digital_analytical_model_scalar_port</w:t>
        </w:r>
      </w:hyperlink>
      <w:r>
        <w:rPr>
          <w:color w:val="000000"/>
          <w:sz w:val="27"/>
          <w:szCs w:val="27"/>
        </w:rPr>
        <w:t>. A </w:t>
      </w:r>
      <w:r>
        <w:rPr>
          <w:b/>
          <w:bCs/>
          <w:color w:val="000000"/>
          <w:sz w:val="27"/>
          <w:szCs w:val="27"/>
        </w:rPr>
        <w:t>digital_analytical_model_scalar_port</w:t>
      </w:r>
      <w:r>
        <w:rPr>
          <w:color w:val="000000"/>
          <w:sz w:val="27"/>
          <w:szCs w:val="27"/>
        </w:rPr>
        <w:t> describes a variable for an interface point for an</w:t>
      </w:r>
      <w:ins w:id="27" w:author="Sapp (US), Brandon" w:date="2019-03-20T10:35:00Z">
        <w:r w:rsidR="00A159EC">
          <w:rPr>
            <w:color w:val="000000"/>
            <w:sz w:val="27"/>
            <w:szCs w:val="27"/>
          </w:rPr>
          <w:t xml:space="preserve"> </w:t>
        </w:r>
      </w:ins>
      <w:hyperlink r:id="rId112"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digital_analytical_model_scalar_port</w:t>
      </w:r>
      <w:r>
        <w:rPr>
          <w:rFonts w:ascii="Courier New" w:hAnsi="Courier New" w:cs="Courier New"/>
          <w:color w:val="000000"/>
          <w:sz w:val="20"/>
          <w:szCs w:val="20"/>
        </w:rPr>
        <w:br/>
      </w:r>
      <w:r>
        <w:rPr>
          <w:rStyle w:val="HTMLCode"/>
          <w:color w:val="000000"/>
        </w:rPr>
        <w:t>  SUBTYPE OF (</w:t>
      </w:r>
      <w:hyperlink r:id="rId113" w:anchor="analytical_model_mim.digital_analytical_model_vector_port" w:history="1">
        <w:r>
          <w:rPr>
            <w:rStyle w:val="Hyperlink"/>
            <w:rFonts w:ascii="Courier New" w:hAnsi="Courier New" w:cs="Courier New"/>
            <w:sz w:val="20"/>
            <w:szCs w:val="20"/>
          </w:rPr>
          <w:t>digital_analytical_model_vector_port</w:t>
        </w:r>
      </w:hyperlink>
      <w:r>
        <w:rPr>
          <w:rStyle w:val="HTMLCode"/>
          <w:color w:val="000000"/>
        </w:rPr>
        <w:t>, </w:t>
      </w:r>
      <w:hyperlink r:id="rId114" w:anchor="analytical_model_mim.analytical_model_scalar_port" w:history="1">
        <w:r>
          <w:rPr>
            <w:rStyle w:val="Hyperlink"/>
            <w:rFonts w:ascii="Courier New" w:hAnsi="Courier New" w:cs="Courier New"/>
            <w:sz w:val="20"/>
            <w:szCs w:val="20"/>
          </w:rPr>
          <w:t>analytical_model_scalar_port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28" w:name="analytical_model_mim.digital_analytical_"/>
      <w:r>
        <w:rPr>
          <w:color w:val="000000"/>
        </w:rPr>
        <w:t>5.2.2.13 digital_analytical_model_vector_port</w:t>
      </w:r>
      <w:bookmarkEnd w:id="28"/>
      <w:r>
        <w:rPr>
          <w:color w:val="000000"/>
        </w:rPr>
        <w:t>   </w:t>
      </w:r>
      <w:r>
        <w:rPr>
          <w:noProof/>
          <w:color w:val="0000FF"/>
          <w:lang w:eastAsia="en-GB"/>
        </w:rPr>
        <w:drawing>
          <wp:inline distT="0" distB="0" distL="0" distR="0">
            <wp:extent cx="180975" cy="209550"/>
            <wp:effectExtent l="0" t="0" r="9525" b="0"/>
            <wp:docPr id="5" name="Picture 5"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 </w:t>
      </w:r>
      <w:r>
        <w:rPr>
          <w:b/>
          <w:bCs/>
          <w:color w:val="000000"/>
          <w:sz w:val="27"/>
          <w:szCs w:val="27"/>
        </w:rPr>
        <w:t>digital_analytical_model_vector_port</w:t>
      </w:r>
      <w:r>
        <w:rPr>
          <w:color w:val="000000"/>
          <w:sz w:val="27"/>
          <w:szCs w:val="27"/>
        </w:rPr>
        <w:t> is a type of </w:t>
      </w:r>
      <w:hyperlink r:id="rId115" w:anchor="analytical_model_mim.analytical_model_vector_port" w:history="1">
        <w:r>
          <w:rPr>
            <w:rStyle w:val="Hyperlink"/>
            <w:b/>
            <w:bCs/>
            <w:sz w:val="27"/>
            <w:szCs w:val="27"/>
          </w:rPr>
          <w:t>analytical_model_vector_port</w:t>
        </w:r>
      </w:hyperlink>
      <w:r>
        <w:rPr>
          <w:color w:val="000000"/>
          <w:sz w:val="27"/>
          <w:szCs w:val="27"/>
        </w:rPr>
        <w:t> that implements the ARM concept of</w:t>
      </w:r>
      <w:ins w:id="29" w:author="Sapp (US), Brandon" w:date="2019-03-20T10:35:00Z">
        <w:r w:rsidR="00A159EC">
          <w:rPr>
            <w:color w:val="000000"/>
            <w:sz w:val="27"/>
            <w:szCs w:val="27"/>
          </w:rPr>
          <w:t xml:space="preserve"> </w:t>
        </w:r>
      </w:ins>
      <w:hyperlink r:id="rId116" w:anchor="analytical_model_arm.digital_analytical_model_vector_port" w:history="1">
        <w:r>
          <w:rPr>
            <w:rStyle w:val="Hyperlink"/>
            <w:b/>
            <w:bCs/>
            <w:sz w:val="27"/>
            <w:szCs w:val="27"/>
          </w:rPr>
          <w:t>Digital_analytical_model_vector_port</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digital_analytical_model_vector_port</w:t>
      </w:r>
      <w:r>
        <w:rPr>
          <w:rFonts w:ascii="Courier New" w:hAnsi="Courier New" w:cs="Courier New"/>
          <w:color w:val="000000"/>
          <w:sz w:val="20"/>
          <w:szCs w:val="20"/>
        </w:rPr>
        <w:br/>
      </w:r>
      <w:r>
        <w:rPr>
          <w:rStyle w:val="HTMLCode"/>
          <w:color w:val="000000"/>
        </w:rPr>
        <w:t>  SUBTYPE OF (</w:t>
      </w:r>
      <w:hyperlink r:id="rId117" w:anchor="analytical_model_mi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r>
        <w:rPr>
          <w:color w:val="000000"/>
        </w:rPr>
        <w:t>5.2.2.14 make_</w:t>
      </w:r>
      <w:bookmarkStart w:id="30" w:name="_GoBack"/>
      <w:bookmarkEnd w:id="30"/>
      <w:r>
        <w:rPr>
          <w:color w:val="000000"/>
        </w:rPr>
        <w:t>from_model_port_relationship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lastRenderedPageBreak/>
        <w:t>A </w:t>
      </w:r>
      <w:r>
        <w:rPr>
          <w:b/>
          <w:bCs/>
          <w:color w:val="000000"/>
          <w:sz w:val="27"/>
          <w:szCs w:val="27"/>
        </w:rPr>
        <w:t>make_from_model_port_relationship</w:t>
      </w:r>
      <w:r>
        <w:rPr>
          <w:color w:val="000000"/>
          <w:sz w:val="27"/>
          <w:szCs w:val="27"/>
        </w:rPr>
        <w:t> is a type of </w:t>
      </w:r>
      <w:hyperlink r:id="rId118" w:anchor="representation_schema.representation" w:history="1">
        <w:r>
          <w:rPr>
            <w:rStyle w:val="Hyperlink"/>
            <w:b/>
            <w:bCs/>
            <w:sz w:val="27"/>
            <w:szCs w:val="27"/>
          </w:rPr>
          <w:t>representation</w:t>
        </w:r>
      </w:hyperlink>
      <w:r>
        <w:rPr>
          <w:color w:val="000000"/>
          <w:sz w:val="27"/>
          <w:szCs w:val="27"/>
        </w:rPr>
        <w:t> and </w:t>
      </w:r>
      <w:hyperlink r:id="rId119" w:anchor="representation_schema.representation_relationship" w:history="1">
        <w:r>
          <w:rPr>
            <w:rStyle w:val="Hyperlink"/>
            <w:b/>
            <w:bCs/>
            <w:sz w:val="27"/>
            <w:szCs w:val="27"/>
          </w:rPr>
          <w:t>representation_relationship</w:t>
        </w:r>
      </w:hyperlink>
      <w:r>
        <w:rPr>
          <w:color w:val="000000"/>
          <w:sz w:val="27"/>
          <w:szCs w:val="27"/>
        </w:rPr>
        <w:t> that implements the ARM concept of</w:t>
      </w:r>
      <w:ins w:id="31" w:author="Sapp (US), Brandon" w:date="2019-03-20T10:35:00Z">
        <w:r w:rsidR="00A159EC">
          <w:rPr>
            <w:color w:val="000000"/>
            <w:sz w:val="27"/>
            <w:szCs w:val="27"/>
          </w:rPr>
          <w:t xml:space="preserve"> an </w:t>
        </w:r>
      </w:ins>
      <w:hyperlink r:id="rId120" w:anchor="analytical_model_arm.analytical_model_port_make_from_relationship" w:history="1">
        <w:r>
          <w:rPr>
            <w:rStyle w:val="Hyperlink"/>
            <w:b/>
            <w:bCs/>
            <w:sz w:val="27"/>
            <w:szCs w:val="27"/>
          </w:rPr>
          <w:t>Analytical_model_port_make_from_relationship</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make_from_model_port_relationship</w:t>
      </w:r>
      <w:r>
        <w:rPr>
          <w:rFonts w:ascii="Courier New" w:hAnsi="Courier New" w:cs="Courier New"/>
          <w:color w:val="000000"/>
          <w:sz w:val="20"/>
          <w:szCs w:val="20"/>
        </w:rPr>
        <w:br/>
      </w:r>
      <w:r>
        <w:rPr>
          <w:rStyle w:val="HTMLCode"/>
          <w:color w:val="000000"/>
        </w:rPr>
        <w:t>  SUBTYPE OF (</w:t>
      </w:r>
      <w:hyperlink r:id="rId121" w:anchor="representation_schema.representation" w:history="1">
        <w:r>
          <w:rPr>
            <w:rStyle w:val="Hyperlink"/>
            <w:rFonts w:ascii="Courier New" w:hAnsi="Courier New" w:cs="Courier New"/>
            <w:sz w:val="20"/>
            <w:szCs w:val="20"/>
          </w:rPr>
          <w:t>representation</w:t>
        </w:r>
      </w:hyperlink>
      <w:r>
        <w:rPr>
          <w:rStyle w:val="HTMLCode"/>
          <w:color w:val="000000"/>
        </w:rPr>
        <w:t>, </w:t>
      </w:r>
      <w:hyperlink r:id="rId122"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23"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124" w:anchor="analytical_model_mi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25"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 : </w:t>
      </w:r>
      <w:hyperlink r:id="rId126" w:anchor="analytical_model_mi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w:t>
      </w:r>
      <w:hyperlink r:id="rId127"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SELF\</w:t>
      </w:r>
      <w:hyperlink r:id="rId128"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rep_1 :&lt;&gt;: rep_2;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NormalWeb"/>
        <w:rPr>
          <w:color w:val="000000"/>
          <w:sz w:val="27"/>
          <w:szCs w:val="27"/>
        </w:rPr>
      </w:pPr>
      <w:r>
        <w:rPr>
          <w:color w:val="000000"/>
          <w:sz w:val="27"/>
          <w:szCs w:val="27"/>
          <w:u w:val="single"/>
        </w:rPr>
        <w:t>Attribute definitions:</w:t>
      </w:r>
    </w:p>
    <w:p w:rsidR="00CB1FDF" w:rsidRDefault="00CB1FDF" w:rsidP="00CB1FDF">
      <w:pPr>
        <w:pStyle w:val="expressdescription"/>
        <w:rPr>
          <w:color w:val="000000"/>
          <w:sz w:val="27"/>
          <w:szCs w:val="27"/>
        </w:rPr>
      </w:pPr>
      <w:r>
        <w:rPr>
          <w:b/>
          <w:bCs/>
          <w:color w:val="000000"/>
          <w:sz w:val="27"/>
          <w:szCs w:val="27"/>
        </w:rPr>
        <w:t>rep_1: </w:t>
      </w:r>
      <w:r>
        <w:rPr>
          <w:color w:val="000000"/>
          <w:sz w:val="27"/>
          <w:szCs w:val="27"/>
        </w:rPr>
        <w:t>specifies a role of the </w:t>
      </w:r>
      <w:hyperlink r:id="rId129" w:anchor="analytical_model_mim.analytical_model_port" w:history="1">
        <w:r>
          <w:rPr>
            <w:rStyle w:val="Hyperlink"/>
            <w:b/>
            <w:bCs/>
            <w:sz w:val="27"/>
            <w:szCs w:val="27"/>
          </w:rPr>
          <w:t>analytical_model_port</w:t>
        </w:r>
      </w:hyperlink>
      <w:r>
        <w:rPr>
          <w:color w:val="000000"/>
          <w:sz w:val="27"/>
          <w:szCs w:val="27"/>
        </w:rPr>
        <w:t> for the </w:t>
      </w:r>
      <w:r>
        <w:rPr>
          <w:b/>
          <w:bCs/>
          <w:color w:val="000000"/>
          <w:sz w:val="27"/>
          <w:szCs w:val="27"/>
        </w:rPr>
        <w:t>make_from_model_port_relationship</w:t>
      </w:r>
      <w:r>
        <w:rPr>
          <w:color w:val="000000"/>
          <w:sz w:val="27"/>
          <w:szCs w:val="27"/>
        </w:rPr>
        <w:t>.</w:t>
      </w:r>
    </w:p>
    <w:p w:rsidR="00CB1FDF" w:rsidRDefault="00CB1FDF" w:rsidP="00CB1FDF">
      <w:pPr>
        <w:pStyle w:val="expressdescription"/>
        <w:rPr>
          <w:color w:val="000000"/>
          <w:sz w:val="27"/>
          <w:szCs w:val="27"/>
        </w:rPr>
      </w:pPr>
      <w:r>
        <w:rPr>
          <w:b/>
          <w:bCs/>
          <w:color w:val="000000"/>
          <w:sz w:val="27"/>
          <w:szCs w:val="27"/>
        </w:rPr>
        <w:t>rep_2: </w:t>
      </w:r>
      <w:r>
        <w:rPr>
          <w:color w:val="000000"/>
          <w:sz w:val="27"/>
          <w:szCs w:val="27"/>
        </w:rPr>
        <w:t>specifies a role of the </w:t>
      </w:r>
      <w:hyperlink r:id="rId130" w:anchor="analytical_model_mim.analytical_model_port" w:history="1">
        <w:r>
          <w:rPr>
            <w:rStyle w:val="Hyperlink"/>
            <w:b/>
            <w:bCs/>
            <w:sz w:val="27"/>
            <w:szCs w:val="27"/>
          </w:rPr>
          <w:t>analytical_model_port</w:t>
        </w:r>
      </w:hyperlink>
      <w:r>
        <w:rPr>
          <w:color w:val="000000"/>
          <w:sz w:val="27"/>
          <w:szCs w:val="27"/>
        </w:rPr>
        <w:t> for the </w:t>
      </w:r>
      <w:r>
        <w:rPr>
          <w:b/>
          <w:bCs/>
          <w:color w:val="000000"/>
          <w:sz w:val="27"/>
          <w:szCs w:val="27"/>
        </w:rPr>
        <w:t>make_from_model_port_relationship</w:t>
      </w:r>
      <w:r>
        <w:rPr>
          <w:color w:val="000000"/>
          <w:sz w:val="27"/>
          <w:szCs w:val="27"/>
        </w:rPr>
        <w:t>.</w:t>
      </w:r>
    </w:p>
    <w:p w:rsidR="00CB1FDF" w:rsidRDefault="00CB1FDF" w:rsidP="00CB1FDF">
      <w:pPr>
        <w:pStyle w:val="NormalWeb"/>
        <w:rPr>
          <w:color w:val="000000"/>
          <w:sz w:val="27"/>
          <w:szCs w:val="27"/>
        </w:rPr>
      </w:pPr>
      <w:r>
        <w:rPr>
          <w:color w:val="000000"/>
          <w:sz w:val="27"/>
          <w:szCs w:val="27"/>
          <w:u w:val="single"/>
        </w:rPr>
        <w:t>Formal propositions:</w:t>
      </w:r>
    </w:p>
    <w:p w:rsidR="00CB1FDF" w:rsidRDefault="00CB1FDF" w:rsidP="00CB1FDF">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rep_1</w:t>
      </w:r>
      <w:r>
        <w:rPr>
          <w:color w:val="000000"/>
          <w:sz w:val="27"/>
          <w:szCs w:val="27"/>
        </w:rPr>
        <w:t> and </w:t>
      </w:r>
      <w:r>
        <w:rPr>
          <w:b/>
          <w:bCs/>
          <w:color w:val="000000"/>
          <w:sz w:val="27"/>
          <w:szCs w:val="27"/>
        </w:rPr>
        <w:t>rep_2</w:t>
      </w:r>
      <w:r>
        <w:rPr>
          <w:color w:val="000000"/>
          <w:sz w:val="27"/>
          <w:szCs w:val="27"/>
        </w:rPr>
        <w:t> shall be unique within a population of the </w:t>
      </w:r>
      <w:r>
        <w:rPr>
          <w:b/>
          <w:bCs/>
          <w:color w:val="000000"/>
          <w:sz w:val="27"/>
          <w:szCs w:val="27"/>
        </w:rPr>
        <w:t>make_from_model_port_relationship</w:t>
      </w:r>
      <w:r>
        <w:rPr>
          <w:color w:val="000000"/>
          <w:sz w:val="27"/>
          <w:szCs w:val="27"/>
        </w:rPr>
        <w:t>.</w:t>
      </w:r>
    </w:p>
    <w:p w:rsidR="00CB1FDF" w:rsidRDefault="00CB1FDF" w:rsidP="00CB1FDF">
      <w:pPr>
        <w:pStyle w:val="expressdescription"/>
        <w:rPr>
          <w:color w:val="000000"/>
          <w:sz w:val="27"/>
          <w:szCs w:val="27"/>
        </w:rPr>
      </w:pPr>
      <w:bookmarkStart w:id="32" w:name="analytical_model_mim.make_from_model_por"/>
      <w:r>
        <w:rPr>
          <w:b/>
          <w:bCs/>
          <w:color w:val="000000"/>
          <w:sz w:val="27"/>
          <w:szCs w:val="27"/>
        </w:rPr>
        <w:t>WR1: </w:t>
      </w:r>
      <w:bookmarkEnd w:id="32"/>
      <w:r>
        <w:rPr>
          <w:color w:val="000000"/>
          <w:sz w:val="27"/>
          <w:szCs w:val="27"/>
        </w:rPr>
        <w:t>The </w:t>
      </w:r>
      <w:r>
        <w:rPr>
          <w:b/>
          <w:bCs/>
          <w:color w:val="000000"/>
          <w:sz w:val="27"/>
          <w:szCs w:val="27"/>
        </w:rPr>
        <w:t>rep_2</w:t>
      </w:r>
      <w:r>
        <w:rPr>
          <w:color w:val="000000"/>
          <w:sz w:val="27"/>
          <w:szCs w:val="27"/>
        </w:rPr>
        <w:t> shall not be equal to </w:t>
      </w:r>
      <w:r>
        <w:rPr>
          <w:b/>
          <w:bCs/>
          <w:color w:val="000000"/>
          <w:sz w:val="27"/>
          <w:szCs w:val="27"/>
        </w:rPr>
        <w:t>rep_1</w:t>
      </w:r>
      <w:r>
        <w:rPr>
          <w:color w:val="000000"/>
          <w:sz w:val="27"/>
          <w:szCs w:val="27"/>
        </w:rPr>
        <w:t>.</w:t>
      </w:r>
    </w:p>
    <w:p w:rsidR="00CB1FDF" w:rsidRDefault="00CB1FDF" w:rsidP="00CB1FDF">
      <w:pPr>
        <w:pStyle w:val="Heading2"/>
        <w:rPr>
          <w:color w:val="000000"/>
        </w:rPr>
      </w:pPr>
      <w:bookmarkStart w:id="33" w:name="analytical_model_mim.port_variable"/>
      <w:r>
        <w:rPr>
          <w:color w:val="000000"/>
        </w:rPr>
        <w:t>5.2.2.15 port_variable</w:t>
      </w:r>
      <w:bookmarkEnd w:id="33"/>
      <w:r>
        <w:rPr>
          <w:color w:val="000000"/>
        </w:rPr>
        <w:t>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 </w:t>
      </w:r>
      <w:r>
        <w:rPr>
          <w:b/>
          <w:bCs/>
          <w:color w:val="000000"/>
          <w:sz w:val="27"/>
          <w:szCs w:val="27"/>
        </w:rPr>
        <w:t>port_variable</w:t>
      </w:r>
      <w:r>
        <w:rPr>
          <w:color w:val="000000"/>
          <w:sz w:val="27"/>
          <w:szCs w:val="27"/>
        </w:rPr>
        <w:t> is a type of </w:t>
      </w:r>
      <w:hyperlink r:id="rId131" w:anchor="representation_schema.representation" w:history="1">
        <w:r>
          <w:rPr>
            <w:rStyle w:val="Hyperlink"/>
            <w:b/>
            <w:bCs/>
            <w:sz w:val="27"/>
            <w:szCs w:val="27"/>
          </w:rPr>
          <w:t>representation</w:t>
        </w:r>
      </w:hyperlink>
      <w:r>
        <w:rPr>
          <w:color w:val="000000"/>
          <w:sz w:val="27"/>
          <w:szCs w:val="27"/>
        </w:rPr>
        <w:t> and </w:t>
      </w:r>
      <w:hyperlink r:id="rId132" w:anchor="representation_schema.representation_item" w:history="1">
        <w:r>
          <w:rPr>
            <w:rStyle w:val="Hyperlink"/>
            <w:b/>
            <w:bCs/>
            <w:sz w:val="27"/>
            <w:szCs w:val="27"/>
          </w:rPr>
          <w:t>representation_item</w:t>
        </w:r>
      </w:hyperlink>
      <w:r>
        <w:rPr>
          <w:color w:val="000000"/>
          <w:sz w:val="27"/>
          <w:szCs w:val="27"/>
        </w:rPr>
        <w:t> that implements the ARM concept of </w:t>
      </w:r>
      <w:hyperlink r:id="rId133" w:anchor="analytical_model_arm.port_variable" w:history="1">
        <w:r>
          <w:rPr>
            <w:rStyle w:val="Hyperlink"/>
            <w:b/>
            <w:bCs/>
            <w:sz w:val="27"/>
            <w:szCs w:val="27"/>
          </w:rPr>
          <w:t>Port_variable</w:t>
        </w:r>
      </w:hyperlink>
      <w:r>
        <w:rPr>
          <w:color w:val="000000"/>
          <w:sz w:val="27"/>
          <w:szCs w:val="27"/>
        </w:rPr>
        <w:t>. A </w:t>
      </w:r>
      <w:r>
        <w:rPr>
          <w:b/>
          <w:bCs/>
          <w:color w:val="000000"/>
          <w:sz w:val="27"/>
          <w:szCs w:val="27"/>
        </w:rPr>
        <w:t>port_variable</w:t>
      </w:r>
      <w:r>
        <w:rPr>
          <w:color w:val="000000"/>
          <w:sz w:val="27"/>
          <w:szCs w:val="27"/>
        </w:rPr>
        <w:t> describes a variable for an interface point for an </w:t>
      </w:r>
      <w:hyperlink r:id="rId134" w:anchor="analytical_model_mim.analytical_model_definition" w:history="1">
        <w:r>
          <w:rPr>
            <w:rStyle w:val="Hyperlink"/>
            <w:b/>
            <w:bCs/>
            <w:sz w:val="27"/>
            <w:szCs w:val="27"/>
          </w:rPr>
          <w:t>analytical_model_definition</w:t>
        </w:r>
      </w:hyperlink>
      <w:r>
        <w:rPr>
          <w:color w:val="000000"/>
          <w:sz w:val="27"/>
          <w:szCs w:val="27"/>
        </w:rPr>
        <w:t>. A </w:t>
      </w:r>
      <w:r>
        <w:rPr>
          <w:b/>
          <w:bCs/>
          <w:color w:val="000000"/>
          <w:sz w:val="27"/>
          <w:szCs w:val="27"/>
        </w:rPr>
        <w:t>port_variable</w:t>
      </w:r>
      <w:r>
        <w:rPr>
          <w:color w:val="000000"/>
          <w:sz w:val="27"/>
          <w:szCs w:val="27"/>
        </w:rPr>
        <w:t> may be one of a </w:t>
      </w:r>
      <w:hyperlink r:id="rId135" w:anchor="analytical_model_mim.across_port_variable" w:history="1">
        <w:r>
          <w:rPr>
            <w:rStyle w:val="Hyperlink"/>
            <w:b/>
            <w:bCs/>
            <w:sz w:val="27"/>
            <w:szCs w:val="27"/>
          </w:rPr>
          <w:t>across_port_variable</w:t>
        </w:r>
      </w:hyperlink>
      <w:r>
        <w:rPr>
          <w:color w:val="000000"/>
          <w:sz w:val="27"/>
          <w:szCs w:val="27"/>
        </w:rPr>
        <w:t>, a </w:t>
      </w:r>
      <w:hyperlink r:id="rId136" w:anchor="analytical_model_mim.through_port_variable" w:history="1">
        <w:r>
          <w:rPr>
            <w:rStyle w:val="Hyperlink"/>
            <w:b/>
            <w:bCs/>
            <w:sz w:val="27"/>
            <w:szCs w:val="27"/>
          </w:rPr>
          <w:t>through_port_variable</w:t>
        </w:r>
      </w:hyperlink>
      <w:r>
        <w:rPr>
          <w:color w:val="000000"/>
          <w:sz w:val="27"/>
          <w:szCs w:val="27"/>
        </w:rPr>
        <w:t> or a</w:t>
      </w:r>
      <w:ins w:id="34" w:author="Sapp (US), Brandon" w:date="2019-03-20T10:35:00Z">
        <w:r w:rsidR="00A159EC">
          <w:rPr>
            <w:color w:val="000000"/>
            <w:sz w:val="27"/>
            <w:szCs w:val="27"/>
          </w:rPr>
          <w:t xml:space="preserve"> </w:t>
        </w:r>
      </w:ins>
      <w:hyperlink r:id="rId137" w:anchor="analytical_model_mim.transform_port_variable" w:history="1">
        <w:r>
          <w:rPr>
            <w:rStyle w:val="Hyperlink"/>
            <w:b/>
            <w:bCs/>
            <w:sz w:val="27"/>
            <w:szCs w:val="27"/>
          </w:rPr>
          <w:t>transform_port_variable</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port_variable</w:t>
      </w:r>
      <w:r>
        <w:rPr>
          <w:rFonts w:ascii="Courier New" w:hAnsi="Courier New" w:cs="Courier New"/>
          <w:color w:val="000000"/>
          <w:sz w:val="20"/>
          <w:szCs w:val="20"/>
        </w:rPr>
        <w:br/>
      </w:r>
      <w:r>
        <w:rPr>
          <w:rStyle w:val="HTMLCode"/>
          <w:color w:val="000000"/>
        </w:rPr>
        <w:t>  SUPERTYPE OF (ONEOF (</w:t>
      </w:r>
      <w:hyperlink r:id="rId138" w:anchor="analytical_model_mim.across_port_variable" w:history="1">
        <w:r>
          <w:rPr>
            <w:rStyle w:val="Hyperlink"/>
            <w:rFonts w:ascii="Courier New" w:hAnsi="Courier New" w:cs="Courier New"/>
            <w:sz w:val="20"/>
            <w:szCs w:val="20"/>
          </w:rPr>
          <w:t>across_port_variable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139" w:anchor="analytical_model_mim.through_port_variable" w:history="1">
        <w:r>
          <w:rPr>
            <w:rStyle w:val="Hyperlink"/>
            <w:rFonts w:ascii="Courier New" w:hAnsi="Courier New" w:cs="Courier New"/>
            <w:sz w:val="20"/>
            <w:szCs w:val="20"/>
          </w:rPr>
          <w:t>through_port_variable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140" w:anchor="analytical_model_mim.transform_port_variable" w:history="1">
        <w:r>
          <w:rPr>
            <w:rStyle w:val="Hyperlink"/>
            <w:rFonts w:ascii="Courier New" w:hAnsi="Courier New" w:cs="Courier New"/>
            <w:sz w:val="20"/>
            <w:szCs w:val="20"/>
          </w:rPr>
          <w:t>transform_port_variable</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41" w:anchor="representation_schema.representation" w:history="1">
        <w:r>
          <w:rPr>
            <w:rStyle w:val="Hyperlink"/>
            <w:rFonts w:ascii="Courier New" w:hAnsi="Courier New" w:cs="Courier New"/>
            <w:sz w:val="20"/>
            <w:szCs w:val="20"/>
          </w:rPr>
          <w:t>representation</w:t>
        </w:r>
      </w:hyperlink>
      <w:r>
        <w:rPr>
          <w:rStyle w:val="HTMLCode"/>
          <w:color w:val="000000"/>
        </w:rPr>
        <w:t>, </w:t>
      </w:r>
      <w:hyperlink r:id="rId142" w:anchor="representation_schema.representation_item" w:history="1">
        <w:r>
          <w:rPr>
            <w:rStyle w:val="Hyperlink"/>
            <w:rFonts w:ascii="Courier New" w:hAnsi="Courier New" w:cs="Courier New"/>
            <w:sz w:val="20"/>
            <w:szCs w:val="20"/>
          </w:rPr>
          <w:t>representation_item</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35" w:name="analytical_model_mim.through_port_variab"/>
      <w:r>
        <w:rPr>
          <w:color w:val="000000"/>
        </w:rPr>
        <w:t>5.2.2.16 through_port_variable</w:t>
      </w:r>
      <w:bookmarkEnd w:id="35"/>
      <w:r>
        <w:rPr>
          <w:color w:val="000000"/>
        </w:rPr>
        <w:t>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 </w:t>
      </w:r>
      <w:r>
        <w:rPr>
          <w:b/>
          <w:bCs/>
          <w:color w:val="000000"/>
          <w:sz w:val="27"/>
          <w:szCs w:val="27"/>
        </w:rPr>
        <w:t>through_port_variable</w:t>
      </w:r>
      <w:r>
        <w:rPr>
          <w:color w:val="000000"/>
          <w:sz w:val="27"/>
          <w:szCs w:val="27"/>
        </w:rPr>
        <w:t> is a type of </w:t>
      </w:r>
      <w:hyperlink r:id="rId143" w:anchor="analytical_model_mim.port_variable" w:history="1">
        <w:r>
          <w:rPr>
            <w:rStyle w:val="Hyperlink"/>
            <w:b/>
            <w:bCs/>
            <w:sz w:val="27"/>
            <w:szCs w:val="27"/>
          </w:rPr>
          <w:t>port_variable</w:t>
        </w:r>
      </w:hyperlink>
      <w:r>
        <w:rPr>
          <w:color w:val="000000"/>
          <w:sz w:val="27"/>
          <w:szCs w:val="27"/>
        </w:rPr>
        <w:t> that implements the ARM concept of </w:t>
      </w:r>
      <w:hyperlink r:id="rId144" w:anchor="analytical_model_arm.through_port_variable" w:history="1">
        <w:r>
          <w:rPr>
            <w:rStyle w:val="Hyperlink"/>
            <w:b/>
            <w:bCs/>
            <w:sz w:val="27"/>
            <w:szCs w:val="27"/>
          </w:rPr>
          <w:t>Through_port_variable</w:t>
        </w:r>
      </w:hyperlink>
      <w:r>
        <w:rPr>
          <w:color w:val="000000"/>
          <w:sz w:val="27"/>
          <w:szCs w:val="27"/>
        </w:rPr>
        <w:t>. A</w:t>
      </w:r>
      <w:del w:id="36" w:author="Sapp (US), Brandon" w:date="2019-03-20T10:34:00Z">
        <w:r w:rsidDel="00A159EC">
          <w:rPr>
            <w:color w:val="000000"/>
            <w:sz w:val="27"/>
            <w:szCs w:val="27"/>
          </w:rPr>
          <w:delText>n</w:delText>
        </w:r>
      </w:del>
      <w:r>
        <w:rPr>
          <w:color w:val="000000"/>
          <w:sz w:val="27"/>
          <w:szCs w:val="27"/>
        </w:rPr>
        <w:t> </w:t>
      </w:r>
      <w:r>
        <w:rPr>
          <w:b/>
          <w:bCs/>
          <w:color w:val="000000"/>
          <w:sz w:val="27"/>
          <w:szCs w:val="27"/>
        </w:rPr>
        <w:t>through_port_variable</w:t>
      </w:r>
      <w:r>
        <w:rPr>
          <w:color w:val="000000"/>
          <w:sz w:val="27"/>
          <w:szCs w:val="27"/>
        </w:rPr>
        <w:t> describes a variable for an interface point for an </w:t>
      </w:r>
      <w:hyperlink r:id="rId145"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through_port_variable</w:t>
      </w:r>
      <w:r>
        <w:rPr>
          <w:rFonts w:ascii="Courier New" w:hAnsi="Courier New" w:cs="Courier New"/>
          <w:color w:val="000000"/>
          <w:sz w:val="20"/>
          <w:szCs w:val="20"/>
        </w:rPr>
        <w:br/>
      </w:r>
      <w:r>
        <w:rPr>
          <w:rStyle w:val="HTMLCode"/>
          <w:color w:val="000000"/>
        </w:rPr>
        <w:t>  SUBTYPE OF (</w:t>
      </w:r>
      <w:hyperlink r:id="rId146" w:anchor="analytical_model_mi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pStyle w:val="Heading2"/>
        <w:rPr>
          <w:color w:val="000000"/>
        </w:rPr>
      </w:pPr>
      <w:bookmarkStart w:id="37" w:name="analytical_model_mim.transform_port_vari"/>
      <w:r>
        <w:rPr>
          <w:color w:val="000000"/>
        </w:rPr>
        <w:t>5.2.2.17 transform_port_variable</w:t>
      </w:r>
      <w:bookmarkEnd w:id="37"/>
      <w:r>
        <w:rPr>
          <w:color w:val="000000"/>
        </w:rPr>
        <w:t>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CB1FDF" w:rsidRDefault="00CB1FDF" w:rsidP="00CB1FDF">
      <w:r>
        <w:rPr>
          <w:color w:val="000000"/>
          <w:sz w:val="27"/>
          <w:szCs w:val="27"/>
        </w:rPr>
        <w:t>A </w:t>
      </w:r>
      <w:r>
        <w:rPr>
          <w:b/>
          <w:bCs/>
          <w:color w:val="000000"/>
          <w:sz w:val="27"/>
          <w:szCs w:val="27"/>
        </w:rPr>
        <w:t>transform_port_variable</w:t>
      </w:r>
      <w:r>
        <w:rPr>
          <w:color w:val="000000"/>
          <w:sz w:val="27"/>
          <w:szCs w:val="27"/>
        </w:rPr>
        <w:t> is a type of </w:t>
      </w:r>
      <w:hyperlink r:id="rId147" w:anchor="analytical_model_mim.port_variable" w:history="1">
        <w:r>
          <w:rPr>
            <w:rStyle w:val="Hyperlink"/>
            <w:b/>
            <w:bCs/>
            <w:sz w:val="27"/>
            <w:szCs w:val="27"/>
          </w:rPr>
          <w:t>port_variable</w:t>
        </w:r>
      </w:hyperlink>
      <w:r>
        <w:rPr>
          <w:color w:val="000000"/>
          <w:sz w:val="27"/>
          <w:szCs w:val="27"/>
        </w:rPr>
        <w:t> that implements the ARM concept of </w:t>
      </w:r>
      <w:hyperlink r:id="rId148" w:anchor="analytical_model_arm.transform_port_variable" w:history="1">
        <w:r>
          <w:rPr>
            <w:rStyle w:val="Hyperlink"/>
            <w:b/>
            <w:bCs/>
            <w:sz w:val="27"/>
            <w:szCs w:val="27"/>
          </w:rPr>
          <w:t>Transform_port_variable</w:t>
        </w:r>
      </w:hyperlink>
      <w:r>
        <w:rPr>
          <w:color w:val="000000"/>
          <w:sz w:val="27"/>
          <w:szCs w:val="27"/>
        </w:rPr>
        <w:t>. A </w:t>
      </w:r>
      <w:r>
        <w:rPr>
          <w:b/>
          <w:bCs/>
          <w:color w:val="000000"/>
          <w:sz w:val="27"/>
          <w:szCs w:val="27"/>
        </w:rPr>
        <w:t>transform_port_variable</w:t>
      </w:r>
      <w:r>
        <w:rPr>
          <w:color w:val="000000"/>
          <w:sz w:val="27"/>
          <w:szCs w:val="27"/>
        </w:rPr>
        <w:t> describes a variable for an interface point for an </w:t>
      </w:r>
      <w:hyperlink r:id="rId149" w:anchor="analytical_model_mim.analytical_model_definition" w:history="1">
        <w:r>
          <w:rPr>
            <w:rStyle w:val="Hyperlink"/>
            <w:b/>
            <w:bCs/>
            <w:sz w:val="27"/>
            <w:szCs w:val="27"/>
          </w:rPr>
          <w:t>analytical_model_definition</w:t>
        </w:r>
      </w:hyperlink>
      <w:r>
        <w:rPr>
          <w:color w:val="000000"/>
          <w:sz w:val="27"/>
          <w:szCs w:val="27"/>
        </w:rPr>
        <w:t>.</w:t>
      </w:r>
    </w:p>
    <w:p w:rsidR="00CB1FDF" w:rsidRDefault="00CB1FDF" w:rsidP="00CB1FDF">
      <w:pPr>
        <w:pStyle w:val="NormalWeb"/>
        <w:rPr>
          <w:color w:val="000000"/>
          <w:sz w:val="27"/>
          <w:szCs w:val="27"/>
        </w:rPr>
      </w:pPr>
      <w:r>
        <w:rPr>
          <w:color w:val="000000"/>
          <w:sz w:val="27"/>
          <w:szCs w:val="27"/>
          <w:u w:val="single"/>
        </w:rPr>
        <w:t>EXPRESS specification:</w:t>
      </w:r>
    </w:p>
    <w:p w:rsidR="00CB1FDF" w:rsidRDefault="00CB1FDF" w:rsidP="00CB1FD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transform_port_variable</w:t>
      </w:r>
      <w:r>
        <w:rPr>
          <w:rFonts w:ascii="Courier New" w:hAnsi="Courier New" w:cs="Courier New"/>
          <w:color w:val="000000"/>
          <w:sz w:val="20"/>
          <w:szCs w:val="20"/>
        </w:rPr>
        <w:br/>
      </w:r>
      <w:r>
        <w:rPr>
          <w:rStyle w:val="HTMLCode"/>
          <w:color w:val="000000"/>
        </w:rPr>
        <w:t>  SUBTYPE OF (</w:t>
      </w:r>
      <w:hyperlink r:id="rId150" w:anchor="analytical_model_mi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CB1FDF" w:rsidRDefault="00CB1FDF" w:rsidP="00CB1FDF">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Analytical_model_mim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lastRenderedPageBreak/>
        <w:br/>
      </w:r>
    </w:p>
    <w:p w:rsidR="00CB1FDF" w:rsidRDefault="00CB1FDF" w:rsidP="00CB1FDF">
      <w:pPr>
        <w:pStyle w:val="NormalWeb"/>
        <w:rPr>
          <w:color w:val="000000"/>
          <w:sz w:val="27"/>
          <w:szCs w:val="27"/>
        </w:rPr>
      </w:pPr>
      <w:r>
        <w:rPr>
          <w:color w:val="000000"/>
          <w:sz w:val="27"/>
          <w:szCs w:val="27"/>
        </w:rPr>
        <w:t>© ISO 2019 — All rights reserved</w:t>
      </w:r>
    </w:p>
    <w:p w:rsidR="004B0747" w:rsidRPr="00CB1FDF" w:rsidRDefault="004B0747" w:rsidP="00CB1FDF"/>
    <w:sectPr w:rsidR="004B0747" w:rsidRPr="00CB1FDF" w:rsidSect="00CB1FD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F7D00"/>
    <w:multiLevelType w:val="multilevel"/>
    <w:tmpl w:val="8EF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234CFD"/>
    <w:multiLevelType w:val="multilevel"/>
    <w:tmpl w:val="9EF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wMDAzsjQwNDZV0lEKTi0uzszPAykwqgUAHq0ugywAAAA="/>
  </w:docVars>
  <w:rsids>
    <w:rsidRoot w:val="0025162F"/>
    <w:rsid w:val="0025162F"/>
    <w:rsid w:val="004B0747"/>
    <w:rsid w:val="00A159EC"/>
    <w:rsid w:val="00B53E28"/>
    <w:rsid w:val="00CB1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D63E"/>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159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9EC"/>
    <w:rPr>
      <w:rFonts w:ascii="Segoe UI" w:hAnsi="Segoe UI" w:cs="Segoe UI"/>
      <w:sz w:val="18"/>
      <w:szCs w:val="18"/>
    </w:rPr>
  </w:style>
  <w:style w:type="paragraph" w:styleId="Revision">
    <w:name w:val="Revision"/>
    <w:hidden/>
    <w:uiPriority w:val="99"/>
    <w:semiHidden/>
    <w:rsid w:val="00A159E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82616">
      <w:bodyDiv w:val="1"/>
      <w:marLeft w:val="0"/>
      <w:marRight w:val="0"/>
      <w:marTop w:val="0"/>
      <w:marBottom w:val="0"/>
      <w:divBdr>
        <w:top w:val="none" w:sz="0" w:space="0" w:color="auto"/>
        <w:left w:val="none" w:sz="0" w:space="0" w:color="auto"/>
        <w:bottom w:val="none" w:sz="0" w:space="0" w:color="auto"/>
        <w:right w:val="none" w:sz="0" w:space="0" w:color="auto"/>
      </w:divBdr>
      <w:divsChild>
        <w:div w:id="153006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058539">
      <w:bodyDiv w:val="1"/>
      <w:marLeft w:val="0"/>
      <w:marRight w:val="0"/>
      <w:marTop w:val="0"/>
      <w:marBottom w:val="0"/>
      <w:divBdr>
        <w:top w:val="none" w:sz="0" w:space="0" w:color="auto"/>
        <w:left w:val="none" w:sz="0" w:space="0" w:color="auto"/>
        <w:bottom w:val="none" w:sz="0" w:space="0" w:color="auto"/>
        <w:right w:val="none" w:sz="0" w:space="0" w:color="auto"/>
      </w:divBdr>
      <w:divsChild>
        <w:div w:id="113914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analytical_model\sys\5_mim.htm" TargetMode="External"/><Relationship Id="rId117" Type="http://schemas.openxmlformats.org/officeDocument/2006/relationships/hyperlink" Target="file:///C:\Users\bus4005\Downloads\CR_FDIS_3_20190311_draft\CR_FDIS_3\part1000\data\modules\analytical_model\sys\5_mim.htm" TargetMode="External"/><Relationship Id="rId21" Type="http://schemas.openxmlformats.org/officeDocument/2006/relationships/hyperlink" Target="file:///C:\Users\bus4005\Downloads\CR_FDIS_3_20190311_draft\CR_FDIS_3\part1000\data\modules\document_assignment\sys\5_mim.htm" TargetMode="External"/><Relationship Id="rId42" Type="http://schemas.openxmlformats.org/officeDocument/2006/relationships/hyperlink" Target="file:///C:\Users\bus4005\Downloads\CR_FDIS_3_20190311_draft\CR_FDIS_3\part1000\data\resource_docs\fundamentals_of_product_description_and_support\sys\21_schema.htm" TargetMode="External"/><Relationship Id="rId47" Type="http://schemas.openxmlformats.org/officeDocument/2006/relationships/hyperlink" Target="file:///C:\Users\bus4005\Downloads\CR_FDIS_3_20190311_draft\CR_FDIS_3\part1000\data\resources\product_definition_schema\product_definition_schema.htm" TargetMode="External"/><Relationship Id="rId63" Type="http://schemas.openxmlformats.org/officeDocument/2006/relationships/hyperlink" Target="file:///C:\Users\bus4005\Downloads\CR_FDIS_3_20190311_draft\CR_FDIS_3\part1000\data\resources\representation_schema\representation_schema.htm" TargetMode="External"/><Relationship Id="rId68" Type="http://schemas.openxmlformats.org/officeDocument/2006/relationships/hyperlink" Target="file:///C:\Users\bus4005\Downloads\CR_FDIS_3_20190311_draft\CR_FDIS_3\part1000\data\resource_docs\fundamentals_of_product_description_and_support\sys\23_schema.htm" TargetMode="External"/><Relationship Id="rId84" Type="http://schemas.openxmlformats.org/officeDocument/2006/relationships/hyperlink" Target="file:///C:\Users\bus4005\Downloads\CR_FDIS_3_20190311_draft\CR_FDIS_3\part1000\data\modules\analytical_model\sys\5_mim.htm" TargetMode="External"/><Relationship Id="rId89" Type="http://schemas.openxmlformats.org/officeDocument/2006/relationships/hyperlink" Target="file:///C:\Users\bus4005\Downloads\CR_FDIS_3_20190311_draft\CR_FDIS_3\part1000\data\modules\analytical_model\sys\5_mim.htm" TargetMode="External"/><Relationship Id="rId112" Type="http://schemas.openxmlformats.org/officeDocument/2006/relationships/hyperlink" Target="file:///C:\Users\bus4005\Downloads\CR_FDIS_3_20190311_draft\CR_FDIS_3\part1000\data\modules\analytical_model\sys\5_mim.htm" TargetMode="External"/><Relationship Id="rId133" Type="http://schemas.openxmlformats.org/officeDocument/2006/relationships/hyperlink" Target="file:///C:\Users\bus4005\Downloads\CR_FDIS_3_20190311_draft\CR_FDIS_3\part1000\data\modules\analytical_model\sys\4_info_reqs.htm" TargetMode="External"/><Relationship Id="rId138" Type="http://schemas.openxmlformats.org/officeDocument/2006/relationships/hyperlink" Target="file:///C:\Users\bus4005\Downloads\CR_FDIS_3_20190311_draft\CR_FDIS_3\part1000\data\modules\analytical_model\sys\5_mim.htm" TargetMode="External"/><Relationship Id="rId16" Type="http://schemas.openxmlformats.org/officeDocument/2006/relationships/hyperlink" Target="file:///C:\Users\bus4005\Downloads\CR_FDIS_3_20190311_draft\CR_FDIS_3\part1000\data\modules\analytical_model\mimexpg1.htm" TargetMode="External"/><Relationship Id="rId107" Type="http://schemas.openxmlformats.org/officeDocument/2006/relationships/hyperlink" Target="file:///C:\Users\bus4005\Downloads\CR_FDIS_3_20190311_draft\CR_FDIS_3\part1000\data\modules\analytical_model\sys\5_mim.htm" TargetMode="External"/><Relationship Id="rId11" Type="http://schemas.openxmlformats.org/officeDocument/2006/relationships/hyperlink" Target="file:///C:\Users\bus4005\Downloads\CR_FDIS_3_20190311_draft\CR_FDIS_3\part1000\data\resources\product_definition_schema\product_definition_schema.htm" TargetMode="External"/><Relationship Id="rId32" Type="http://schemas.openxmlformats.org/officeDocument/2006/relationships/hyperlink" Target="file:///C:\Users\bus4005\Downloads\CR_FDIS_3_20190311_draft\CR_FDIS_3\part1000\data\modules\analytical_model\sys\4_info_reqs.htm" TargetMode="External"/><Relationship Id="rId37" Type="http://schemas.openxmlformats.org/officeDocument/2006/relationships/hyperlink" Target="file:///C:\Users\bus4005\Downloads\CR_FDIS_3_20190311_draft\CR_FDIS_3\part1000\data\modules\analytical_model\sys\5_mim.htm" TargetMode="External"/><Relationship Id="rId53" Type="http://schemas.openxmlformats.org/officeDocument/2006/relationships/hyperlink" Target="file:///C:\Users\bus4005\Downloads\CR_FDIS_3_20190311_draft\CR_FDIS_3\part1000\data\resource_docs\fundamentals_of_product_description_and_support\sys\22_schema.htm" TargetMode="External"/><Relationship Id="rId58" Type="http://schemas.openxmlformats.org/officeDocument/2006/relationships/hyperlink" Target="file:///C:\Users\bus4005\Downloads\CR_FDIS_3_20190311_draft\CR_FDIS_3\part1000\data\resource_docs\representation_structures\sys\4_schema.htm" TargetMode="External"/><Relationship Id="rId74" Type="http://schemas.openxmlformats.org/officeDocument/2006/relationships/hyperlink" Target="file:///C:\Users\bus4005\Downloads\CR_FDIS_3_20190311_draft\CR_FDIS_3\part1000\data\modules\analytical_model\sys\4_info_reqs.htm" TargetMode="External"/><Relationship Id="rId79" Type="http://schemas.openxmlformats.org/officeDocument/2006/relationships/hyperlink" Target="file:///C:\Users\bus4005\Downloads\CR_FDIS_3_20190311_draft\CR_FDIS_3\part1000\data\resources\representation_schema\representation_schema.htm" TargetMode="External"/><Relationship Id="rId102" Type="http://schemas.openxmlformats.org/officeDocument/2006/relationships/hyperlink" Target="file:///C:\Users\bus4005\Downloads\CR_FDIS_3_20190311_draft\CR_FDIS_3\part1000\data\resources\representation_schema\representation_schema.htm" TargetMode="External"/><Relationship Id="rId123" Type="http://schemas.openxmlformats.org/officeDocument/2006/relationships/hyperlink" Target="file:///C:\Users\bus4005\Downloads\CR_FDIS_3_20190311_draft\CR_FDIS_3\part1000\data\resources\representation_schema\representation_schema.htm" TargetMode="External"/><Relationship Id="rId128" Type="http://schemas.openxmlformats.org/officeDocument/2006/relationships/hyperlink" Target="file:///C:\Users\bus4005\Downloads\CR_FDIS_3_20190311_draft\CR_FDIS_3\part1000\data\resources\representation_schema\representation_schema.htm" TargetMode="External"/><Relationship Id="rId144" Type="http://schemas.openxmlformats.org/officeDocument/2006/relationships/hyperlink" Target="file:///C:\Users\bus4005\Downloads\CR_FDIS_3_20190311_draft\CR_FDIS_3\part1000\data\modules\analytical_model\sys\4_info_reqs.htm" TargetMode="External"/><Relationship Id="rId149" Type="http://schemas.openxmlformats.org/officeDocument/2006/relationships/hyperlink" Target="file:///C:\Users\bus4005\Downloads\CR_FDIS_3_20190311_draft\CR_FDIS_3\part1000\data\modules\analytical_model\sys\5_mim.htm" TargetMode="External"/><Relationship Id="rId5" Type="http://schemas.openxmlformats.org/officeDocument/2006/relationships/hyperlink" Target="file:///C:\Users\bus4005\Downloads\CR_FDIS_3_20190311_draft\CR_FDIS_3\part1000\data\resources\date_time_schema\date_time_schema.htm" TargetMode="External"/><Relationship Id="rId90" Type="http://schemas.openxmlformats.org/officeDocument/2006/relationships/hyperlink" Target="file:///C:\Users\bus4005\Downloads\CR_FDIS_3_20190311_draft\CR_FDIS_3\part1000\data\modules\analytical_model\sys\4_info_reqs.htm" TargetMode="External"/><Relationship Id="rId95" Type="http://schemas.openxmlformats.org/officeDocument/2006/relationships/hyperlink" Target="file:///C:\Users\bus4005\Downloads\CR_FDIS_3_20190311_draft\CR_FDIS_3\part1000\data\modules\analytical_model\sys\4_info_reqs.htm" TargetMode="External"/><Relationship Id="rId22" Type="http://schemas.openxmlformats.org/officeDocument/2006/relationships/hyperlink" Target="file:///C:\Users\bus4005\Downloads\CR_FDIS_3_20190311_draft\CR_FDIS_3\part1000\data\modules\analytical_model\sys\5_mim.htm" TargetMode="External"/><Relationship Id="rId27" Type="http://schemas.openxmlformats.org/officeDocument/2006/relationships/hyperlink" Target="file:///C:\Users\bus4005\Downloads\CR_FDIS_3_20190311_draft\CR_FDIS_3\part1000\data\modules\model_parameter\sys\5_mim.htm" TargetMode="External"/><Relationship Id="rId43" Type="http://schemas.openxmlformats.org/officeDocument/2006/relationships/hyperlink" Target="file:///C:\Users\bus4005\Downloads\CR_FDIS_3_20190311_draft\CR_FDIS_3\part1000\data\modules\analytical_model\sys\4_info_reqs.htm" TargetMode="External"/><Relationship Id="rId48" Type="http://schemas.openxmlformats.org/officeDocument/2006/relationships/hyperlink" Target="file:///C:\Users\bus4005\Downloads\CR_FDIS_3_20190311_draft\CR_FDIS_3\part1000\data\modules\analytical_model\sys\5_mim.htm" TargetMode="External"/><Relationship Id="rId64" Type="http://schemas.openxmlformats.org/officeDocument/2006/relationships/hyperlink" Target="file:///C:\Users\bus4005\Downloads\CR_FDIS_3_20190311_draft\CR_FDIS_3\part1000\data\resources\product_property_representation_schema\product_property_representation_schema.htm" TargetMode="External"/><Relationship Id="rId69" Type="http://schemas.openxmlformats.org/officeDocument/2006/relationships/hyperlink" Target="file:///C:\Users\bus4005\Downloads\CR_FDIS_3_20190311_draft\CR_FDIS_3\part1000\data\resource_docs\fundamentals_of_product_description_and_support\sys\22_schema.htm" TargetMode="External"/><Relationship Id="rId113" Type="http://schemas.openxmlformats.org/officeDocument/2006/relationships/hyperlink" Target="file:///C:\Users\bus4005\Downloads\CR_FDIS_3_20190311_draft\CR_FDIS_3\part1000\data\modules\analytical_model\sys\5_mim.htm" TargetMode="External"/><Relationship Id="rId118" Type="http://schemas.openxmlformats.org/officeDocument/2006/relationships/hyperlink" Target="file:///C:\Users\bus4005\Downloads\CR_FDIS_3_20190311_draft\CR_FDIS_3\part1000\data\resource_docs\representation_structures\sys\4_schema.htm" TargetMode="External"/><Relationship Id="rId134" Type="http://schemas.openxmlformats.org/officeDocument/2006/relationships/hyperlink" Target="file:///C:\Users\bus4005\Downloads\CR_FDIS_3_20190311_draft\CR_FDIS_3\part1000\data\modules\analytical_model\sys\5_mim.htm" TargetMode="External"/><Relationship Id="rId139" Type="http://schemas.openxmlformats.org/officeDocument/2006/relationships/hyperlink" Target="file:///C:\Users\bus4005\Downloads\CR_FDIS_3_20190311_draft\CR_FDIS_3\part1000\data\modules\analytical_model\sys\5_mim.htm" TargetMode="External"/><Relationship Id="rId80" Type="http://schemas.openxmlformats.org/officeDocument/2006/relationships/hyperlink" Target="file:///C:\Users\bus4005\Downloads\CR_FDIS_3_20190311_draft\CR_FDIS_3\part1000\data\modules\analytical_model\sys\5_mim.htm" TargetMode="External"/><Relationship Id="rId85" Type="http://schemas.openxmlformats.org/officeDocument/2006/relationships/hyperlink" Target="file:///C:\Users\bus4005\Downloads\CR_FDIS_3_20190311_draft\CR_FDIS_3\part1000\data\resource_docs\representation_structures\sys\4_schema.htm" TargetMode="External"/><Relationship Id="rId150" Type="http://schemas.openxmlformats.org/officeDocument/2006/relationships/hyperlink" Target="file:///C:\Users\bus4005\Downloads\CR_FDIS_3_20190311_draft\CR_FDIS_3\part1000\data\modules\analytical_model\sys\5_mim.htm" TargetMode="External"/><Relationship Id="rId12" Type="http://schemas.openxmlformats.org/officeDocument/2006/relationships/hyperlink" Target="file:///C:\Users\bus4005\Downloads\CR_FDIS_3_20190311_draft\CR_FDIS_3\part1000\data\resources\product_definition_schema\product_definition_schema.htm" TargetMode="External"/><Relationship Id="rId17" Type="http://schemas.openxmlformats.org/officeDocument/2006/relationships/hyperlink" Target="file:///C:\Users\bus4005\Downloads\CR_FDIS_3_20190311_draft\CR_FDIS_3\part1000\data\modules\analytical_model\mimexpg2.htm" TargetMode="External"/><Relationship Id="rId25" Type="http://schemas.openxmlformats.org/officeDocument/2006/relationships/hyperlink" Target="file:///C:\Users\bus4005\Downloads\CR_FDIS_3_20190311_draft\CR_FDIS_3\part1000\data\modules\external_item_identification_assignment\sys\5_mim.htm" TargetMode="External"/><Relationship Id="rId33" Type="http://schemas.openxmlformats.org/officeDocument/2006/relationships/hyperlink" Target="file:///C:\Users\bus4005\Downloads\CR_FDIS_3_20190311_draft\CR_FDIS_3\part1000\data\modules\analytical_model\sys\5_mim.htm" TargetMode="External"/><Relationship Id="rId38" Type="http://schemas.openxmlformats.org/officeDocument/2006/relationships/hyperlink" Target="file:///C:\Users\bus4005\Downloads\CR_FDIS_3_20190311_draft\CR_FDIS_3\part1000\data\modules\analytical_model\sys\5_mim.htm" TargetMode="External"/><Relationship Id="rId46" Type="http://schemas.openxmlformats.org/officeDocument/2006/relationships/hyperlink" Target="file:///C:\Users\bus4005\Downloads\CR_FDIS_3_20190311_draft\CR_FDIS_3\part1000\data\modules\analytical_model\sys\5_mim.htm" TargetMode="External"/><Relationship Id="rId59" Type="http://schemas.openxmlformats.org/officeDocument/2006/relationships/hyperlink" Target="file:///C:\Users\bus4005\Downloads\CR_FDIS_3_20190311_draft\CR_FDIS_3\part1000\data\modules\analytical_model\sys\4_info_reqs.htm" TargetMode="External"/><Relationship Id="rId67" Type="http://schemas.openxmlformats.org/officeDocument/2006/relationships/hyperlink" Target="file:///C:\Users\bus4005\Downloads\CR_FDIS_3_20190311_draft\CR_FDIS_3\part1000\data\resources\representation_schema\representation_schema.htm" TargetMode="External"/><Relationship Id="rId103" Type="http://schemas.openxmlformats.org/officeDocument/2006/relationships/hyperlink" Target="file:///C:\Users\bus4005\Downloads\CR_FDIS_3_20190311_draft\CR_FDIS_3\part1000\data\resources\representation_schema\representation_schema.htm" TargetMode="External"/><Relationship Id="rId108" Type="http://schemas.openxmlformats.org/officeDocument/2006/relationships/hyperlink" Target="file:///C:\Users\bus4005\Downloads\CR_FDIS_3_20190311_draft\CR_FDIS_3\part1000\data\modules\analytical_model\sys\5_mim.htm" TargetMode="External"/><Relationship Id="rId116" Type="http://schemas.openxmlformats.org/officeDocument/2006/relationships/hyperlink" Target="file:///C:\Users\bus4005\Downloads\CR_FDIS_3_20190311_draft\CR_FDIS_3\part1000\data\modules\analytical_model\sys\4_info_reqs.htm" TargetMode="External"/><Relationship Id="rId124" Type="http://schemas.openxmlformats.org/officeDocument/2006/relationships/hyperlink" Target="file:///C:\Users\bus4005\Downloads\CR_FDIS_3_20190311_draft\CR_FDIS_3\part1000\data\modules\analytical_model\sys\5_mim.htm" TargetMode="External"/><Relationship Id="rId129" Type="http://schemas.openxmlformats.org/officeDocument/2006/relationships/hyperlink" Target="file:///C:\Users\bus4005\Downloads\CR_FDIS_3_20190311_draft\CR_FDIS_3\part1000\data\modules\analytical_model\sys\5_mim.htm" TargetMode="External"/><Relationship Id="rId137" Type="http://schemas.openxmlformats.org/officeDocument/2006/relationships/hyperlink" Target="file:///C:\Users\bus4005\Downloads\CR_FDIS_3_20190311_draft\CR_FDIS_3\part1000\data\modules\analytical_model\sys\5_mim.htm" TargetMode="External"/><Relationship Id="rId20" Type="http://schemas.openxmlformats.org/officeDocument/2006/relationships/hyperlink" Target="file:///C:\Users\bus4005\Downloads\CR_FDIS_3_20190311_draft\CR_FDIS_3\part1000\data\modules\analytical_model\sys\5_mim.htm" TargetMode="External"/><Relationship Id="rId41" Type="http://schemas.openxmlformats.org/officeDocument/2006/relationships/hyperlink" Target="file:///C:\Users\bus4005\Downloads\CR_FDIS_3_20190311_draft\CR_FDIS_3\part1000\data\resources\product_definition_schema\product_definition_schema.htm" TargetMode="External"/><Relationship Id="rId54" Type="http://schemas.openxmlformats.org/officeDocument/2006/relationships/hyperlink" Target="file:///C:\Users\bus4005\Downloads\CR_FDIS_3_20190311_draft\CR_FDIS_3\part1000\data\modules\analytical_model\sys\4_info_reqs.htm" TargetMode="External"/><Relationship Id="rId62" Type="http://schemas.openxmlformats.org/officeDocument/2006/relationships/hyperlink" Target="file:///C:\Users\bus4005\Downloads\CR_FDIS_3_20190311_draft\CR_FDIS_3\part1000\data\resources\product_property_representation_schema\product_property_representation_schema.htm" TargetMode="External"/><Relationship Id="rId70" Type="http://schemas.openxmlformats.org/officeDocument/2006/relationships/hyperlink" Target="file:///C:\Users\bus4005\Downloads\CR_FDIS_3_20190311_draft\CR_FDIS_3\part1000\data\resource_docs\fundamentals_of_product_description_and_support\sys\23_schema.htm" TargetMode="External"/><Relationship Id="rId75" Type="http://schemas.openxmlformats.org/officeDocument/2006/relationships/hyperlink" Target="file:///C:\Users\bus4005\Downloads\CR_FDIS_3_20190311_draft\CR_FDIS_3\part1000\data\resources\product_property_representation_schema\product_property_representation_schema.htm" TargetMode="External"/><Relationship Id="rId83" Type="http://schemas.openxmlformats.org/officeDocument/2006/relationships/hyperlink" Target="file:///C:\Users\bus4005\Downloads\CR_FDIS_3_20190311_draft\CR_FDIS_3\part1000\data\resource_docs\fundamentals_of_product_description_and_support\sys\23_schema.htm" TargetMode="External"/><Relationship Id="rId88" Type="http://schemas.openxmlformats.org/officeDocument/2006/relationships/hyperlink" Target="file:///C:\Users\bus4005\Downloads\CR_FDIS_3_20190311_draft\CR_FDIS_3\part1000\data\modules\analytical_model\sys\5_mim.htm" TargetMode="External"/><Relationship Id="rId91" Type="http://schemas.openxmlformats.org/officeDocument/2006/relationships/hyperlink" Target="file:///C:\Users\bus4005\Downloads\CR_FDIS_3_20190311_draft\CR_FDIS_3\part1000\data\modules\analytical_model\sys\5_mim.htm" TargetMode="External"/><Relationship Id="rId96" Type="http://schemas.openxmlformats.org/officeDocument/2006/relationships/hyperlink" Target="file:///C:\Users\bus4005\Downloads\CR_FDIS_3_20190311_draft\CR_FDIS_3\part1000\data\modules\analytical_model\sys\5_mim.htm" TargetMode="External"/><Relationship Id="rId111" Type="http://schemas.openxmlformats.org/officeDocument/2006/relationships/hyperlink" Target="file:///C:\Users\bus4005\Downloads\CR_FDIS_3_20190311_draft\CR_FDIS_3\part1000\data\modules\analytical_model\sys\4_info_reqs.htm" TargetMode="External"/><Relationship Id="rId132" Type="http://schemas.openxmlformats.org/officeDocument/2006/relationships/hyperlink" Target="file:///C:\Users\bus4005\Downloads\CR_FDIS_3_20190311_draft\CR_FDIS_3\part1000\data\resource_docs\representation_structures\sys\4_schema.htm" TargetMode="External"/><Relationship Id="rId140" Type="http://schemas.openxmlformats.org/officeDocument/2006/relationships/hyperlink" Target="file:///C:\Users\bus4005\Downloads\CR_FDIS_3_20190311_draft\CR_FDIS_3\part1000\data\modules\analytical_model\sys\5_mim.htm" TargetMode="External"/><Relationship Id="rId145" Type="http://schemas.openxmlformats.org/officeDocument/2006/relationships/hyperlink" Target="file:///C:\Users\bus4005\Downloads\CR_FDIS_3_20190311_draft\CR_FDIS_3\part1000\data\modules\analytical_model\sys\5_mim.htm" TargetMode="External"/><Relationship Id="rId15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resources\date_time_schema\date_time_schema.htm" TargetMode="External"/><Relationship Id="rId15" Type="http://schemas.openxmlformats.org/officeDocument/2006/relationships/hyperlink" Target="file:///C:\Users\bus4005\Downloads\CR_FDIS_3_20190311_draft\CR_FDIS_3\part1000\data\modules\analytical_model\sys\d_mim_expg.htm" TargetMode="External"/><Relationship Id="rId23" Type="http://schemas.openxmlformats.org/officeDocument/2006/relationships/hyperlink" Target="file:///C:\Users\bus4005\Downloads\CR_FDIS_3_20190311_draft\CR_FDIS_3\part1000\data\modules\external_item_identification_assignment\sys\5_mim.htm" TargetMode="External"/><Relationship Id="rId28" Type="http://schemas.openxmlformats.org/officeDocument/2006/relationships/hyperlink" Target="file:///C:\Users\bus4005\Downloads\CR_FDIS_3_20190311_draft\CR_FDIS_3\part1000\data\modules\analytical_model\sys\5_mim.htm" TargetMode="External"/><Relationship Id="rId36" Type="http://schemas.openxmlformats.org/officeDocument/2006/relationships/hyperlink" Target="file:///C:\Users\bus4005\Downloads\CR_FDIS_3_20190311_draft\CR_FDIS_3\part1000\data\modules\analytical_model\sys\4_info_reqs.htm" TargetMode="External"/><Relationship Id="rId49" Type="http://schemas.openxmlformats.org/officeDocument/2006/relationships/hyperlink" Target="file:///C:\Users\bus4005\Downloads\CR_FDIS_3_20190311_draft\CR_FDIS_3\part1000\data\resources\product_definition_schema\product_definition_schema.htm" TargetMode="External"/><Relationship Id="rId57" Type="http://schemas.openxmlformats.org/officeDocument/2006/relationships/hyperlink" Target="file:///C:\Users\bus4005\Downloads\CR_FDIS_3_20190311_draft\CR_FDIS_3\part1000\data\resource_docs\fundamentals_of_product_description_and_support\sys\23_schema.htm" TargetMode="External"/><Relationship Id="rId106" Type="http://schemas.openxmlformats.org/officeDocument/2006/relationships/hyperlink" Target="file:///C:\Users\bus4005\Downloads\CR_FDIS_3_20190311_draft\CR_FDIS_3\part1000\data\modules\analytical_model\sys\4_info_reqs.htm" TargetMode="External"/><Relationship Id="rId114" Type="http://schemas.openxmlformats.org/officeDocument/2006/relationships/hyperlink" Target="file:///C:\Users\bus4005\Downloads\CR_FDIS_3_20190311_draft\CR_FDIS_3\part1000\data\modules\analytical_model\sys\5_mim.htm" TargetMode="External"/><Relationship Id="rId119" Type="http://schemas.openxmlformats.org/officeDocument/2006/relationships/hyperlink" Target="file:///C:\Users\bus4005\Downloads\CR_FDIS_3_20190311_draft\CR_FDIS_3\part1000\data\resource_docs\representation_structures\sys\4_schema.htm" TargetMode="External"/><Relationship Id="rId127" Type="http://schemas.openxmlformats.org/officeDocument/2006/relationships/hyperlink" Target="file:///C:\Users\bus4005\Downloads\CR_FDIS_3_20190311_draft\CR_FDIS_3\part1000\data\resources\representation_schema\representation_schema.htm" TargetMode="External"/><Relationship Id="rId10" Type="http://schemas.openxmlformats.org/officeDocument/2006/relationships/hyperlink" Target="file:///C:\Users\bus4005\Downloads\CR_FDIS_3_20190311_draft\CR_FDIS_3\part1000\data\modules\part_template\sys\5_mim.htm" TargetMode="External"/><Relationship Id="rId31" Type="http://schemas.openxmlformats.org/officeDocument/2006/relationships/hyperlink" Target="file:///C:\Users\bus4005\Downloads\CR_FDIS_3_20190311_draft\CR_FDIS_3\part1000\data\modules\analytical_model\sys\5_mim.htm" TargetMode="External"/><Relationship Id="rId44" Type="http://schemas.openxmlformats.org/officeDocument/2006/relationships/hyperlink" Target="file:///C:\Users\bus4005\Downloads\CR_FDIS_3_20190311_draft\CR_FDIS_3\part1000\data\resources\product_definition_schema\product_definition_schema.htm" TargetMode="External"/><Relationship Id="rId52" Type="http://schemas.openxmlformats.org/officeDocument/2006/relationships/hyperlink" Target="file:///C:\Users\bus4005\Downloads\CR_FDIS_3_20190311_draft\CR_FDIS_3\part1000\data\modules\analytical_model\sys\5_mim.htm" TargetMode="External"/><Relationship Id="rId60" Type="http://schemas.openxmlformats.org/officeDocument/2006/relationships/hyperlink" Target="file:///C:\Users\bus4005\Downloads\CR_FDIS_3_20190311_draft\CR_FDIS_3\part1000\data\modules\analytical_model\sys\5_mim.htm" TargetMode="External"/><Relationship Id="rId65" Type="http://schemas.openxmlformats.org/officeDocument/2006/relationships/hyperlink" Target="file:///C:\Users\bus4005\Downloads\CR_FDIS_3_20190311_draft\CR_FDIS_3\part1000\data\resources\product_property_definition_schema\product_property_definition_schema.htm" TargetMode="External"/><Relationship Id="rId73" Type="http://schemas.openxmlformats.org/officeDocument/2006/relationships/hyperlink" Target="file:///C:\Users\bus4005\Downloads\CR_FDIS_3_20190311_draft\CR_FDIS_3\part1000\data\resource_docs\representation_structures\sys\4_schema.htm" TargetMode="External"/><Relationship Id="rId78" Type="http://schemas.openxmlformats.org/officeDocument/2006/relationships/hyperlink" Target="file:///C:\Users\bus4005\Downloads\CR_FDIS_3_20190311_draft\CR_FDIS_3\part1000\data\modules\analytical_model\sys\5_mim.htm" TargetMode="External"/><Relationship Id="rId81" Type="http://schemas.openxmlformats.org/officeDocument/2006/relationships/hyperlink" Target="file:///C:\Users\bus4005\Downloads\CR_FDIS_3_20190311_draft\CR_FDIS_3\part1000\data\resources\representation_schema\representation_schema.htm" TargetMode="External"/><Relationship Id="rId86" Type="http://schemas.openxmlformats.org/officeDocument/2006/relationships/hyperlink" Target="file:///C:\Users\bus4005\Downloads\CR_FDIS_3_20190311_draft\CR_FDIS_3\part1000\data\modules\analytical_model\sys\5_mim.htm" TargetMode="External"/><Relationship Id="rId94" Type="http://schemas.openxmlformats.org/officeDocument/2006/relationships/hyperlink" Target="file:///C:\Users\bus4005\Downloads\CR_FDIS_3_20190311_draft\CR_FDIS_3\part1000\data\resource_docs\representation_structures\sys\4_schema.htm" TargetMode="External"/><Relationship Id="rId99" Type="http://schemas.openxmlformats.org/officeDocument/2006/relationships/hyperlink" Target="file:///C:\Users\bus4005\Downloads\CR_FDIS_3_20190311_draft\CR_FDIS_3\part1000\data\resource_docs\representation_structures\sys\4_schema.htm" TargetMode="External"/><Relationship Id="rId101" Type="http://schemas.openxmlformats.org/officeDocument/2006/relationships/hyperlink" Target="file:///C:\Users\bus4005\Downloads\CR_FDIS_3_20190311_draft\CR_FDIS_3\part1000\data\modules\analytical_model\sys\5_mim.htm" TargetMode="External"/><Relationship Id="rId122" Type="http://schemas.openxmlformats.org/officeDocument/2006/relationships/hyperlink" Target="file:///C:\Users\bus4005\Downloads\CR_FDIS_3_20190311_draft\CR_FDIS_3\part1000\data\resources\representation_schema\representation_schema.htm" TargetMode="External"/><Relationship Id="rId130" Type="http://schemas.openxmlformats.org/officeDocument/2006/relationships/hyperlink" Target="file:///C:\Users\bus4005\Downloads\CR_FDIS_3_20190311_draft\CR_FDIS_3\part1000\data\modules\analytical_model\sys\5_mim.htm" TargetMode="External"/><Relationship Id="rId135" Type="http://schemas.openxmlformats.org/officeDocument/2006/relationships/hyperlink" Target="file:///C:\Users\bus4005\Downloads\CR_FDIS_3_20190311_draft\CR_FDIS_3\part1000\data\modules\analytical_model\sys\5_mim.htm" TargetMode="External"/><Relationship Id="rId143" Type="http://schemas.openxmlformats.org/officeDocument/2006/relationships/hyperlink" Target="file:///C:\Users\bus4005\Downloads\CR_FDIS_3_20190311_draft\CR_FDIS_3\part1000\data\modules\analytical_model\sys\5_mim.htm" TargetMode="External"/><Relationship Id="rId148" Type="http://schemas.openxmlformats.org/officeDocument/2006/relationships/hyperlink" Target="file:///C:\Users\bus4005\Downloads\CR_FDIS_3_20190311_draft\CR_FDIS_3\part1000\data\modules\analytical_model\sys\4_info_reqs.htm" TargetMode="External"/><Relationship Id="rId15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model_parameter\sys\5_mim.htm" TargetMode="External"/><Relationship Id="rId13" Type="http://schemas.openxmlformats.org/officeDocument/2006/relationships/hyperlink" Target="file:///C:\Users\bus4005\Downloads\CR_FDIS_3_20190311_draft\CR_FDIS_3\part1000\data\modules\product_view_definition_relationship\sys\5_mim.htm" TargetMode="External"/><Relationship Id="rId18" Type="http://schemas.openxmlformats.org/officeDocument/2006/relationships/image" Target="media/image1.gif"/><Relationship Id="rId39" Type="http://schemas.openxmlformats.org/officeDocument/2006/relationships/hyperlink" Target="file:///C:\Users\bus4005\Downloads\CR_FDIS_3_20190311_draft\CR_FDIS_3\part1000\data\resource_docs\fundamentals_of_product_description_and_support\sys\21_schema.htm" TargetMode="External"/><Relationship Id="rId109" Type="http://schemas.openxmlformats.org/officeDocument/2006/relationships/hyperlink" Target="file:///C:\Users\bus4005\Downloads\CR_FDIS_3_20190311_draft\CR_FDIS_3\part1000\data\modules\analytical_model\sys\5_mim.htm" TargetMode="External"/><Relationship Id="rId34" Type="http://schemas.openxmlformats.org/officeDocument/2006/relationships/hyperlink" Target="file:///C:\Users\bus4005\Downloads\CR_FDIS_3_20190311_draft\CR_FDIS_3\part1000\data\modules\analytical_model\sys\5_mim.htm" TargetMode="External"/><Relationship Id="rId50" Type="http://schemas.openxmlformats.org/officeDocument/2006/relationships/hyperlink" Target="file:///C:\Users\bus4005\Downloads\CR_FDIS_3_20190311_draft\CR_FDIS_3\part1000\data\resources\product_definition_schema\product_definition_schema.htm" TargetMode="External"/><Relationship Id="rId55" Type="http://schemas.openxmlformats.org/officeDocument/2006/relationships/hyperlink" Target="file:///C:\Users\bus4005\Downloads\CR_FDIS_3_20190311_draft\CR_FDIS_3\part1000\data\resources\product_property_definition_schema\product_property_definition_schema.htm" TargetMode="External"/><Relationship Id="rId76" Type="http://schemas.openxmlformats.org/officeDocument/2006/relationships/hyperlink" Target="file:///C:\Users\bus4005\Downloads\CR_FDIS_3_20190311_draft\CR_FDIS_3\part1000\data\resources\representation_schema\representation_schema.htm" TargetMode="External"/><Relationship Id="rId97" Type="http://schemas.openxmlformats.org/officeDocument/2006/relationships/hyperlink" Target="file:///C:\Users\bus4005\Downloads\CR_FDIS_3_20190311_draft\CR_FDIS_3\part1000\data\modules\analytical_model\sys\5_mim.htm" TargetMode="External"/><Relationship Id="rId104" Type="http://schemas.openxmlformats.org/officeDocument/2006/relationships/hyperlink" Target="file:///C:\Users\bus4005\Downloads\CR_FDIS_3_20190311_draft\CR_FDIS_3\part1000\data\resource_docs\representation_structures\sys\4_schema.htm" TargetMode="External"/><Relationship Id="rId120" Type="http://schemas.openxmlformats.org/officeDocument/2006/relationships/hyperlink" Target="file:///C:\Users\bus4005\Downloads\CR_FDIS_3_20190311_draft\CR_FDIS_3\part1000\data\modules\analytical_model\sys\4_info_reqs.htm" TargetMode="External"/><Relationship Id="rId125" Type="http://schemas.openxmlformats.org/officeDocument/2006/relationships/hyperlink" Target="file:///C:\Users\bus4005\Downloads\CR_FDIS_3_20190311_draft\CR_FDIS_3\part1000\data\resources\representation_schema\representation_schema.htm" TargetMode="External"/><Relationship Id="rId141" Type="http://schemas.openxmlformats.org/officeDocument/2006/relationships/hyperlink" Target="file:///C:\Users\bus4005\Downloads\CR_FDIS_3_20190311_draft\CR_FDIS_3\part1000\data\resources\representation_schema\representation_schema.htm" TargetMode="External"/><Relationship Id="rId146" Type="http://schemas.openxmlformats.org/officeDocument/2006/relationships/hyperlink" Target="file:///C:\Users\bus4005\Downloads\CR_FDIS_3_20190311_draft\CR_FDIS_3\part1000\data\modules\analytical_model\sys\5_mim.htm" TargetMode="External"/><Relationship Id="rId7" Type="http://schemas.openxmlformats.org/officeDocument/2006/relationships/hyperlink" Target="file:///C:\Users\bus4005\Downloads\CR_FDIS_3_20190311_draft\CR_FDIS_3\part1000\data\resources\date_time_schema\date_time_schema.htm" TargetMode="External"/><Relationship Id="rId71" Type="http://schemas.openxmlformats.org/officeDocument/2006/relationships/hyperlink" Target="file:///C:\Users\bus4005\Downloads\CR_FDIS_3_20190311_draft\CR_FDIS_3\part1000\data\resource_docs\representation_structures\sys\4_schema.htm" TargetMode="External"/><Relationship Id="rId92" Type="http://schemas.openxmlformats.org/officeDocument/2006/relationships/hyperlink" Target="file:///C:\Users\bus4005\Downloads\CR_FDIS_3_20190311_draft\CR_FDIS_3\part1000\data\modules\analytical_model\sys\5_mim.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model_parameter\sys\5_mim.htm" TargetMode="External"/><Relationship Id="rId24" Type="http://schemas.openxmlformats.org/officeDocument/2006/relationships/hyperlink" Target="file:///C:\Users\bus4005\Downloads\CR_FDIS_3_20190311_draft\CR_FDIS_3\part1000\data\modules\analytical_model\sys\5_mim.htm" TargetMode="External"/><Relationship Id="rId40" Type="http://schemas.openxmlformats.org/officeDocument/2006/relationships/hyperlink" Target="file:///C:\Users\bus4005\Downloads\CR_FDIS_3_20190311_draft\CR_FDIS_3\part1000\data\modules\analytical_model\sys\4_info_reqs.htm" TargetMode="External"/><Relationship Id="rId45" Type="http://schemas.openxmlformats.org/officeDocument/2006/relationships/hyperlink" Target="file:///C:\Users\bus4005\Downloads\CR_FDIS_3_20190311_draft\CR_FDIS_3\part1000\data\resources\product_definition_schema\product_definition_schema.htm" TargetMode="External"/><Relationship Id="rId66" Type="http://schemas.openxmlformats.org/officeDocument/2006/relationships/hyperlink" Target="file:///C:\Users\bus4005\Downloads\CR_FDIS_3_20190311_draft\CR_FDIS_3\part1000\data\resources\product_property_representation_schema\product_property_representation_schema.htm" TargetMode="External"/><Relationship Id="rId87" Type="http://schemas.openxmlformats.org/officeDocument/2006/relationships/hyperlink" Target="file:///C:\Users\bus4005\Downloads\CR_FDIS_3_20190311_draft\CR_FDIS_3\part1000\data\resource_docs\representation_structures\sys\4_schema.htm" TargetMode="External"/><Relationship Id="rId110" Type="http://schemas.openxmlformats.org/officeDocument/2006/relationships/hyperlink" Target="file:///C:\Users\bus4005\Downloads\CR_FDIS_3_20190311_draft\CR_FDIS_3\part1000\data\modules\analytical_model\sys\5_mim.htm" TargetMode="External"/><Relationship Id="rId115" Type="http://schemas.openxmlformats.org/officeDocument/2006/relationships/hyperlink" Target="file:///C:\Users\bus4005\Downloads\CR_FDIS_3_20190311_draft\CR_FDIS_3\part1000\data\modules\analytical_model\sys\5_mim.htm" TargetMode="External"/><Relationship Id="rId131" Type="http://schemas.openxmlformats.org/officeDocument/2006/relationships/hyperlink" Target="file:///C:\Users\bus4005\Downloads\CR_FDIS_3_20190311_draft\CR_FDIS_3\part1000\data\resource_docs\representation_structures\sys\4_schema.htm" TargetMode="External"/><Relationship Id="rId136" Type="http://schemas.openxmlformats.org/officeDocument/2006/relationships/hyperlink" Target="file:///C:\Users\bus4005\Downloads\CR_FDIS_3_20190311_draft\CR_FDIS_3\part1000\data\modules\analytical_model\sys\5_mim.htm" TargetMode="External"/><Relationship Id="rId61" Type="http://schemas.openxmlformats.org/officeDocument/2006/relationships/hyperlink" Target="file:///C:\Users\bus4005\Downloads\CR_FDIS_3_20190311_draft\CR_FDIS_3\part1000\data\resources\product_property_definition_schema\product_property_definition_schema.htm" TargetMode="External"/><Relationship Id="rId82" Type="http://schemas.openxmlformats.org/officeDocument/2006/relationships/hyperlink" Target="file:///C:\Users\bus4005\Downloads\CR_FDIS_3_20190311_draft\CR_FDIS_3\part1000\data\modules\analytical_model\sys\5_mim.htm" TargetMode="External"/><Relationship Id="rId152" Type="http://schemas.microsoft.com/office/2011/relationships/people" Target="people.xml"/><Relationship Id="rId19" Type="http://schemas.openxmlformats.org/officeDocument/2006/relationships/hyperlink" Target="file:///C:\Users\bus4005\Downloads\CR_FDIS_3_20190311_draft\CR_FDIS_3\part1000\data\modules\document_assignment\sys\5_mim.htm" TargetMode="External"/><Relationship Id="rId14" Type="http://schemas.openxmlformats.org/officeDocument/2006/relationships/hyperlink" Target="file:///C:\Users\bus4005\Downloads\CR_FDIS_3_20190311_draft\CR_FDIS_3\part1000\data\modules\software\sys\5_mim.htm" TargetMode="External"/><Relationship Id="rId30" Type="http://schemas.openxmlformats.org/officeDocument/2006/relationships/hyperlink" Target="file:///C:\Users\bus4005\Downloads\CR_FDIS_3_20190311_draft\CR_FDIS_3\part1000\data\modules\analytical_model\sys\5_mim.htm" TargetMode="External"/><Relationship Id="rId35" Type="http://schemas.openxmlformats.org/officeDocument/2006/relationships/hyperlink" Target="file:///C:\Users\bus4005\Downloads\CR_FDIS_3_20190311_draft\CR_FDIS_3\part1000\data\modules\analytical_model\sys\5_mim.htm" TargetMode="External"/><Relationship Id="rId56" Type="http://schemas.openxmlformats.org/officeDocument/2006/relationships/hyperlink" Target="file:///C:\Users\bus4005\Downloads\CR_FDIS_3_20190311_draft\CR_FDIS_3\part1000\data\resource_docs\fundamentals_of_product_description_and_support\sys\22_schema.htm" TargetMode="External"/><Relationship Id="rId77" Type="http://schemas.openxmlformats.org/officeDocument/2006/relationships/hyperlink" Target="file:///C:\Users\bus4005\Downloads\CR_FDIS_3_20190311_draft\CR_FDIS_3\part1000\data\resources\product_property_representation_schema\product_property_representation_schema.htm" TargetMode="External"/><Relationship Id="rId100" Type="http://schemas.openxmlformats.org/officeDocument/2006/relationships/hyperlink" Target="file:///C:\Users\bus4005\Downloads\CR_FDIS_3_20190311_draft\CR_FDIS_3\part1000\data\modules\analytical_model\sys\4_info_reqs.htm" TargetMode="External"/><Relationship Id="rId105" Type="http://schemas.openxmlformats.org/officeDocument/2006/relationships/hyperlink" Target="file:///C:\Users\bus4005\Downloads\CR_FDIS_3_20190311_draft\CR_FDIS_3\part1000\data\modules\analytical_model\sys\5_mim.htm" TargetMode="External"/><Relationship Id="rId126" Type="http://schemas.openxmlformats.org/officeDocument/2006/relationships/hyperlink" Target="file:///C:\Users\bus4005\Downloads\CR_FDIS_3_20190311_draft\CR_FDIS_3\part1000\data\modules\analytical_model\sys\5_mim.htm" TargetMode="External"/><Relationship Id="rId147" Type="http://schemas.openxmlformats.org/officeDocument/2006/relationships/hyperlink" Target="file:///C:\Users\bus4005\Downloads\CR_FDIS_3_20190311_draft\CR_FDIS_3\part1000\data\modules\analytical_model\sys\5_mim.htm" TargetMode="External"/><Relationship Id="rId8" Type="http://schemas.openxmlformats.org/officeDocument/2006/relationships/hyperlink" Target="file:///C:\Users\bus4005\Downloads\CR_FDIS_3_20190311_draft\CR_FDIS_3\part1000\data\modules\document_structure\sys\5_mim.htm" TargetMode="External"/><Relationship Id="rId51" Type="http://schemas.openxmlformats.org/officeDocument/2006/relationships/hyperlink" Target="file:///C:\Users\bus4005\Downloads\CR_FDIS_3_20190311_draft\CR_FDIS_3\part1000\data\modules\analytical_model\sys\5_mim.htm" TargetMode="External"/><Relationship Id="rId72" Type="http://schemas.openxmlformats.org/officeDocument/2006/relationships/hyperlink" Target="file:///C:\Users\bus4005\Downloads\CR_FDIS_3_20190311_draft\CR_FDIS_3\part1000\data\resource_docs\fundamentals_of_product_description_and_support\sys\23_schema.htm" TargetMode="External"/><Relationship Id="rId93" Type="http://schemas.openxmlformats.org/officeDocument/2006/relationships/hyperlink" Target="file:///C:\Users\bus4005\Downloads\CR_FDIS_3_20190311_draft\CR_FDIS_3\part1000\data\modules\analytical_model\sys\5_mim.htm" TargetMode="External"/><Relationship Id="rId98" Type="http://schemas.openxmlformats.org/officeDocument/2006/relationships/hyperlink" Target="file:///C:\Users\bus4005\Downloads\CR_FDIS_3_20190311_draft\CR_FDIS_3\part1000\data\resources\representation_schema\representation_schema.htm" TargetMode="External"/><Relationship Id="rId121" Type="http://schemas.openxmlformats.org/officeDocument/2006/relationships/hyperlink" Target="file:///C:\Users\bus4005\Downloads\CR_FDIS_3_20190311_draft\CR_FDIS_3\part1000\data\resources\representation_schema\representation_schema.htm" TargetMode="External"/><Relationship Id="rId142" Type="http://schemas.openxmlformats.org/officeDocument/2006/relationships/hyperlink" Target="file:///C:\Users\bus4005\Downloads\CR_FDIS_3_20190311_draft\CR_FDIS_3\part1000\data\resources\representation_schema\representation_schema.ht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6623</Words>
  <Characters>37754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4</cp:revision>
  <dcterms:created xsi:type="dcterms:W3CDTF">2019-03-18T20:23:00Z</dcterms:created>
  <dcterms:modified xsi:type="dcterms:W3CDTF">2019-03-20T17:37:00Z</dcterms:modified>
</cp:coreProperties>
</file>