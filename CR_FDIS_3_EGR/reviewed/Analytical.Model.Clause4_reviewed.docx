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BB1" w:rsidRDefault="00395BB1" w:rsidP="00395BB1">
      <w:pPr>
        <w:pStyle w:val="Heading2"/>
        <w:rPr>
          <w:color w:val="000000"/>
        </w:rPr>
      </w:pPr>
      <w:bookmarkStart w:id="0" w:name="interfaces"/>
      <w:r>
        <w:rPr>
          <w:color w:val="000000"/>
        </w:rPr>
        <w:t>4.1 Required AM ARMs</w:t>
      </w:r>
      <w:bookmarkEnd w:id="0"/>
    </w:p>
    <w:p w:rsidR="00395BB1" w:rsidRDefault="00395BB1" w:rsidP="00395BB1">
      <w:pPr>
        <w:pStyle w:val="NormalWeb"/>
        <w:rPr>
          <w:color w:val="000000"/>
          <w:sz w:val="27"/>
          <w:szCs w:val="27"/>
        </w:rPr>
      </w:pPr>
      <w:r>
        <w:rPr>
          <w:color w:val="000000"/>
          <w:sz w:val="27"/>
          <w:szCs w:val="27"/>
        </w:rPr>
        <w:t>The following EXPRESS interface statements specify the elements imported from the ARMs of other application modules.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5" w:anchor="document_structure_arm" w:history="1">
        <w:r>
          <w:rPr>
            <w:rStyle w:val="Hyperlink"/>
            <w:rFonts w:ascii="Courier New" w:hAnsi="Courier New" w:cs="Courier New"/>
            <w:sz w:val="20"/>
            <w:szCs w:val="20"/>
          </w:rPr>
          <w:t>Document_structure_arm</w:t>
        </w:r>
      </w:hyperlink>
      <w:r>
        <w:rPr>
          <w:rStyle w:val="HTMLCode"/>
          <w:color w:val="000000"/>
        </w:rPr>
        <w:t>;    --  ISO/TS 10303-1124</w:t>
      </w:r>
    </w:p>
    <w:p w:rsidR="00395BB1" w:rsidRDefault="00395BB1" w:rsidP="00395BB1">
      <w:pPr>
        <w:pStyle w:val="NormalWeb"/>
        <w:spacing w:after="270" w:afterAutospacing="0"/>
        <w:rPr>
          <w:color w:val="000000"/>
          <w:sz w:val="27"/>
          <w:szCs w:val="27"/>
        </w:rPr>
      </w:pPr>
      <w:r>
        <w:rPr>
          <w:rStyle w:val="HTMLCode"/>
          <w:color w:val="000000"/>
        </w:rPr>
        <w:t>USE FROM </w:t>
      </w:r>
      <w:hyperlink r:id="rId6" w:anchor="model_parameter_arm" w:history="1">
        <w:r>
          <w:rPr>
            <w:rStyle w:val="Hyperlink"/>
            <w:rFonts w:ascii="Courier New" w:hAnsi="Courier New" w:cs="Courier New"/>
            <w:sz w:val="20"/>
            <w:szCs w:val="20"/>
          </w:rPr>
          <w:t>Model_parameter_arm</w:t>
        </w:r>
      </w:hyperlink>
      <w:r>
        <w:rPr>
          <w:rStyle w:val="HTMLCode"/>
          <w:color w:val="000000"/>
        </w:rPr>
        <w:t>;    --  ISO/TS 10303-1703</w:t>
      </w:r>
    </w:p>
    <w:p w:rsidR="00395BB1" w:rsidRDefault="00395BB1" w:rsidP="00395BB1">
      <w:pPr>
        <w:pStyle w:val="NormalWeb"/>
        <w:spacing w:after="270" w:afterAutospacing="0"/>
        <w:rPr>
          <w:color w:val="000000"/>
          <w:sz w:val="27"/>
          <w:szCs w:val="27"/>
        </w:rPr>
      </w:pPr>
      <w:r>
        <w:rPr>
          <w:rStyle w:val="HTMLCode"/>
          <w:color w:val="000000"/>
        </w:rPr>
        <w:t>USE FROM </w:t>
      </w:r>
      <w:hyperlink r:id="rId7" w:anchor="part_template_arm" w:history="1">
        <w:r>
          <w:rPr>
            <w:rStyle w:val="Hyperlink"/>
            <w:rFonts w:ascii="Courier New" w:hAnsi="Courier New" w:cs="Courier New"/>
            <w:sz w:val="20"/>
            <w:szCs w:val="20"/>
          </w:rPr>
          <w:t>Part_template_arm</w:t>
        </w:r>
      </w:hyperlink>
      <w:r>
        <w:rPr>
          <w:rStyle w:val="HTMLCode"/>
          <w:color w:val="000000"/>
        </w:rPr>
        <w:t>;    --  ISO/TS 10303-1722</w:t>
      </w:r>
    </w:p>
    <w:p w:rsidR="00395BB1" w:rsidRDefault="00395BB1" w:rsidP="00395BB1">
      <w:pPr>
        <w:pStyle w:val="NormalWeb"/>
        <w:spacing w:after="270" w:afterAutospacing="0"/>
        <w:rPr>
          <w:color w:val="000000"/>
          <w:sz w:val="27"/>
          <w:szCs w:val="27"/>
        </w:rPr>
      </w:pPr>
      <w:r>
        <w:rPr>
          <w:rStyle w:val="HTMLCode"/>
          <w:color w:val="000000"/>
        </w:rPr>
        <w:t>USE FROM </w:t>
      </w:r>
      <w:hyperlink r:id="rId8" w:anchor="product_view_definition_relationship_arm" w:history="1">
        <w:r>
          <w:rPr>
            <w:rStyle w:val="Hyperlink"/>
            <w:rFonts w:ascii="Courier New" w:hAnsi="Courier New" w:cs="Courier New"/>
            <w:sz w:val="20"/>
            <w:szCs w:val="20"/>
          </w:rPr>
          <w:t>Product_view_definition_relationship_arm</w:t>
        </w:r>
      </w:hyperlink>
      <w:r>
        <w:rPr>
          <w:rStyle w:val="HTMLCode"/>
          <w:color w:val="000000"/>
        </w:rPr>
        <w:t>;    --  ISO/TS 10303-1041</w:t>
      </w:r>
    </w:p>
    <w:p w:rsidR="00395BB1" w:rsidRDefault="00395BB1" w:rsidP="00395BB1">
      <w:pPr>
        <w:pStyle w:val="NormalWeb"/>
        <w:spacing w:after="270" w:afterAutospacing="0"/>
        <w:rPr>
          <w:color w:val="000000"/>
          <w:sz w:val="27"/>
          <w:szCs w:val="27"/>
        </w:rPr>
      </w:pPr>
      <w:r>
        <w:rPr>
          <w:rStyle w:val="HTMLCode"/>
          <w:color w:val="000000"/>
        </w:rPr>
        <w:t>USE FROM </w:t>
      </w:r>
      <w:hyperlink r:id="rId9" w:anchor="software_arm" w:history="1">
        <w:r>
          <w:rPr>
            <w:rStyle w:val="Hyperlink"/>
            <w:rFonts w:ascii="Courier New" w:hAnsi="Courier New" w:cs="Courier New"/>
            <w:sz w:val="20"/>
            <w:szCs w:val="20"/>
          </w:rPr>
          <w:t>Software_arm</w:t>
        </w:r>
      </w:hyperlink>
      <w:r>
        <w:rPr>
          <w:rStyle w:val="HTMLCode"/>
          <w:color w:val="000000"/>
        </w:rPr>
        <w:t>;    --  ISO/TS 10303-1746</w:t>
      </w:r>
    </w:p>
    <w:p w:rsidR="00395BB1" w:rsidRDefault="00395BB1" w:rsidP="00395BB1">
      <w:pPr>
        <w:pStyle w:val="NormalWeb"/>
        <w:spacing w:after="270" w:afterAutospacing="0"/>
        <w:rPr>
          <w:color w:val="000000"/>
          <w:sz w:val="27"/>
          <w:szCs w:val="27"/>
        </w:rPr>
      </w:pPr>
      <w:r>
        <w:rPr>
          <w:rStyle w:val="HTMLCode"/>
          <w:color w:val="000000"/>
        </w:rPr>
        <w:t>REFERENCE FROM </w:t>
      </w:r>
      <w:hyperlink r:id="rId10" w:anchor="specification_document_arm" w:history="1">
        <w:r>
          <w:rPr>
            <w:rStyle w:val="Hyperlink"/>
            <w:rFonts w:ascii="Courier New" w:hAnsi="Courier New" w:cs="Courier New"/>
            <w:sz w:val="20"/>
            <w:szCs w:val="20"/>
          </w:rPr>
          <w:t>Specification_document_arm</w:t>
        </w:r>
      </w:hyperlink>
      <w:r>
        <w:rPr>
          <w:rStyle w:val="HTMLCode"/>
          <w:color w:val="000000"/>
        </w:rPr>
        <w:t>    --  ISO/TS 10303-1747</w:t>
      </w:r>
      <w:r>
        <w:rPr>
          <w:rFonts w:ascii="Courier New" w:hAnsi="Courier New" w:cs="Courier New"/>
          <w:color w:val="000000"/>
          <w:sz w:val="20"/>
          <w:szCs w:val="20"/>
        </w:rPr>
        <w:br/>
      </w:r>
      <w:r>
        <w:rPr>
          <w:rStyle w:val="HTMLCode"/>
          <w:color w:val="000000"/>
        </w:rPr>
        <w:t>  (</w:t>
      </w:r>
      <w:hyperlink r:id="rId11" w:anchor="specification_document_arm.get_document_definition" w:history="1">
        <w:r>
          <w:rPr>
            <w:rStyle w:val="Hyperlink"/>
            <w:rFonts w:ascii="Courier New" w:hAnsi="Courier New" w:cs="Courier New"/>
            <w:sz w:val="20"/>
            <w:szCs w:val="20"/>
          </w:rPr>
          <w:t>get_document_definition</w:t>
        </w:r>
      </w:hyperlink>
      <w:r>
        <w:rPr>
          <w:rStyle w:val="HTMLCode"/>
          <w:color w:val="000000"/>
        </w:rPr>
        <w:t>); </w:t>
      </w:r>
      <w:r>
        <w:rPr>
          <w:rFonts w:ascii="Courier New" w:hAnsi="Courier New" w:cs="Courier New"/>
          <w:color w:val="000000"/>
          <w:sz w:val="20"/>
          <w:szCs w:val="20"/>
        </w:rPr>
        <w:br/>
      </w:r>
      <w:r>
        <w:rPr>
          <w:rStyle w:val="HTMLCode"/>
          <w:color w:val="000000"/>
        </w:rPr>
        <w:t>(*</w:t>
      </w:r>
    </w:p>
    <w:p w:rsidR="00395BB1" w:rsidRDefault="00395BB1" w:rsidP="00395BB1">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395BB1" w:rsidTr="00395BB1">
        <w:trPr>
          <w:tblCellSpacing w:w="15" w:type="dxa"/>
        </w:trPr>
        <w:tc>
          <w:tcPr>
            <w:tcW w:w="3990" w:type="dxa"/>
            <w:vAlign w:val="center"/>
            <w:hideMark/>
          </w:tcPr>
          <w:p w:rsidR="00395BB1" w:rsidRDefault="00395BB1">
            <w:pPr>
              <w:rPr>
                <w:sz w:val="24"/>
                <w:szCs w:val="24"/>
              </w:rPr>
            </w:pPr>
            <w:r>
              <w:rPr>
                <w:b/>
                <w:bCs/>
                <w:sz w:val="20"/>
                <w:szCs w:val="20"/>
              </w:rPr>
              <w:t>Document_structure_arm</w:t>
            </w:r>
          </w:p>
        </w:tc>
        <w:tc>
          <w:tcPr>
            <w:tcW w:w="1905" w:type="dxa"/>
            <w:vAlign w:val="center"/>
            <w:hideMark/>
          </w:tcPr>
          <w:p w:rsidR="00395BB1" w:rsidRDefault="00395BB1">
            <w:r>
              <w:rPr>
                <w:sz w:val="20"/>
                <w:szCs w:val="20"/>
              </w:rPr>
              <w:t>ISO/TS 10303-1124</w:t>
            </w:r>
          </w:p>
        </w:tc>
      </w:tr>
      <w:tr w:rsidR="00395BB1" w:rsidTr="00395BB1">
        <w:trPr>
          <w:tblCellSpacing w:w="15" w:type="dxa"/>
        </w:trPr>
        <w:tc>
          <w:tcPr>
            <w:tcW w:w="3990" w:type="dxa"/>
            <w:vAlign w:val="center"/>
            <w:hideMark/>
          </w:tcPr>
          <w:p w:rsidR="00395BB1" w:rsidRDefault="00395BB1">
            <w:r>
              <w:rPr>
                <w:b/>
                <w:bCs/>
                <w:sz w:val="20"/>
                <w:szCs w:val="20"/>
              </w:rPr>
              <w:t>Model_parameter_arm</w:t>
            </w:r>
          </w:p>
        </w:tc>
        <w:tc>
          <w:tcPr>
            <w:tcW w:w="1905" w:type="dxa"/>
            <w:vAlign w:val="center"/>
            <w:hideMark/>
          </w:tcPr>
          <w:p w:rsidR="00395BB1" w:rsidRDefault="00395BB1">
            <w:r>
              <w:rPr>
                <w:sz w:val="20"/>
                <w:szCs w:val="20"/>
              </w:rPr>
              <w:t>ISO/TS 10303-1703</w:t>
            </w:r>
          </w:p>
        </w:tc>
      </w:tr>
      <w:tr w:rsidR="00395BB1" w:rsidTr="00395BB1">
        <w:trPr>
          <w:tblCellSpacing w:w="15" w:type="dxa"/>
        </w:trPr>
        <w:tc>
          <w:tcPr>
            <w:tcW w:w="3990" w:type="dxa"/>
            <w:vAlign w:val="center"/>
            <w:hideMark/>
          </w:tcPr>
          <w:p w:rsidR="00395BB1" w:rsidRDefault="00395BB1">
            <w:r>
              <w:rPr>
                <w:b/>
                <w:bCs/>
                <w:sz w:val="20"/>
                <w:szCs w:val="20"/>
              </w:rPr>
              <w:t>Part_template_arm</w:t>
            </w:r>
          </w:p>
        </w:tc>
        <w:tc>
          <w:tcPr>
            <w:tcW w:w="1905" w:type="dxa"/>
            <w:vAlign w:val="center"/>
            <w:hideMark/>
          </w:tcPr>
          <w:p w:rsidR="00395BB1" w:rsidRDefault="00395BB1">
            <w:r>
              <w:rPr>
                <w:sz w:val="20"/>
                <w:szCs w:val="20"/>
              </w:rPr>
              <w:t>ISO/TS 10303-1722</w:t>
            </w:r>
          </w:p>
        </w:tc>
      </w:tr>
      <w:tr w:rsidR="00395BB1" w:rsidTr="00395BB1">
        <w:trPr>
          <w:tblCellSpacing w:w="15" w:type="dxa"/>
        </w:trPr>
        <w:tc>
          <w:tcPr>
            <w:tcW w:w="3990" w:type="dxa"/>
            <w:vAlign w:val="center"/>
            <w:hideMark/>
          </w:tcPr>
          <w:p w:rsidR="00395BB1" w:rsidRDefault="00395BB1">
            <w:r>
              <w:rPr>
                <w:b/>
                <w:bCs/>
                <w:sz w:val="20"/>
                <w:szCs w:val="20"/>
              </w:rPr>
              <w:t>Product_view_definition_relationship_arm</w:t>
            </w:r>
          </w:p>
        </w:tc>
        <w:tc>
          <w:tcPr>
            <w:tcW w:w="1905" w:type="dxa"/>
            <w:vAlign w:val="center"/>
            <w:hideMark/>
          </w:tcPr>
          <w:p w:rsidR="00395BB1" w:rsidRDefault="00395BB1">
            <w:r>
              <w:rPr>
                <w:sz w:val="20"/>
                <w:szCs w:val="20"/>
              </w:rPr>
              <w:t>ISO/TS 10303-1041</w:t>
            </w:r>
          </w:p>
        </w:tc>
      </w:tr>
      <w:tr w:rsidR="00395BB1" w:rsidTr="00395BB1">
        <w:trPr>
          <w:tblCellSpacing w:w="15" w:type="dxa"/>
        </w:trPr>
        <w:tc>
          <w:tcPr>
            <w:tcW w:w="3990" w:type="dxa"/>
            <w:vAlign w:val="center"/>
            <w:hideMark/>
          </w:tcPr>
          <w:p w:rsidR="00395BB1" w:rsidRDefault="00395BB1">
            <w:r>
              <w:rPr>
                <w:b/>
                <w:bCs/>
                <w:sz w:val="20"/>
                <w:szCs w:val="20"/>
              </w:rPr>
              <w:t>Software_arm</w:t>
            </w:r>
          </w:p>
        </w:tc>
        <w:tc>
          <w:tcPr>
            <w:tcW w:w="1905" w:type="dxa"/>
            <w:vAlign w:val="center"/>
            <w:hideMark/>
          </w:tcPr>
          <w:p w:rsidR="00395BB1" w:rsidRDefault="00395BB1">
            <w:r>
              <w:rPr>
                <w:sz w:val="20"/>
                <w:szCs w:val="20"/>
              </w:rPr>
              <w:t>ISO/TS 10303-1746</w:t>
            </w:r>
          </w:p>
        </w:tc>
      </w:tr>
      <w:tr w:rsidR="00395BB1" w:rsidTr="00395BB1">
        <w:trPr>
          <w:tblCellSpacing w:w="15" w:type="dxa"/>
        </w:trPr>
        <w:tc>
          <w:tcPr>
            <w:tcW w:w="3990" w:type="dxa"/>
            <w:vAlign w:val="center"/>
            <w:hideMark/>
          </w:tcPr>
          <w:p w:rsidR="00395BB1" w:rsidRDefault="00395BB1">
            <w:r>
              <w:rPr>
                <w:b/>
                <w:bCs/>
                <w:sz w:val="20"/>
                <w:szCs w:val="20"/>
              </w:rPr>
              <w:t>Specification_document_arm</w:t>
            </w:r>
          </w:p>
        </w:tc>
        <w:tc>
          <w:tcPr>
            <w:tcW w:w="1905" w:type="dxa"/>
            <w:vAlign w:val="center"/>
            <w:hideMark/>
          </w:tcPr>
          <w:p w:rsidR="00395BB1" w:rsidRDefault="00395BB1">
            <w:r>
              <w:rPr>
                <w:sz w:val="20"/>
                <w:szCs w:val="20"/>
              </w:rPr>
              <w:t>ISO/TS 10303-1747</w:t>
            </w:r>
          </w:p>
        </w:tc>
      </w:tr>
    </w:tbl>
    <w:p w:rsidR="00395BB1" w:rsidRDefault="00395BB1" w:rsidP="00395BB1">
      <w:pPr>
        <w:pStyle w:val="note"/>
        <w:rPr>
          <w:color w:val="000000"/>
          <w:sz w:val="27"/>
          <w:szCs w:val="27"/>
        </w:rPr>
      </w:pPr>
      <w:r>
        <w:rPr>
          <w:color w:val="000000"/>
        </w:rPr>
        <w:t>NOTE 2   See Annex </w:t>
      </w:r>
      <w:hyperlink r:id="rId12" w:history="1">
        <w:r>
          <w:rPr>
            <w:rStyle w:val="Hyperlink"/>
          </w:rPr>
          <w:t>C</w:t>
        </w:r>
      </w:hyperlink>
      <w:r>
        <w:rPr>
          <w:color w:val="000000"/>
        </w:rPr>
        <w:t>, Figures </w:t>
      </w:r>
      <w:hyperlink r:id="rId13" w:history="1">
        <w:r>
          <w:rPr>
            <w:rStyle w:val="Hyperlink"/>
          </w:rPr>
          <w:t>C.1</w:t>
        </w:r>
      </w:hyperlink>
      <w:r>
        <w:rPr>
          <w:color w:val="000000"/>
        </w:rPr>
        <w:t>, </w:t>
      </w:r>
      <w:hyperlink r:id="rId14" w:history="1">
        <w:r>
          <w:rPr>
            <w:rStyle w:val="Hyperlink"/>
          </w:rPr>
          <w:t>C.2</w:t>
        </w:r>
      </w:hyperlink>
      <w:r>
        <w:rPr>
          <w:color w:val="000000"/>
        </w:rPr>
        <w:t>and </w:t>
      </w:r>
      <w:hyperlink r:id="rId15" w:history="1">
        <w:r>
          <w:rPr>
            <w:rStyle w:val="Hyperlink"/>
          </w:rPr>
          <w:t>C.3</w:t>
        </w:r>
      </w:hyperlink>
      <w:r>
        <w:rPr>
          <w:color w:val="000000"/>
        </w:rPr>
        <w:t> for a graphical representation of this schema.</w:t>
      </w:r>
    </w:p>
    <w:p w:rsidR="00395BB1" w:rsidRDefault="00395BB1" w:rsidP="00395BB1">
      <w:pPr>
        <w:pStyle w:val="Heading2"/>
        <w:rPr>
          <w:color w:val="000000"/>
        </w:rPr>
      </w:pPr>
      <w:bookmarkStart w:id="1" w:name="types"/>
      <w:r>
        <w:rPr>
          <w:color w:val="000000"/>
        </w:rPr>
        <w:t>4.2 ARM type definitions</w:t>
      </w:r>
      <w:bookmarkEnd w:id="1"/>
    </w:p>
    <w:p w:rsidR="00395BB1" w:rsidRDefault="00395BB1" w:rsidP="00395BB1">
      <w:pPr>
        <w:pStyle w:val="NormalWeb"/>
        <w:rPr>
          <w:color w:val="000000"/>
          <w:sz w:val="27"/>
          <w:szCs w:val="27"/>
        </w:rPr>
      </w:pPr>
      <w:r>
        <w:rPr>
          <w:color w:val="000000"/>
          <w:sz w:val="27"/>
          <w:szCs w:val="27"/>
        </w:rPr>
        <w:lastRenderedPageBreak/>
        <w:t>This subclause specifies the ARM types for this application module. The ARM types and definitions are specified below.</w:t>
      </w:r>
    </w:p>
    <w:p w:rsidR="00395BB1" w:rsidRDefault="00395BB1" w:rsidP="00395BB1">
      <w:pPr>
        <w:pStyle w:val="Heading2"/>
        <w:rPr>
          <w:color w:val="000000"/>
        </w:rPr>
      </w:pPr>
      <w:bookmarkStart w:id="2" w:name="analytical_model_arm.am_external_identif"/>
      <w:r>
        <w:rPr>
          <w:color w:val="000000"/>
        </w:rPr>
        <w:t>4.2.1 am_external_identification_item</w:t>
      </w:r>
      <w:bookmarkEnd w:id="2"/>
      <w:r>
        <w:rPr>
          <w:color w:val="000000"/>
        </w:rPr>
        <w:t>   </w:t>
      </w:r>
      <w:r>
        <w:rPr>
          <w:noProof/>
          <w:color w:val="0000FF"/>
          <w:lang w:eastAsia="en-GB"/>
        </w:rPr>
        <w:drawing>
          <wp:inline distT="0" distB="0" distL="0" distR="0">
            <wp:extent cx="180975" cy="209550"/>
            <wp:effectExtent l="0" t="0" r="9525" b="0"/>
            <wp:docPr id="102" name="Picture 10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The </w:t>
      </w:r>
      <w:r>
        <w:rPr>
          <w:b/>
          <w:bCs/>
          <w:color w:val="000000"/>
          <w:sz w:val="27"/>
          <w:szCs w:val="27"/>
        </w:rPr>
        <w:t>am_external_identification_item</w:t>
      </w:r>
      <w:r>
        <w:rPr>
          <w:color w:val="000000"/>
          <w:sz w:val="27"/>
          <w:szCs w:val="27"/>
        </w:rPr>
        <w:t> type is an extension of the </w:t>
      </w:r>
      <w:hyperlink r:id="rId17" w:anchor="external_item_identification_assignment_arm.external_identification_item" w:history="1">
        <w:r>
          <w:rPr>
            <w:rStyle w:val="Hyperlink"/>
            <w:b/>
            <w:bCs/>
            <w:sz w:val="27"/>
            <w:szCs w:val="27"/>
          </w:rPr>
          <w:t>external_identification_item</w:t>
        </w:r>
      </w:hyperlink>
      <w:r>
        <w:rPr>
          <w:color w:val="000000"/>
          <w:sz w:val="27"/>
          <w:szCs w:val="27"/>
        </w:rPr>
        <w:t> type. It adds the data type</w:t>
      </w:r>
      <w:hyperlink r:id="rId18" w:anchor="analytical_model_arm.digital_analytical_model_vector_port" w:history="1">
        <w:r>
          <w:rPr>
            <w:rStyle w:val="Hyperlink"/>
            <w:b/>
            <w:bCs/>
            <w:sz w:val="27"/>
            <w:szCs w:val="27"/>
          </w:rPr>
          <w:t>Digital_analytical_model_vector_port</w:t>
        </w:r>
      </w:hyperlink>
      <w:r>
        <w:rPr>
          <w:color w:val="000000"/>
          <w:sz w:val="27"/>
          <w:szCs w:val="27"/>
        </w:rPr>
        <w:t> to the list of alternate data types.</w:t>
      </w:r>
    </w:p>
    <w:p w:rsidR="00395BB1" w:rsidRDefault="00395BB1" w:rsidP="00395BB1">
      <w:pPr>
        <w:pStyle w:val="note"/>
        <w:rPr>
          <w:color w:val="000000"/>
          <w:sz w:val="27"/>
          <w:szCs w:val="27"/>
        </w:rPr>
      </w:pPr>
      <w:r>
        <w:rPr>
          <w:color w:val="000000"/>
        </w:rPr>
        <w:t>NOTE  The list of entity data types may be extended in application modules that use the constructs of this module.</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am_external_identification_item = EXTENSIBLE GENERIC_ENTITY SELECT BASED_ON </w:t>
      </w:r>
      <w:hyperlink r:id="rId19" w:anchor="external_item_identification_assignment_arm.external_identification_item" w:history="1">
        <w:r>
          <w:rPr>
            <w:rStyle w:val="Hyperlink"/>
            <w:rFonts w:ascii="Courier New" w:hAnsi="Courier New" w:cs="Courier New"/>
            <w:sz w:val="20"/>
            <w:szCs w:val="20"/>
          </w:rPr>
          <w:t>external_identification_item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0" w:anchor="analytical_model_arm.digital_analytical_model_vector_port" w:history="1">
        <w:r>
          <w:rPr>
            <w:rStyle w:val="Hyperlink"/>
            <w:rFonts w:ascii="Courier New" w:hAnsi="Courier New" w:cs="Courier New"/>
            <w:sz w:val="20"/>
            <w:szCs w:val="20"/>
          </w:rPr>
          <w:t>Digital_analytical_model_vector_port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bookmarkStart w:id="3" w:name="analytical_model_arm.am_documented_eleme"/>
      <w:r>
        <w:rPr>
          <w:color w:val="000000"/>
        </w:rPr>
        <w:t>4.2.2 am_documented_element_select</w:t>
      </w:r>
      <w:bookmarkEnd w:id="3"/>
      <w:r>
        <w:rPr>
          <w:color w:val="000000"/>
        </w:rPr>
        <w:t>   </w:t>
      </w:r>
      <w:r>
        <w:rPr>
          <w:noProof/>
          <w:color w:val="0000FF"/>
          <w:lang w:eastAsia="en-GB"/>
        </w:rPr>
        <w:drawing>
          <wp:inline distT="0" distB="0" distL="0" distR="0">
            <wp:extent cx="180975" cy="209550"/>
            <wp:effectExtent l="0" t="0" r="9525" b="0"/>
            <wp:docPr id="101" name="Picture 101"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The </w:t>
      </w:r>
      <w:r>
        <w:rPr>
          <w:b/>
          <w:bCs/>
          <w:color w:val="000000"/>
          <w:sz w:val="27"/>
          <w:szCs w:val="27"/>
        </w:rPr>
        <w:t>am_documented_element_select</w:t>
      </w:r>
      <w:r>
        <w:rPr>
          <w:color w:val="000000"/>
          <w:sz w:val="27"/>
          <w:szCs w:val="27"/>
        </w:rPr>
        <w:t> type is an extension of the </w:t>
      </w:r>
      <w:hyperlink r:id="rId21" w:anchor="document_assignment_arm.documented_element_select" w:history="1">
        <w:r>
          <w:rPr>
            <w:rStyle w:val="Hyperlink"/>
            <w:b/>
            <w:bCs/>
            <w:sz w:val="27"/>
            <w:szCs w:val="27"/>
          </w:rPr>
          <w:t>documented_element_select</w:t>
        </w:r>
      </w:hyperlink>
      <w:r>
        <w:rPr>
          <w:color w:val="000000"/>
          <w:sz w:val="27"/>
          <w:szCs w:val="27"/>
        </w:rPr>
        <w:t> type. It adds the data type </w:t>
      </w:r>
      <w:hyperlink r:id="rId22" w:anchor="analytical_model_arm.analytical_model_definition" w:history="1">
        <w:r>
          <w:rPr>
            <w:rStyle w:val="Hyperlink"/>
            <w:b/>
            <w:bCs/>
            <w:sz w:val="27"/>
            <w:szCs w:val="27"/>
          </w:rPr>
          <w:t>Analytical_model_definition</w:t>
        </w:r>
      </w:hyperlink>
      <w:r>
        <w:rPr>
          <w:color w:val="000000"/>
          <w:sz w:val="27"/>
          <w:szCs w:val="27"/>
        </w:rPr>
        <w:t> to the list of alternate data types.</w:t>
      </w:r>
    </w:p>
    <w:p w:rsidR="00395BB1" w:rsidRDefault="00395BB1" w:rsidP="00395BB1">
      <w:pPr>
        <w:pStyle w:val="note"/>
        <w:rPr>
          <w:color w:val="000000"/>
          <w:sz w:val="27"/>
          <w:szCs w:val="27"/>
        </w:rPr>
      </w:pPr>
      <w:r>
        <w:rPr>
          <w:color w:val="000000"/>
        </w:rPr>
        <w:t>NOTE  The list of entity data types may be extended in application modules that use the constructs of this module.</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am_documented_element_select = EXTENSIBLE GENERIC_ENTITY SELECT BASED_ON </w:t>
      </w:r>
      <w:hyperlink r:id="rId23" w:anchor="document_assignment_arm.documented_element_select" w:history="1">
        <w:r>
          <w:rPr>
            <w:rStyle w:val="Hyperlink"/>
            <w:rFonts w:ascii="Courier New" w:hAnsi="Courier New" w:cs="Courier New"/>
            <w:sz w:val="20"/>
            <w:szCs w:val="20"/>
          </w:rPr>
          <w:t>documented_element_select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4"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bookmarkStart w:id="4" w:name="analytical_model_arm.am_parameter_assign"/>
      <w:r>
        <w:rPr>
          <w:color w:val="000000"/>
        </w:rPr>
        <w:t>4.2.3 am_parameter_assignment_select</w:t>
      </w:r>
      <w:bookmarkEnd w:id="4"/>
      <w:r>
        <w:rPr>
          <w:color w:val="000000"/>
        </w:rPr>
        <w:t>   </w:t>
      </w:r>
      <w:r>
        <w:rPr>
          <w:noProof/>
          <w:color w:val="0000FF"/>
          <w:lang w:eastAsia="en-GB"/>
        </w:rPr>
        <w:drawing>
          <wp:inline distT="0" distB="0" distL="0" distR="0">
            <wp:extent cx="180975" cy="209550"/>
            <wp:effectExtent l="0" t="0" r="9525" b="0"/>
            <wp:docPr id="100" name="Picture 100"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The </w:t>
      </w:r>
      <w:r>
        <w:rPr>
          <w:b/>
          <w:bCs/>
          <w:color w:val="000000"/>
          <w:sz w:val="27"/>
          <w:szCs w:val="27"/>
        </w:rPr>
        <w:t>am_parameter_assignment_select</w:t>
      </w:r>
      <w:r>
        <w:rPr>
          <w:color w:val="000000"/>
          <w:sz w:val="27"/>
          <w:szCs w:val="27"/>
        </w:rPr>
        <w:t> type is an extension of the </w:t>
      </w:r>
      <w:hyperlink r:id="rId25" w:anchor="model_parameter_arm.parameter_assignment_select" w:history="1">
        <w:r>
          <w:rPr>
            <w:rStyle w:val="Hyperlink"/>
            <w:b/>
            <w:bCs/>
            <w:sz w:val="27"/>
            <w:szCs w:val="27"/>
          </w:rPr>
          <w:t>parameter_assignment_select</w:t>
        </w:r>
      </w:hyperlink>
      <w:r>
        <w:rPr>
          <w:color w:val="000000"/>
          <w:sz w:val="27"/>
          <w:szCs w:val="27"/>
        </w:rPr>
        <w:t> type. It adds the data type </w:t>
      </w:r>
      <w:hyperlink r:id="rId26" w:anchor="analytical_model_arm.analytical_model_parameter" w:history="1">
        <w:r>
          <w:rPr>
            <w:rStyle w:val="Hyperlink"/>
            <w:b/>
            <w:bCs/>
            <w:sz w:val="27"/>
            <w:szCs w:val="27"/>
          </w:rPr>
          <w:t>Analytical_model_parameter</w:t>
        </w:r>
      </w:hyperlink>
      <w:r>
        <w:rPr>
          <w:color w:val="000000"/>
          <w:sz w:val="27"/>
          <w:szCs w:val="27"/>
        </w:rPr>
        <w:t> to the list of alternate data types.</w:t>
      </w:r>
    </w:p>
    <w:p w:rsidR="00395BB1" w:rsidRDefault="00395BB1" w:rsidP="00395BB1">
      <w:pPr>
        <w:pStyle w:val="NormalWeb"/>
        <w:rPr>
          <w:color w:val="000000"/>
          <w:sz w:val="27"/>
          <w:szCs w:val="27"/>
        </w:rPr>
      </w:pPr>
      <w:r>
        <w:rPr>
          <w:color w:val="000000"/>
          <w:sz w:val="27"/>
          <w:szCs w:val="27"/>
          <w:u w:val="single"/>
        </w:rPr>
        <w:lastRenderedPageBreak/>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am_parameter_assignment_select = SELECT BASED_ON </w:t>
      </w:r>
      <w:hyperlink r:id="rId27" w:anchor="model_parameter_arm.parameter_assignment_select" w:history="1">
        <w:r>
          <w:rPr>
            <w:rStyle w:val="Hyperlink"/>
            <w:rFonts w:ascii="Courier New" w:hAnsi="Courier New" w:cs="Courier New"/>
            <w:sz w:val="20"/>
            <w:szCs w:val="20"/>
          </w:rPr>
          <w:t>parameter_assignment_select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8" w:anchor="analytical_model_arm.analytical_model_parameter" w:history="1">
        <w:r>
          <w:rPr>
            <w:rStyle w:val="Hyperlink"/>
            <w:rFonts w:ascii="Courier New" w:hAnsi="Courier New" w:cs="Courier New"/>
            <w:sz w:val="20"/>
            <w:szCs w:val="20"/>
          </w:rPr>
          <w:t>Analytical_model_parameter</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bookmarkStart w:id="5" w:name="analytical_model_arm.am_property_assignm"/>
      <w:r>
        <w:rPr>
          <w:color w:val="000000"/>
        </w:rPr>
        <w:t>4.2.4 am_property_assignment_select</w:t>
      </w:r>
      <w:bookmarkEnd w:id="5"/>
      <w:r>
        <w:rPr>
          <w:color w:val="000000"/>
        </w:rPr>
        <w:t>   </w:t>
      </w:r>
      <w:r>
        <w:rPr>
          <w:noProof/>
          <w:color w:val="0000FF"/>
          <w:lang w:eastAsia="en-GB"/>
        </w:rPr>
        <w:drawing>
          <wp:inline distT="0" distB="0" distL="0" distR="0">
            <wp:extent cx="180975" cy="209550"/>
            <wp:effectExtent l="0" t="0" r="9525" b="0"/>
            <wp:docPr id="99" name="Picture 99"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The </w:t>
      </w:r>
      <w:r>
        <w:rPr>
          <w:b/>
          <w:bCs/>
          <w:color w:val="000000"/>
          <w:sz w:val="27"/>
          <w:szCs w:val="27"/>
        </w:rPr>
        <w:t>am_property_assignment_select</w:t>
      </w:r>
      <w:r>
        <w:rPr>
          <w:color w:val="000000"/>
          <w:sz w:val="27"/>
          <w:szCs w:val="27"/>
        </w:rPr>
        <w:t> type is an extension of the </w:t>
      </w:r>
      <w:hyperlink r:id="rId29" w:anchor="property_assignment_arm.property_assignment_select" w:history="1">
        <w:r>
          <w:rPr>
            <w:rStyle w:val="Hyperlink"/>
            <w:b/>
            <w:bCs/>
            <w:sz w:val="27"/>
            <w:szCs w:val="27"/>
          </w:rPr>
          <w:t>property_assignment_select</w:t>
        </w:r>
      </w:hyperlink>
      <w:r>
        <w:rPr>
          <w:color w:val="000000"/>
          <w:sz w:val="27"/>
          <w:szCs w:val="27"/>
        </w:rPr>
        <w:t> type. It adds the data type </w:t>
      </w:r>
      <w:hyperlink r:id="rId30" w:anchor="analytical_model_arm.analytical_model_definition" w:history="1">
        <w:r>
          <w:rPr>
            <w:rStyle w:val="Hyperlink"/>
            <w:b/>
            <w:bCs/>
            <w:sz w:val="27"/>
            <w:szCs w:val="27"/>
          </w:rPr>
          <w:t>Analytical_model_definition</w:t>
        </w:r>
      </w:hyperlink>
      <w:r>
        <w:rPr>
          <w:color w:val="000000"/>
          <w:sz w:val="27"/>
          <w:szCs w:val="27"/>
        </w:rPr>
        <w:t> to the list of alternate data types.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am_property_assignment_select = SELECT BASED_ON </w:t>
      </w:r>
      <w:hyperlink r:id="rId31" w:anchor="property_assignment_arm.property_assignment_select" w:history="1">
        <w:r>
          <w:rPr>
            <w:rStyle w:val="Hyperlink"/>
            <w:rFonts w:ascii="Courier New" w:hAnsi="Courier New" w:cs="Courier New"/>
            <w:sz w:val="20"/>
            <w:szCs w:val="20"/>
          </w:rPr>
          <w:t>property_assignment_select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32"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r>
        <w:rPr>
          <w:color w:val="000000"/>
        </w:rPr>
        <w:t>4.2.5 analytical_model_port_assignment_select   </w:t>
      </w:r>
      <w:r>
        <w:rPr>
          <w:noProof/>
          <w:color w:val="0000FF"/>
          <w:lang w:eastAsia="en-GB"/>
        </w:rPr>
        <w:drawing>
          <wp:inline distT="0" distB="0" distL="0" distR="0">
            <wp:extent cx="180975" cy="209550"/>
            <wp:effectExtent l="0" t="0" r="9525" b="0"/>
            <wp:docPr id="98" name="Picture 9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The </w:t>
      </w:r>
      <w:r>
        <w:rPr>
          <w:b/>
          <w:bCs/>
          <w:color w:val="000000"/>
          <w:sz w:val="27"/>
          <w:szCs w:val="27"/>
        </w:rPr>
        <w:t>analytical_model_port_assignment_select</w:t>
      </w:r>
      <w:r>
        <w:rPr>
          <w:color w:val="000000"/>
          <w:sz w:val="27"/>
          <w:szCs w:val="27"/>
        </w:rPr>
        <w:t xml:space="preserve"> type is an extensible list of alternate data types that allows for the designation of the data </w:t>
      </w:r>
      <w:del w:id="6" w:author="Sapp (US), Brandon" w:date="2019-03-20T10:28:00Z">
        <w:r w:rsidDel="000406E3">
          <w:rPr>
            <w:color w:val="000000"/>
            <w:sz w:val="27"/>
            <w:szCs w:val="27"/>
          </w:rPr>
          <w:delText>type .</w:delText>
        </w:r>
      </w:del>
      <w:ins w:id="7" w:author="Sapp (US), Brandon" w:date="2019-03-20T10:28:00Z">
        <w:r w:rsidR="000406E3">
          <w:rPr>
            <w:color w:val="000000"/>
            <w:sz w:val="27"/>
            <w:szCs w:val="27"/>
          </w:rPr>
          <w:t>type.</w:t>
        </w:r>
      </w:ins>
    </w:p>
    <w:p w:rsidR="00395BB1" w:rsidRDefault="00395BB1" w:rsidP="00395BB1">
      <w:pPr>
        <w:pStyle w:val="note"/>
        <w:rPr>
          <w:color w:val="000000"/>
          <w:sz w:val="27"/>
          <w:szCs w:val="27"/>
        </w:rPr>
      </w:pPr>
      <w:r>
        <w:rPr>
          <w:color w:val="000000"/>
        </w:rPr>
        <w:t>NOTE   The list of entity data types may be extended in application modules that use the constructs of this module.</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analytical_model_port_assignment_select = EXTENSIBLE GENERIC_ENTITY SELECT;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bookmarkStart w:id="8" w:name="analytical_model_arm.port_property_type"/>
      <w:r>
        <w:rPr>
          <w:color w:val="000000"/>
        </w:rPr>
        <w:t>4.2.6 port_property_type</w:t>
      </w:r>
      <w:bookmarkEnd w:id="8"/>
      <w:r>
        <w:rPr>
          <w:color w:val="000000"/>
        </w:rPr>
        <w:t>   </w:t>
      </w:r>
      <w:r>
        <w:rPr>
          <w:noProof/>
          <w:color w:val="0000FF"/>
          <w:lang w:eastAsia="en-GB"/>
        </w:rPr>
        <w:drawing>
          <wp:inline distT="0" distB="0" distL="0" distR="0">
            <wp:extent cx="180975" cy="209550"/>
            <wp:effectExtent l="0" t="0" r="9525" b="0"/>
            <wp:docPr id="97" name="Picture 97"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 </w:t>
      </w:r>
      <w:r>
        <w:rPr>
          <w:b/>
          <w:bCs/>
          <w:color w:val="000000"/>
          <w:sz w:val="27"/>
          <w:szCs w:val="27"/>
        </w:rPr>
        <w:t>port_property_type</w:t>
      </w:r>
      <w:r>
        <w:rPr>
          <w:color w:val="000000"/>
          <w:sz w:val="27"/>
          <w:szCs w:val="27"/>
        </w:rPr>
        <w:t> lists the valid types of a model port.</w:t>
      </w:r>
    </w:p>
    <w:p w:rsidR="00395BB1" w:rsidRDefault="00395BB1" w:rsidP="00395BB1">
      <w:pPr>
        <w:pStyle w:val="NormalWeb"/>
        <w:rPr>
          <w:color w:val="000000"/>
          <w:sz w:val="27"/>
          <w:szCs w:val="27"/>
        </w:rPr>
      </w:pPr>
      <w:r>
        <w:rPr>
          <w:color w:val="000000"/>
          <w:sz w:val="27"/>
          <w:szCs w:val="27"/>
          <w:u w:val="single"/>
        </w:rPr>
        <w:lastRenderedPageBreak/>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port_property_type = ENUMERATION OF </w:t>
      </w:r>
      <w:r>
        <w:rPr>
          <w:rFonts w:ascii="Courier New" w:hAnsi="Courier New" w:cs="Courier New"/>
          <w:color w:val="000000"/>
          <w:sz w:val="20"/>
          <w:szCs w:val="20"/>
        </w:rPr>
        <w:br/>
      </w:r>
      <w:r>
        <w:rPr>
          <w:rStyle w:val="HTMLCode"/>
          <w:color w:val="000000"/>
        </w:rPr>
        <w:t>   (string_property_type,</w:t>
      </w:r>
      <w:r>
        <w:rPr>
          <w:rFonts w:ascii="Courier New" w:hAnsi="Courier New" w:cs="Courier New"/>
          <w:color w:val="000000"/>
          <w:sz w:val="20"/>
          <w:szCs w:val="20"/>
        </w:rPr>
        <w:br/>
      </w:r>
      <w:r>
        <w:rPr>
          <w:rStyle w:val="HTMLCode"/>
          <w:color w:val="000000"/>
        </w:rPr>
        <w:t>    boolean_property_type,</w:t>
      </w:r>
      <w:r>
        <w:rPr>
          <w:rFonts w:ascii="Courier New" w:hAnsi="Courier New" w:cs="Courier New"/>
          <w:color w:val="000000"/>
          <w:sz w:val="20"/>
          <w:szCs w:val="20"/>
        </w:rPr>
        <w:br/>
      </w:r>
      <w:r>
        <w:rPr>
          <w:rStyle w:val="HTMLCode"/>
          <w:color w:val="000000"/>
        </w:rPr>
        <w:t>    logical_property_type,</w:t>
      </w:r>
      <w:r>
        <w:rPr>
          <w:rFonts w:ascii="Courier New" w:hAnsi="Courier New" w:cs="Courier New"/>
          <w:color w:val="000000"/>
          <w:sz w:val="20"/>
          <w:szCs w:val="20"/>
        </w:rPr>
        <w:br/>
      </w:r>
      <w:r>
        <w:rPr>
          <w:rStyle w:val="HTMLCode"/>
          <w:color w:val="000000"/>
        </w:rPr>
        <w:t>    numeric_property_type,</w:t>
      </w:r>
      <w:r>
        <w:rPr>
          <w:rFonts w:ascii="Courier New" w:hAnsi="Courier New" w:cs="Courier New"/>
          <w:color w:val="000000"/>
          <w:sz w:val="20"/>
          <w:szCs w:val="20"/>
        </w:rPr>
        <w:br/>
      </w:r>
      <w:r>
        <w:rPr>
          <w:rStyle w:val="HTMLCode"/>
          <w:color w:val="000000"/>
        </w:rPr>
        <w:t>    physical_property_type);</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Enumerated item definitions:</w:t>
      </w:r>
    </w:p>
    <w:p w:rsidR="00395BB1" w:rsidRDefault="00395BB1" w:rsidP="00395BB1">
      <w:pPr>
        <w:pStyle w:val="expressdescription"/>
        <w:rPr>
          <w:color w:val="000000"/>
          <w:sz w:val="27"/>
          <w:szCs w:val="27"/>
        </w:rPr>
      </w:pPr>
      <w:r>
        <w:rPr>
          <w:b/>
          <w:bCs/>
          <w:color w:val="000000"/>
          <w:sz w:val="27"/>
          <w:szCs w:val="27"/>
        </w:rPr>
        <w:t>string_property_type: </w:t>
      </w:r>
      <w:r>
        <w:rPr>
          <w:color w:val="000000"/>
          <w:sz w:val="27"/>
          <w:szCs w:val="27"/>
        </w:rPr>
        <w:t>specifies a string type;</w:t>
      </w:r>
    </w:p>
    <w:p w:rsidR="00395BB1" w:rsidRDefault="00395BB1" w:rsidP="00395BB1">
      <w:pPr>
        <w:pStyle w:val="expressdescription"/>
        <w:rPr>
          <w:color w:val="000000"/>
          <w:sz w:val="27"/>
          <w:szCs w:val="27"/>
        </w:rPr>
      </w:pPr>
      <w:r>
        <w:rPr>
          <w:b/>
          <w:bCs/>
          <w:color w:val="000000"/>
          <w:sz w:val="27"/>
          <w:szCs w:val="27"/>
        </w:rPr>
        <w:t>boolean_property_type: </w:t>
      </w:r>
      <w:r>
        <w:rPr>
          <w:color w:val="000000"/>
          <w:sz w:val="27"/>
          <w:szCs w:val="27"/>
        </w:rPr>
        <w:t>specifies a boolean type;</w:t>
      </w:r>
    </w:p>
    <w:p w:rsidR="00395BB1" w:rsidRDefault="00395BB1" w:rsidP="00395BB1">
      <w:pPr>
        <w:pStyle w:val="expressdescription"/>
        <w:rPr>
          <w:color w:val="000000"/>
          <w:sz w:val="27"/>
          <w:szCs w:val="27"/>
        </w:rPr>
      </w:pPr>
      <w:r>
        <w:rPr>
          <w:b/>
          <w:bCs/>
          <w:color w:val="000000"/>
          <w:sz w:val="27"/>
          <w:szCs w:val="27"/>
        </w:rPr>
        <w:t>logical_property_type: </w:t>
      </w:r>
      <w:r>
        <w:rPr>
          <w:color w:val="000000"/>
          <w:sz w:val="27"/>
          <w:szCs w:val="27"/>
        </w:rPr>
        <w:t>specifies a logical type;</w:t>
      </w:r>
    </w:p>
    <w:p w:rsidR="00395BB1" w:rsidRDefault="00395BB1" w:rsidP="00395BB1">
      <w:pPr>
        <w:pStyle w:val="expressdescription"/>
        <w:rPr>
          <w:color w:val="000000"/>
          <w:sz w:val="27"/>
          <w:szCs w:val="27"/>
        </w:rPr>
      </w:pPr>
      <w:r>
        <w:rPr>
          <w:b/>
          <w:bCs/>
          <w:color w:val="000000"/>
          <w:sz w:val="27"/>
          <w:szCs w:val="27"/>
        </w:rPr>
        <w:t>numeric_property_type: </w:t>
      </w:r>
      <w:r>
        <w:rPr>
          <w:color w:val="000000"/>
          <w:sz w:val="27"/>
          <w:szCs w:val="27"/>
        </w:rPr>
        <w:t>specifies a numeric type;</w:t>
      </w:r>
    </w:p>
    <w:p w:rsidR="00395BB1" w:rsidRDefault="00395BB1" w:rsidP="00395BB1">
      <w:pPr>
        <w:pStyle w:val="expressdescription"/>
        <w:rPr>
          <w:color w:val="000000"/>
          <w:sz w:val="27"/>
          <w:szCs w:val="27"/>
        </w:rPr>
      </w:pPr>
      <w:bookmarkStart w:id="9" w:name="analytical_model_arm.port_property_type."/>
      <w:r>
        <w:rPr>
          <w:b/>
          <w:bCs/>
          <w:color w:val="000000"/>
          <w:sz w:val="27"/>
          <w:szCs w:val="27"/>
        </w:rPr>
        <w:t>physical_property_type: </w:t>
      </w:r>
      <w:bookmarkEnd w:id="9"/>
      <w:r>
        <w:rPr>
          <w:color w:val="000000"/>
          <w:sz w:val="27"/>
          <w:szCs w:val="27"/>
        </w:rPr>
        <w:t>specifies a physical type;</w:t>
      </w:r>
    </w:p>
    <w:p w:rsidR="00395BB1" w:rsidRDefault="00395BB1" w:rsidP="00395BB1">
      <w:pPr>
        <w:pStyle w:val="Heading2"/>
        <w:rPr>
          <w:color w:val="000000"/>
        </w:rPr>
      </w:pPr>
      <w:r>
        <w:rPr>
          <w:color w:val="000000"/>
        </w:rPr>
        <w:t>4.2.7 signal_flow_direction   </w:t>
      </w:r>
      <w:r>
        <w:rPr>
          <w:noProof/>
          <w:color w:val="0000FF"/>
          <w:lang w:eastAsia="en-GB"/>
        </w:rPr>
        <w:drawing>
          <wp:inline distT="0" distB="0" distL="0" distR="0">
            <wp:extent cx="180975" cy="209550"/>
            <wp:effectExtent l="0" t="0" r="9525" b="0"/>
            <wp:docPr id="96" name="Picture 9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 </w:t>
      </w:r>
      <w:r>
        <w:rPr>
          <w:b/>
          <w:bCs/>
          <w:color w:val="000000"/>
          <w:sz w:val="27"/>
          <w:szCs w:val="27"/>
        </w:rPr>
        <w:t>signal_flow_direction</w:t>
      </w:r>
      <w:r>
        <w:rPr>
          <w:color w:val="000000"/>
          <w:sz w:val="27"/>
          <w:szCs w:val="27"/>
        </w:rPr>
        <w:t> lists the valid qualifiers of signal direction for network simulation.</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signal_flow_direction = ENUMERATION OF </w:t>
      </w:r>
      <w:r>
        <w:rPr>
          <w:rFonts w:ascii="Courier New" w:hAnsi="Courier New" w:cs="Courier New"/>
          <w:color w:val="000000"/>
          <w:sz w:val="20"/>
          <w:szCs w:val="20"/>
        </w:rPr>
        <w:br/>
      </w:r>
      <w:r>
        <w:rPr>
          <w:rStyle w:val="HTMLCode"/>
          <w:color w:val="000000"/>
        </w:rPr>
        <w:t>   (unknown_direction,</w:t>
      </w:r>
      <w:r>
        <w:rPr>
          <w:rFonts w:ascii="Courier New" w:hAnsi="Courier New" w:cs="Courier New"/>
          <w:color w:val="000000"/>
          <w:sz w:val="20"/>
          <w:szCs w:val="20"/>
        </w:rPr>
        <w:br/>
      </w:r>
      <w:r>
        <w:rPr>
          <w:rStyle w:val="HTMLCode"/>
          <w:color w:val="000000"/>
        </w:rPr>
        <w:t>    not_applicable,</w:t>
      </w:r>
      <w:r>
        <w:rPr>
          <w:rFonts w:ascii="Courier New" w:hAnsi="Courier New" w:cs="Courier New"/>
          <w:color w:val="000000"/>
          <w:sz w:val="20"/>
          <w:szCs w:val="20"/>
        </w:rPr>
        <w:br/>
      </w:r>
      <w:r>
        <w:rPr>
          <w:rStyle w:val="HTMLCode"/>
          <w:color w:val="000000"/>
        </w:rPr>
        <w:t>    output_direction,</w:t>
      </w:r>
      <w:r>
        <w:rPr>
          <w:rFonts w:ascii="Courier New" w:hAnsi="Courier New" w:cs="Courier New"/>
          <w:color w:val="000000"/>
          <w:sz w:val="20"/>
          <w:szCs w:val="20"/>
        </w:rPr>
        <w:br/>
      </w:r>
      <w:r>
        <w:rPr>
          <w:rStyle w:val="HTMLCode"/>
          <w:color w:val="000000"/>
        </w:rPr>
        <w:t>    input_direction,</w:t>
      </w:r>
      <w:r>
        <w:rPr>
          <w:rFonts w:ascii="Courier New" w:hAnsi="Courier New" w:cs="Courier New"/>
          <w:color w:val="000000"/>
          <w:sz w:val="20"/>
          <w:szCs w:val="20"/>
        </w:rPr>
        <w:br/>
      </w:r>
      <w:r>
        <w:rPr>
          <w:rStyle w:val="HTMLCode"/>
          <w:color w:val="000000"/>
        </w:rPr>
        <w:t>    bidirectional);</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lastRenderedPageBreak/>
        <w:t>Enumerated item definitions:</w:t>
      </w:r>
    </w:p>
    <w:p w:rsidR="00395BB1" w:rsidRDefault="00395BB1" w:rsidP="00395BB1">
      <w:pPr>
        <w:pStyle w:val="expressdescription"/>
        <w:rPr>
          <w:color w:val="000000"/>
          <w:sz w:val="27"/>
          <w:szCs w:val="27"/>
        </w:rPr>
      </w:pPr>
      <w:r>
        <w:rPr>
          <w:b/>
          <w:bCs/>
          <w:color w:val="000000"/>
          <w:sz w:val="27"/>
          <w:szCs w:val="27"/>
        </w:rPr>
        <w:t>unknown_direction: </w:t>
      </w:r>
      <w:r>
        <w:rPr>
          <w:color w:val="000000"/>
          <w:sz w:val="27"/>
          <w:szCs w:val="27"/>
        </w:rPr>
        <w:t>specifies that direction is unknown;</w:t>
      </w:r>
    </w:p>
    <w:p w:rsidR="00395BB1" w:rsidRDefault="00395BB1" w:rsidP="00395BB1">
      <w:pPr>
        <w:pStyle w:val="expressdescription"/>
        <w:rPr>
          <w:color w:val="000000"/>
          <w:sz w:val="27"/>
          <w:szCs w:val="27"/>
        </w:rPr>
      </w:pPr>
      <w:r>
        <w:rPr>
          <w:b/>
          <w:bCs/>
          <w:color w:val="000000"/>
          <w:sz w:val="27"/>
          <w:szCs w:val="27"/>
        </w:rPr>
        <w:t>not_applicable: </w:t>
      </w:r>
      <w:r>
        <w:rPr>
          <w:color w:val="000000"/>
          <w:sz w:val="27"/>
          <w:szCs w:val="27"/>
        </w:rPr>
        <w:t>specifies that direction is not applicable;</w:t>
      </w:r>
    </w:p>
    <w:p w:rsidR="00395BB1" w:rsidRDefault="00395BB1" w:rsidP="00395BB1">
      <w:pPr>
        <w:pStyle w:val="expressdescription"/>
        <w:rPr>
          <w:color w:val="000000"/>
          <w:sz w:val="27"/>
          <w:szCs w:val="27"/>
        </w:rPr>
      </w:pPr>
      <w:r>
        <w:rPr>
          <w:b/>
          <w:bCs/>
          <w:color w:val="000000"/>
          <w:sz w:val="27"/>
          <w:szCs w:val="27"/>
        </w:rPr>
        <w:t>output_direction: </w:t>
      </w:r>
      <w:r>
        <w:rPr>
          <w:color w:val="000000"/>
          <w:sz w:val="27"/>
          <w:szCs w:val="27"/>
        </w:rPr>
        <w:t>specifies that direction is output direction;</w:t>
      </w:r>
    </w:p>
    <w:p w:rsidR="00395BB1" w:rsidRDefault="00395BB1" w:rsidP="00395BB1">
      <w:pPr>
        <w:pStyle w:val="expressdescription"/>
        <w:rPr>
          <w:color w:val="000000"/>
          <w:sz w:val="27"/>
          <w:szCs w:val="27"/>
        </w:rPr>
      </w:pPr>
      <w:r>
        <w:rPr>
          <w:b/>
          <w:bCs/>
          <w:color w:val="000000"/>
          <w:sz w:val="27"/>
          <w:szCs w:val="27"/>
        </w:rPr>
        <w:t>input_direction: </w:t>
      </w:r>
      <w:r>
        <w:rPr>
          <w:color w:val="000000"/>
          <w:sz w:val="27"/>
          <w:szCs w:val="27"/>
        </w:rPr>
        <w:t>specifies that direction is input direction;</w:t>
      </w:r>
    </w:p>
    <w:p w:rsidR="00395BB1" w:rsidRDefault="00395BB1" w:rsidP="00395BB1">
      <w:pPr>
        <w:pStyle w:val="expressdescription"/>
        <w:rPr>
          <w:color w:val="000000"/>
          <w:sz w:val="27"/>
          <w:szCs w:val="27"/>
        </w:rPr>
      </w:pPr>
      <w:bookmarkStart w:id="10" w:name="analytical_model_arm.signal_flow_directi"/>
      <w:r>
        <w:rPr>
          <w:b/>
          <w:bCs/>
          <w:color w:val="000000"/>
          <w:sz w:val="27"/>
          <w:szCs w:val="27"/>
        </w:rPr>
        <w:t>bidirectional: </w:t>
      </w:r>
      <w:bookmarkEnd w:id="10"/>
      <w:r>
        <w:rPr>
          <w:color w:val="000000"/>
          <w:sz w:val="27"/>
          <w:szCs w:val="27"/>
        </w:rPr>
        <w:t>specifies that signal flow is bidirectional;</w:t>
      </w:r>
    </w:p>
    <w:p w:rsidR="00395BB1" w:rsidRDefault="00395BB1" w:rsidP="00395BB1">
      <w:pPr>
        <w:pStyle w:val="Heading2"/>
        <w:rPr>
          <w:color w:val="000000"/>
        </w:rPr>
      </w:pPr>
      <w:bookmarkStart w:id="11" w:name="entities"/>
      <w:r>
        <w:rPr>
          <w:color w:val="000000"/>
        </w:rPr>
        <w:t>4.3 ARM entity definitions</w:t>
      </w:r>
      <w:bookmarkEnd w:id="11"/>
    </w:p>
    <w:p w:rsidR="00395BB1" w:rsidRDefault="00395BB1" w:rsidP="00395BB1">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395BB1" w:rsidRDefault="00395BB1" w:rsidP="00395BB1">
      <w:pPr>
        <w:pStyle w:val="Heading2"/>
        <w:rPr>
          <w:color w:val="000000"/>
        </w:rPr>
      </w:pPr>
      <w:r>
        <w:rPr>
          <w:color w:val="000000"/>
        </w:rPr>
        <w:t>4.3.1 Across_port_variable   </w:t>
      </w:r>
      <w:r>
        <w:rPr>
          <w:noProof/>
          <w:color w:val="0000FF"/>
          <w:lang w:eastAsia="en-GB"/>
        </w:rPr>
        <w:drawing>
          <wp:inline distT="0" distB="0" distL="0" distR="0">
            <wp:extent cx="180975" cy="209550"/>
            <wp:effectExtent l="0" t="0" r="9525" b="0"/>
            <wp:docPr id="95" name="Picture 95"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94" name="Picture 94" descr="Mapping tabl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pping table">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An </w:t>
      </w:r>
      <w:r>
        <w:rPr>
          <w:b/>
          <w:bCs/>
          <w:color w:val="000000"/>
          <w:sz w:val="27"/>
          <w:szCs w:val="27"/>
        </w:rPr>
        <w:t>Across_port_variable</w:t>
      </w:r>
      <w:r>
        <w:rPr>
          <w:color w:val="000000"/>
          <w:sz w:val="27"/>
          <w:szCs w:val="27"/>
        </w:rPr>
        <w:t> is a type of </w:t>
      </w:r>
      <w:hyperlink r:id="rId35" w:anchor="analytical_model_arm.port_variable" w:history="1">
        <w:r>
          <w:rPr>
            <w:rStyle w:val="Hyperlink"/>
            <w:b/>
            <w:bCs/>
            <w:sz w:val="27"/>
            <w:szCs w:val="27"/>
          </w:rPr>
          <w:t>Port_variable</w:t>
        </w:r>
      </w:hyperlink>
      <w:r>
        <w:rPr>
          <w:color w:val="000000"/>
          <w:sz w:val="27"/>
          <w:szCs w:val="27"/>
        </w:rPr>
        <w:t>. An </w:t>
      </w:r>
      <w:r>
        <w:rPr>
          <w:b/>
          <w:bCs/>
          <w:color w:val="000000"/>
          <w:sz w:val="27"/>
          <w:szCs w:val="27"/>
        </w:rPr>
        <w:t>Across_port_variable</w:t>
      </w:r>
      <w:r>
        <w:rPr>
          <w:color w:val="000000"/>
          <w:sz w:val="27"/>
          <w:szCs w:val="27"/>
        </w:rPr>
        <w:t> maps a unit to an interface point for an </w:t>
      </w:r>
      <w:hyperlink r:id="rId36" w:anchor="analytical_model_arm.analytical_model_definition" w:history="1">
        <w:r>
          <w:rPr>
            <w:rStyle w:val="Hyperlink"/>
            <w:b/>
            <w:bCs/>
            <w:sz w:val="27"/>
            <w:szCs w:val="27"/>
          </w:rPr>
          <w:t>Analytical_model_definition</w:t>
        </w:r>
      </w:hyperlink>
      <w:r>
        <w:rPr>
          <w:color w:val="000000"/>
          <w:sz w:val="27"/>
          <w:szCs w:val="27"/>
        </w:rPr>
        <w:t> and assigns an identifier to the mapping. This standard does not enumerate a fixed list of allowed "across unit". A unit is required.</w:t>
      </w:r>
    </w:p>
    <w:p w:rsidR="00395BB1" w:rsidRDefault="00395BB1" w:rsidP="00395BB1">
      <w:pPr>
        <w:pStyle w:val="note"/>
        <w:rPr>
          <w:color w:val="000000"/>
          <w:sz w:val="27"/>
          <w:szCs w:val="27"/>
        </w:rPr>
      </w:pPr>
      <w:bookmarkStart w:id="12" w:name="note_"/>
      <w:r>
        <w:rPr>
          <w:color w:val="000000"/>
        </w:rPr>
        <w:t>NOTE    Physical macro</w:t>
      </w:r>
      <w:ins w:id="13" w:author="Sapp (US), Brandon" w:date="2019-03-20T10:19:00Z">
        <w:r w:rsidR="000406E3">
          <w:rPr>
            <w:color w:val="000000"/>
          </w:rPr>
          <w:t>-</w:t>
        </w:r>
      </w:ins>
      <w:del w:id="14" w:author="Sapp (US), Brandon" w:date="2019-03-20T10:19:00Z">
        <w:r w:rsidDel="000406E3">
          <w:rPr>
            <w:color w:val="000000"/>
          </w:rPr>
          <w:delText xml:space="preserve"> </w:delText>
        </w:r>
      </w:del>
      <w:r>
        <w:rPr>
          <w:color w:val="000000"/>
        </w:rPr>
        <w:t>level models require across variables to occur in pairs but that is not formalized in this standard.</w:t>
      </w:r>
    </w:p>
    <w:p w:rsidR="00395BB1" w:rsidRDefault="00395BB1" w:rsidP="00395BB1">
      <w:pPr>
        <w:pStyle w:val="example"/>
        <w:rPr>
          <w:color w:val="000000"/>
          <w:sz w:val="27"/>
          <w:szCs w:val="27"/>
        </w:rPr>
      </w:pPr>
      <w:bookmarkStart w:id="15" w:name="example_"/>
      <w:r>
        <w:rPr>
          <w:color w:val="000000"/>
        </w:rPr>
        <w:t>EXAMPLE    A temperature is an "across unit".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Across_port_variable</w:t>
      </w:r>
      <w:r>
        <w:rPr>
          <w:rFonts w:ascii="Courier New" w:hAnsi="Courier New" w:cs="Courier New"/>
          <w:color w:val="000000"/>
          <w:sz w:val="20"/>
          <w:szCs w:val="20"/>
        </w:rPr>
        <w:br/>
      </w:r>
      <w:r>
        <w:rPr>
          <w:rStyle w:val="HTMLCode"/>
          <w:color w:val="000000"/>
        </w:rPr>
        <w:t>  SUBTYPE OF (</w:t>
      </w:r>
      <w:hyperlink r:id="rId37" w:anchor="analytical_model_arm.port_variable" w:history="1">
        <w:r>
          <w:rPr>
            <w:rStyle w:val="Hyperlink"/>
            <w:rFonts w:ascii="Courier New" w:hAnsi="Courier New" w:cs="Courier New"/>
            <w:sz w:val="20"/>
            <w:szCs w:val="20"/>
          </w:rPr>
          <w:t>Port_variable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EXISTS(SELF\Port_variable.unit_of_measure);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lastRenderedPageBreak/>
        <w:t>Formal propositions:</w:t>
      </w:r>
    </w:p>
    <w:p w:rsidR="00395BB1" w:rsidRDefault="00395BB1" w:rsidP="00395BB1">
      <w:pPr>
        <w:pStyle w:val="expressdescription"/>
        <w:rPr>
          <w:color w:val="000000"/>
          <w:sz w:val="27"/>
          <w:szCs w:val="27"/>
        </w:rPr>
      </w:pPr>
      <w:bookmarkStart w:id="16" w:name="analytical_model_arm.across_port_variabl"/>
      <w:r>
        <w:rPr>
          <w:b/>
          <w:bCs/>
          <w:color w:val="000000"/>
          <w:sz w:val="27"/>
          <w:szCs w:val="27"/>
        </w:rPr>
        <w:t>WR1: </w:t>
      </w:r>
      <w:bookmarkEnd w:id="16"/>
      <w:r>
        <w:rPr>
          <w:color w:val="000000"/>
          <w:sz w:val="27"/>
          <w:szCs w:val="27"/>
        </w:rPr>
        <w:t>The </w:t>
      </w:r>
      <w:hyperlink r:id="rId38" w:anchor="analytical_model_arm.port_variable.unit_of_measure" w:history="1">
        <w:r>
          <w:rPr>
            <w:rStyle w:val="Hyperlink"/>
            <w:b/>
            <w:bCs/>
            <w:sz w:val="27"/>
            <w:szCs w:val="27"/>
          </w:rPr>
          <w:t>unit_of_measure</w:t>
        </w:r>
      </w:hyperlink>
      <w:r>
        <w:rPr>
          <w:color w:val="000000"/>
          <w:sz w:val="27"/>
          <w:szCs w:val="27"/>
        </w:rPr>
        <w:t> inherited from </w:t>
      </w:r>
      <w:hyperlink r:id="rId39" w:anchor="analytical_model_arm.port_variable" w:history="1">
        <w:r>
          <w:rPr>
            <w:rStyle w:val="Hyperlink"/>
            <w:b/>
            <w:bCs/>
            <w:sz w:val="27"/>
            <w:szCs w:val="27"/>
          </w:rPr>
          <w:t>Port_variable</w:t>
        </w:r>
      </w:hyperlink>
      <w:r>
        <w:rPr>
          <w:color w:val="000000"/>
          <w:sz w:val="27"/>
          <w:szCs w:val="27"/>
        </w:rPr>
        <w:t> shall exist.</w:t>
      </w:r>
    </w:p>
    <w:p w:rsidR="00395BB1" w:rsidRDefault="00395BB1" w:rsidP="00395BB1">
      <w:pPr>
        <w:pStyle w:val="Heading2"/>
        <w:rPr>
          <w:color w:val="000000"/>
        </w:rPr>
      </w:pPr>
      <w:r>
        <w:rPr>
          <w:color w:val="000000"/>
        </w:rPr>
        <w:t>4.3.2 Analog_analytical_model_port   </w:t>
      </w:r>
      <w:r>
        <w:rPr>
          <w:noProof/>
          <w:color w:val="0000FF"/>
          <w:lang w:eastAsia="en-GB"/>
        </w:rPr>
        <w:drawing>
          <wp:inline distT="0" distB="0" distL="0" distR="0">
            <wp:extent cx="180975" cy="209550"/>
            <wp:effectExtent l="0" t="0" r="9525" b="0"/>
            <wp:docPr id="93" name="Picture 93"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92" name="Picture 92" descr="Mapping table">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pping table">
                      <a:hlinkClick r:id="rId40"/>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Analog_analytical_model_port</w:t>
      </w:r>
      <w:r>
        <w:rPr>
          <w:color w:val="000000"/>
          <w:sz w:val="27"/>
          <w:szCs w:val="27"/>
        </w:rPr>
        <w:t> is a type of </w:t>
      </w:r>
      <w:hyperlink r:id="rId41" w:anchor="analytical_model_arm.analytical_model_port" w:history="1">
        <w:r>
          <w:rPr>
            <w:rStyle w:val="Hyperlink"/>
            <w:b/>
            <w:bCs/>
            <w:sz w:val="27"/>
            <w:szCs w:val="27"/>
          </w:rPr>
          <w:t>Analytical_model_port</w:t>
        </w:r>
      </w:hyperlink>
      <w:r>
        <w:rPr>
          <w:color w:val="000000"/>
          <w:sz w:val="27"/>
          <w:szCs w:val="27"/>
        </w:rPr>
        <w:t> that defines an analog context. An analog context is a context where the domain values are not a discrete, enumerated set of values.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Analog_analytical_model_port</w:t>
      </w:r>
      <w:r>
        <w:rPr>
          <w:rFonts w:ascii="Courier New" w:hAnsi="Courier New" w:cs="Courier New"/>
          <w:color w:val="000000"/>
          <w:sz w:val="20"/>
          <w:szCs w:val="20"/>
        </w:rPr>
        <w:br/>
      </w:r>
      <w:r>
        <w:rPr>
          <w:rStyle w:val="HTMLCode"/>
          <w:color w:val="000000"/>
        </w:rPr>
        <w:t>  SUBTYPE OF (</w:t>
      </w:r>
      <w:hyperlink r:id="rId42"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signal_variable : SET[1:?] OF port_variable FOR associated_port;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bookmarkStart w:id="17" w:name="analytical_model_arm.analog_analytical_m"/>
      <w:r>
        <w:rPr>
          <w:b/>
          <w:bCs/>
          <w:color w:val="000000"/>
          <w:sz w:val="27"/>
          <w:szCs w:val="27"/>
        </w:rPr>
        <w:t>signal_variable: </w:t>
      </w:r>
      <w:bookmarkEnd w:id="17"/>
      <w:r>
        <w:rPr>
          <w:color w:val="000000"/>
          <w:sz w:val="27"/>
          <w:szCs w:val="27"/>
        </w:rPr>
        <w:t>specifies an inverse relationship that specifies that the existence of the </w:t>
      </w:r>
      <w:r>
        <w:rPr>
          <w:b/>
          <w:bCs/>
          <w:color w:val="000000"/>
          <w:sz w:val="27"/>
          <w:szCs w:val="27"/>
        </w:rPr>
        <w:t>Analog_analytical_model_port</w:t>
      </w:r>
      <w:r>
        <w:rPr>
          <w:color w:val="000000"/>
          <w:sz w:val="27"/>
          <w:szCs w:val="27"/>
        </w:rPr>
        <w:t> is dependent on the existence of the</w:t>
      </w:r>
      <w:ins w:id="18" w:author="Sapp (US), Brandon" w:date="2019-03-20T10:28:00Z">
        <w:r w:rsidR="000406E3">
          <w:rPr>
            <w:color w:val="000000"/>
            <w:sz w:val="27"/>
            <w:szCs w:val="27"/>
          </w:rPr>
          <w:t xml:space="preserve"> </w:t>
        </w:r>
      </w:ins>
      <w:hyperlink r:id="rId43" w:anchor="analytical_model_arm.port_variable" w:history="1">
        <w:r>
          <w:rPr>
            <w:rStyle w:val="Hyperlink"/>
            <w:b/>
            <w:bCs/>
            <w:sz w:val="27"/>
            <w:szCs w:val="27"/>
          </w:rPr>
          <w:t>Port_variable</w:t>
        </w:r>
      </w:hyperlink>
      <w:r>
        <w:rPr>
          <w:color w:val="000000"/>
          <w:sz w:val="27"/>
          <w:szCs w:val="27"/>
        </w:rPr>
        <w:t> that specifies the </w:t>
      </w:r>
      <w:r>
        <w:rPr>
          <w:b/>
          <w:bCs/>
          <w:color w:val="000000"/>
          <w:sz w:val="27"/>
          <w:szCs w:val="27"/>
        </w:rPr>
        <w:t>Analog_analytical_model_port</w:t>
      </w:r>
      <w:r>
        <w:rPr>
          <w:color w:val="000000"/>
          <w:sz w:val="27"/>
          <w:szCs w:val="27"/>
        </w:rPr>
        <w:t> as its </w:t>
      </w:r>
      <w:hyperlink r:id="rId44" w:anchor="analytical_model_arm.port_variable.associated_port" w:history="1">
        <w:r>
          <w:rPr>
            <w:rStyle w:val="Hyperlink"/>
            <w:b/>
            <w:bCs/>
            <w:sz w:val="27"/>
            <w:szCs w:val="27"/>
          </w:rPr>
          <w:t>associated_port</w:t>
        </w:r>
      </w:hyperlink>
      <w:r>
        <w:rPr>
          <w:color w:val="000000"/>
          <w:sz w:val="27"/>
          <w:szCs w:val="27"/>
        </w:rPr>
        <w:t>. There shall be one or more </w:t>
      </w:r>
      <w:hyperlink r:id="rId45" w:anchor="analytical_model_arm.port_variable" w:history="1">
        <w:r>
          <w:rPr>
            <w:rStyle w:val="Hyperlink"/>
            <w:b/>
            <w:bCs/>
            <w:sz w:val="27"/>
            <w:szCs w:val="27"/>
          </w:rPr>
          <w:t>Port_variable</w:t>
        </w:r>
      </w:hyperlink>
      <w:r>
        <w:rPr>
          <w:color w:val="000000"/>
          <w:sz w:val="27"/>
          <w:szCs w:val="27"/>
        </w:rPr>
        <w:t> for a particular </w:t>
      </w:r>
      <w:r>
        <w:rPr>
          <w:b/>
          <w:bCs/>
          <w:color w:val="000000"/>
          <w:sz w:val="27"/>
          <w:szCs w:val="27"/>
        </w:rPr>
        <w:t>Analog_analytical_model_port</w:t>
      </w:r>
      <w:r>
        <w:rPr>
          <w:color w:val="000000"/>
          <w:sz w:val="27"/>
          <w:szCs w:val="27"/>
        </w:rPr>
        <w:t>.</w:t>
      </w:r>
    </w:p>
    <w:p w:rsidR="00395BB1" w:rsidRDefault="00395BB1" w:rsidP="00395BB1">
      <w:pPr>
        <w:pStyle w:val="note"/>
        <w:rPr>
          <w:color w:val="000000"/>
          <w:sz w:val="27"/>
          <w:szCs w:val="27"/>
        </w:rPr>
      </w:pPr>
      <w:r>
        <w:rPr>
          <w:color w:val="000000"/>
        </w:rPr>
        <w:t>NOTE    A port may have more than one signal variable because so-called "through" and "across" variables are properties of the same analog port[3].</w:t>
      </w:r>
    </w:p>
    <w:p w:rsidR="00395BB1" w:rsidRDefault="00395BB1" w:rsidP="00395BB1">
      <w:pPr>
        <w:pStyle w:val="Heading2"/>
        <w:rPr>
          <w:color w:val="000000"/>
        </w:rPr>
      </w:pPr>
      <w:bookmarkStart w:id="19" w:name="analytical_model_arm.port_variable"/>
      <w:r>
        <w:rPr>
          <w:color w:val="000000"/>
        </w:rPr>
        <w:t>4.3.3 Port_variable</w:t>
      </w:r>
      <w:bookmarkEnd w:id="19"/>
      <w:r>
        <w:rPr>
          <w:color w:val="000000"/>
        </w:rPr>
        <w:t>   </w:t>
      </w:r>
      <w:r>
        <w:rPr>
          <w:noProof/>
          <w:color w:val="0000FF"/>
          <w:lang w:eastAsia="en-GB"/>
        </w:rPr>
        <w:drawing>
          <wp:inline distT="0" distB="0" distL="0" distR="0">
            <wp:extent cx="180975" cy="209550"/>
            <wp:effectExtent l="0" t="0" r="9525" b="0"/>
            <wp:docPr id="91" name="Picture 91"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90" name="Picture 90" descr="Mapping table">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pping table">
                      <a:hlinkClick r:id="rId4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 </w:t>
      </w:r>
      <w:r>
        <w:rPr>
          <w:b/>
          <w:bCs/>
          <w:color w:val="000000"/>
          <w:sz w:val="27"/>
          <w:szCs w:val="27"/>
        </w:rPr>
        <w:t>Port_variable</w:t>
      </w:r>
      <w:r>
        <w:rPr>
          <w:color w:val="000000"/>
          <w:sz w:val="27"/>
          <w:szCs w:val="27"/>
        </w:rPr>
        <w:t> is a mapping of a unit to an interface point for an </w:t>
      </w:r>
      <w:hyperlink r:id="rId47" w:anchor="analytical_model_arm.analytical_model_definition" w:history="1">
        <w:r>
          <w:rPr>
            <w:rStyle w:val="Hyperlink"/>
            <w:b/>
            <w:bCs/>
            <w:sz w:val="27"/>
            <w:szCs w:val="27"/>
          </w:rPr>
          <w:t>Analytical_model_definition</w:t>
        </w:r>
      </w:hyperlink>
      <w:r>
        <w:rPr>
          <w:color w:val="000000"/>
          <w:sz w:val="27"/>
          <w:szCs w:val="27"/>
        </w:rPr>
        <w:t> and assigns an identifier to the mapping. A </w:t>
      </w:r>
      <w:r>
        <w:rPr>
          <w:b/>
          <w:bCs/>
          <w:color w:val="000000"/>
          <w:sz w:val="27"/>
          <w:szCs w:val="27"/>
        </w:rPr>
        <w:t>Port_variable</w:t>
      </w:r>
      <w:r>
        <w:rPr>
          <w:color w:val="000000"/>
          <w:sz w:val="27"/>
          <w:szCs w:val="27"/>
        </w:rPr>
        <w:t> may be one of a </w:t>
      </w:r>
      <w:hyperlink r:id="rId48" w:anchor="analytical_model_arm.through_port_variable" w:history="1">
        <w:r>
          <w:rPr>
            <w:rStyle w:val="Hyperlink"/>
            <w:b/>
            <w:bCs/>
            <w:sz w:val="27"/>
            <w:szCs w:val="27"/>
          </w:rPr>
          <w:t>Through_port_variable</w:t>
        </w:r>
      </w:hyperlink>
      <w:r>
        <w:rPr>
          <w:color w:val="000000"/>
          <w:sz w:val="27"/>
          <w:szCs w:val="27"/>
        </w:rPr>
        <w:t>, or an </w:t>
      </w:r>
      <w:hyperlink r:id="rId49" w:anchor="analytical_model_arm.across_port_variable" w:history="1">
        <w:r>
          <w:rPr>
            <w:rStyle w:val="Hyperlink"/>
            <w:b/>
            <w:bCs/>
            <w:sz w:val="27"/>
            <w:szCs w:val="27"/>
          </w:rPr>
          <w:t>Across_port_variable</w:t>
        </w:r>
      </w:hyperlink>
      <w:r>
        <w:rPr>
          <w:color w:val="000000"/>
          <w:sz w:val="27"/>
          <w:szCs w:val="27"/>
        </w:rPr>
        <w:t>, or a </w:t>
      </w:r>
      <w:hyperlink r:id="rId50" w:anchor="analytical_model_arm.transform_port_variable" w:history="1">
        <w:r>
          <w:rPr>
            <w:rStyle w:val="Hyperlink"/>
            <w:b/>
            <w:bCs/>
            <w:sz w:val="27"/>
            <w:szCs w:val="27"/>
          </w:rPr>
          <w:t>Transform_port_variable</w:t>
        </w:r>
      </w:hyperlink>
      <w:r>
        <w:rPr>
          <w:color w:val="000000"/>
          <w:sz w:val="27"/>
          <w:szCs w:val="27"/>
        </w:rPr>
        <w:t>.</w:t>
      </w:r>
    </w:p>
    <w:p w:rsidR="00395BB1" w:rsidRDefault="00395BB1" w:rsidP="00395BB1">
      <w:pPr>
        <w:pStyle w:val="note"/>
        <w:rPr>
          <w:color w:val="000000"/>
          <w:sz w:val="27"/>
          <w:szCs w:val="27"/>
        </w:rPr>
      </w:pPr>
      <w:r>
        <w:rPr>
          <w:color w:val="000000"/>
        </w:rPr>
        <w:t>NOTE    When model</w:t>
      </w:r>
      <w:ins w:id="20" w:author="Sapp (US), Brandon" w:date="2019-03-20T10:21:00Z">
        <w:r w:rsidR="000406E3">
          <w:rPr>
            <w:color w:val="000000"/>
          </w:rPr>
          <w:t>l</w:t>
        </w:r>
      </w:ins>
      <w:r>
        <w:rPr>
          <w:color w:val="000000"/>
        </w:rPr>
        <w:t>ing physical systems at the macroscopic level, energy equations demand the ability to specify a through variable and an across variable for the same port.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Port_variable</w:t>
      </w:r>
      <w:r>
        <w:rPr>
          <w:rFonts w:ascii="Courier New" w:hAnsi="Courier New" w:cs="Courier New"/>
          <w:color w:val="000000"/>
          <w:sz w:val="20"/>
          <w:szCs w:val="20"/>
        </w:rPr>
        <w:br/>
      </w:r>
      <w:r>
        <w:rPr>
          <w:rStyle w:val="HTMLCode"/>
          <w:color w:val="000000"/>
        </w:rPr>
        <w:t>  SUPERTYPE OF (ONEOF (</w:t>
      </w:r>
      <w:hyperlink r:id="rId51" w:anchor="analytical_model_arm.through_port_variable" w:history="1">
        <w:r>
          <w:rPr>
            <w:rStyle w:val="Hyperlink"/>
            <w:rFonts w:ascii="Courier New" w:hAnsi="Courier New" w:cs="Courier New"/>
            <w:sz w:val="20"/>
            <w:szCs w:val="20"/>
          </w:rPr>
          <w:t>Through_port_variable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52" w:anchor="analytical_model_arm.across_port_variable" w:history="1">
        <w:r>
          <w:rPr>
            <w:rStyle w:val="Hyperlink"/>
            <w:rFonts w:ascii="Courier New" w:hAnsi="Courier New" w:cs="Courier New"/>
            <w:sz w:val="20"/>
            <w:szCs w:val="20"/>
          </w:rPr>
          <w:t>Across_port_variable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53" w:anchor="analytical_model_arm.transform_port_variable" w:history="1">
        <w:r>
          <w:rPr>
            <w:rStyle w:val="Hyperlink"/>
            <w:rFonts w:ascii="Courier New" w:hAnsi="Courier New" w:cs="Courier New"/>
            <w:sz w:val="20"/>
            <w:szCs w:val="20"/>
          </w:rPr>
          <w:t>Transform_port_variable</w:t>
        </w:r>
      </w:hyperlink>
      <w:r>
        <w:rPr>
          <w:rStyle w:val="HTMLCode"/>
          <w:color w:val="000000"/>
        </w:rPr>
        <w:t>));</w:t>
      </w:r>
      <w:r>
        <w:rPr>
          <w:rFonts w:ascii="Courier New" w:hAnsi="Courier New" w:cs="Courier New"/>
          <w:color w:val="000000"/>
          <w:sz w:val="20"/>
          <w:szCs w:val="20"/>
        </w:rPr>
        <w:br/>
      </w:r>
      <w:r>
        <w:rPr>
          <w:rStyle w:val="HTMLCode"/>
          <w:color w:val="000000"/>
        </w:rPr>
        <w:t>  associated_port : </w:t>
      </w:r>
      <w:hyperlink r:id="rId54" w:anchor="analytical_model_arm.analog_analytical_model_port" w:history="1">
        <w:r>
          <w:rPr>
            <w:rStyle w:val="Hyperlink"/>
            <w:rFonts w:ascii="Courier New" w:hAnsi="Courier New" w:cs="Courier New"/>
            <w:sz w:val="20"/>
            <w:szCs w:val="20"/>
          </w:rPr>
          <w:t>Analog_analytical_model_port</w:t>
        </w:r>
      </w:hyperlink>
      <w:r>
        <w:rPr>
          <w:rStyle w:val="HTMLCode"/>
          <w:color w:val="000000"/>
        </w:rPr>
        <w:t>;</w:t>
      </w:r>
      <w:r>
        <w:rPr>
          <w:rFonts w:ascii="Courier New" w:hAnsi="Courier New" w:cs="Courier New"/>
          <w:color w:val="000000"/>
          <w:sz w:val="20"/>
          <w:szCs w:val="20"/>
        </w:rPr>
        <w:br/>
      </w:r>
      <w:r>
        <w:rPr>
          <w:rStyle w:val="HTMLCode"/>
          <w:color w:val="000000"/>
        </w:rPr>
        <w:t>  variable_name : STRING;</w:t>
      </w:r>
      <w:r>
        <w:rPr>
          <w:rFonts w:ascii="Courier New" w:hAnsi="Courier New" w:cs="Courier New"/>
          <w:color w:val="000000"/>
          <w:sz w:val="20"/>
          <w:szCs w:val="20"/>
        </w:rPr>
        <w:br/>
      </w:r>
      <w:r>
        <w:rPr>
          <w:rStyle w:val="HTMLCode"/>
          <w:color w:val="000000"/>
        </w:rPr>
        <w:t>  unit_of_measure : OPTIONAL </w:t>
      </w:r>
      <w:hyperlink r:id="rId55" w:anchor="value_with_unit_arm.unit" w:history="1">
        <w:r>
          <w:rPr>
            <w:rStyle w:val="Hyperlink"/>
            <w:rFonts w:ascii="Courier New" w:hAnsi="Courier New" w:cs="Courier New"/>
            <w:sz w:val="20"/>
            <w:szCs w:val="20"/>
          </w:rPr>
          <w:t>Unit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variable_name, associated_port;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bookmarkStart w:id="21" w:name="analytical_model_arm.port_variable.assoc"/>
      <w:r>
        <w:rPr>
          <w:b/>
          <w:bCs/>
          <w:color w:val="000000"/>
          <w:sz w:val="27"/>
          <w:szCs w:val="27"/>
        </w:rPr>
        <w:t>associated_port: </w:t>
      </w:r>
      <w:bookmarkEnd w:id="21"/>
      <w:r>
        <w:rPr>
          <w:color w:val="000000"/>
          <w:sz w:val="27"/>
          <w:szCs w:val="27"/>
        </w:rPr>
        <w:t>specifies the </w:t>
      </w:r>
      <w:hyperlink r:id="rId56" w:anchor="analytical_model_arm.analog_analytical_model_port" w:history="1">
        <w:r>
          <w:rPr>
            <w:rStyle w:val="Hyperlink"/>
            <w:b/>
            <w:bCs/>
            <w:sz w:val="27"/>
            <w:szCs w:val="27"/>
          </w:rPr>
          <w:t>Analog_analytical_model_port</w:t>
        </w:r>
      </w:hyperlink>
      <w:r>
        <w:rPr>
          <w:color w:val="000000"/>
          <w:sz w:val="27"/>
          <w:szCs w:val="27"/>
        </w:rPr>
        <w:t> that contains this </w:t>
      </w:r>
      <w:r>
        <w:rPr>
          <w:b/>
          <w:bCs/>
          <w:color w:val="000000"/>
          <w:sz w:val="27"/>
          <w:szCs w:val="27"/>
        </w:rPr>
        <w:t>Port_variable</w:t>
      </w:r>
      <w:r>
        <w:rPr>
          <w:color w:val="000000"/>
          <w:sz w:val="27"/>
          <w:szCs w:val="27"/>
        </w:rPr>
        <w:t>.</w:t>
      </w:r>
    </w:p>
    <w:p w:rsidR="00395BB1" w:rsidRDefault="00395BB1" w:rsidP="00395BB1">
      <w:pPr>
        <w:pStyle w:val="expressdescription"/>
        <w:rPr>
          <w:color w:val="000000"/>
          <w:sz w:val="27"/>
          <w:szCs w:val="27"/>
        </w:rPr>
      </w:pPr>
      <w:bookmarkStart w:id="22" w:name="analytical_model_arm.port_variable.varia"/>
      <w:r>
        <w:rPr>
          <w:b/>
          <w:bCs/>
          <w:color w:val="000000"/>
          <w:sz w:val="27"/>
          <w:szCs w:val="27"/>
        </w:rPr>
        <w:t>variable_name: </w:t>
      </w:r>
      <w:bookmarkEnd w:id="22"/>
      <w:r>
        <w:rPr>
          <w:color w:val="000000"/>
          <w:sz w:val="27"/>
          <w:szCs w:val="27"/>
        </w:rPr>
        <w:t>specifies the string that represents an identifier, understandable by the end user, for this </w:t>
      </w:r>
      <w:r>
        <w:rPr>
          <w:b/>
          <w:bCs/>
          <w:color w:val="000000"/>
          <w:sz w:val="27"/>
          <w:szCs w:val="27"/>
        </w:rPr>
        <w:t>Port_variable</w:t>
      </w:r>
      <w:r>
        <w:rPr>
          <w:color w:val="000000"/>
          <w:sz w:val="27"/>
          <w:szCs w:val="27"/>
        </w:rPr>
        <w:t>.</w:t>
      </w:r>
    </w:p>
    <w:p w:rsidR="00395BB1" w:rsidRDefault="00395BB1" w:rsidP="00395BB1">
      <w:pPr>
        <w:pStyle w:val="note"/>
        <w:rPr>
          <w:color w:val="000000"/>
          <w:sz w:val="27"/>
          <w:szCs w:val="27"/>
        </w:rPr>
      </w:pPr>
      <w:r>
        <w:rPr>
          <w:color w:val="000000"/>
        </w:rPr>
        <w:t>NOTE    The </w:t>
      </w:r>
      <w:r>
        <w:rPr>
          <w:b/>
          <w:bCs/>
          <w:color w:val="000000"/>
        </w:rPr>
        <w:t>variable_name</w:t>
      </w:r>
      <w:r>
        <w:rPr>
          <w:color w:val="000000"/>
        </w:rPr>
        <w:t> is documented in the </w:t>
      </w:r>
      <w:hyperlink r:id="rId57" w:anchor="analytical_model_arm.analytical_model_definition.reference_document" w:history="1">
        <w:r>
          <w:rPr>
            <w:rStyle w:val="Hyperlink"/>
            <w:b/>
            <w:bCs/>
          </w:rPr>
          <w:t>reference_document</w:t>
        </w:r>
      </w:hyperlink>
      <w:r>
        <w:rPr>
          <w:color w:val="000000"/>
        </w:rPr>
        <w:t> for the </w:t>
      </w:r>
      <w:hyperlink r:id="rId58" w:anchor="analytical_model_arm.analytical_model_definition" w:history="1">
        <w:r>
          <w:rPr>
            <w:rStyle w:val="Hyperlink"/>
            <w:b/>
            <w:bCs/>
          </w:rPr>
          <w:t>Analytical_model_definition</w:t>
        </w:r>
      </w:hyperlink>
      <w:r>
        <w:rPr>
          <w:color w:val="000000"/>
        </w:rPr>
        <w:t>.</w:t>
      </w:r>
    </w:p>
    <w:p w:rsidR="00395BB1" w:rsidRDefault="00395BB1" w:rsidP="00395BB1">
      <w:pPr>
        <w:pStyle w:val="expressdescription"/>
        <w:rPr>
          <w:color w:val="000000"/>
          <w:sz w:val="27"/>
          <w:szCs w:val="27"/>
        </w:rPr>
      </w:pPr>
      <w:bookmarkStart w:id="23" w:name="analytical_model_arm.port_variable.unit_"/>
      <w:r>
        <w:rPr>
          <w:b/>
          <w:bCs/>
          <w:color w:val="000000"/>
          <w:sz w:val="27"/>
          <w:szCs w:val="27"/>
        </w:rPr>
        <w:t>unit_of_measure: </w:t>
      </w:r>
      <w:bookmarkEnd w:id="23"/>
      <w:r>
        <w:rPr>
          <w:color w:val="000000"/>
          <w:sz w:val="27"/>
          <w:szCs w:val="27"/>
        </w:rPr>
        <w:t>specifies the string for the descriptive label for the unit of measure of the value of a property associated with the simulated physical phenomenon exchanged through a member of the </w:t>
      </w:r>
      <w:r>
        <w:rPr>
          <w:b/>
          <w:bCs/>
          <w:color w:val="000000"/>
          <w:sz w:val="27"/>
          <w:szCs w:val="27"/>
        </w:rPr>
        <w:t>Port_variable</w:t>
      </w:r>
      <w:r>
        <w:rPr>
          <w:color w:val="000000"/>
          <w:sz w:val="27"/>
          <w:szCs w:val="27"/>
        </w:rPr>
        <w:t>. The value of this attribute need not be specified. The representation of the </w:t>
      </w:r>
      <w:r>
        <w:rPr>
          <w:b/>
          <w:bCs/>
          <w:color w:val="000000"/>
          <w:sz w:val="27"/>
          <w:szCs w:val="27"/>
        </w:rPr>
        <w:t>unit_of_measure</w:t>
      </w:r>
      <w:r>
        <w:rPr>
          <w:color w:val="000000"/>
          <w:sz w:val="27"/>
          <w:szCs w:val="27"/>
        </w:rPr>
        <w:t> is in accordance with ISO 10303-41.</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24" w:name="analytical_model_arm.port_variable.ur:ur"/>
      <w:r>
        <w:rPr>
          <w:b/>
          <w:bCs/>
          <w:color w:val="000000"/>
          <w:sz w:val="27"/>
          <w:szCs w:val="27"/>
        </w:rPr>
        <w:t>UR1: </w:t>
      </w:r>
      <w:bookmarkEnd w:id="24"/>
      <w:r>
        <w:rPr>
          <w:color w:val="000000"/>
          <w:sz w:val="27"/>
          <w:szCs w:val="27"/>
        </w:rPr>
        <w:t>The combination of the </w:t>
      </w:r>
      <w:r>
        <w:rPr>
          <w:b/>
          <w:bCs/>
          <w:color w:val="000000"/>
          <w:sz w:val="27"/>
          <w:szCs w:val="27"/>
        </w:rPr>
        <w:t>variable_name</w:t>
      </w:r>
      <w:r>
        <w:rPr>
          <w:color w:val="000000"/>
          <w:sz w:val="27"/>
          <w:szCs w:val="27"/>
        </w:rPr>
        <w:t> and the </w:t>
      </w:r>
      <w:r>
        <w:rPr>
          <w:b/>
          <w:bCs/>
          <w:color w:val="000000"/>
          <w:sz w:val="27"/>
          <w:szCs w:val="27"/>
        </w:rPr>
        <w:t>associated_port</w:t>
      </w:r>
      <w:r>
        <w:rPr>
          <w:color w:val="000000"/>
          <w:sz w:val="27"/>
          <w:szCs w:val="27"/>
        </w:rPr>
        <w:t> shall be unique within a population of </w:t>
      </w:r>
      <w:r>
        <w:rPr>
          <w:b/>
          <w:bCs/>
          <w:color w:val="000000"/>
          <w:sz w:val="27"/>
          <w:szCs w:val="27"/>
        </w:rPr>
        <w:t>Port_variable</w:t>
      </w:r>
      <w:r>
        <w:rPr>
          <w:color w:val="000000"/>
          <w:sz w:val="27"/>
          <w:szCs w:val="27"/>
        </w:rPr>
        <w:t>.</w:t>
      </w:r>
    </w:p>
    <w:p w:rsidR="00395BB1" w:rsidRDefault="00395BB1" w:rsidP="00395BB1">
      <w:pPr>
        <w:pStyle w:val="Heading2"/>
        <w:rPr>
          <w:color w:val="000000"/>
        </w:rPr>
      </w:pPr>
      <w:bookmarkStart w:id="25" w:name="analytical_model_arm.analytical_model"/>
      <w:r>
        <w:rPr>
          <w:color w:val="000000"/>
        </w:rPr>
        <w:t>4.3.4 Analytical_model</w:t>
      </w:r>
      <w:bookmarkEnd w:id="25"/>
      <w:r>
        <w:rPr>
          <w:color w:val="000000"/>
        </w:rPr>
        <w:t>   </w:t>
      </w:r>
      <w:r>
        <w:rPr>
          <w:noProof/>
          <w:color w:val="0000FF"/>
          <w:lang w:eastAsia="en-GB"/>
        </w:rPr>
        <w:drawing>
          <wp:inline distT="0" distB="0" distL="0" distR="0">
            <wp:extent cx="180975" cy="209550"/>
            <wp:effectExtent l="0" t="0" r="9525" b="0"/>
            <wp:docPr id="89" name="Picture 89"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88" name="Picture 88" descr="Mapping tabl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pping table">
                      <a:hlinkClick r:id="rId59"/>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w:t>
      </w:r>
      <w:r>
        <w:rPr>
          <w:color w:val="000000"/>
          <w:sz w:val="27"/>
          <w:szCs w:val="27"/>
        </w:rPr>
        <w:t> is a type of </w:t>
      </w:r>
      <w:hyperlink r:id="rId60" w:anchor="information_product_arm.information_product" w:history="1">
        <w:r>
          <w:rPr>
            <w:rStyle w:val="Hyperlink"/>
            <w:b/>
            <w:bCs/>
            <w:sz w:val="27"/>
            <w:szCs w:val="27"/>
          </w:rPr>
          <w:t>Information_product</w:t>
        </w:r>
      </w:hyperlink>
      <w:r>
        <w:rPr>
          <w:color w:val="000000"/>
          <w:sz w:val="27"/>
          <w:szCs w:val="27"/>
        </w:rPr>
        <w:t> that is a mathematical description of the properties of a system.</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w:t>
      </w:r>
      <w:r>
        <w:rPr>
          <w:rFonts w:ascii="Courier New" w:hAnsi="Courier New" w:cs="Courier New"/>
          <w:color w:val="000000"/>
          <w:sz w:val="20"/>
          <w:szCs w:val="20"/>
        </w:rPr>
        <w:br/>
      </w:r>
      <w:r>
        <w:rPr>
          <w:rStyle w:val="HTMLCode"/>
          <w:color w:val="000000"/>
        </w:rPr>
        <w:t>  SUBTYPE OF (</w:t>
      </w:r>
      <w:hyperlink r:id="rId61" w:anchor="information_product_arm.information_product" w:history="1">
        <w:r>
          <w:rPr>
            <w:rStyle w:val="Hyperlink"/>
            <w:rFonts w:ascii="Courier New" w:hAnsi="Courier New" w:cs="Courier New"/>
            <w:sz w:val="20"/>
            <w:szCs w:val="20"/>
          </w:rPr>
          <w:t>Information_product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SELF\product.id;</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26" w:name="analytical_model_arm.analytical_model.ur"/>
      <w:r>
        <w:rPr>
          <w:b/>
          <w:bCs/>
          <w:color w:val="000000"/>
          <w:sz w:val="27"/>
          <w:szCs w:val="27"/>
        </w:rPr>
        <w:t>UR1: </w:t>
      </w:r>
      <w:bookmarkEnd w:id="26"/>
      <w:r>
        <w:rPr>
          <w:color w:val="000000"/>
          <w:sz w:val="27"/>
          <w:szCs w:val="27"/>
        </w:rPr>
        <w:t>The </w:t>
      </w:r>
      <w:hyperlink r:id="rId62" w:anchor="product_identification_arm.product.id" w:history="1">
        <w:r>
          <w:rPr>
            <w:rStyle w:val="Hyperlink"/>
            <w:b/>
            <w:bCs/>
            <w:sz w:val="27"/>
            <w:szCs w:val="27"/>
          </w:rPr>
          <w:t>id</w:t>
        </w:r>
      </w:hyperlink>
      <w:r>
        <w:rPr>
          <w:color w:val="000000"/>
          <w:sz w:val="27"/>
          <w:szCs w:val="27"/>
        </w:rPr>
        <w:t> shall be unique within a population of </w:t>
      </w:r>
      <w:r>
        <w:rPr>
          <w:b/>
          <w:bCs/>
          <w:color w:val="000000"/>
          <w:sz w:val="27"/>
          <w:szCs w:val="27"/>
        </w:rPr>
        <w:t>Analytical_model</w:t>
      </w:r>
      <w:r>
        <w:rPr>
          <w:color w:val="000000"/>
          <w:sz w:val="27"/>
          <w:szCs w:val="27"/>
        </w:rPr>
        <w:t>.</w:t>
      </w:r>
    </w:p>
    <w:p w:rsidR="00395BB1" w:rsidRDefault="00395BB1" w:rsidP="00395BB1">
      <w:pPr>
        <w:pStyle w:val="Heading2"/>
        <w:rPr>
          <w:color w:val="000000"/>
        </w:rPr>
      </w:pPr>
      <w:r>
        <w:rPr>
          <w:color w:val="000000"/>
        </w:rPr>
        <w:t>4.3.5 Analytical_model_application   </w:t>
      </w:r>
      <w:r>
        <w:rPr>
          <w:noProof/>
          <w:color w:val="0000FF"/>
          <w:lang w:eastAsia="en-GB"/>
        </w:rPr>
        <w:drawing>
          <wp:inline distT="0" distB="0" distL="0" distR="0">
            <wp:extent cx="180975" cy="209550"/>
            <wp:effectExtent l="0" t="0" r="9525" b="0"/>
            <wp:docPr id="87" name="Picture 87"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86" name="Picture 86" descr="Mapping tabl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pping table">
                      <a:hlinkClick r:id="rId6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Analytical_model_application</w:t>
      </w:r>
      <w:r>
        <w:rPr>
          <w:color w:val="000000"/>
          <w:sz w:val="27"/>
          <w:szCs w:val="27"/>
        </w:rPr>
        <w:t> is a type of </w:t>
      </w:r>
      <w:hyperlink r:id="rId64" w:anchor="foundation_representation_arm.representation" w:history="1">
        <w:r>
          <w:rPr>
            <w:rStyle w:val="Hyperlink"/>
            <w:b/>
            <w:bCs/>
            <w:sz w:val="27"/>
            <w:szCs w:val="27"/>
          </w:rPr>
          <w:t>Representation</w:t>
        </w:r>
      </w:hyperlink>
      <w:r>
        <w:rPr>
          <w:color w:val="000000"/>
          <w:sz w:val="27"/>
          <w:szCs w:val="27"/>
        </w:rPr>
        <w:t>. An </w:t>
      </w:r>
      <w:r>
        <w:rPr>
          <w:b/>
          <w:bCs/>
          <w:color w:val="000000"/>
          <w:sz w:val="27"/>
          <w:szCs w:val="27"/>
        </w:rPr>
        <w:t>Analytical_model_application</w:t>
      </w:r>
      <w:r>
        <w:rPr>
          <w:color w:val="000000"/>
          <w:sz w:val="27"/>
          <w:szCs w:val="27"/>
        </w:rPr>
        <w:t> is the association of specific data to an</w:t>
      </w:r>
      <w:hyperlink r:id="rId65" w:anchor="analytical_model_arm.analytical_model_definition" w:history="1">
        <w:r>
          <w:rPr>
            <w:rStyle w:val="Hyperlink"/>
            <w:b/>
            <w:bCs/>
            <w:sz w:val="27"/>
            <w:szCs w:val="27"/>
          </w:rPr>
          <w:t>Analytical_model_definition</w:t>
        </w:r>
      </w:hyperlink>
      <w:r>
        <w:rPr>
          <w:color w:val="000000"/>
          <w:sz w:val="27"/>
          <w:szCs w:val="27"/>
        </w:rPr>
        <w:t> in order to unambiguously characterize some behaviour of a real or imaginary object. The behaviour exhibited by the model in a specific environment or for a range of environments for a specific experiment is an analog of behaviour exhibited by the real or imaginary object when subjected to operational conditions.</w:t>
      </w:r>
    </w:p>
    <w:p w:rsidR="00395BB1" w:rsidRDefault="00395BB1" w:rsidP="00395BB1">
      <w:pPr>
        <w:pStyle w:val="note"/>
        <w:rPr>
          <w:color w:val="000000"/>
          <w:sz w:val="27"/>
          <w:szCs w:val="27"/>
        </w:rPr>
      </w:pPr>
      <w:r>
        <w:rPr>
          <w:color w:val="000000"/>
        </w:rPr>
        <w:t>NOTE    Specific expectations for the correlation of the behaviour exhibited by the model and the behaviour of the object model</w:t>
      </w:r>
      <w:ins w:id="27" w:author="Sapp (US), Brandon" w:date="2019-03-20T10:21:00Z">
        <w:r w:rsidR="000406E3">
          <w:rPr>
            <w:color w:val="000000"/>
          </w:rPr>
          <w:t>l</w:t>
        </w:r>
      </w:ins>
      <w:r>
        <w:rPr>
          <w:color w:val="000000"/>
        </w:rPr>
        <w:t>ed may be identified by assigning requirements to the model.</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Analytical_model_application</w:t>
      </w:r>
      <w:r>
        <w:rPr>
          <w:rFonts w:ascii="Courier New" w:hAnsi="Courier New" w:cs="Courier New"/>
          <w:color w:val="000000"/>
          <w:sz w:val="20"/>
          <w:szCs w:val="20"/>
        </w:rPr>
        <w:br/>
      </w:r>
      <w:r>
        <w:rPr>
          <w:rStyle w:val="HTMLCode"/>
          <w:color w:val="000000"/>
        </w:rPr>
        <w:t>  SUBTYPE OF (</w:t>
      </w:r>
      <w:hyperlink r:id="rId66" w:anchor="foundation_representation_arm.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model_parameter_assignment : OPTIONAL SET[1:?] OF </w:t>
      </w:r>
      <w:hyperlink r:id="rId67" w:anchor="model_parameter_arm.parameter_assignment" w:history="1">
        <w:r>
          <w:rPr>
            <w:rStyle w:val="Hyperlink"/>
            <w:rFonts w:ascii="Courier New" w:hAnsi="Courier New" w:cs="Courier New"/>
            <w:sz w:val="20"/>
            <w:szCs w:val="20"/>
          </w:rPr>
          <w:t>Parameter_assignment</w:t>
        </w:r>
      </w:hyperlink>
      <w:r>
        <w:rPr>
          <w:rStyle w:val="HTMLCode"/>
          <w:color w:val="000000"/>
        </w:rPr>
        <w:t>;</w:t>
      </w:r>
      <w:r>
        <w:rPr>
          <w:rFonts w:ascii="Courier New" w:hAnsi="Courier New" w:cs="Courier New"/>
          <w:color w:val="000000"/>
          <w:sz w:val="20"/>
          <w:szCs w:val="20"/>
        </w:rPr>
        <w:br/>
      </w:r>
      <w:r>
        <w:rPr>
          <w:rStyle w:val="HTMLCode"/>
          <w:color w:val="000000"/>
        </w:rPr>
        <w:t>  model_representation : </w:t>
      </w:r>
      <w:hyperlink r:id="rId68"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SELF\representation.name;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model_parameter_assignment: </w:t>
      </w:r>
      <w:hyperlink r:id="rId69" w:anchor="model_parameter_arm.parameter_assignment" w:history="1">
        <w:r>
          <w:rPr>
            <w:rStyle w:val="Hyperlink"/>
            <w:b/>
            <w:bCs/>
            <w:sz w:val="27"/>
            <w:szCs w:val="27"/>
          </w:rPr>
          <w:t>Parameter_assignment</w:t>
        </w:r>
      </w:hyperlink>
      <w:r>
        <w:rPr>
          <w:color w:val="000000"/>
          <w:sz w:val="27"/>
          <w:szCs w:val="27"/>
        </w:rPr>
        <w:t> for the </w:t>
      </w:r>
      <w:r>
        <w:rPr>
          <w:b/>
          <w:bCs/>
          <w:color w:val="000000"/>
          <w:sz w:val="27"/>
          <w:szCs w:val="27"/>
        </w:rPr>
        <w:t>Analytical_model_application</w:t>
      </w:r>
      <w:r>
        <w:rPr>
          <w:color w:val="000000"/>
          <w:sz w:val="27"/>
          <w:szCs w:val="27"/>
        </w:rPr>
        <w:t>. The </w:t>
      </w:r>
      <w:r>
        <w:rPr>
          <w:b/>
          <w:bCs/>
          <w:color w:val="000000"/>
          <w:sz w:val="27"/>
          <w:szCs w:val="27"/>
        </w:rPr>
        <w:t>model_parameter_assignment</w:t>
      </w:r>
      <w:r>
        <w:rPr>
          <w:color w:val="000000"/>
          <w:sz w:val="27"/>
          <w:szCs w:val="27"/>
        </w:rPr>
        <w:t> binds instance data to data slots in the </w:t>
      </w:r>
      <w:hyperlink r:id="rId70" w:anchor="analytical_model_arm.analytical_model_definition" w:history="1">
        <w:r>
          <w:rPr>
            <w:rStyle w:val="Hyperlink"/>
            <w:b/>
            <w:bCs/>
            <w:sz w:val="27"/>
            <w:szCs w:val="27"/>
          </w:rPr>
          <w:t>Analytical_model_definition</w:t>
        </w:r>
      </w:hyperlink>
      <w:r>
        <w:rPr>
          <w:color w:val="000000"/>
          <w:sz w:val="27"/>
          <w:szCs w:val="27"/>
        </w:rPr>
        <w:t>. The value of this attribute need not be specified.</w:t>
      </w:r>
    </w:p>
    <w:p w:rsidR="00395BB1" w:rsidRDefault="00395BB1" w:rsidP="00395BB1">
      <w:pPr>
        <w:pStyle w:val="note"/>
        <w:rPr>
          <w:color w:val="000000"/>
          <w:sz w:val="27"/>
          <w:szCs w:val="27"/>
        </w:rPr>
      </w:pPr>
      <w:r>
        <w:rPr>
          <w:color w:val="000000"/>
        </w:rPr>
        <w:t>NOTE    For each parameter declared in a model definition, an actual value must be assigned when that model is referenced, unless there is a default assignment included in the source code for the model.</w:t>
      </w:r>
    </w:p>
    <w:p w:rsidR="00395BB1" w:rsidRDefault="00395BB1" w:rsidP="00395BB1">
      <w:pPr>
        <w:pStyle w:val="expressdescription"/>
        <w:rPr>
          <w:color w:val="000000"/>
          <w:sz w:val="27"/>
          <w:szCs w:val="27"/>
        </w:rPr>
      </w:pPr>
      <w:r>
        <w:rPr>
          <w:b/>
          <w:bCs/>
          <w:color w:val="000000"/>
          <w:sz w:val="27"/>
          <w:szCs w:val="27"/>
        </w:rPr>
        <w:lastRenderedPageBreak/>
        <w:t>model_representation: </w:t>
      </w:r>
      <w:r>
        <w:rPr>
          <w:color w:val="000000"/>
          <w:sz w:val="27"/>
          <w:szCs w:val="27"/>
        </w:rPr>
        <w:t>specifies the </w:t>
      </w:r>
      <w:hyperlink r:id="rId71" w:anchor="analytical_model_arm.analytical_model_definition" w:history="1">
        <w:r>
          <w:rPr>
            <w:rStyle w:val="Hyperlink"/>
            <w:b/>
            <w:bCs/>
            <w:sz w:val="27"/>
            <w:szCs w:val="27"/>
          </w:rPr>
          <w:t>Analytical_model_definition</w:t>
        </w:r>
      </w:hyperlink>
      <w:r>
        <w:rPr>
          <w:color w:val="000000"/>
          <w:sz w:val="27"/>
          <w:szCs w:val="27"/>
        </w:rPr>
        <w:t> as the basis model for the </w:t>
      </w:r>
      <w:r>
        <w:rPr>
          <w:b/>
          <w:bCs/>
          <w:color w:val="000000"/>
          <w:sz w:val="27"/>
          <w:szCs w:val="27"/>
        </w:rPr>
        <w:t>Analytical_model_application</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28" w:name="analytical_model_arm.analytical_model_ap"/>
      <w:r>
        <w:rPr>
          <w:b/>
          <w:bCs/>
          <w:color w:val="000000"/>
          <w:sz w:val="27"/>
          <w:szCs w:val="27"/>
        </w:rPr>
        <w:t>UR1: </w:t>
      </w:r>
      <w:bookmarkEnd w:id="28"/>
      <w:r>
        <w:rPr>
          <w:color w:val="000000"/>
          <w:sz w:val="27"/>
          <w:szCs w:val="27"/>
        </w:rPr>
        <w:t>The </w:t>
      </w:r>
      <w:hyperlink r:id="rId72" w:anchor="foundation_representation_arm.representation.name" w:history="1">
        <w:r>
          <w:rPr>
            <w:rStyle w:val="Hyperlink"/>
            <w:b/>
            <w:bCs/>
            <w:sz w:val="27"/>
            <w:szCs w:val="27"/>
          </w:rPr>
          <w:t>name</w:t>
        </w:r>
      </w:hyperlink>
      <w:r>
        <w:rPr>
          <w:color w:val="000000"/>
          <w:sz w:val="27"/>
          <w:szCs w:val="27"/>
        </w:rPr>
        <w:t> attribute inherited from </w:t>
      </w:r>
      <w:hyperlink r:id="rId73" w:anchor="foundation_representation_arm.representation" w:history="1">
        <w:r>
          <w:rPr>
            <w:rStyle w:val="Hyperlink"/>
            <w:b/>
            <w:bCs/>
            <w:sz w:val="27"/>
            <w:szCs w:val="27"/>
          </w:rPr>
          <w:t>Representation</w:t>
        </w:r>
      </w:hyperlink>
      <w:r>
        <w:rPr>
          <w:color w:val="000000"/>
          <w:sz w:val="27"/>
          <w:szCs w:val="27"/>
        </w:rPr>
        <w:t> shall be unique within a population of </w:t>
      </w:r>
      <w:r>
        <w:rPr>
          <w:b/>
          <w:bCs/>
          <w:color w:val="000000"/>
          <w:sz w:val="27"/>
          <w:szCs w:val="27"/>
        </w:rPr>
        <w:t>Analytical_model_application</w:t>
      </w:r>
      <w:r>
        <w:rPr>
          <w:color w:val="000000"/>
          <w:sz w:val="27"/>
          <w:szCs w:val="27"/>
        </w:rPr>
        <w:t>.</w:t>
      </w:r>
    </w:p>
    <w:p w:rsidR="00395BB1" w:rsidRDefault="00395BB1" w:rsidP="00395BB1">
      <w:pPr>
        <w:pStyle w:val="Heading2"/>
        <w:rPr>
          <w:color w:val="000000"/>
        </w:rPr>
      </w:pPr>
      <w:r>
        <w:rPr>
          <w:color w:val="000000"/>
        </w:rPr>
        <w:t>4.3.6 Analytical_model_definition   </w:t>
      </w:r>
      <w:r>
        <w:rPr>
          <w:noProof/>
          <w:color w:val="0000FF"/>
          <w:lang w:eastAsia="en-GB"/>
        </w:rPr>
        <w:drawing>
          <wp:inline distT="0" distB="0" distL="0" distR="0">
            <wp:extent cx="180975" cy="209550"/>
            <wp:effectExtent l="0" t="0" r="9525" b="0"/>
            <wp:docPr id="85" name="Picture 85"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84" name="Picture 84" descr="Mapping table">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pping table">
                      <a:hlinkClick r:id="rId74"/>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Analytical_model_definition</w:t>
      </w:r>
      <w:r>
        <w:rPr>
          <w:color w:val="000000"/>
          <w:sz w:val="27"/>
          <w:szCs w:val="27"/>
        </w:rPr>
        <w:t> is a type of </w:t>
      </w:r>
      <w:hyperlink r:id="rId75" w:anchor="information_product_arm.information_definition" w:history="1">
        <w:r>
          <w:rPr>
            <w:rStyle w:val="Hyperlink"/>
            <w:b/>
            <w:bCs/>
            <w:sz w:val="27"/>
            <w:szCs w:val="27"/>
          </w:rPr>
          <w:t>Information_definition</w:t>
        </w:r>
      </w:hyperlink>
      <w:r>
        <w:rPr>
          <w:color w:val="000000"/>
          <w:sz w:val="27"/>
          <w:szCs w:val="27"/>
        </w:rPr>
        <w:t>. An </w:t>
      </w:r>
      <w:r>
        <w:rPr>
          <w:b/>
          <w:bCs/>
          <w:color w:val="000000"/>
          <w:sz w:val="27"/>
          <w:szCs w:val="27"/>
        </w:rPr>
        <w:t>Analytical_model_definition</w:t>
      </w:r>
      <w:r>
        <w:rPr>
          <w:color w:val="000000"/>
          <w:sz w:val="27"/>
          <w:szCs w:val="27"/>
        </w:rPr>
        <w:t> is a mathematical description of the properties of a system that uses a particular computer interpretable language and provides a formally specified mechanism to access the description.</w:t>
      </w:r>
    </w:p>
    <w:p w:rsidR="00395BB1" w:rsidRDefault="00395BB1" w:rsidP="00395BB1">
      <w:pPr>
        <w:pStyle w:val="note"/>
        <w:rPr>
          <w:color w:val="000000"/>
          <w:sz w:val="27"/>
          <w:szCs w:val="27"/>
        </w:rPr>
      </w:pPr>
      <w:bookmarkStart w:id="29" w:name="note_1"/>
      <w:r>
        <w:rPr>
          <w:color w:val="000000"/>
        </w:rPr>
        <w:t>NOTE 1   In this part of ISO 10303 an </w:t>
      </w:r>
      <w:r>
        <w:rPr>
          <w:b/>
          <w:bCs/>
          <w:color w:val="000000"/>
        </w:rPr>
        <w:t>Analytical_model_definition</w:t>
      </w:r>
      <w:r>
        <w:rPr>
          <w:color w:val="000000"/>
        </w:rPr>
        <w:t> includes the variable declarations of the mathematical description but may not include the assignment of actual values for the variables declared. Assignment of actual values is accomplished in </w:t>
      </w:r>
      <w:hyperlink r:id="rId76" w:anchor="analytical_model_arm.analytical_model_application" w:history="1">
        <w:r>
          <w:rPr>
            <w:rStyle w:val="Hyperlink"/>
            <w:b/>
            <w:bCs/>
          </w:rPr>
          <w:t>Analytical_model_application</w:t>
        </w:r>
      </w:hyperlink>
      <w:r>
        <w:rPr>
          <w:color w:val="000000"/>
        </w:rPr>
        <w:t>.</w:t>
      </w:r>
    </w:p>
    <w:p w:rsidR="00395BB1" w:rsidRDefault="00395BB1" w:rsidP="00395BB1">
      <w:pPr>
        <w:pStyle w:val="note"/>
        <w:rPr>
          <w:color w:val="000000"/>
          <w:sz w:val="27"/>
          <w:szCs w:val="27"/>
        </w:rPr>
      </w:pPr>
      <w:bookmarkStart w:id="30" w:name="note_2"/>
      <w:r>
        <w:rPr>
          <w:color w:val="000000"/>
        </w:rPr>
        <w:t>NOTE 2   This part of ISO 10303 provides support for computer systems to verify type consistency between product data defined in this part of ISO 10303 and product data captured by </w:t>
      </w:r>
      <w:r>
        <w:rPr>
          <w:b/>
          <w:bCs/>
          <w:color w:val="000000"/>
        </w:rPr>
        <w:t>Analytical_model_definition</w:t>
      </w:r>
      <w:r>
        <w:rPr>
          <w:color w:val="000000"/>
        </w:rPr>
        <w:t>.</w:t>
      </w:r>
    </w:p>
    <w:p w:rsidR="00395BB1" w:rsidRDefault="00395BB1" w:rsidP="00395BB1">
      <w:pPr>
        <w:pStyle w:val="note"/>
        <w:rPr>
          <w:color w:val="000000"/>
          <w:sz w:val="27"/>
          <w:szCs w:val="27"/>
        </w:rPr>
      </w:pPr>
      <w:bookmarkStart w:id="31" w:name="note_3"/>
      <w:r>
        <w:rPr>
          <w:color w:val="000000"/>
        </w:rPr>
        <w:t>NOTE 3   This part of ISO 10303 describes the interfaces (ports) to an </w:t>
      </w:r>
      <w:r>
        <w:rPr>
          <w:b/>
          <w:bCs/>
          <w:color w:val="000000"/>
        </w:rPr>
        <w:t>Analytical_model_definition</w:t>
      </w:r>
      <w:r>
        <w:rPr>
          <w:color w:val="000000"/>
        </w:rPr>
        <w:t> and provides support for type checking of the units used for the </w:t>
      </w:r>
      <w:r>
        <w:rPr>
          <w:b/>
          <w:bCs/>
          <w:color w:val="000000"/>
        </w:rPr>
        <w:t>parameter</w:t>
      </w:r>
      <w:r>
        <w:rPr>
          <w:color w:val="000000"/>
        </w:rPr>
        <w:t>s that may be assigned values for an </w:t>
      </w:r>
      <w:r>
        <w:rPr>
          <w:b/>
          <w:bCs/>
          <w:color w:val="000000"/>
        </w:rPr>
        <w:t>Analytical_model_definition</w:t>
      </w:r>
      <w:r>
        <w:rPr>
          <w:color w:val="000000"/>
        </w:rPr>
        <w:t>.</w:t>
      </w:r>
    </w:p>
    <w:p w:rsidR="00395BB1" w:rsidRDefault="00395BB1" w:rsidP="00395BB1">
      <w:pPr>
        <w:pStyle w:val="example"/>
        <w:rPr>
          <w:color w:val="000000"/>
          <w:sz w:val="27"/>
          <w:szCs w:val="27"/>
        </w:rPr>
      </w:pPr>
      <w:r>
        <w:rPr>
          <w:color w:val="000000"/>
        </w:rPr>
        <w:t>EXAMPLE    Figure 1 is an example of the case where actual values are not included: the </w:t>
      </w:r>
      <w:r>
        <w:rPr>
          <w:b/>
          <w:bCs/>
          <w:color w:val="000000"/>
        </w:rPr>
        <w:t>Analytical_model_definition</w:t>
      </w:r>
      <w:r>
        <w:rPr>
          <w:color w:val="000000"/>
        </w:rPr>
        <w:t> for a resistor that is coded in pseudocode.</w:t>
      </w:r>
    </w:p>
    <w:p w:rsidR="00395BB1" w:rsidRDefault="00395BB1" w:rsidP="00395BB1">
      <w:pPr>
        <w:rPr>
          <w:sz w:val="24"/>
          <w:szCs w:val="24"/>
        </w:rPr>
      </w:pPr>
      <w:r>
        <w:rPr>
          <w:color w:val="000000"/>
          <w:sz w:val="27"/>
          <w:szCs w:val="27"/>
        </w:rPr>
        <w:br/>
      </w:r>
      <w:r>
        <w:rPr>
          <w:color w:val="000000"/>
          <w:sz w:val="27"/>
          <w:szCs w:val="27"/>
        </w:rPr>
        <w:br/>
      </w:r>
      <w:bookmarkStart w:id="32" w:name="figure_am"/>
      <w:bookmarkEnd w:id="32"/>
    </w:p>
    <w:p w:rsidR="00395BB1" w:rsidRDefault="00395BB1" w:rsidP="00395BB1">
      <w:pPr>
        <w:jc w:val="center"/>
        <w:rPr>
          <w:color w:val="000000"/>
          <w:sz w:val="27"/>
          <w:szCs w:val="27"/>
        </w:rPr>
      </w:pPr>
      <w:r>
        <w:rPr>
          <w:noProof/>
          <w:color w:val="000000"/>
          <w:sz w:val="27"/>
          <w:szCs w:val="27"/>
          <w:lang w:eastAsia="en-GB"/>
        </w:rPr>
        <w:lastRenderedPageBreak/>
        <w:drawing>
          <wp:inline distT="0" distB="0" distL="0" distR="0">
            <wp:extent cx="3105150" cy="3667125"/>
            <wp:effectExtent l="0" t="0" r="0" b="9525"/>
            <wp:docPr id="83" name="Picture 83" descr="Figure 1 —  Analytical_model_definition of a re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1 —  Analytical_model_definition of a resisto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105150" cy="3667125"/>
                    </a:xfrm>
                    <a:prstGeom prst="rect">
                      <a:avLst/>
                    </a:prstGeom>
                    <a:noFill/>
                    <a:ln>
                      <a:noFill/>
                    </a:ln>
                  </pic:spPr>
                </pic:pic>
              </a:graphicData>
            </a:graphic>
          </wp:inline>
        </w:drawing>
      </w:r>
    </w:p>
    <w:p w:rsidR="00395BB1" w:rsidRDefault="00395BB1" w:rsidP="00395BB1">
      <w:pPr>
        <w:rPr>
          <w:sz w:val="24"/>
          <w:szCs w:val="24"/>
        </w:rPr>
      </w:pPr>
    </w:p>
    <w:p w:rsidR="00395BB1" w:rsidRDefault="00395BB1" w:rsidP="00395BB1">
      <w:pPr>
        <w:jc w:val="center"/>
        <w:rPr>
          <w:color w:val="000000"/>
          <w:sz w:val="27"/>
          <w:szCs w:val="27"/>
        </w:rPr>
      </w:pPr>
      <w:r>
        <w:rPr>
          <w:b/>
          <w:bCs/>
          <w:color w:val="000000"/>
          <w:sz w:val="27"/>
          <w:szCs w:val="27"/>
        </w:rPr>
        <w:t>Figure 1 —  Analytical_model_definition of a resistor</w:t>
      </w:r>
    </w:p>
    <w:p w:rsidR="00395BB1" w:rsidRDefault="00395BB1" w:rsidP="00395BB1">
      <w:pPr>
        <w:rPr>
          <w:sz w:val="24"/>
          <w:szCs w:val="24"/>
        </w:rPr>
      </w:pPr>
      <w:r>
        <w:rPr>
          <w:color w:val="000000"/>
          <w:sz w:val="27"/>
          <w:szCs w:val="27"/>
        </w:rPr>
        <w:br/>
      </w:r>
    </w:p>
    <w:p w:rsidR="00395BB1" w:rsidRDefault="00395BB1" w:rsidP="00395BB1">
      <w:pPr>
        <w:pStyle w:val="NormalWeb"/>
        <w:rPr>
          <w:color w:val="000000"/>
          <w:sz w:val="27"/>
          <w:szCs w:val="27"/>
        </w:rPr>
      </w:pPr>
      <w:r>
        <w:rPr>
          <w:color w:val="000000"/>
        </w:rPr>
        <w:t>When the </w:t>
      </w:r>
      <w:r>
        <w:rPr>
          <w:b/>
          <w:bCs/>
          <w:color w:val="000000"/>
        </w:rPr>
        <w:t>Analytical_model_definition</w:t>
      </w:r>
      <w:r>
        <w:rPr>
          <w:color w:val="000000"/>
        </w:rPr>
        <w:t> is referenced by an </w:t>
      </w:r>
      <w:hyperlink r:id="rId78" w:anchor="analytical_model_arm.analytical_model_application" w:history="1">
        <w:r>
          <w:rPr>
            <w:rStyle w:val="Hyperlink"/>
            <w:b/>
            <w:bCs/>
          </w:rPr>
          <w:t>Analytical_model_application</w:t>
        </w:r>
      </w:hyperlink>
      <w:r>
        <w:rPr>
          <w:color w:val="000000"/>
        </w:rPr>
        <w:t>, literals will be supplied for </w:t>
      </w:r>
      <w:r>
        <w:rPr>
          <w:b/>
          <w:bCs/>
          <w:color w:val="000000"/>
        </w:rPr>
        <w:t>parameter</w:t>
      </w:r>
      <w:r>
        <w:rPr>
          <w:color w:val="000000"/>
        </w:rPr>
        <w:t>s declared in the interface</w:t>
      </w:r>
      <w:ins w:id="33" w:author="Sapp (US), Brandon" w:date="2019-03-20T10:22:00Z">
        <w:r w:rsidR="000406E3">
          <w:rPr>
            <w:color w:val="000000"/>
          </w:rPr>
          <w:t>,</w:t>
        </w:r>
      </w:ins>
      <w:r>
        <w:rPr>
          <w:color w:val="000000"/>
        </w:rPr>
        <w:t xml:space="preserve"> and the simulator must ensure that types are compatible.</w:t>
      </w:r>
    </w:p>
    <w:p w:rsidR="00395BB1" w:rsidRDefault="00395BB1" w:rsidP="00395BB1">
      <w:pPr>
        <w:pStyle w:val="note"/>
        <w:rPr>
          <w:color w:val="000000"/>
          <w:sz w:val="27"/>
          <w:szCs w:val="27"/>
        </w:rPr>
      </w:pPr>
      <w:r>
        <w:rPr>
          <w:color w:val="000000"/>
        </w:rPr>
        <w:t>NOTE 1   Usually the system is exercised in experiments to evaluate the usefulness of the system in the intended application.</w:t>
      </w:r>
    </w:p>
    <w:p w:rsidR="00395BB1" w:rsidRDefault="00395BB1" w:rsidP="00395BB1">
      <w:pPr>
        <w:pStyle w:val="note"/>
        <w:rPr>
          <w:color w:val="000000"/>
          <w:sz w:val="27"/>
          <w:szCs w:val="27"/>
        </w:rPr>
      </w:pPr>
      <w:r>
        <w:rPr>
          <w:color w:val="000000"/>
        </w:rPr>
        <w:t>NOTE 2   The language syntax and semantics of an </w:t>
      </w:r>
      <w:r>
        <w:rPr>
          <w:b/>
          <w:bCs/>
          <w:color w:val="000000"/>
        </w:rPr>
        <w:t>Analytical_model_definition</w:t>
      </w:r>
      <w:r>
        <w:rPr>
          <w:color w:val="000000"/>
        </w:rPr>
        <w:t> </w:t>
      </w:r>
      <w:del w:id="34" w:author="Sapp (US), Brandon" w:date="2019-03-20T10:29:00Z">
        <w:r w:rsidDel="000406E3">
          <w:rPr>
            <w:color w:val="000000"/>
          </w:rPr>
          <w:delText>are</w:delText>
        </w:r>
      </w:del>
      <w:ins w:id="35" w:author="Sapp (US), Brandon" w:date="2019-03-20T10:29:00Z">
        <w:r w:rsidR="000406E3">
          <w:rPr>
            <w:color w:val="000000"/>
          </w:rPr>
          <w:t>is</w:t>
        </w:r>
      </w:ins>
      <w:r>
        <w:rPr>
          <w:color w:val="000000"/>
        </w:rPr>
        <w:t xml:space="preserve"> not specified by this part of ISO 10303.</w:t>
      </w:r>
    </w:p>
    <w:p w:rsidR="00395BB1" w:rsidRDefault="00395BB1" w:rsidP="00395BB1">
      <w:pPr>
        <w:pStyle w:val="note"/>
        <w:rPr>
          <w:color w:val="000000"/>
          <w:sz w:val="27"/>
          <w:szCs w:val="27"/>
        </w:rPr>
      </w:pPr>
      <w:r>
        <w:rPr>
          <w:color w:val="000000"/>
        </w:rPr>
        <w:t>NOTE 3   This part of ISO 10303 provides complete support for exchange of units, including SI units, derived units, and user</w:t>
      </w:r>
      <w:ins w:id="36" w:author="Sapp (US), Brandon" w:date="2019-03-20T10:22:00Z">
        <w:r w:rsidR="000406E3">
          <w:rPr>
            <w:color w:val="000000"/>
          </w:rPr>
          <w:t>-</w:t>
        </w:r>
      </w:ins>
      <w:del w:id="37" w:author="Sapp (US), Brandon" w:date="2019-03-20T10:22:00Z">
        <w:r w:rsidDel="000406E3">
          <w:rPr>
            <w:color w:val="000000"/>
          </w:rPr>
          <w:delText xml:space="preserve"> </w:delText>
        </w:r>
      </w:del>
      <w:r>
        <w:rPr>
          <w:color w:val="000000"/>
        </w:rPr>
        <w:t>declared units.</w:t>
      </w:r>
    </w:p>
    <w:p w:rsidR="00395BB1" w:rsidRDefault="00395BB1" w:rsidP="00395BB1">
      <w:pPr>
        <w:pStyle w:val="note"/>
        <w:rPr>
          <w:color w:val="000000"/>
          <w:sz w:val="27"/>
          <w:szCs w:val="27"/>
        </w:rPr>
      </w:pPr>
      <w:bookmarkStart w:id="38" w:name="note_4"/>
      <w:r>
        <w:rPr>
          <w:color w:val="000000"/>
        </w:rPr>
        <w:t>NOTE 4   This part of ISO 10303 provides complete support for prefixes of units.</w:t>
      </w:r>
    </w:p>
    <w:p w:rsidR="00395BB1" w:rsidRDefault="00395BB1" w:rsidP="00395BB1">
      <w:pPr>
        <w:pStyle w:val="NormalWeb"/>
        <w:rPr>
          <w:color w:val="000000"/>
          <w:sz w:val="27"/>
          <w:szCs w:val="27"/>
        </w:rPr>
      </w:pPr>
      <w:r>
        <w:rPr>
          <w:color w:val="000000"/>
          <w:sz w:val="27"/>
          <w:szCs w:val="27"/>
          <w:u w:val="single"/>
        </w:rPr>
        <w:lastRenderedPageBreak/>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Analytical_model_definition</w:t>
      </w:r>
      <w:r>
        <w:rPr>
          <w:rFonts w:ascii="Courier New" w:hAnsi="Courier New" w:cs="Courier New"/>
          <w:color w:val="000000"/>
          <w:sz w:val="20"/>
          <w:szCs w:val="20"/>
        </w:rPr>
        <w:br/>
      </w:r>
      <w:r>
        <w:rPr>
          <w:rStyle w:val="HTMLCode"/>
          <w:color w:val="000000"/>
        </w:rPr>
        <w:t>  SUBTYPE OF (</w:t>
      </w:r>
      <w:hyperlink r:id="rId79" w:anchor="information_product_arm.information_definition" w:history="1">
        <w:r>
          <w:rPr>
            <w:rStyle w:val="Hyperlink"/>
            <w:rFonts w:ascii="Courier New" w:hAnsi="Courier New" w:cs="Courier New"/>
            <w:sz w:val="20"/>
            <w:szCs w:val="20"/>
          </w:rPr>
          <w:t>Information_definition</w:t>
        </w:r>
      </w:hyperlink>
      <w:r>
        <w:rPr>
          <w:rStyle w:val="HTMLCode"/>
          <w:color w:val="000000"/>
        </w:rPr>
        <w:t>);</w:t>
      </w:r>
      <w:r>
        <w:rPr>
          <w:rFonts w:ascii="Courier New" w:hAnsi="Courier New" w:cs="Courier New"/>
          <w:color w:val="000000"/>
          <w:sz w:val="20"/>
          <w:szCs w:val="20"/>
        </w:rPr>
        <w:br/>
      </w:r>
      <w:r>
        <w:rPr>
          <w:rStyle w:val="HTMLCode"/>
          <w:color w:val="000000"/>
        </w:rPr>
        <w:t>  SELF\product_view_definition.defined_version : </w:t>
      </w:r>
      <w:hyperlink r:id="rId80" w:anchor="analytical_model_arm.analytical_model_version" w:history="1">
        <w:r>
          <w:rPr>
            <w:rStyle w:val="Hyperlink"/>
            <w:rFonts w:ascii="Courier New" w:hAnsi="Courier New" w:cs="Courier New"/>
            <w:sz w:val="20"/>
            <w:szCs w:val="20"/>
          </w:rPr>
          <w:t>Analytical_model_version</w:t>
        </w:r>
      </w:hyperlink>
      <w:r>
        <w:rPr>
          <w:rStyle w:val="HTMLCode"/>
          <w:color w:val="000000"/>
        </w:rPr>
        <w:t>;</w:t>
      </w:r>
      <w:r>
        <w:rPr>
          <w:rFonts w:ascii="Courier New" w:hAnsi="Courier New" w:cs="Courier New"/>
          <w:color w:val="000000"/>
          <w:sz w:val="20"/>
          <w:szCs w:val="20"/>
        </w:rPr>
        <w:br/>
      </w:r>
      <w:r>
        <w:rPr>
          <w:rStyle w:val="HTMLCode"/>
          <w:color w:val="000000"/>
        </w:rPr>
        <w:t>  source_code : SET[1:1] OF </w:t>
      </w:r>
      <w:hyperlink r:id="rId81" w:anchor="file_identification_arm.digital_file" w:history="1">
        <w:r>
          <w:rPr>
            <w:rStyle w:val="Hyperlink"/>
            <w:rFonts w:ascii="Courier New" w:hAnsi="Courier New" w:cs="Courier New"/>
            <w:sz w:val="20"/>
            <w:szCs w:val="20"/>
          </w:rPr>
          <w:t>Digital_file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representation_language : SET[1:1] OF </w:t>
      </w:r>
      <w:hyperlink r:id="rId82" w:anchor="document_definition_arm.document_definition" w:history="1">
        <w:r>
          <w:rPr>
            <w:rStyle w:val="Hyperlink"/>
            <w:rFonts w:ascii="Courier New" w:hAnsi="Courier New" w:cs="Courier New"/>
            <w:sz w:val="20"/>
            <w:szCs w:val="20"/>
          </w:rPr>
          <w:t>Document_definition</w:t>
        </w:r>
      </w:hyperlink>
      <w:r>
        <w:rPr>
          <w:rStyle w:val="HTMLCode"/>
          <w:color w:val="000000"/>
        </w:rPr>
        <w:t> := get_document_definition(SELF, 'representation language', 'SPECIFICATION_DOCUMENT_ARM.LANGUAGE_REFERENCE_MANUAL');</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access_mechanism : SET[1:?] OF analytical_model_port FOR accessed_analytical_model;</w:t>
      </w:r>
      <w:r>
        <w:rPr>
          <w:rFonts w:ascii="Courier New" w:hAnsi="Courier New" w:cs="Courier New"/>
          <w:color w:val="000000"/>
          <w:sz w:val="20"/>
          <w:szCs w:val="20"/>
        </w:rPr>
        <w:br/>
      </w:r>
      <w:r>
        <w:rPr>
          <w:rStyle w:val="HTMLCode"/>
          <w:color w:val="000000"/>
        </w:rPr>
        <w:t>  parameter : SET[1:?] OF analytical_model_parameter FOR accessed_analytical_model;</w:t>
      </w:r>
      <w:r>
        <w:rPr>
          <w:rFonts w:ascii="Courier New" w:hAnsi="Courier New" w:cs="Courier New"/>
          <w:color w:val="000000"/>
          <w:sz w:val="20"/>
          <w:szCs w:val="20"/>
        </w:rPr>
        <w:br/>
      </w:r>
      <w:r>
        <w:rPr>
          <w:rStyle w:val="HTMLCode"/>
          <w:color w:val="000000"/>
        </w:rPr>
        <w:t>  reference_document : document_assignment FOR is_assigned_to;</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defined_version: </w:t>
      </w:r>
      <w:r>
        <w:rPr>
          <w:color w:val="000000"/>
          <w:sz w:val="27"/>
          <w:szCs w:val="27"/>
        </w:rPr>
        <w:t>the </w:t>
      </w:r>
      <w:hyperlink r:id="rId83" w:anchor="analytical_model_arm.analytical_model_version" w:history="1">
        <w:r>
          <w:rPr>
            <w:rStyle w:val="Hyperlink"/>
            <w:b/>
            <w:bCs/>
            <w:sz w:val="27"/>
            <w:szCs w:val="27"/>
          </w:rPr>
          <w:t>Analytical_model_version</w:t>
        </w:r>
      </w:hyperlink>
      <w:r>
        <w:rPr>
          <w:color w:val="000000"/>
          <w:sz w:val="27"/>
          <w:szCs w:val="27"/>
        </w:rPr>
        <w:t> of which the </w:t>
      </w:r>
      <w:hyperlink r:id="rId84" w:anchor="product_view_definition_arm.product_view_definition" w:history="1">
        <w:r>
          <w:rPr>
            <w:rStyle w:val="Hyperlink"/>
            <w:b/>
            <w:bCs/>
            <w:sz w:val="27"/>
            <w:szCs w:val="27"/>
          </w:rPr>
          <w:t>Product_view_definition</w:t>
        </w:r>
      </w:hyperlink>
      <w:r>
        <w:rPr>
          <w:color w:val="000000"/>
          <w:sz w:val="27"/>
          <w:szCs w:val="27"/>
        </w:rPr>
        <w:t> provides a characterization.</w:t>
      </w:r>
    </w:p>
    <w:p w:rsidR="00395BB1" w:rsidRDefault="00395BB1" w:rsidP="00395BB1">
      <w:pPr>
        <w:pStyle w:val="expressdescription"/>
        <w:rPr>
          <w:color w:val="000000"/>
          <w:sz w:val="27"/>
          <w:szCs w:val="27"/>
        </w:rPr>
      </w:pPr>
      <w:r>
        <w:rPr>
          <w:b/>
          <w:bCs/>
          <w:color w:val="000000"/>
          <w:sz w:val="27"/>
          <w:szCs w:val="27"/>
        </w:rPr>
        <w:t>source_code: </w:t>
      </w:r>
      <w:r>
        <w:rPr>
          <w:color w:val="000000"/>
          <w:sz w:val="27"/>
          <w:szCs w:val="27"/>
        </w:rPr>
        <w:t>specifies the role of the </w:t>
      </w:r>
      <w:hyperlink r:id="rId85" w:anchor="file_identification_arm.digital_file" w:history="1">
        <w:r>
          <w:rPr>
            <w:rStyle w:val="Hyperlink"/>
            <w:b/>
            <w:bCs/>
            <w:sz w:val="27"/>
            <w:szCs w:val="27"/>
          </w:rPr>
          <w:t>Digital_file</w:t>
        </w:r>
      </w:hyperlink>
      <w:r>
        <w:rPr>
          <w:color w:val="000000"/>
          <w:sz w:val="27"/>
          <w:szCs w:val="27"/>
        </w:rPr>
        <w:t> for an </w:t>
      </w:r>
      <w:r>
        <w:rPr>
          <w:b/>
          <w:bCs/>
          <w:color w:val="000000"/>
          <w:sz w:val="27"/>
          <w:szCs w:val="27"/>
        </w:rPr>
        <w:t>Analytical_model_definition</w:t>
      </w:r>
      <w:r>
        <w:rPr>
          <w:color w:val="000000"/>
          <w:sz w:val="27"/>
          <w:szCs w:val="27"/>
        </w:rPr>
        <w:t>. The </w:t>
      </w:r>
      <w:r>
        <w:rPr>
          <w:b/>
          <w:bCs/>
          <w:color w:val="000000"/>
          <w:sz w:val="27"/>
          <w:szCs w:val="27"/>
        </w:rPr>
        <w:t>source_code</w:t>
      </w:r>
      <w:r>
        <w:rPr>
          <w:color w:val="000000"/>
          <w:sz w:val="27"/>
          <w:szCs w:val="27"/>
        </w:rPr>
        <w:t> contains the source code for the </w:t>
      </w:r>
      <w:r>
        <w:rPr>
          <w:b/>
          <w:bCs/>
          <w:color w:val="000000"/>
          <w:sz w:val="27"/>
          <w:szCs w:val="27"/>
        </w:rPr>
        <w:t>Analytical_model_definition</w:t>
      </w:r>
      <w:r>
        <w:rPr>
          <w:color w:val="000000"/>
          <w:sz w:val="27"/>
          <w:szCs w:val="27"/>
        </w:rPr>
        <w:t xml:space="preserve">. Figure 1 illustrates how </w:t>
      </w:r>
      <w:del w:id="39" w:author="Sapp (US), Brandon" w:date="2019-03-20T10:22:00Z">
        <w:r w:rsidDel="000406E3">
          <w:rPr>
            <w:color w:val="000000"/>
            <w:sz w:val="27"/>
            <w:szCs w:val="27"/>
          </w:rPr>
          <w:delText>a</w:delText>
        </w:r>
      </w:del>
      <w:r>
        <w:rPr>
          <w:color w:val="000000"/>
          <w:sz w:val="27"/>
          <w:szCs w:val="27"/>
        </w:rPr>
        <w:t> </w:t>
      </w:r>
      <w:r>
        <w:rPr>
          <w:b/>
          <w:bCs/>
          <w:color w:val="000000"/>
          <w:sz w:val="27"/>
          <w:szCs w:val="27"/>
        </w:rPr>
        <w:t>source_code</w:t>
      </w:r>
      <w:r>
        <w:rPr>
          <w:color w:val="000000"/>
          <w:sz w:val="27"/>
          <w:szCs w:val="27"/>
        </w:rPr>
        <w:t> is specified and coded.</w:t>
      </w:r>
    </w:p>
    <w:p w:rsidR="00395BB1" w:rsidRDefault="00395BB1" w:rsidP="00395BB1">
      <w:pPr>
        <w:pStyle w:val="expressdescription"/>
        <w:rPr>
          <w:color w:val="000000"/>
          <w:sz w:val="27"/>
          <w:szCs w:val="27"/>
        </w:rPr>
      </w:pPr>
      <w:r>
        <w:rPr>
          <w:b/>
          <w:bCs/>
          <w:color w:val="000000"/>
          <w:sz w:val="27"/>
          <w:szCs w:val="27"/>
        </w:rPr>
        <w:t>representation_language: </w:t>
      </w:r>
      <w:r>
        <w:rPr>
          <w:color w:val="000000"/>
          <w:sz w:val="27"/>
          <w:szCs w:val="27"/>
        </w:rPr>
        <w:t>specifies the </w:t>
      </w:r>
      <w:hyperlink r:id="rId86" w:anchor="specification_document_arm.language_reference_manual" w:history="1">
        <w:r>
          <w:rPr>
            <w:rStyle w:val="Hyperlink"/>
            <w:b/>
            <w:bCs/>
            <w:sz w:val="27"/>
            <w:szCs w:val="27"/>
          </w:rPr>
          <w:t>Language_reference_manual</w:t>
        </w:r>
      </w:hyperlink>
      <w:r>
        <w:rPr>
          <w:color w:val="000000"/>
          <w:sz w:val="27"/>
          <w:szCs w:val="27"/>
        </w:rPr>
        <w:t> that defines the semantics and syntax of the computer</w:t>
      </w:r>
      <w:ins w:id="40" w:author="Sapp (US), Brandon" w:date="2019-03-20T10:23:00Z">
        <w:r w:rsidR="000406E3">
          <w:rPr>
            <w:color w:val="000000"/>
            <w:sz w:val="27"/>
            <w:szCs w:val="27"/>
          </w:rPr>
          <w:t>-</w:t>
        </w:r>
      </w:ins>
      <w:del w:id="41" w:author="Sapp (US), Brandon" w:date="2019-03-20T10:23:00Z">
        <w:r w:rsidDel="000406E3">
          <w:rPr>
            <w:color w:val="000000"/>
            <w:sz w:val="27"/>
            <w:szCs w:val="27"/>
          </w:rPr>
          <w:delText xml:space="preserve"> </w:delText>
        </w:r>
      </w:del>
      <w:r>
        <w:rPr>
          <w:color w:val="000000"/>
          <w:sz w:val="27"/>
          <w:szCs w:val="27"/>
        </w:rPr>
        <w:t>interpretable strings in which the </w:t>
      </w:r>
      <w:r>
        <w:rPr>
          <w:b/>
          <w:bCs/>
          <w:color w:val="000000"/>
          <w:sz w:val="27"/>
          <w:szCs w:val="27"/>
        </w:rPr>
        <w:t>Analytical_model_definition</w:t>
      </w:r>
      <w:r>
        <w:rPr>
          <w:color w:val="000000"/>
          <w:sz w:val="27"/>
          <w:szCs w:val="27"/>
        </w:rPr>
        <w:t xml:space="preserve"> will be encoded. Figure 1 illustrates how </w:t>
      </w:r>
      <w:del w:id="42" w:author="Sapp (US), Brandon" w:date="2019-03-20T10:23:00Z">
        <w:r w:rsidDel="000406E3">
          <w:rPr>
            <w:color w:val="000000"/>
            <w:sz w:val="27"/>
            <w:szCs w:val="27"/>
          </w:rPr>
          <w:delText>the </w:delText>
        </w:r>
      </w:del>
      <w:r>
        <w:rPr>
          <w:b/>
          <w:bCs/>
          <w:color w:val="000000"/>
          <w:sz w:val="27"/>
          <w:szCs w:val="27"/>
        </w:rPr>
        <w:t>representation_language</w:t>
      </w:r>
      <w:r>
        <w:rPr>
          <w:color w:val="000000"/>
          <w:sz w:val="27"/>
          <w:szCs w:val="27"/>
        </w:rPr>
        <w:t> is specified and coded.</w:t>
      </w:r>
    </w:p>
    <w:p w:rsidR="00395BB1" w:rsidRDefault="00395BB1" w:rsidP="00395BB1">
      <w:pPr>
        <w:pStyle w:val="note"/>
        <w:rPr>
          <w:color w:val="000000"/>
          <w:sz w:val="27"/>
          <w:szCs w:val="27"/>
        </w:rPr>
      </w:pPr>
      <w:r>
        <w:rPr>
          <w:color w:val="000000"/>
        </w:rPr>
        <w:t>NOTE    Only </w:t>
      </w:r>
      <w:r>
        <w:rPr>
          <w:b/>
          <w:bCs/>
          <w:color w:val="000000"/>
        </w:rPr>
        <w:t>representation_language</w:t>
      </w:r>
      <w:r>
        <w:rPr>
          <w:color w:val="000000"/>
        </w:rPr>
        <w:t>s that use characters from the ASCII code are supported by this part of ISO 10303.</w:t>
      </w:r>
    </w:p>
    <w:p w:rsidR="00395BB1" w:rsidRDefault="00395BB1" w:rsidP="00395BB1">
      <w:pPr>
        <w:pStyle w:val="expressdescription"/>
        <w:rPr>
          <w:color w:val="000000"/>
          <w:sz w:val="27"/>
          <w:szCs w:val="27"/>
        </w:rPr>
      </w:pPr>
      <w:r>
        <w:rPr>
          <w:b/>
          <w:bCs/>
          <w:color w:val="000000"/>
          <w:sz w:val="27"/>
          <w:szCs w:val="27"/>
        </w:rPr>
        <w:t>access_mechanism: </w:t>
      </w:r>
      <w:r>
        <w:rPr>
          <w:color w:val="000000"/>
          <w:sz w:val="27"/>
          <w:szCs w:val="27"/>
        </w:rPr>
        <w:t>specifies an inverse relationship that specifies that the existence of the </w:t>
      </w:r>
      <w:r>
        <w:rPr>
          <w:b/>
          <w:bCs/>
          <w:color w:val="000000"/>
          <w:sz w:val="27"/>
          <w:szCs w:val="27"/>
        </w:rPr>
        <w:t>Analytical_model_definition</w:t>
      </w:r>
      <w:r>
        <w:rPr>
          <w:color w:val="000000"/>
          <w:sz w:val="27"/>
          <w:szCs w:val="27"/>
        </w:rPr>
        <w:t> is dependent on the existence of the</w:t>
      </w:r>
      <w:ins w:id="43" w:author="Sapp (US), Brandon" w:date="2019-03-20T10:29:00Z">
        <w:r w:rsidR="000406E3">
          <w:rPr>
            <w:color w:val="000000"/>
            <w:sz w:val="27"/>
            <w:szCs w:val="27"/>
          </w:rPr>
          <w:t xml:space="preserve"> </w:t>
        </w:r>
      </w:ins>
      <w:hyperlink r:id="rId87" w:anchor="analytical_model_arm.analytical_model_port" w:history="1">
        <w:r>
          <w:rPr>
            <w:rStyle w:val="Hyperlink"/>
            <w:b/>
            <w:bCs/>
            <w:sz w:val="27"/>
            <w:szCs w:val="27"/>
          </w:rPr>
          <w:t>Analytical_model_port</w:t>
        </w:r>
      </w:hyperlink>
      <w:r>
        <w:rPr>
          <w:color w:val="000000"/>
          <w:sz w:val="27"/>
          <w:szCs w:val="27"/>
        </w:rPr>
        <w:t> that specifies the </w:t>
      </w:r>
      <w:r>
        <w:rPr>
          <w:b/>
          <w:bCs/>
          <w:color w:val="000000"/>
          <w:sz w:val="27"/>
          <w:szCs w:val="27"/>
        </w:rPr>
        <w:t>Analytical_model_definition</w:t>
      </w:r>
      <w:r>
        <w:rPr>
          <w:color w:val="000000"/>
          <w:sz w:val="27"/>
          <w:szCs w:val="27"/>
        </w:rPr>
        <w:t> as its </w:t>
      </w:r>
      <w:hyperlink r:id="rId88" w:anchor="analytical_model_arm.analytical_model_parameter.accessed_analytical_model" w:history="1">
        <w:r>
          <w:rPr>
            <w:rStyle w:val="Hyperlink"/>
            <w:b/>
            <w:bCs/>
            <w:sz w:val="27"/>
            <w:szCs w:val="27"/>
          </w:rPr>
          <w:t>accessed_analytical_model</w:t>
        </w:r>
      </w:hyperlink>
      <w:r>
        <w:rPr>
          <w:color w:val="000000"/>
          <w:sz w:val="27"/>
          <w:szCs w:val="27"/>
        </w:rPr>
        <w:t>. There shall be one or more </w:t>
      </w:r>
      <w:hyperlink r:id="rId89" w:anchor="analytical_model_arm.analytical_model_port" w:history="1">
        <w:r>
          <w:rPr>
            <w:rStyle w:val="Hyperlink"/>
            <w:b/>
            <w:bCs/>
            <w:sz w:val="27"/>
            <w:szCs w:val="27"/>
          </w:rPr>
          <w:t>Analytical_model_port</w:t>
        </w:r>
      </w:hyperlink>
      <w:ins w:id="44" w:author="Sapp (US), Brandon" w:date="2019-03-20T10:27:00Z">
        <w:r w:rsidR="000406E3">
          <w:rPr>
            <w:color w:val="000000"/>
            <w:sz w:val="27"/>
            <w:szCs w:val="27"/>
          </w:rPr>
          <w:t xml:space="preserve"> </w:t>
        </w:r>
      </w:ins>
      <w:r>
        <w:rPr>
          <w:color w:val="000000"/>
          <w:sz w:val="27"/>
          <w:szCs w:val="27"/>
        </w:rPr>
        <w:t>for an </w:t>
      </w:r>
      <w:r>
        <w:rPr>
          <w:b/>
          <w:bCs/>
          <w:color w:val="000000"/>
          <w:sz w:val="27"/>
          <w:szCs w:val="27"/>
        </w:rPr>
        <w:t>Analytical_model_definition</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parameter: </w:t>
      </w:r>
      <w:r>
        <w:rPr>
          <w:color w:val="000000"/>
          <w:sz w:val="27"/>
          <w:szCs w:val="27"/>
        </w:rPr>
        <w:t>specifies an inverse relationship that specifies that the existence of the </w:t>
      </w:r>
      <w:r>
        <w:rPr>
          <w:b/>
          <w:bCs/>
          <w:color w:val="000000"/>
          <w:sz w:val="27"/>
          <w:szCs w:val="27"/>
        </w:rPr>
        <w:t>Analytical_model_definition</w:t>
      </w:r>
      <w:r>
        <w:rPr>
          <w:color w:val="000000"/>
          <w:sz w:val="27"/>
          <w:szCs w:val="27"/>
        </w:rPr>
        <w:t> is dependent on the existence of the</w:t>
      </w:r>
      <w:ins w:id="45" w:author="Sapp (US), Brandon" w:date="2019-03-20T10:27:00Z">
        <w:r w:rsidR="000406E3">
          <w:rPr>
            <w:color w:val="000000"/>
            <w:sz w:val="27"/>
            <w:szCs w:val="27"/>
          </w:rPr>
          <w:t xml:space="preserve"> </w:t>
        </w:r>
      </w:ins>
      <w:hyperlink r:id="rId90" w:anchor="analytical_model_arm.analytical_model_parameter" w:history="1">
        <w:r>
          <w:rPr>
            <w:rStyle w:val="Hyperlink"/>
            <w:b/>
            <w:bCs/>
            <w:sz w:val="27"/>
            <w:szCs w:val="27"/>
          </w:rPr>
          <w:t>Analytical_model_parameter</w:t>
        </w:r>
      </w:hyperlink>
      <w:r>
        <w:rPr>
          <w:color w:val="000000"/>
          <w:sz w:val="27"/>
          <w:szCs w:val="27"/>
        </w:rPr>
        <w:t> that specifies the </w:t>
      </w:r>
      <w:r>
        <w:rPr>
          <w:b/>
          <w:bCs/>
          <w:color w:val="000000"/>
          <w:sz w:val="27"/>
          <w:szCs w:val="27"/>
        </w:rPr>
        <w:t>Analytical_model_definition</w:t>
      </w:r>
      <w:r>
        <w:rPr>
          <w:color w:val="000000"/>
          <w:sz w:val="27"/>
          <w:szCs w:val="27"/>
        </w:rPr>
        <w:t> as its </w:t>
      </w:r>
      <w:hyperlink r:id="rId91" w:anchor="analytical_model_arm.analytical_model_parameter.accessed_analytical_model" w:history="1">
        <w:r>
          <w:rPr>
            <w:rStyle w:val="Hyperlink"/>
            <w:b/>
            <w:bCs/>
            <w:sz w:val="27"/>
            <w:szCs w:val="27"/>
          </w:rPr>
          <w:t>accessed_analytical_model</w:t>
        </w:r>
      </w:hyperlink>
      <w:r>
        <w:rPr>
          <w:color w:val="000000"/>
          <w:sz w:val="27"/>
          <w:szCs w:val="27"/>
        </w:rPr>
        <w:t>. There shall be one or more</w:t>
      </w:r>
      <w:ins w:id="46" w:author="Sapp (US), Brandon" w:date="2019-03-20T10:27:00Z">
        <w:r w:rsidR="000406E3">
          <w:rPr>
            <w:color w:val="000000"/>
            <w:sz w:val="27"/>
            <w:szCs w:val="27"/>
          </w:rPr>
          <w:t xml:space="preserve"> </w:t>
        </w:r>
      </w:ins>
      <w:hyperlink r:id="rId92" w:anchor="analytical_model_arm.analytical_model_parameter" w:history="1">
        <w:r>
          <w:rPr>
            <w:rStyle w:val="Hyperlink"/>
            <w:b/>
            <w:bCs/>
            <w:sz w:val="27"/>
            <w:szCs w:val="27"/>
          </w:rPr>
          <w:t>Analytical_model_parameter</w:t>
        </w:r>
      </w:hyperlink>
      <w:r>
        <w:rPr>
          <w:color w:val="000000"/>
          <w:sz w:val="27"/>
          <w:szCs w:val="27"/>
        </w:rPr>
        <w:t> for a particular </w:t>
      </w:r>
      <w:r>
        <w:rPr>
          <w:b/>
          <w:bCs/>
          <w:color w:val="000000"/>
          <w:sz w:val="27"/>
          <w:szCs w:val="27"/>
        </w:rPr>
        <w:t>Analytical_model_definition</w:t>
      </w:r>
      <w:r>
        <w:rPr>
          <w:color w:val="000000"/>
          <w:sz w:val="27"/>
          <w:szCs w:val="27"/>
        </w:rPr>
        <w:t>. Figure 1 illustrates the use of </w:t>
      </w:r>
      <w:ins w:id="47" w:author="Sapp (US), Brandon" w:date="2019-03-20T10:23:00Z">
        <w:r w:rsidR="000406E3">
          <w:rPr>
            <w:color w:val="000000"/>
            <w:sz w:val="27"/>
            <w:szCs w:val="27"/>
          </w:rPr>
          <w:t xml:space="preserve">the </w:t>
        </w:r>
      </w:ins>
      <w:r>
        <w:rPr>
          <w:b/>
          <w:bCs/>
          <w:color w:val="000000"/>
          <w:sz w:val="27"/>
          <w:szCs w:val="27"/>
        </w:rPr>
        <w:t>parameter</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lastRenderedPageBreak/>
        <w:t>reference_document: </w:t>
      </w:r>
      <w:r>
        <w:rPr>
          <w:color w:val="000000"/>
          <w:sz w:val="27"/>
          <w:szCs w:val="27"/>
        </w:rPr>
        <w:t>specifies an inverse relationship that specifies that the existence of the </w:t>
      </w:r>
      <w:r>
        <w:rPr>
          <w:b/>
          <w:bCs/>
          <w:color w:val="000000"/>
          <w:sz w:val="27"/>
          <w:szCs w:val="27"/>
        </w:rPr>
        <w:t>Analytical_model_definition</w:t>
      </w:r>
      <w:r>
        <w:rPr>
          <w:color w:val="000000"/>
          <w:sz w:val="27"/>
          <w:szCs w:val="27"/>
        </w:rPr>
        <w:t> is dependent on the existence of the</w:t>
      </w:r>
      <w:ins w:id="48" w:author="Sapp (US), Brandon" w:date="2019-03-20T10:27:00Z">
        <w:r w:rsidR="000406E3">
          <w:rPr>
            <w:color w:val="000000"/>
            <w:sz w:val="27"/>
            <w:szCs w:val="27"/>
          </w:rPr>
          <w:t xml:space="preserve"> </w:t>
        </w:r>
      </w:ins>
      <w:hyperlink r:id="rId93" w:anchor="document_assignment_arm.document_assignment" w:history="1">
        <w:r>
          <w:rPr>
            <w:rStyle w:val="Hyperlink"/>
            <w:b/>
            <w:bCs/>
            <w:sz w:val="27"/>
            <w:szCs w:val="27"/>
          </w:rPr>
          <w:t>Document_assignment</w:t>
        </w:r>
      </w:hyperlink>
      <w:r>
        <w:rPr>
          <w:color w:val="000000"/>
          <w:sz w:val="27"/>
          <w:szCs w:val="27"/>
        </w:rPr>
        <w:t> that specifies the </w:t>
      </w:r>
      <w:r>
        <w:rPr>
          <w:b/>
          <w:bCs/>
          <w:color w:val="000000"/>
          <w:sz w:val="27"/>
          <w:szCs w:val="27"/>
        </w:rPr>
        <w:t>Analytical_model_definition</w:t>
      </w:r>
      <w:r>
        <w:rPr>
          <w:color w:val="000000"/>
          <w:sz w:val="27"/>
          <w:szCs w:val="27"/>
        </w:rPr>
        <w:t> as its </w:t>
      </w:r>
      <w:hyperlink r:id="rId94" w:anchor="document_assignment_arm.document_assignment.is_assigned_to" w:history="1">
        <w:r>
          <w:rPr>
            <w:rStyle w:val="Hyperlink"/>
            <w:b/>
            <w:bCs/>
            <w:sz w:val="27"/>
            <w:szCs w:val="27"/>
          </w:rPr>
          <w:t>is_assigned_to</w:t>
        </w:r>
      </w:hyperlink>
      <w:r>
        <w:rPr>
          <w:color w:val="000000"/>
          <w:sz w:val="27"/>
          <w:szCs w:val="27"/>
        </w:rPr>
        <w:t>. The </w:t>
      </w:r>
      <w:r>
        <w:rPr>
          <w:b/>
          <w:bCs/>
          <w:color w:val="000000"/>
          <w:sz w:val="27"/>
          <w:szCs w:val="27"/>
        </w:rPr>
        <w:t>reference_document</w:t>
      </w:r>
      <w:r>
        <w:rPr>
          <w:color w:val="000000"/>
          <w:sz w:val="27"/>
          <w:szCs w:val="27"/>
        </w:rPr>
        <w:t> includes interface specifications for</w:t>
      </w:r>
      <w:ins w:id="49" w:author="Sapp (US), Brandon" w:date="2019-03-20T10:29:00Z">
        <w:r w:rsidR="000406E3">
          <w:rPr>
            <w:color w:val="000000"/>
            <w:sz w:val="27"/>
            <w:szCs w:val="27"/>
          </w:rPr>
          <w:t xml:space="preserve"> </w:t>
        </w:r>
      </w:ins>
      <w:hyperlink r:id="rId95" w:anchor="analytical_model_arm.analytical_model" w:history="1">
        <w:r>
          <w:rPr>
            <w:rStyle w:val="Hyperlink"/>
            <w:b/>
            <w:bCs/>
            <w:sz w:val="27"/>
            <w:szCs w:val="27"/>
          </w:rPr>
          <w:t>Analytical_models</w:t>
        </w:r>
      </w:hyperlink>
      <w:r>
        <w:rPr>
          <w:color w:val="000000"/>
          <w:sz w:val="27"/>
          <w:szCs w:val="27"/>
        </w:rPr>
        <w:t> of interest to the enterprise.</w:t>
      </w:r>
    </w:p>
    <w:p w:rsidR="00395BB1" w:rsidRDefault="00395BB1" w:rsidP="00395BB1">
      <w:pPr>
        <w:pStyle w:val="Heading2"/>
        <w:rPr>
          <w:color w:val="000000"/>
        </w:rPr>
      </w:pPr>
      <w:r>
        <w:rPr>
          <w:color w:val="000000"/>
        </w:rPr>
        <w:t>4.3.7 Analytical_model_make_from_relationship   </w:t>
      </w:r>
      <w:r>
        <w:rPr>
          <w:noProof/>
          <w:color w:val="0000FF"/>
          <w:lang w:eastAsia="en-GB"/>
        </w:rPr>
        <w:drawing>
          <wp:inline distT="0" distB="0" distL="0" distR="0">
            <wp:extent cx="180975" cy="209550"/>
            <wp:effectExtent l="0" t="0" r="9525" b="0"/>
            <wp:docPr id="82" name="Picture 8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81" name="Picture 81" descr="Mapping table">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pping table">
                      <a:hlinkClick r:id="rId9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Analytical_model_make_from_relationship</w:t>
      </w:r>
      <w:r>
        <w:rPr>
          <w:color w:val="000000"/>
          <w:sz w:val="27"/>
          <w:szCs w:val="27"/>
        </w:rPr>
        <w:t> is a type of </w:t>
      </w:r>
      <w:hyperlink r:id="rId97" w:anchor="product_view_definition_relationship_arm.view_definition_relationship" w:history="1">
        <w:r>
          <w:rPr>
            <w:rStyle w:val="Hyperlink"/>
            <w:b/>
            <w:bCs/>
            <w:sz w:val="27"/>
            <w:szCs w:val="27"/>
          </w:rPr>
          <w:t>View_definition_relationship</w:t>
        </w:r>
      </w:hyperlink>
      <w:r>
        <w:rPr>
          <w:color w:val="000000"/>
          <w:sz w:val="27"/>
          <w:szCs w:val="27"/>
        </w:rPr>
        <w:t>. An </w:t>
      </w:r>
      <w:r>
        <w:rPr>
          <w:b/>
          <w:bCs/>
          <w:color w:val="000000"/>
          <w:sz w:val="27"/>
          <w:szCs w:val="27"/>
        </w:rPr>
        <w:t>Analytical_model_make_from_relationship</w:t>
      </w:r>
      <w:r>
        <w:rPr>
          <w:color w:val="000000"/>
          <w:sz w:val="27"/>
          <w:szCs w:val="27"/>
        </w:rPr>
        <w:t> establishes a relationship between an analytical model selected for reuse and the new analytical model that results from the reuse.</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Analytical_model_make_from_relationship</w:t>
      </w:r>
      <w:r>
        <w:rPr>
          <w:rFonts w:ascii="Courier New" w:hAnsi="Courier New" w:cs="Courier New"/>
          <w:color w:val="000000"/>
          <w:sz w:val="20"/>
          <w:szCs w:val="20"/>
        </w:rPr>
        <w:br/>
      </w:r>
      <w:r>
        <w:rPr>
          <w:rStyle w:val="HTMLCode"/>
          <w:color w:val="000000"/>
        </w:rPr>
        <w:t>  SUBTYPE OF (</w:t>
      </w:r>
      <w:hyperlink r:id="rId98" w:anchor="product_view_definition_relationship_arm.view_definition_relationship" w:history="1">
        <w:r>
          <w:rPr>
            <w:rStyle w:val="Hyperlink"/>
            <w:rFonts w:ascii="Courier New" w:hAnsi="Courier New" w:cs="Courier New"/>
            <w:sz w:val="20"/>
            <w:szCs w:val="20"/>
          </w:rPr>
          <w:t>View_definition_relationship</w:t>
        </w:r>
      </w:hyperlink>
      <w:r>
        <w:rPr>
          <w:rStyle w:val="HTMLCode"/>
          <w:color w:val="000000"/>
        </w:rPr>
        <w:t>);</w:t>
      </w:r>
      <w:r>
        <w:rPr>
          <w:rFonts w:ascii="Courier New" w:hAnsi="Courier New" w:cs="Courier New"/>
          <w:color w:val="000000"/>
          <w:sz w:val="20"/>
          <w:szCs w:val="20"/>
        </w:rPr>
        <w:br/>
      </w:r>
      <w:r>
        <w:rPr>
          <w:rStyle w:val="HTMLCode"/>
          <w:color w:val="000000"/>
        </w:rPr>
        <w:t>  SELF\view_definition_relationship.relating_view RENAMED reusable_model : </w:t>
      </w:r>
      <w:hyperlink r:id="rId99"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  SELF\view_definition_relationship.related_view RENAMED resultant_model : </w:t>
      </w:r>
      <w:hyperlink r:id="rId100"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reusable_model, resultant_model;</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reusable_model :&lt;&gt;: resultant_model;</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reusable_model: </w:t>
      </w:r>
      <w:r>
        <w:rPr>
          <w:color w:val="000000"/>
          <w:sz w:val="27"/>
          <w:szCs w:val="27"/>
        </w:rPr>
        <w:t>specifies an </w:t>
      </w:r>
      <w:hyperlink r:id="rId101" w:anchor="analytical_model_arm.analytical_model_definition" w:history="1">
        <w:r>
          <w:rPr>
            <w:rStyle w:val="Hyperlink"/>
            <w:b/>
            <w:bCs/>
            <w:sz w:val="27"/>
            <w:szCs w:val="27"/>
          </w:rPr>
          <w:t>Analytical_model_definition</w:t>
        </w:r>
      </w:hyperlink>
      <w:r>
        <w:rPr>
          <w:color w:val="000000"/>
          <w:sz w:val="27"/>
          <w:szCs w:val="27"/>
        </w:rPr>
        <w:t> to be used for the </w:t>
      </w:r>
      <w:r>
        <w:rPr>
          <w:b/>
          <w:bCs/>
          <w:color w:val="000000"/>
          <w:sz w:val="27"/>
          <w:szCs w:val="27"/>
        </w:rPr>
        <w:t>Analytical_model_make_from_relationship</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resultant_model: </w:t>
      </w:r>
      <w:r>
        <w:rPr>
          <w:color w:val="000000"/>
          <w:sz w:val="27"/>
          <w:szCs w:val="27"/>
        </w:rPr>
        <w:t>specifies an </w:t>
      </w:r>
      <w:hyperlink r:id="rId102" w:anchor="analytical_model_arm.analytical_model_definition" w:history="1">
        <w:r>
          <w:rPr>
            <w:rStyle w:val="Hyperlink"/>
            <w:b/>
            <w:bCs/>
            <w:sz w:val="27"/>
            <w:szCs w:val="27"/>
          </w:rPr>
          <w:t>Analytical_model_definition</w:t>
        </w:r>
      </w:hyperlink>
      <w:r>
        <w:rPr>
          <w:color w:val="000000"/>
          <w:sz w:val="27"/>
          <w:szCs w:val="27"/>
        </w:rPr>
        <w:t> that is the result of the reuse for the </w:t>
      </w:r>
      <w:r>
        <w:rPr>
          <w:b/>
          <w:bCs/>
          <w:color w:val="000000"/>
          <w:sz w:val="27"/>
          <w:szCs w:val="27"/>
        </w:rPr>
        <w:t>Analytical_model_make_from_relationship</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reusable_model</w:t>
      </w:r>
      <w:r>
        <w:rPr>
          <w:color w:val="000000"/>
          <w:sz w:val="27"/>
          <w:szCs w:val="27"/>
        </w:rPr>
        <w:t> and </w:t>
      </w:r>
      <w:r>
        <w:rPr>
          <w:b/>
          <w:bCs/>
          <w:color w:val="000000"/>
          <w:sz w:val="27"/>
          <w:szCs w:val="27"/>
        </w:rPr>
        <w:t>resultant_model</w:t>
      </w:r>
      <w:r>
        <w:rPr>
          <w:color w:val="000000"/>
          <w:sz w:val="27"/>
          <w:szCs w:val="27"/>
        </w:rPr>
        <w:t> shall be unique within a population of </w:t>
      </w:r>
      <w:r>
        <w:rPr>
          <w:b/>
          <w:bCs/>
          <w:color w:val="000000"/>
          <w:sz w:val="27"/>
          <w:szCs w:val="27"/>
        </w:rPr>
        <w:t>Analytical_model_make_from_relationship</w:t>
      </w:r>
      <w:r>
        <w:rPr>
          <w:color w:val="000000"/>
          <w:sz w:val="27"/>
          <w:szCs w:val="27"/>
        </w:rPr>
        <w:t>.</w:t>
      </w:r>
    </w:p>
    <w:p w:rsidR="00395BB1" w:rsidRDefault="00395BB1" w:rsidP="00395BB1">
      <w:pPr>
        <w:pStyle w:val="expressdescription"/>
        <w:rPr>
          <w:color w:val="000000"/>
          <w:sz w:val="27"/>
          <w:szCs w:val="27"/>
        </w:rPr>
      </w:pPr>
      <w:bookmarkStart w:id="50" w:name="analytical_model_arm.analytical_model_ma"/>
      <w:r>
        <w:rPr>
          <w:b/>
          <w:bCs/>
          <w:color w:val="000000"/>
          <w:sz w:val="27"/>
          <w:szCs w:val="27"/>
        </w:rPr>
        <w:t>WR1: </w:t>
      </w:r>
      <w:bookmarkEnd w:id="50"/>
      <w:r>
        <w:rPr>
          <w:color w:val="000000"/>
          <w:sz w:val="27"/>
          <w:szCs w:val="27"/>
        </w:rPr>
        <w:t>The </w:t>
      </w:r>
      <w:r>
        <w:rPr>
          <w:b/>
          <w:bCs/>
          <w:color w:val="000000"/>
          <w:sz w:val="27"/>
          <w:szCs w:val="27"/>
        </w:rPr>
        <w:t>reusable_model</w:t>
      </w:r>
      <w:r>
        <w:rPr>
          <w:color w:val="000000"/>
          <w:sz w:val="27"/>
          <w:szCs w:val="27"/>
        </w:rPr>
        <w:t> shall not be the </w:t>
      </w:r>
      <w:r>
        <w:rPr>
          <w:b/>
          <w:bCs/>
          <w:color w:val="000000"/>
          <w:sz w:val="27"/>
          <w:szCs w:val="27"/>
        </w:rPr>
        <w:t>resultant_model</w:t>
      </w:r>
      <w:r>
        <w:rPr>
          <w:color w:val="000000"/>
          <w:sz w:val="27"/>
          <w:szCs w:val="27"/>
        </w:rPr>
        <w:t>.</w:t>
      </w:r>
    </w:p>
    <w:p w:rsidR="00395BB1" w:rsidRDefault="00395BB1" w:rsidP="00395BB1">
      <w:pPr>
        <w:pStyle w:val="Heading2"/>
        <w:rPr>
          <w:color w:val="000000"/>
        </w:rPr>
      </w:pPr>
      <w:r>
        <w:rPr>
          <w:color w:val="000000"/>
        </w:rPr>
        <w:lastRenderedPageBreak/>
        <w:t>4.3.8 Analytical_model_parameter   </w:t>
      </w:r>
      <w:r>
        <w:rPr>
          <w:noProof/>
          <w:color w:val="0000FF"/>
          <w:lang w:eastAsia="en-GB"/>
        </w:rPr>
        <w:drawing>
          <wp:inline distT="0" distB="0" distL="0" distR="0">
            <wp:extent cx="180975" cy="209550"/>
            <wp:effectExtent l="0" t="0" r="9525" b="0"/>
            <wp:docPr id="80" name="Picture 80"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79" name="Picture 79" descr="Mapping table">
              <a:hlinkClick xmlns:a="http://schemas.openxmlformats.org/drawingml/2006/main" r:id="rId1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apping table">
                      <a:hlinkClick r:id="rId10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Analytical_model_parameter</w:t>
      </w:r>
      <w:r>
        <w:rPr>
          <w:color w:val="000000"/>
          <w:sz w:val="27"/>
          <w:szCs w:val="27"/>
        </w:rPr>
        <w:t> is a type of </w:t>
      </w:r>
      <w:hyperlink r:id="rId104" w:anchor="property_assignment_arm.applied_independent_property" w:history="1">
        <w:r>
          <w:rPr>
            <w:rStyle w:val="Hyperlink"/>
            <w:b/>
            <w:bCs/>
            <w:sz w:val="27"/>
            <w:szCs w:val="27"/>
          </w:rPr>
          <w:t>Applied_independent_property</w:t>
        </w:r>
      </w:hyperlink>
      <w:r>
        <w:rPr>
          <w:color w:val="000000"/>
          <w:sz w:val="27"/>
          <w:szCs w:val="27"/>
        </w:rPr>
        <w:t>. An </w:t>
      </w:r>
      <w:r>
        <w:rPr>
          <w:b/>
          <w:bCs/>
          <w:color w:val="000000"/>
          <w:sz w:val="27"/>
          <w:szCs w:val="27"/>
        </w:rPr>
        <w:t>Analytical_model_parameter</w:t>
      </w:r>
      <w:r>
        <w:rPr>
          <w:color w:val="000000"/>
          <w:sz w:val="27"/>
          <w:szCs w:val="27"/>
        </w:rPr>
        <w:t> is a formally declared variable of the </w:t>
      </w:r>
      <w:hyperlink r:id="rId105" w:anchor="analytical_model_arm.analytical_model_definition" w:history="1">
        <w:r>
          <w:rPr>
            <w:rStyle w:val="Hyperlink"/>
            <w:b/>
            <w:bCs/>
            <w:sz w:val="27"/>
            <w:szCs w:val="27"/>
          </w:rPr>
          <w:t>Analytical_model_definition</w:t>
        </w:r>
      </w:hyperlink>
      <w:r>
        <w:rPr>
          <w:color w:val="000000"/>
          <w:sz w:val="27"/>
          <w:szCs w:val="27"/>
        </w:rPr>
        <w:t> provided for an external application to populate at execution time in a computing environment.</w:t>
      </w:r>
    </w:p>
    <w:p w:rsidR="00395BB1" w:rsidRDefault="00395BB1" w:rsidP="00395BB1">
      <w:pPr>
        <w:pStyle w:val="example"/>
        <w:rPr>
          <w:color w:val="000000"/>
          <w:sz w:val="27"/>
          <w:szCs w:val="27"/>
        </w:rPr>
      </w:pPr>
      <w:r>
        <w:rPr>
          <w:color w:val="000000"/>
        </w:rPr>
        <w:t xml:space="preserve">EXAMPLE    In Spice, </w:t>
      </w:r>
      <w:ins w:id="51" w:author="Sapp (US), Brandon" w:date="2019-03-20T10:23:00Z">
        <w:r w:rsidR="000406E3">
          <w:rPr>
            <w:color w:val="000000"/>
          </w:rPr>
          <w:t xml:space="preserve">the </w:t>
        </w:r>
      </w:ins>
      <w:r>
        <w:rPr>
          <w:color w:val="000000"/>
        </w:rPr>
        <w:t>temperature is an </w:t>
      </w:r>
      <w:r>
        <w:rPr>
          <w:b/>
          <w:bCs/>
          <w:color w:val="000000"/>
        </w:rPr>
        <w:t>Analytical_model_parameter</w:t>
      </w:r>
      <w:r>
        <w:rPr>
          <w:color w:val="000000"/>
        </w:rPr>
        <w:t> that may be set at the execution time.</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Analytical_model_parameter</w:t>
      </w:r>
      <w:r>
        <w:rPr>
          <w:rFonts w:ascii="Courier New" w:hAnsi="Courier New" w:cs="Courier New"/>
          <w:color w:val="000000"/>
          <w:sz w:val="20"/>
          <w:szCs w:val="20"/>
        </w:rPr>
        <w:br/>
      </w:r>
      <w:r>
        <w:rPr>
          <w:rStyle w:val="HTMLCode"/>
          <w:color w:val="000000"/>
        </w:rPr>
        <w:t>  SUBTYPE OF (</w:t>
      </w:r>
      <w:hyperlink r:id="rId106" w:anchor="property_assignment_arm.applied_independent_property" w:history="1">
        <w:r>
          <w:rPr>
            <w:rStyle w:val="Hyperlink"/>
            <w:rFonts w:ascii="Courier New" w:hAnsi="Courier New" w:cs="Courier New"/>
            <w:sz w:val="20"/>
            <w:szCs w:val="20"/>
          </w:rPr>
          <w:t>Applied_independent_property</w:t>
        </w:r>
      </w:hyperlink>
      <w:r>
        <w:rPr>
          <w:rStyle w:val="HTMLCode"/>
          <w:color w:val="000000"/>
        </w:rPr>
        <w:t>);</w:t>
      </w:r>
      <w:r>
        <w:rPr>
          <w:rFonts w:ascii="Courier New" w:hAnsi="Courier New" w:cs="Courier New"/>
          <w:color w:val="000000"/>
          <w:sz w:val="20"/>
          <w:szCs w:val="20"/>
        </w:rPr>
        <w:br/>
      </w:r>
      <w:r>
        <w:rPr>
          <w:rStyle w:val="HTMLCode"/>
          <w:color w:val="000000"/>
        </w:rPr>
        <w:t>  SELF\assigned_property.described_element RENAMED accessed_analytical_model : </w:t>
      </w:r>
      <w:hyperlink r:id="rId107"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SELF\assigned_property.id, accessed_analytical_model;</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accessed_analytical_model: </w:t>
      </w:r>
      <w:r>
        <w:rPr>
          <w:color w:val="000000"/>
          <w:sz w:val="27"/>
          <w:szCs w:val="27"/>
        </w:rPr>
        <w:t>specifies the </w:t>
      </w:r>
      <w:hyperlink r:id="rId108" w:anchor="analytical_model_arm.analytical_model_definition" w:history="1">
        <w:r>
          <w:rPr>
            <w:rStyle w:val="Hyperlink"/>
            <w:b/>
            <w:bCs/>
            <w:sz w:val="27"/>
            <w:szCs w:val="27"/>
          </w:rPr>
          <w:t>Analytical_model_definition</w:t>
        </w:r>
      </w:hyperlink>
      <w:r>
        <w:rPr>
          <w:color w:val="000000"/>
          <w:sz w:val="27"/>
          <w:szCs w:val="27"/>
        </w:rPr>
        <w:t> for which the parameter is being established.</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52" w:name="analytical_model_arm.analytical_model_pa"/>
      <w:r>
        <w:rPr>
          <w:b/>
          <w:bCs/>
          <w:color w:val="000000"/>
          <w:sz w:val="27"/>
          <w:szCs w:val="27"/>
        </w:rPr>
        <w:t>UR1: </w:t>
      </w:r>
      <w:bookmarkEnd w:id="52"/>
      <w:r>
        <w:rPr>
          <w:color w:val="000000"/>
          <w:sz w:val="27"/>
          <w:szCs w:val="27"/>
        </w:rPr>
        <w:t>The combination of the </w:t>
      </w:r>
      <w:hyperlink r:id="rId109" w:anchor="independent_property_arm.independent_property.id" w:history="1">
        <w:r>
          <w:rPr>
            <w:rStyle w:val="Hyperlink"/>
            <w:b/>
            <w:bCs/>
            <w:sz w:val="27"/>
            <w:szCs w:val="27"/>
          </w:rPr>
          <w:t>id</w:t>
        </w:r>
      </w:hyperlink>
      <w:r>
        <w:rPr>
          <w:color w:val="000000"/>
          <w:sz w:val="27"/>
          <w:szCs w:val="27"/>
        </w:rPr>
        <w:t> and </w:t>
      </w:r>
      <w:r>
        <w:rPr>
          <w:b/>
          <w:bCs/>
          <w:color w:val="000000"/>
          <w:sz w:val="27"/>
          <w:szCs w:val="27"/>
        </w:rPr>
        <w:t>accessed_analytical_model</w:t>
      </w:r>
      <w:r>
        <w:rPr>
          <w:color w:val="000000"/>
          <w:sz w:val="27"/>
          <w:szCs w:val="27"/>
        </w:rPr>
        <w:t> shall be unique within a population of </w:t>
      </w:r>
      <w:r>
        <w:rPr>
          <w:b/>
          <w:bCs/>
          <w:color w:val="000000"/>
          <w:sz w:val="27"/>
          <w:szCs w:val="27"/>
        </w:rPr>
        <w:t>Analytical_model_parameter</w:t>
      </w:r>
      <w:r>
        <w:rPr>
          <w:color w:val="000000"/>
          <w:sz w:val="27"/>
          <w:szCs w:val="27"/>
        </w:rPr>
        <w:t>.</w:t>
      </w:r>
    </w:p>
    <w:p w:rsidR="00395BB1" w:rsidRDefault="00395BB1" w:rsidP="00395BB1">
      <w:pPr>
        <w:pStyle w:val="Heading2"/>
        <w:rPr>
          <w:color w:val="000000"/>
        </w:rPr>
      </w:pPr>
      <w:r>
        <w:rPr>
          <w:color w:val="000000"/>
        </w:rPr>
        <w:t>4.3.9 Analytical_model_port   </w:t>
      </w:r>
      <w:r>
        <w:rPr>
          <w:noProof/>
          <w:color w:val="0000FF"/>
          <w:lang w:eastAsia="en-GB"/>
        </w:rPr>
        <w:drawing>
          <wp:inline distT="0" distB="0" distL="0" distR="0">
            <wp:extent cx="180975" cy="209550"/>
            <wp:effectExtent l="0" t="0" r="9525" b="0"/>
            <wp:docPr id="78" name="Picture 7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77" name="Picture 77" descr="Mapping table">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ping table">
                      <a:hlinkClick r:id="rId110"/>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An </w:t>
      </w:r>
      <w:r>
        <w:rPr>
          <w:b/>
          <w:bCs/>
          <w:color w:val="000000"/>
          <w:sz w:val="27"/>
          <w:szCs w:val="27"/>
        </w:rPr>
        <w:t>Analytical_model_port</w:t>
      </w:r>
      <w:r>
        <w:rPr>
          <w:color w:val="000000"/>
          <w:sz w:val="27"/>
          <w:szCs w:val="27"/>
        </w:rPr>
        <w:t> is a description of an interface point for an </w:t>
      </w:r>
      <w:hyperlink r:id="rId111" w:anchor="analytical_model_arm.analytical_model_definition" w:history="1">
        <w:r>
          <w:rPr>
            <w:rStyle w:val="Hyperlink"/>
            <w:b/>
            <w:bCs/>
            <w:sz w:val="27"/>
            <w:szCs w:val="27"/>
          </w:rPr>
          <w:t>Analytical_model_definition</w:t>
        </w:r>
      </w:hyperlink>
      <w:r>
        <w:rPr>
          <w:color w:val="000000"/>
          <w:sz w:val="27"/>
          <w:szCs w:val="27"/>
        </w:rPr>
        <w:t>. An </w:t>
      </w:r>
      <w:r>
        <w:rPr>
          <w:b/>
          <w:bCs/>
          <w:color w:val="000000"/>
          <w:sz w:val="27"/>
          <w:szCs w:val="27"/>
        </w:rPr>
        <w:t>Analytical_model_port</w:t>
      </w:r>
      <w:r>
        <w:rPr>
          <w:color w:val="000000"/>
          <w:sz w:val="27"/>
          <w:szCs w:val="27"/>
        </w:rPr>
        <w:t> may be an</w:t>
      </w:r>
      <w:ins w:id="53" w:author="Sapp (US), Brandon" w:date="2019-03-20T10:29:00Z">
        <w:r w:rsidR="000406E3">
          <w:rPr>
            <w:color w:val="000000"/>
            <w:sz w:val="27"/>
            <w:szCs w:val="27"/>
          </w:rPr>
          <w:t xml:space="preserve"> </w:t>
        </w:r>
      </w:ins>
      <w:hyperlink r:id="rId112" w:anchor="analytical_model_arm.analytical_model_vector_port" w:history="1">
        <w:r>
          <w:rPr>
            <w:rStyle w:val="Hyperlink"/>
            <w:b/>
            <w:bCs/>
            <w:sz w:val="27"/>
            <w:szCs w:val="27"/>
          </w:rPr>
          <w:t>Analytical_model_vector_port</w:t>
        </w:r>
      </w:hyperlink>
      <w:r>
        <w:rPr>
          <w:color w:val="000000"/>
          <w:sz w:val="27"/>
          <w:szCs w:val="27"/>
        </w:rPr>
        <w:t>, or additionally may be one of an </w:t>
      </w:r>
      <w:hyperlink r:id="rId113" w:anchor="analytical_model_arm.analog_analytical_model_port" w:history="1">
        <w:r>
          <w:rPr>
            <w:rStyle w:val="Hyperlink"/>
            <w:b/>
            <w:bCs/>
            <w:sz w:val="27"/>
            <w:szCs w:val="27"/>
          </w:rPr>
          <w:t>Analog_analytical_model_port</w:t>
        </w:r>
      </w:hyperlink>
      <w:r>
        <w:rPr>
          <w:color w:val="000000"/>
          <w:sz w:val="27"/>
          <w:szCs w:val="27"/>
        </w:rPr>
        <w:t> or a </w:t>
      </w:r>
      <w:hyperlink r:id="rId114" w:anchor="analytical_model_arm.digital_analytical_model_port" w:history="1">
        <w:r>
          <w:rPr>
            <w:rStyle w:val="Hyperlink"/>
            <w:b/>
            <w:bCs/>
            <w:sz w:val="27"/>
            <w:szCs w:val="27"/>
          </w:rPr>
          <w:t>Digital_analytical_model_port</w:t>
        </w:r>
      </w:hyperlink>
      <w:r>
        <w:rPr>
          <w:color w:val="000000"/>
          <w:sz w:val="27"/>
          <w:szCs w:val="27"/>
        </w:rPr>
        <w:t>.</w:t>
      </w:r>
    </w:p>
    <w:p w:rsidR="00395BB1" w:rsidRDefault="00395BB1" w:rsidP="00395BB1">
      <w:pPr>
        <w:pStyle w:val="note"/>
        <w:rPr>
          <w:color w:val="000000"/>
          <w:sz w:val="27"/>
          <w:szCs w:val="27"/>
        </w:rPr>
      </w:pPr>
      <w:r>
        <w:rPr>
          <w:color w:val="000000"/>
        </w:rPr>
        <w:t>NOTE    These points are the points at which a simulator allows a user to s</w:t>
      </w:r>
      <w:del w:id="54" w:author="Sapp (US), Brandon" w:date="2019-03-20T10:23:00Z">
        <w:r w:rsidDel="000406E3">
          <w:rPr>
            <w:color w:val="000000"/>
          </w:rPr>
          <w:delText>t</w:delText>
        </w:r>
      </w:del>
      <w:r>
        <w:rPr>
          <w:color w:val="000000"/>
        </w:rPr>
        <w:t>imulate an application of an </w:t>
      </w:r>
      <w:hyperlink r:id="rId115" w:anchor="analytical_model_arm.analytical_model_definition" w:history="1">
        <w:r>
          <w:rPr>
            <w:rStyle w:val="Hyperlink"/>
            <w:b/>
            <w:bCs/>
          </w:rPr>
          <w:t>Analytical_model_definition</w:t>
        </w:r>
      </w:hyperlink>
      <w:r>
        <w:rPr>
          <w:color w:val="000000"/>
        </w:rPr>
        <w:t> or to evaluate the response of an application of an</w:t>
      </w:r>
      <w:hyperlink r:id="rId116" w:anchor="analytical_model_arm.analytical_model_definition" w:history="1">
        <w:r>
          <w:rPr>
            <w:rStyle w:val="Hyperlink"/>
            <w:b/>
            <w:bCs/>
          </w:rPr>
          <w:t>Analytical_model_definition</w:t>
        </w:r>
      </w:hyperlink>
      <w:r>
        <w:rPr>
          <w:color w:val="000000"/>
        </w:rPr>
        <w:t xml:space="preserve"> to a stimulus in an experiment. In this context, </w:t>
      </w:r>
      <w:ins w:id="55" w:author="Sapp (US), Brandon" w:date="2019-03-20T10:23:00Z">
        <w:r w:rsidR="000406E3">
          <w:rPr>
            <w:color w:val="000000"/>
          </w:rPr>
          <w:t xml:space="preserve">the </w:t>
        </w:r>
      </w:ins>
      <w:r>
        <w:rPr>
          <w:color w:val="000000"/>
        </w:rPr>
        <w:t>application includes the reference to the </w:t>
      </w:r>
      <w:hyperlink r:id="rId117" w:anchor="analytical_model_arm.analytical_model_definition" w:history="1">
        <w:r>
          <w:rPr>
            <w:rStyle w:val="Hyperlink"/>
            <w:b/>
            <w:bCs/>
          </w:rPr>
          <w:t>Analytical_model_definition</w:t>
        </w:r>
      </w:hyperlink>
      <w:r>
        <w:rPr>
          <w:color w:val="000000"/>
        </w:rPr>
        <w:t xml:space="preserve"> and the literals required for the parameters as provided by a member </w:t>
      </w:r>
      <w:r>
        <w:rPr>
          <w:color w:val="000000"/>
        </w:rPr>
        <w:lastRenderedPageBreak/>
        <w:t>of </w:t>
      </w:r>
      <w:hyperlink r:id="rId118" w:anchor="analytical_model_arm.analytical_model_application" w:history="1">
        <w:r>
          <w:rPr>
            <w:rStyle w:val="Hyperlink"/>
            <w:b/>
            <w:bCs/>
          </w:rPr>
          <w:t>Analytical_model_application</w:t>
        </w:r>
      </w:hyperlink>
      <w:r>
        <w:rPr>
          <w:color w:val="000000"/>
        </w:rPr>
        <w:t>. A simulator that enforces conservative laws enforces that the energy entering an application of an </w:t>
      </w:r>
      <w:hyperlink r:id="rId119" w:anchor="analytical_model_arm.analytical_model_definition" w:history="1">
        <w:r>
          <w:rPr>
            <w:rStyle w:val="Hyperlink"/>
            <w:b/>
            <w:bCs/>
          </w:rPr>
          <w:t>Analytical_model_definition</w:t>
        </w:r>
      </w:hyperlink>
      <w:r>
        <w:rPr>
          <w:color w:val="000000"/>
        </w:rPr>
        <w:t> must be the same as that leaving the same applicat</w:t>
      </w:r>
      <w:ins w:id="56" w:author="Sapp (US), Brandon" w:date="2019-03-20T10:24:00Z">
        <w:r w:rsidR="000406E3">
          <w:rPr>
            <w:color w:val="000000"/>
          </w:rPr>
          <w:t>i</w:t>
        </w:r>
      </w:ins>
      <w:r>
        <w:rPr>
          <w:color w:val="000000"/>
        </w:rPr>
        <w:t>on of the </w:t>
      </w:r>
      <w:hyperlink r:id="rId120" w:anchor="analytical_model_arm.analytical_model_definition" w:history="1">
        <w:r>
          <w:rPr>
            <w:rStyle w:val="Hyperlink"/>
            <w:b/>
            <w:bCs/>
          </w:rPr>
          <w:t>Analytical_model_definition</w:t>
        </w:r>
      </w:hyperlink>
      <w:r>
        <w:rPr>
          <w:color w:val="000000"/>
        </w:rPr>
        <w:t>. The structure of the port is not visible merely by accessing this information. The subtypes of this object provide more visibility into the underlying structure as appropriate. Members of the subtype tree of this object are populated as needed by an application in order to disclose the appropriate level of detail. The specialization in the subtypes of this object occur</w:t>
      </w:r>
      <w:ins w:id="57" w:author="Sapp (US), Brandon" w:date="2019-03-20T10:24:00Z">
        <w:r w:rsidR="000406E3">
          <w:rPr>
            <w:color w:val="000000"/>
          </w:rPr>
          <w:t>s</w:t>
        </w:r>
      </w:ins>
      <w:r>
        <w:rPr>
          <w:color w:val="000000"/>
        </w:rPr>
        <w:t xml:space="preserve"> as a result of being more specific about certain properties of the port.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Analytical_model_port</w:t>
      </w:r>
      <w:r>
        <w:rPr>
          <w:rFonts w:ascii="Courier New" w:hAnsi="Courier New" w:cs="Courier New"/>
          <w:color w:val="000000"/>
          <w:sz w:val="20"/>
          <w:szCs w:val="20"/>
        </w:rPr>
        <w:br/>
      </w:r>
      <w:r>
        <w:rPr>
          <w:rStyle w:val="HTMLCode"/>
          <w:color w:val="000000"/>
        </w:rPr>
        <w:t>  SUPERTYPE OF (</w:t>
      </w:r>
      <w:hyperlink r:id="rId121" w:anchor="analytical_model_arm.analytical_model_vector_port" w:history="1">
        <w:r>
          <w:rPr>
            <w:rStyle w:val="Hyperlink"/>
            <w:rFonts w:ascii="Courier New" w:hAnsi="Courier New" w:cs="Courier New"/>
            <w:sz w:val="20"/>
            <w:szCs w:val="20"/>
          </w:rPr>
          <w:t>Analytical_model_vector_port</w:t>
        </w:r>
      </w:hyperlink>
      <w:r>
        <w:rPr>
          <w:rFonts w:ascii="Courier New" w:hAnsi="Courier New" w:cs="Courier New"/>
          <w:color w:val="000000"/>
          <w:sz w:val="20"/>
          <w:szCs w:val="20"/>
        </w:rPr>
        <w:br/>
      </w:r>
      <w:r>
        <w:rPr>
          <w:rStyle w:val="HTMLCode"/>
          <w:color w:val="000000"/>
        </w:rPr>
        <w:t>                ANDOR (ONEOF (</w:t>
      </w:r>
      <w:hyperlink r:id="rId122" w:anchor="analytical_model_arm.analog_analytical_model_port" w:history="1">
        <w:r>
          <w:rPr>
            <w:rStyle w:val="Hyperlink"/>
            <w:rFonts w:ascii="Courier New" w:hAnsi="Courier New" w:cs="Courier New"/>
            <w:sz w:val="20"/>
            <w:szCs w:val="20"/>
          </w:rPr>
          <w:t>Analog_analytical_model_port</w:t>
        </w:r>
      </w:hyperlink>
      <w:r>
        <w:rPr>
          <w:rStyle w:val="HTMLCode"/>
          <w:color w:val="000000"/>
        </w:rPr>
        <w:t>,</w:t>
      </w:r>
      <w:r>
        <w:rPr>
          <w:rFonts w:ascii="Courier New" w:hAnsi="Courier New" w:cs="Courier New"/>
          <w:color w:val="000000"/>
          <w:sz w:val="20"/>
          <w:szCs w:val="20"/>
        </w:rPr>
        <w:br/>
      </w:r>
      <w:r>
        <w:rPr>
          <w:rStyle w:val="HTMLCode"/>
          <w:color w:val="000000"/>
        </w:rPr>
        <w:t>                     </w:t>
      </w:r>
      <w:hyperlink r:id="rId123" w:anchor="analytical_model_arm.digital_analytical_model_port" w:history="1">
        <w:r>
          <w:rPr>
            <w:rStyle w:val="Hyperlink"/>
            <w:rFonts w:ascii="Courier New" w:hAnsi="Courier New" w:cs="Courier New"/>
            <w:sz w:val="20"/>
            <w:szCs w:val="20"/>
          </w:rPr>
          <w:t>Digital_analytical_model_port</w:t>
        </w:r>
      </w:hyperlink>
      <w:r>
        <w:rPr>
          <w:rStyle w:val="HTMLCode"/>
          <w:color w:val="000000"/>
        </w:rPr>
        <w:t>)));</w:t>
      </w:r>
      <w:r>
        <w:rPr>
          <w:rFonts w:ascii="Courier New" w:hAnsi="Courier New" w:cs="Courier New"/>
          <w:color w:val="000000"/>
          <w:sz w:val="20"/>
          <w:szCs w:val="20"/>
        </w:rPr>
        <w:br/>
      </w:r>
      <w:r>
        <w:rPr>
          <w:rStyle w:val="HTMLCode"/>
          <w:color w:val="000000"/>
        </w:rPr>
        <w:t>  accessed_analytical_model : </w:t>
      </w:r>
      <w:hyperlink r:id="rId124"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  port_name : STRING;</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port_name, accessed_analytical_model;</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accessed_analytical_model: </w:t>
      </w:r>
      <w:r>
        <w:rPr>
          <w:color w:val="000000"/>
          <w:sz w:val="27"/>
          <w:szCs w:val="27"/>
        </w:rPr>
        <w:t>specifies the </w:t>
      </w:r>
      <w:hyperlink r:id="rId125" w:anchor="analytical_model_arm.analytical_model_definition" w:history="1">
        <w:r>
          <w:rPr>
            <w:rStyle w:val="Hyperlink"/>
            <w:b/>
            <w:bCs/>
            <w:sz w:val="27"/>
            <w:szCs w:val="27"/>
          </w:rPr>
          <w:t>Analytical_model_definition</w:t>
        </w:r>
      </w:hyperlink>
      <w:r>
        <w:rPr>
          <w:color w:val="000000"/>
          <w:sz w:val="27"/>
          <w:szCs w:val="27"/>
        </w:rPr>
        <w:t> that contains this </w:t>
      </w:r>
      <w:r>
        <w:rPr>
          <w:b/>
          <w:bCs/>
          <w:color w:val="000000"/>
          <w:sz w:val="27"/>
          <w:szCs w:val="27"/>
        </w:rPr>
        <w:t>Analytical_model_port</w:t>
      </w:r>
      <w:r>
        <w:rPr>
          <w:color w:val="000000"/>
          <w:sz w:val="27"/>
          <w:szCs w:val="27"/>
        </w:rPr>
        <w:t>.</w:t>
      </w:r>
    </w:p>
    <w:p w:rsidR="00395BB1" w:rsidRDefault="00395BB1" w:rsidP="00395BB1">
      <w:pPr>
        <w:pStyle w:val="note"/>
        <w:rPr>
          <w:color w:val="000000"/>
          <w:sz w:val="27"/>
          <w:szCs w:val="27"/>
        </w:rPr>
      </w:pPr>
      <w:r>
        <w:rPr>
          <w:color w:val="000000"/>
        </w:rPr>
        <w:t>NOTE 1   Containment</w:t>
      </w:r>
      <w:ins w:id="58" w:author="Sapp (US), Brandon" w:date="2019-03-20T10:24:00Z">
        <w:r w:rsidR="000406E3">
          <w:rPr>
            <w:color w:val="000000"/>
          </w:rPr>
          <w:t>,</w:t>
        </w:r>
      </w:ins>
      <w:r>
        <w:rPr>
          <w:color w:val="000000"/>
        </w:rPr>
        <w:t xml:space="preserve"> in this case</w:t>
      </w:r>
      <w:ins w:id="59" w:author="Sapp (US), Brandon" w:date="2019-03-20T10:24:00Z">
        <w:r w:rsidR="000406E3">
          <w:rPr>
            <w:color w:val="000000"/>
          </w:rPr>
          <w:t>,</w:t>
        </w:r>
      </w:ins>
      <w:r>
        <w:rPr>
          <w:color w:val="000000"/>
        </w:rPr>
        <w:t xml:space="preserve"> means that if a member of </w:t>
      </w:r>
      <w:hyperlink r:id="rId126" w:anchor="analytical_model_arm.analytical_model_definition" w:history="1">
        <w:r>
          <w:rPr>
            <w:rStyle w:val="Hyperlink"/>
            <w:b/>
            <w:bCs/>
          </w:rPr>
          <w:t>Analytical_model_definition</w:t>
        </w:r>
      </w:hyperlink>
      <w:r>
        <w:rPr>
          <w:color w:val="000000"/>
        </w:rPr>
        <w:t> is deleted from the information base then the members of </w:t>
      </w:r>
      <w:r>
        <w:rPr>
          <w:b/>
          <w:bCs/>
          <w:color w:val="000000"/>
        </w:rPr>
        <w:t>Analytical_model_port</w:t>
      </w:r>
      <w:r>
        <w:rPr>
          <w:color w:val="000000"/>
        </w:rPr>
        <w:t> that are contained in that member of </w:t>
      </w:r>
      <w:hyperlink r:id="rId127" w:anchor="analytical_model_arm.analytical_model_definition" w:history="1">
        <w:r>
          <w:rPr>
            <w:rStyle w:val="Hyperlink"/>
            <w:b/>
            <w:bCs/>
          </w:rPr>
          <w:t>Analytical_model_definition</w:t>
        </w:r>
      </w:hyperlink>
      <w:r>
        <w:rPr>
          <w:color w:val="000000"/>
        </w:rPr>
        <w:t> are also deleted.</w:t>
      </w:r>
    </w:p>
    <w:p w:rsidR="00395BB1" w:rsidRDefault="00395BB1" w:rsidP="00395BB1">
      <w:pPr>
        <w:pStyle w:val="note"/>
        <w:rPr>
          <w:color w:val="000000"/>
          <w:sz w:val="27"/>
          <w:szCs w:val="27"/>
        </w:rPr>
      </w:pPr>
      <w:r>
        <w:rPr>
          <w:color w:val="000000"/>
        </w:rPr>
        <w:t>NOTE 2   Containment in this case also means that the visibility of the name of an </w:t>
      </w:r>
      <w:r>
        <w:rPr>
          <w:b/>
          <w:bCs/>
          <w:color w:val="000000"/>
        </w:rPr>
        <w:t>Analytical_model_port</w:t>
      </w:r>
      <w:r>
        <w:rPr>
          <w:color w:val="000000"/>
        </w:rPr>
        <w:t> is limited to the </w:t>
      </w:r>
      <w:hyperlink r:id="rId128" w:anchor="analytical_model_arm.analytical_model_definition" w:history="1">
        <w:r>
          <w:rPr>
            <w:rStyle w:val="Hyperlink"/>
            <w:b/>
            <w:bCs/>
          </w:rPr>
          <w:t>Analytical_model_definition</w:t>
        </w:r>
      </w:hyperlink>
      <w:r>
        <w:rPr>
          <w:color w:val="000000"/>
        </w:rPr>
        <w:t> that is the </w:t>
      </w:r>
      <w:r>
        <w:rPr>
          <w:b/>
          <w:bCs/>
          <w:color w:val="000000"/>
        </w:rPr>
        <w:t>accessed_analytical_model</w:t>
      </w:r>
      <w:r>
        <w:rPr>
          <w:color w:val="000000"/>
        </w:rPr>
        <w:t>.</w:t>
      </w:r>
    </w:p>
    <w:p w:rsidR="00395BB1" w:rsidRDefault="00395BB1" w:rsidP="00395BB1">
      <w:pPr>
        <w:pStyle w:val="expressdescription"/>
        <w:rPr>
          <w:color w:val="000000"/>
          <w:sz w:val="27"/>
          <w:szCs w:val="27"/>
        </w:rPr>
      </w:pPr>
      <w:r>
        <w:rPr>
          <w:b/>
          <w:bCs/>
          <w:color w:val="000000"/>
          <w:sz w:val="27"/>
          <w:szCs w:val="27"/>
        </w:rPr>
        <w:t>port_name: </w:t>
      </w:r>
      <w:r>
        <w:rPr>
          <w:color w:val="000000"/>
          <w:sz w:val="27"/>
          <w:szCs w:val="27"/>
        </w:rPr>
        <w:t>specifies the string that represents an identifier, understandable by the end user, for this </w:t>
      </w:r>
      <w:r>
        <w:rPr>
          <w:b/>
          <w:bCs/>
          <w:color w:val="000000"/>
          <w:sz w:val="27"/>
          <w:szCs w:val="27"/>
        </w:rPr>
        <w:t>Analytical_model_port</w:t>
      </w:r>
      <w:r>
        <w:rPr>
          <w:color w:val="000000"/>
          <w:sz w:val="27"/>
          <w:szCs w:val="27"/>
        </w:rPr>
        <w:t>.</w:t>
      </w:r>
    </w:p>
    <w:p w:rsidR="00395BB1" w:rsidRDefault="00395BB1" w:rsidP="00395BB1">
      <w:pPr>
        <w:pStyle w:val="note"/>
        <w:rPr>
          <w:color w:val="000000"/>
          <w:sz w:val="27"/>
          <w:szCs w:val="27"/>
        </w:rPr>
      </w:pPr>
      <w:r>
        <w:rPr>
          <w:color w:val="000000"/>
        </w:rPr>
        <w:t>NOTE</w:t>
      </w:r>
      <w:ins w:id="60" w:author="Sapp (US), Brandon" w:date="2019-03-20T10:31:00Z">
        <w:r w:rsidR="000406E3">
          <w:rPr>
            <w:color w:val="000000"/>
          </w:rPr>
          <w:t xml:space="preserve"> 3</w:t>
        </w:r>
      </w:ins>
      <w:r>
        <w:rPr>
          <w:color w:val="000000"/>
        </w:rPr>
        <w:t>    The </w:t>
      </w:r>
      <w:r>
        <w:rPr>
          <w:b/>
          <w:bCs/>
          <w:color w:val="000000"/>
        </w:rPr>
        <w:t>port_name</w:t>
      </w:r>
      <w:r>
        <w:rPr>
          <w:color w:val="000000"/>
        </w:rPr>
        <w:t> is documented in the </w:t>
      </w:r>
      <w:hyperlink r:id="rId129" w:anchor="analytical_model_arm.analytical_model_definition.reference_document" w:history="1">
        <w:r>
          <w:rPr>
            <w:rStyle w:val="Hyperlink"/>
            <w:b/>
            <w:bCs/>
          </w:rPr>
          <w:t>reference_document</w:t>
        </w:r>
      </w:hyperlink>
      <w:r>
        <w:rPr>
          <w:color w:val="000000"/>
        </w:rPr>
        <w:t> for the </w:t>
      </w:r>
      <w:hyperlink r:id="rId130" w:anchor="analytical_model_arm.analytical_model_definition" w:history="1">
        <w:r>
          <w:rPr>
            <w:rStyle w:val="Hyperlink"/>
            <w:b/>
            <w:bCs/>
          </w:rPr>
          <w:t>Analytical_model_definition</w:t>
        </w:r>
      </w:hyperlink>
      <w:r>
        <w:rPr>
          <w:color w:val="000000"/>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UR1: </w:t>
      </w:r>
      <w:r>
        <w:rPr>
          <w:color w:val="000000"/>
          <w:sz w:val="27"/>
          <w:szCs w:val="27"/>
        </w:rPr>
        <w:t>The combination of the </w:t>
      </w:r>
      <w:r>
        <w:rPr>
          <w:b/>
          <w:bCs/>
          <w:color w:val="000000"/>
          <w:sz w:val="27"/>
          <w:szCs w:val="27"/>
        </w:rPr>
        <w:t>port_name</w:t>
      </w:r>
      <w:r>
        <w:rPr>
          <w:color w:val="000000"/>
          <w:sz w:val="27"/>
          <w:szCs w:val="27"/>
        </w:rPr>
        <w:t> and the </w:t>
      </w:r>
      <w:r>
        <w:rPr>
          <w:b/>
          <w:bCs/>
          <w:color w:val="000000"/>
          <w:sz w:val="27"/>
          <w:szCs w:val="27"/>
        </w:rPr>
        <w:t>accessed_analytical_model</w:t>
      </w:r>
      <w:r>
        <w:rPr>
          <w:color w:val="000000"/>
          <w:sz w:val="27"/>
          <w:szCs w:val="27"/>
        </w:rPr>
        <w:t> shall be unique within a population of </w:t>
      </w:r>
      <w:r>
        <w:rPr>
          <w:b/>
          <w:bCs/>
          <w:color w:val="000000"/>
          <w:sz w:val="27"/>
          <w:szCs w:val="27"/>
        </w:rPr>
        <w:t>Analytical_model_port</w:t>
      </w:r>
      <w:r>
        <w:rPr>
          <w:color w:val="000000"/>
          <w:sz w:val="27"/>
          <w:szCs w:val="27"/>
        </w:rPr>
        <w:t>.</w:t>
      </w:r>
    </w:p>
    <w:p w:rsidR="00395BB1" w:rsidRDefault="00395BB1" w:rsidP="00395BB1">
      <w:pPr>
        <w:pStyle w:val="Heading2"/>
        <w:rPr>
          <w:color w:val="000000"/>
        </w:rPr>
      </w:pPr>
      <w:r>
        <w:rPr>
          <w:color w:val="000000"/>
        </w:rPr>
        <w:lastRenderedPageBreak/>
        <w:t>4.3.10 Analytical_model_port_assignment   </w:t>
      </w:r>
      <w:r>
        <w:rPr>
          <w:noProof/>
          <w:color w:val="0000FF"/>
          <w:lang w:eastAsia="en-GB"/>
        </w:rPr>
        <w:drawing>
          <wp:inline distT="0" distB="0" distL="0" distR="0">
            <wp:extent cx="180975" cy="209550"/>
            <wp:effectExtent l="0" t="0" r="9525" b="0"/>
            <wp:docPr id="76" name="Picture 7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75" name="Picture 75" descr="Mapping table">
              <a:hlinkClick xmlns:a="http://schemas.openxmlformats.org/drawingml/2006/main" r:id="rId1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pping table">
                      <a:hlinkClick r:id="rId131"/>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An </w:t>
      </w:r>
      <w:r>
        <w:rPr>
          <w:b/>
          <w:bCs/>
          <w:color w:val="000000"/>
          <w:sz w:val="27"/>
          <w:szCs w:val="27"/>
        </w:rPr>
        <w:t>Analytical_model_port_assignment</w:t>
      </w:r>
      <w:r>
        <w:rPr>
          <w:color w:val="000000"/>
          <w:sz w:val="27"/>
          <w:szCs w:val="27"/>
        </w:rPr>
        <w:t> is a relationship established between an </w:t>
      </w:r>
      <w:hyperlink r:id="rId132" w:anchor="analytical_model_arm.analytical_model_port" w:history="1">
        <w:r>
          <w:rPr>
            <w:rStyle w:val="Hyperlink"/>
            <w:b/>
            <w:bCs/>
            <w:sz w:val="27"/>
            <w:szCs w:val="27"/>
          </w:rPr>
          <w:t>Analytical_model_port</w:t>
        </w:r>
      </w:hyperlink>
      <w:r>
        <w:rPr>
          <w:color w:val="000000"/>
          <w:sz w:val="27"/>
          <w:szCs w:val="27"/>
        </w:rPr>
        <w:t> and an </w:t>
      </w:r>
      <w:r>
        <w:rPr>
          <w:b/>
          <w:bCs/>
          <w:color w:val="000000"/>
          <w:sz w:val="27"/>
          <w:szCs w:val="27"/>
        </w:rPr>
        <w:t>assigned_item</w:t>
      </w:r>
      <w:r>
        <w:rPr>
          <w:color w:val="000000"/>
          <w:sz w:val="27"/>
          <w:szCs w:val="27"/>
        </w:rPr>
        <w:t>. The assignment is established for the purpose of assigning explicit behaviour to a product aspect as accessed through the </w:t>
      </w:r>
      <w:r>
        <w:rPr>
          <w:b/>
          <w:bCs/>
          <w:color w:val="000000"/>
          <w:sz w:val="27"/>
          <w:szCs w:val="27"/>
        </w:rPr>
        <w:t>assigned_item</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Analytical_model_port_assignment;</w:t>
      </w:r>
      <w:r>
        <w:rPr>
          <w:rFonts w:ascii="Courier New" w:hAnsi="Courier New" w:cs="Courier New"/>
          <w:color w:val="000000"/>
          <w:sz w:val="20"/>
          <w:szCs w:val="20"/>
        </w:rPr>
        <w:br/>
      </w:r>
      <w:r>
        <w:rPr>
          <w:rStyle w:val="HTMLCode"/>
          <w:color w:val="000000"/>
        </w:rPr>
        <w:t>  assigned_analytical_model_port : </w:t>
      </w:r>
      <w:hyperlink r:id="rId133"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assigned_item : </w:t>
      </w:r>
      <w:hyperlink r:id="rId134" w:anchor="analytical_model_arm.analytical_model_port_assignment_select" w:history="1">
        <w:r>
          <w:rPr>
            <w:rStyle w:val="Hyperlink"/>
            <w:rFonts w:ascii="Courier New" w:hAnsi="Courier New" w:cs="Courier New"/>
            <w:sz w:val="20"/>
            <w:szCs w:val="20"/>
          </w:rPr>
          <w:t>analytical_model_port_assignment_select</w:t>
        </w:r>
      </w:hyperlink>
      <w:r>
        <w:rPr>
          <w:rStyle w:val="HTMLCode"/>
          <w:color w:val="000000"/>
        </w:rPr>
        <w:t>;</w:t>
      </w:r>
      <w:r>
        <w:rPr>
          <w:rFonts w:ascii="Courier New" w:hAnsi="Courier New" w:cs="Courier New"/>
          <w:color w:val="000000"/>
          <w:sz w:val="20"/>
          <w:szCs w:val="20"/>
        </w:rPr>
        <w:br/>
      </w:r>
      <w:r>
        <w:rPr>
          <w:rStyle w:val="HTMLCode"/>
          <w:color w:val="000000"/>
        </w:rPr>
        <w:t>  associated_analytical_model_application : </w:t>
      </w:r>
      <w:hyperlink r:id="rId135" w:anchor="analytical_model_arm.analytical_model_application" w:history="1">
        <w:r>
          <w:rPr>
            <w:rStyle w:val="Hyperlink"/>
            <w:rFonts w:ascii="Courier New" w:hAnsi="Courier New" w:cs="Courier New"/>
            <w:sz w:val="20"/>
            <w:szCs w:val="20"/>
          </w:rPr>
          <w:t>Analytical_model_application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assigned_analytical_model_port, assigned_item, associated_analytical_model_application;</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assigned_analytical_model_port.accessed_analytical_model = associated_analytical_model_application.model_representation;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assigned_analytical_model_port: </w:t>
      </w:r>
      <w:r>
        <w:rPr>
          <w:color w:val="000000"/>
          <w:sz w:val="27"/>
          <w:szCs w:val="27"/>
        </w:rPr>
        <w:t>specifies the </w:t>
      </w:r>
      <w:hyperlink r:id="rId136" w:anchor="analytical_model_arm.analytical_model_port" w:history="1">
        <w:r>
          <w:rPr>
            <w:rStyle w:val="Hyperlink"/>
            <w:b/>
            <w:bCs/>
            <w:sz w:val="27"/>
            <w:szCs w:val="27"/>
          </w:rPr>
          <w:t>Analytical_model_port</w:t>
        </w:r>
      </w:hyperlink>
      <w:r>
        <w:rPr>
          <w:color w:val="000000"/>
          <w:sz w:val="27"/>
          <w:szCs w:val="27"/>
        </w:rPr>
        <w:t> that is to be associated with an assigned item in an </w:t>
      </w:r>
      <w:r>
        <w:rPr>
          <w:b/>
          <w:bCs/>
          <w:color w:val="000000"/>
          <w:sz w:val="27"/>
          <w:szCs w:val="27"/>
        </w:rPr>
        <w:t>Analytical_model_port_assignment</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assigned_item: </w:t>
      </w:r>
      <w:r>
        <w:rPr>
          <w:color w:val="000000"/>
          <w:sz w:val="27"/>
          <w:szCs w:val="27"/>
        </w:rPr>
        <w:t xml:space="preserve">specifies </w:t>
      </w:r>
      <w:del w:id="61" w:author="Sapp (US), Brandon" w:date="2019-03-20T10:24:00Z">
        <w:r w:rsidDel="000406E3">
          <w:rPr>
            <w:color w:val="000000"/>
            <w:sz w:val="27"/>
            <w:szCs w:val="27"/>
          </w:rPr>
          <w:delText xml:space="preserve">the </w:delText>
        </w:r>
      </w:del>
      <w:r>
        <w:rPr>
          <w:color w:val="000000"/>
          <w:sz w:val="27"/>
          <w:szCs w:val="27"/>
        </w:rPr>
        <w:t>the item that is to be associated with an </w:t>
      </w:r>
      <w:hyperlink r:id="rId137" w:anchor="analytical_model_arm.analytical_model_port" w:history="1">
        <w:r>
          <w:rPr>
            <w:rStyle w:val="Hyperlink"/>
            <w:b/>
            <w:bCs/>
            <w:sz w:val="27"/>
            <w:szCs w:val="27"/>
          </w:rPr>
          <w:t>Analytical_model_port</w:t>
        </w:r>
      </w:hyperlink>
      <w:r>
        <w:rPr>
          <w:color w:val="000000"/>
          <w:sz w:val="27"/>
          <w:szCs w:val="27"/>
        </w:rPr>
        <w:t> in a</w:t>
      </w:r>
      <w:ins w:id="62" w:author="Sapp (US), Brandon" w:date="2019-03-20T10:24:00Z">
        <w:r w:rsidR="000406E3">
          <w:rPr>
            <w:color w:val="000000"/>
            <w:sz w:val="27"/>
            <w:szCs w:val="27"/>
          </w:rPr>
          <w:t>n</w:t>
        </w:r>
      </w:ins>
      <w:r>
        <w:rPr>
          <w:color w:val="000000"/>
          <w:sz w:val="27"/>
          <w:szCs w:val="27"/>
        </w:rPr>
        <w:t> </w:t>
      </w:r>
      <w:hyperlink r:id="rId138" w:anchor="analytical_model_arm.analytical_model_port_assignment" w:history="1">
        <w:r>
          <w:rPr>
            <w:rStyle w:val="Hyperlink"/>
            <w:b/>
            <w:bCs/>
            <w:sz w:val="27"/>
            <w:szCs w:val="27"/>
          </w:rPr>
          <w:t>Analytical_model_port_assignment</w:t>
        </w:r>
      </w:hyperlink>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associated_analytical_model_application: </w:t>
      </w:r>
      <w:r>
        <w:rPr>
          <w:color w:val="000000"/>
          <w:sz w:val="27"/>
          <w:szCs w:val="27"/>
        </w:rPr>
        <w:t>specifies the role of the </w:t>
      </w:r>
      <w:hyperlink r:id="rId139" w:anchor="analytical_model_arm.analytical_model_application" w:history="1">
        <w:r>
          <w:rPr>
            <w:rStyle w:val="Hyperlink"/>
            <w:b/>
            <w:bCs/>
            <w:sz w:val="27"/>
            <w:szCs w:val="27"/>
          </w:rPr>
          <w:t>Analytical_model_application</w:t>
        </w:r>
      </w:hyperlink>
      <w:r>
        <w:rPr>
          <w:color w:val="000000"/>
          <w:sz w:val="27"/>
          <w:szCs w:val="27"/>
        </w:rPr>
        <w:t> for the </w:t>
      </w:r>
      <w:r>
        <w:rPr>
          <w:b/>
          <w:bCs/>
          <w:color w:val="000000"/>
          <w:sz w:val="27"/>
          <w:szCs w:val="27"/>
        </w:rPr>
        <w:t>Analytical_model_port_assignment</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assigned_analytical_model_port</w:t>
      </w:r>
      <w:r>
        <w:rPr>
          <w:color w:val="000000"/>
          <w:sz w:val="27"/>
          <w:szCs w:val="27"/>
        </w:rPr>
        <w:t>, </w:t>
      </w:r>
      <w:r>
        <w:rPr>
          <w:b/>
          <w:bCs/>
          <w:color w:val="000000"/>
          <w:sz w:val="27"/>
          <w:szCs w:val="27"/>
        </w:rPr>
        <w:t>assigned_item</w:t>
      </w:r>
      <w:r>
        <w:rPr>
          <w:color w:val="000000"/>
          <w:sz w:val="27"/>
          <w:szCs w:val="27"/>
        </w:rPr>
        <w:t> and </w:t>
      </w:r>
      <w:r>
        <w:rPr>
          <w:b/>
          <w:bCs/>
          <w:color w:val="000000"/>
          <w:sz w:val="27"/>
          <w:szCs w:val="27"/>
        </w:rPr>
        <w:t>associated_analytical_model_application</w:t>
      </w:r>
      <w:r>
        <w:rPr>
          <w:color w:val="000000"/>
          <w:sz w:val="27"/>
          <w:szCs w:val="27"/>
        </w:rPr>
        <w:t> shall be unique within a population of the </w:t>
      </w:r>
      <w:r>
        <w:rPr>
          <w:b/>
          <w:bCs/>
          <w:color w:val="000000"/>
          <w:sz w:val="27"/>
          <w:szCs w:val="27"/>
        </w:rPr>
        <w:t>Analytical_model_port_assignment</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lastRenderedPageBreak/>
        <w:t>WR1: </w:t>
      </w:r>
      <w:r>
        <w:rPr>
          <w:color w:val="000000"/>
          <w:sz w:val="27"/>
          <w:szCs w:val="27"/>
        </w:rPr>
        <w:t>The </w:t>
      </w:r>
      <w:hyperlink r:id="rId140" w:anchor="analytical_model_arm.analytical_model_port.accessed_analytical_model" w:history="1">
        <w:r>
          <w:rPr>
            <w:rStyle w:val="Hyperlink"/>
            <w:b/>
            <w:bCs/>
            <w:sz w:val="27"/>
            <w:szCs w:val="27"/>
          </w:rPr>
          <w:t>accessed_analytical_model</w:t>
        </w:r>
      </w:hyperlink>
      <w:r>
        <w:rPr>
          <w:color w:val="000000"/>
          <w:sz w:val="27"/>
          <w:szCs w:val="27"/>
        </w:rPr>
        <w:t> of </w:t>
      </w:r>
      <w:r>
        <w:rPr>
          <w:b/>
          <w:bCs/>
          <w:color w:val="000000"/>
          <w:sz w:val="27"/>
          <w:szCs w:val="27"/>
        </w:rPr>
        <w:t>assigned_analytical_model_port</w:t>
      </w:r>
      <w:r>
        <w:rPr>
          <w:color w:val="000000"/>
          <w:sz w:val="27"/>
          <w:szCs w:val="27"/>
        </w:rPr>
        <w:t> shall be the </w:t>
      </w:r>
      <w:hyperlink r:id="rId141" w:anchor="analytical_model_arm.analytical_model_application.model_representation" w:history="1">
        <w:r>
          <w:rPr>
            <w:rStyle w:val="Hyperlink"/>
            <w:b/>
            <w:bCs/>
            <w:sz w:val="27"/>
            <w:szCs w:val="27"/>
          </w:rPr>
          <w:t>model_representation</w:t>
        </w:r>
      </w:hyperlink>
      <w:r>
        <w:rPr>
          <w:color w:val="000000"/>
          <w:sz w:val="27"/>
          <w:szCs w:val="27"/>
        </w:rPr>
        <w:t> of </w:t>
      </w:r>
      <w:r>
        <w:rPr>
          <w:b/>
          <w:bCs/>
          <w:color w:val="000000"/>
          <w:sz w:val="27"/>
          <w:szCs w:val="27"/>
        </w:rPr>
        <w:t>associated_analytical_model_application</w:t>
      </w:r>
      <w:r>
        <w:rPr>
          <w:color w:val="000000"/>
          <w:sz w:val="27"/>
          <w:szCs w:val="27"/>
        </w:rPr>
        <w:t>.</w:t>
      </w:r>
    </w:p>
    <w:p w:rsidR="00395BB1" w:rsidRDefault="00395BB1" w:rsidP="00395BB1">
      <w:pPr>
        <w:pStyle w:val="Heading2"/>
        <w:rPr>
          <w:color w:val="000000"/>
        </w:rPr>
      </w:pPr>
      <w:r>
        <w:rPr>
          <w:color w:val="000000"/>
        </w:rPr>
        <w:t>4.3.11 Analytical_model_port_make_from_relationship   </w:t>
      </w:r>
      <w:r>
        <w:rPr>
          <w:noProof/>
          <w:color w:val="0000FF"/>
          <w:lang w:eastAsia="en-GB"/>
        </w:rPr>
        <w:drawing>
          <wp:inline distT="0" distB="0" distL="0" distR="0">
            <wp:extent cx="180975" cy="209550"/>
            <wp:effectExtent l="0" t="0" r="9525" b="0"/>
            <wp:docPr id="74" name="Picture 7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73" name="Picture 73" descr="Mapping table">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pping table">
                      <a:hlinkClick r:id="rId142"/>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Analytical_model_port_make_from_relationship</w:t>
      </w:r>
      <w:r>
        <w:rPr>
          <w:color w:val="000000"/>
          <w:sz w:val="27"/>
          <w:szCs w:val="27"/>
        </w:rPr>
        <w:t> is a make from relationship between a reused port and a resultant port that supports the reuse of a model definition in a different context where it is useful to have traceability to the source model.</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Analytical_model_port_make_from_relationship;</w:t>
      </w:r>
      <w:r>
        <w:rPr>
          <w:rFonts w:ascii="Courier New" w:hAnsi="Courier New" w:cs="Courier New"/>
          <w:color w:val="000000"/>
          <w:sz w:val="20"/>
          <w:szCs w:val="20"/>
        </w:rPr>
        <w:br/>
      </w:r>
      <w:r>
        <w:rPr>
          <w:rStyle w:val="HTMLCode"/>
          <w:color w:val="000000"/>
        </w:rPr>
        <w:t>  associated_make_from : </w:t>
      </w:r>
      <w:hyperlink r:id="rId143" w:anchor="analytical_model_arm.analytical_model_make_from_relationship" w:history="1">
        <w:r>
          <w:rPr>
            <w:rStyle w:val="Hyperlink"/>
            <w:rFonts w:ascii="Courier New" w:hAnsi="Courier New" w:cs="Courier New"/>
            <w:sz w:val="20"/>
            <w:szCs w:val="20"/>
          </w:rPr>
          <w:t>Analytical_model_make_from_relationship</w:t>
        </w:r>
      </w:hyperlink>
      <w:r>
        <w:rPr>
          <w:rStyle w:val="HTMLCode"/>
          <w:color w:val="000000"/>
        </w:rPr>
        <w:t>;</w:t>
      </w:r>
      <w:r>
        <w:rPr>
          <w:rFonts w:ascii="Courier New" w:hAnsi="Courier New" w:cs="Courier New"/>
          <w:color w:val="000000"/>
          <w:sz w:val="20"/>
          <w:szCs w:val="20"/>
        </w:rPr>
        <w:br/>
      </w:r>
      <w:r>
        <w:rPr>
          <w:rStyle w:val="HTMLCode"/>
          <w:color w:val="000000"/>
        </w:rPr>
        <w:t>  reusable_feature : </w:t>
      </w:r>
      <w:hyperlink r:id="rId144"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resultant_feature : </w:t>
      </w:r>
      <w:hyperlink r:id="rId145"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reusable_feature, resultant_feature;</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reusable_feature :&lt;&gt;: resultant_feature;</w:t>
      </w:r>
      <w:r>
        <w:rPr>
          <w:rFonts w:ascii="Courier New" w:hAnsi="Courier New" w:cs="Courier New"/>
          <w:color w:val="000000"/>
          <w:sz w:val="20"/>
          <w:szCs w:val="20"/>
        </w:rPr>
        <w:br/>
      </w:r>
      <w:r>
        <w:rPr>
          <w:rStyle w:val="HTMLCode"/>
          <w:color w:val="000000"/>
        </w:rPr>
        <w:t>  WR2: reusable_feature.accessed_analytical_model :&lt;&gt;: resultant_feature.accessed_analytical_model;</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associated_make_from: </w:t>
      </w:r>
      <w:r>
        <w:rPr>
          <w:color w:val="000000"/>
          <w:sz w:val="27"/>
          <w:szCs w:val="27"/>
        </w:rPr>
        <w:t>specifies an </w:t>
      </w:r>
      <w:hyperlink r:id="rId146" w:anchor="analytical_model_arm.analytical_model_make_from_relationship" w:history="1">
        <w:r>
          <w:rPr>
            <w:rStyle w:val="Hyperlink"/>
            <w:b/>
            <w:bCs/>
            <w:sz w:val="27"/>
            <w:szCs w:val="27"/>
          </w:rPr>
          <w:t>Analytical_model_make_from_relationship</w:t>
        </w:r>
      </w:hyperlink>
      <w:r>
        <w:rPr>
          <w:color w:val="000000"/>
          <w:sz w:val="27"/>
          <w:szCs w:val="27"/>
        </w:rPr>
        <w:t> for the </w:t>
      </w:r>
      <w:r>
        <w:rPr>
          <w:b/>
          <w:bCs/>
          <w:color w:val="000000"/>
          <w:sz w:val="27"/>
          <w:szCs w:val="27"/>
        </w:rPr>
        <w:t>Analytical_model_port_make_from_relationship</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reusable_feature: </w:t>
      </w:r>
      <w:r>
        <w:rPr>
          <w:color w:val="000000"/>
          <w:sz w:val="27"/>
          <w:szCs w:val="27"/>
        </w:rPr>
        <w:t>specifies one role of the </w:t>
      </w:r>
      <w:hyperlink r:id="rId147" w:anchor="analytical_model_arm.analytical_model_port" w:history="1">
        <w:r>
          <w:rPr>
            <w:rStyle w:val="Hyperlink"/>
            <w:b/>
            <w:bCs/>
            <w:sz w:val="27"/>
            <w:szCs w:val="27"/>
          </w:rPr>
          <w:t>Analytical_model_port</w:t>
        </w:r>
      </w:hyperlink>
      <w:r>
        <w:rPr>
          <w:color w:val="000000"/>
          <w:sz w:val="27"/>
          <w:szCs w:val="27"/>
        </w:rPr>
        <w:t> for the </w:t>
      </w:r>
      <w:r>
        <w:rPr>
          <w:b/>
          <w:bCs/>
          <w:color w:val="000000"/>
          <w:sz w:val="27"/>
          <w:szCs w:val="27"/>
        </w:rPr>
        <w:t>Analytical_model_port_make_from_relationship</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resultant_feature: </w:t>
      </w:r>
      <w:r>
        <w:rPr>
          <w:color w:val="000000"/>
          <w:sz w:val="27"/>
          <w:szCs w:val="27"/>
        </w:rPr>
        <w:t>specifies one role of the </w:t>
      </w:r>
      <w:hyperlink r:id="rId148" w:anchor="analytical_model_arm.analytical_model_port" w:history="1">
        <w:r>
          <w:rPr>
            <w:rStyle w:val="Hyperlink"/>
            <w:b/>
            <w:bCs/>
            <w:sz w:val="27"/>
            <w:szCs w:val="27"/>
          </w:rPr>
          <w:t>Analytical_model_port</w:t>
        </w:r>
      </w:hyperlink>
      <w:r>
        <w:rPr>
          <w:color w:val="000000"/>
          <w:sz w:val="27"/>
          <w:szCs w:val="27"/>
        </w:rPr>
        <w:t> for the </w:t>
      </w:r>
      <w:r>
        <w:rPr>
          <w:b/>
          <w:bCs/>
          <w:color w:val="000000"/>
          <w:sz w:val="27"/>
          <w:szCs w:val="27"/>
        </w:rPr>
        <w:t>Analytical_model_port_make_from_relationship</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reusable_feature</w:t>
      </w:r>
      <w:r>
        <w:rPr>
          <w:color w:val="000000"/>
          <w:sz w:val="27"/>
          <w:szCs w:val="27"/>
        </w:rPr>
        <w:t> and </w:t>
      </w:r>
      <w:r>
        <w:rPr>
          <w:b/>
          <w:bCs/>
          <w:color w:val="000000"/>
          <w:sz w:val="27"/>
          <w:szCs w:val="27"/>
        </w:rPr>
        <w:t>resultant_feature</w:t>
      </w:r>
      <w:r>
        <w:rPr>
          <w:color w:val="000000"/>
          <w:sz w:val="27"/>
          <w:szCs w:val="27"/>
        </w:rPr>
        <w:t> shall be unique within a population of </w:t>
      </w:r>
      <w:r>
        <w:rPr>
          <w:b/>
          <w:bCs/>
          <w:color w:val="000000"/>
          <w:sz w:val="27"/>
          <w:szCs w:val="27"/>
        </w:rPr>
        <w:t>Analytical_model_port_make_from_relationship</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reusable_feature</w:t>
      </w:r>
      <w:r>
        <w:rPr>
          <w:color w:val="000000"/>
          <w:sz w:val="27"/>
          <w:szCs w:val="27"/>
        </w:rPr>
        <w:t> shall not be the </w:t>
      </w:r>
      <w:r>
        <w:rPr>
          <w:b/>
          <w:bCs/>
          <w:color w:val="000000"/>
          <w:sz w:val="27"/>
          <w:szCs w:val="27"/>
        </w:rPr>
        <w:t>resultant_feature</w:t>
      </w:r>
      <w:r>
        <w:rPr>
          <w:color w:val="000000"/>
          <w:sz w:val="27"/>
          <w:szCs w:val="27"/>
        </w:rPr>
        <w:t>.</w:t>
      </w:r>
    </w:p>
    <w:p w:rsidR="00395BB1" w:rsidRDefault="00395BB1" w:rsidP="00395BB1">
      <w:pPr>
        <w:pStyle w:val="expressdescription"/>
        <w:rPr>
          <w:color w:val="000000"/>
          <w:sz w:val="27"/>
          <w:szCs w:val="27"/>
        </w:rPr>
      </w:pPr>
      <w:bookmarkStart w:id="63" w:name="analytical_model_arm.analytical_model_po"/>
      <w:r>
        <w:rPr>
          <w:b/>
          <w:bCs/>
          <w:color w:val="000000"/>
          <w:sz w:val="27"/>
          <w:szCs w:val="27"/>
        </w:rPr>
        <w:lastRenderedPageBreak/>
        <w:t>WR2: </w:t>
      </w:r>
      <w:bookmarkEnd w:id="63"/>
      <w:r>
        <w:rPr>
          <w:color w:val="000000"/>
          <w:sz w:val="27"/>
          <w:szCs w:val="27"/>
        </w:rPr>
        <w:t>The </w:t>
      </w:r>
      <w:hyperlink r:id="rId149" w:anchor="analytical_model_arm.analytical_model_definition" w:history="1">
        <w:r>
          <w:rPr>
            <w:rStyle w:val="Hyperlink"/>
            <w:b/>
            <w:bCs/>
            <w:sz w:val="27"/>
            <w:szCs w:val="27"/>
          </w:rPr>
          <w:t>Analytical_model_definition</w:t>
        </w:r>
      </w:hyperlink>
      <w:r>
        <w:rPr>
          <w:color w:val="000000"/>
          <w:sz w:val="27"/>
          <w:szCs w:val="27"/>
        </w:rPr>
        <w:t> referenced by the </w:t>
      </w:r>
      <w:r>
        <w:rPr>
          <w:b/>
          <w:bCs/>
          <w:color w:val="000000"/>
          <w:sz w:val="27"/>
          <w:szCs w:val="27"/>
        </w:rPr>
        <w:t>reusable_feature</w:t>
      </w:r>
      <w:r>
        <w:rPr>
          <w:color w:val="000000"/>
          <w:sz w:val="27"/>
          <w:szCs w:val="27"/>
        </w:rPr>
        <w:t> shall not be the </w:t>
      </w:r>
      <w:hyperlink r:id="rId150" w:anchor="analytical_model_arm.analytical_model_definition" w:history="1">
        <w:r>
          <w:rPr>
            <w:rStyle w:val="Hyperlink"/>
            <w:b/>
            <w:bCs/>
            <w:sz w:val="27"/>
            <w:szCs w:val="27"/>
          </w:rPr>
          <w:t>Analytical_model_definition</w:t>
        </w:r>
      </w:hyperlink>
      <w:r>
        <w:rPr>
          <w:color w:val="000000"/>
          <w:sz w:val="27"/>
          <w:szCs w:val="27"/>
        </w:rPr>
        <w:t> referenced by the </w:t>
      </w:r>
      <w:r>
        <w:rPr>
          <w:b/>
          <w:bCs/>
          <w:color w:val="000000"/>
          <w:sz w:val="27"/>
          <w:szCs w:val="27"/>
        </w:rPr>
        <w:t>resultant_feature</w:t>
      </w:r>
      <w:r>
        <w:rPr>
          <w:color w:val="000000"/>
          <w:sz w:val="27"/>
          <w:szCs w:val="27"/>
        </w:rPr>
        <w:t>.</w:t>
      </w:r>
    </w:p>
    <w:p w:rsidR="00395BB1" w:rsidRDefault="00395BB1" w:rsidP="00395BB1">
      <w:pPr>
        <w:pStyle w:val="Heading2"/>
        <w:rPr>
          <w:color w:val="000000"/>
        </w:rPr>
      </w:pPr>
      <w:r>
        <w:rPr>
          <w:color w:val="000000"/>
        </w:rPr>
        <w:t>4.3.12 Analytical_model_scalar_port   </w:t>
      </w:r>
      <w:r>
        <w:rPr>
          <w:noProof/>
          <w:color w:val="0000FF"/>
          <w:lang w:eastAsia="en-GB"/>
        </w:rPr>
        <w:drawing>
          <wp:inline distT="0" distB="0" distL="0" distR="0">
            <wp:extent cx="180975" cy="209550"/>
            <wp:effectExtent l="0" t="0" r="9525" b="0"/>
            <wp:docPr id="72" name="Picture 7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71" name="Picture 71" descr="Mapping table">
              <a:hlinkClick xmlns:a="http://schemas.openxmlformats.org/drawingml/2006/main" r:id="rId1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apping table">
                      <a:hlinkClick r:id="rId151"/>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An </w:t>
      </w:r>
      <w:r>
        <w:rPr>
          <w:b/>
          <w:bCs/>
          <w:color w:val="000000"/>
          <w:sz w:val="27"/>
          <w:szCs w:val="27"/>
        </w:rPr>
        <w:t>Analytical_model_scalar_port</w:t>
      </w:r>
      <w:r>
        <w:rPr>
          <w:color w:val="000000"/>
          <w:sz w:val="27"/>
          <w:szCs w:val="27"/>
        </w:rPr>
        <w:t> is a type of </w:t>
      </w:r>
      <w:hyperlink r:id="rId152" w:anchor="analytical_model_arm.analytical_model_vector_port" w:history="1">
        <w:r>
          <w:rPr>
            <w:rStyle w:val="Hyperlink"/>
            <w:b/>
            <w:bCs/>
            <w:sz w:val="27"/>
            <w:szCs w:val="27"/>
          </w:rPr>
          <w:t>Analytical_model_vector_port</w:t>
        </w:r>
      </w:hyperlink>
      <w:r>
        <w:rPr>
          <w:color w:val="000000"/>
          <w:sz w:val="27"/>
          <w:szCs w:val="27"/>
        </w:rPr>
        <w:t> that has a size of exactly one. The </w:t>
      </w:r>
      <w:r>
        <w:rPr>
          <w:b/>
          <w:bCs/>
          <w:color w:val="000000"/>
          <w:sz w:val="27"/>
          <w:szCs w:val="27"/>
        </w:rPr>
        <w:t>Analytical_model_scalar_port</w:t>
      </w:r>
      <w:r>
        <w:rPr>
          <w:color w:val="000000"/>
          <w:sz w:val="27"/>
          <w:szCs w:val="27"/>
        </w:rPr>
        <w:t> is used if there is a requirement to specify the cardinality of the ports associated by a relationship entity.</w:t>
      </w:r>
    </w:p>
    <w:p w:rsidR="00395BB1" w:rsidRDefault="00395BB1" w:rsidP="00395BB1">
      <w:pPr>
        <w:pStyle w:val="example"/>
        <w:rPr>
          <w:color w:val="000000"/>
          <w:sz w:val="27"/>
          <w:szCs w:val="27"/>
        </w:rPr>
      </w:pPr>
      <w:bookmarkStart w:id="64" w:name="_GoBack"/>
      <w:r>
        <w:rPr>
          <w:color w:val="000000"/>
        </w:rPr>
        <w:t>EXAMPLE</w:t>
      </w:r>
      <w:bookmarkEnd w:id="64"/>
      <w:r>
        <w:rPr>
          <w:color w:val="000000"/>
        </w:rPr>
        <w:t>    Some examples are in the allocation to a functional unit terminal definition for analysis, or in mapping between a distributed model and a lumped equivalent circuit model, or in mapping to a vector port specified in an external syntax.</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Analytical_model_scalar_port</w:t>
      </w:r>
      <w:r>
        <w:rPr>
          <w:rFonts w:ascii="Courier New" w:hAnsi="Courier New" w:cs="Courier New"/>
          <w:color w:val="000000"/>
          <w:sz w:val="20"/>
          <w:szCs w:val="20"/>
        </w:rPr>
        <w:br/>
      </w:r>
      <w:r>
        <w:rPr>
          <w:rStyle w:val="HTMLCode"/>
          <w:color w:val="000000"/>
        </w:rPr>
        <w:t>  SUBTYPE OF (</w:t>
      </w:r>
      <w:hyperlink r:id="rId153" w:anchor="analytical_model_arm.analytical_model_vector_port" w:history="1">
        <w:r>
          <w:rPr>
            <w:rStyle w:val="Hyperlink"/>
            <w:rFonts w:ascii="Courier New" w:hAnsi="Courier New" w:cs="Courier New"/>
            <w:sz w:val="20"/>
            <w:szCs w:val="20"/>
          </w:rPr>
          <w:t>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SIZEOF(SELF\Analytical_model_vector_port.element_port) = 1;</w:t>
      </w:r>
      <w:r>
        <w:rPr>
          <w:rFonts w:ascii="Courier New" w:hAnsi="Courier New" w:cs="Courier New"/>
          <w:color w:val="000000"/>
          <w:sz w:val="20"/>
          <w:szCs w:val="20"/>
        </w:rPr>
        <w:br/>
      </w:r>
      <w:r>
        <w:rPr>
          <w:rStyle w:val="HTMLCode"/>
          <w:color w:val="000000"/>
        </w:rPr>
        <w:t>  WR2: SELF = SELF\Analytical_model_vector_port.element_port[1];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WR1: </w:t>
      </w:r>
      <w:r>
        <w:rPr>
          <w:color w:val="000000"/>
          <w:sz w:val="27"/>
          <w:szCs w:val="27"/>
        </w:rPr>
        <w:t>The port size shall be one.</w:t>
      </w:r>
    </w:p>
    <w:p w:rsidR="00395BB1" w:rsidRDefault="00395BB1" w:rsidP="00395BB1">
      <w:pPr>
        <w:pStyle w:val="expressdescription"/>
        <w:rPr>
          <w:color w:val="000000"/>
          <w:sz w:val="27"/>
          <w:szCs w:val="27"/>
        </w:rPr>
      </w:pPr>
      <w:bookmarkStart w:id="65" w:name="analytical_model_arm.analytical_model_sc"/>
      <w:r>
        <w:rPr>
          <w:b/>
          <w:bCs/>
          <w:color w:val="000000"/>
          <w:sz w:val="27"/>
          <w:szCs w:val="27"/>
        </w:rPr>
        <w:t>WR2: </w:t>
      </w:r>
      <w:bookmarkEnd w:id="65"/>
      <w:r>
        <w:rPr>
          <w:b/>
          <w:bCs/>
          <w:color w:val="000000"/>
          <w:sz w:val="27"/>
          <w:szCs w:val="27"/>
        </w:rPr>
        <w:t>Analytical_model_scalar_port</w:t>
      </w:r>
      <w:r>
        <w:rPr>
          <w:color w:val="000000"/>
          <w:sz w:val="27"/>
          <w:szCs w:val="27"/>
        </w:rPr>
        <w:t> shall contain self as the only item of </w:t>
      </w:r>
      <w:hyperlink r:id="rId154" w:anchor="analytical_model_arm.analytical_model_vector_port.element_port" w:history="1">
        <w:r>
          <w:rPr>
            <w:rStyle w:val="Hyperlink"/>
            <w:b/>
            <w:bCs/>
            <w:sz w:val="27"/>
            <w:szCs w:val="27"/>
          </w:rPr>
          <w:t>element_port</w:t>
        </w:r>
      </w:hyperlink>
      <w:r>
        <w:rPr>
          <w:color w:val="000000"/>
          <w:sz w:val="27"/>
          <w:szCs w:val="27"/>
        </w:rPr>
        <w:t> inherited from </w:t>
      </w:r>
      <w:hyperlink r:id="rId155" w:anchor="analytical_model_arm.analytical_model_vector_port" w:history="1">
        <w:r>
          <w:rPr>
            <w:rStyle w:val="Hyperlink"/>
            <w:b/>
            <w:bCs/>
            <w:sz w:val="27"/>
            <w:szCs w:val="27"/>
          </w:rPr>
          <w:t>Analytical_model_vector_port</w:t>
        </w:r>
      </w:hyperlink>
      <w:r>
        <w:rPr>
          <w:color w:val="000000"/>
          <w:sz w:val="27"/>
          <w:szCs w:val="27"/>
        </w:rPr>
        <w:t>.</w:t>
      </w:r>
    </w:p>
    <w:p w:rsidR="00395BB1" w:rsidRDefault="00395BB1" w:rsidP="00395BB1">
      <w:pPr>
        <w:pStyle w:val="Heading2"/>
        <w:rPr>
          <w:color w:val="000000"/>
        </w:rPr>
      </w:pPr>
      <w:r>
        <w:rPr>
          <w:color w:val="000000"/>
        </w:rPr>
        <w:t>4.3.13 Analytical_model_vector_port   </w:t>
      </w:r>
      <w:r>
        <w:rPr>
          <w:noProof/>
          <w:color w:val="0000FF"/>
          <w:lang w:eastAsia="en-GB"/>
        </w:rPr>
        <w:drawing>
          <wp:inline distT="0" distB="0" distL="0" distR="0">
            <wp:extent cx="180975" cy="209550"/>
            <wp:effectExtent l="0" t="0" r="9525" b="0"/>
            <wp:docPr id="70" name="Picture 70"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69" name="Picture 69" descr="Mapping table">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pping table">
                      <a:hlinkClick r:id="rId15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An </w:t>
      </w:r>
      <w:r>
        <w:rPr>
          <w:b/>
          <w:bCs/>
          <w:color w:val="000000"/>
          <w:sz w:val="27"/>
          <w:szCs w:val="27"/>
        </w:rPr>
        <w:t>Analytical_model_vector_port</w:t>
      </w:r>
      <w:r>
        <w:rPr>
          <w:color w:val="000000"/>
          <w:sz w:val="27"/>
          <w:szCs w:val="27"/>
        </w:rPr>
        <w:t> is a type of </w:t>
      </w:r>
      <w:hyperlink r:id="rId157" w:anchor="analytical_model_arm.analytical_model_port" w:history="1">
        <w:r>
          <w:rPr>
            <w:rStyle w:val="Hyperlink"/>
            <w:b/>
            <w:bCs/>
            <w:sz w:val="27"/>
            <w:szCs w:val="27"/>
          </w:rPr>
          <w:t>Analytical_model_port</w:t>
        </w:r>
      </w:hyperlink>
      <w:r>
        <w:rPr>
          <w:color w:val="000000"/>
          <w:sz w:val="27"/>
          <w:szCs w:val="27"/>
        </w:rPr>
        <w:t> that has a </w:t>
      </w:r>
      <w:r>
        <w:rPr>
          <w:b/>
          <w:bCs/>
          <w:color w:val="000000"/>
          <w:sz w:val="27"/>
          <w:szCs w:val="27"/>
        </w:rPr>
        <w:t>size</w:t>
      </w:r>
      <w:r>
        <w:rPr>
          <w:color w:val="000000"/>
          <w:sz w:val="27"/>
          <w:szCs w:val="27"/>
        </w:rPr>
        <w:t> that may be greater than one. An </w:t>
      </w:r>
      <w:r>
        <w:rPr>
          <w:b/>
          <w:bCs/>
          <w:color w:val="000000"/>
          <w:sz w:val="27"/>
          <w:szCs w:val="27"/>
        </w:rPr>
        <w:t>Analytical_model_vector_port</w:t>
      </w:r>
      <w:r>
        <w:rPr>
          <w:color w:val="000000"/>
          <w:sz w:val="27"/>
          <w:szCs w:val="27"/>
        </w:rPr>
        <w:t> may be an </w:t>
      </w:r>
      <w:hyperlink r:id="rId158" w:anchor="analytical_model_arm.analytical_model_scalar_port" w:history="1">
        <w:r>
          <w:rPr>
            <w:rStyle w:val="Hyperlink"/>
            <w:b/>
            <w:bCs/>
            <w:sz w:val="27"/>
            <w:szCs w:val="27"/>
          </w:rPr>
          <w:t>Analytical_model_scalar_port</w:t>
        </w:r>
      </w:hyperlink>
      <w:r>
        <w:rPr>
          <w:color w:val="000000"/>
          <w:sz w:val="27"/>
          <w:szCs w:val="27"/>
        </w:rPr>
        <w:t>. This part of ISO 10303 does not predefine the elements of a vector port.</w:t>
      </w:r>
    </w:p>
    <w:p w:rsidR="00395BB1" w:rsidRDefault="00395BB1" w:rsidP="00395BB1">
      <w:pPr>
        <w:pStyle w:val="note"/>
        <w:rPr>
          <w:color w:val="000000"/>
          <w:sz w:val="27"/>
          <w:szCs w:val="27"/>
        </w:rPr>
      </w:pPr>
      <w:r>
        <w:rPr>
          <w:color w:val="000000"/>
        </w:rPr>
        <w:t>NOTE    The cardinality of the structured port is known</w:t>
      </w:r>
      <w:ins w:id="66" w:author="Sapp (US), Brandon" w:date="2019-03-20T10:25:00Z">
        <w:r w:rsidR="000406E3">
          <w:rPr>
            <w:color w:val="000000"/>
          </w:rPr>
          <w:t>,</w:t>
        </w:r>
      </w:ins>
      <w:r>
        <w:rPr>
          <w:color w:val="000000"/>
        </w:rPr>
        <w:t xml:space="preserve"> and a list of names is specified for it.</w:t>
      </w:r>
    </w:p>
    <w:p w:rsidR="00395BB1" w:rsidRDefault="00395BB1" w:rsidP="00395BB1">
      <w:pPr>
        <w:pStyle w:val="example"/>
        <w:rPr>
          <w:color w:val="000000"/>
          <w:sz w:val="27"/>
          <w:szCs w:val="27"/>
        </w:rPr>
      </w:pPr>
      <w:r>
        <w:rPr>
          <w:color w:val="000000"/>
        </w:rPr>
        <w:lastRenderedPageBreak/>
        <w:t>EXAMPLE    Examples are bus ports, multi-degrees-of-freedom connections, microwave domain modes, and address and data bus definitions.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Analytical_model_vector_port</w:t>
      </w:r>
      <w:r>
        <w:rPr>
          <w:rFonts w:ascii="Courier New" w:hAnsi="Courier New" w:cs="Courier New"/>
          <w:color w:val="000000"/>
          <w:sz w:val="20"/>
          <w:szCs w:val="20"/>
        </w:rPr>
        <w:br/>
      </w:r>
      <w:r>
        <w:rPr>
          <w:rStyle w:val="HTMLCode"/>
          <w:color w:val="000000"/>
        </w:rPr>
        <w:t>  SUPERTYPE OF (</w:t>
      </w:r>
      <w:hyperlink r:id="rId159" w:anchor="analytical_model_arm.analytical_model_scalar_port" w:history="1">
        <w:r>
          <w:rPr>
            <w:rStyle w:val="Hyperlink"/>
            <w:rFonts w:ascii="Courier New" w:hAnsi="Courier New" w:cs="Courier New"/>
            <w:sz w:val="20"/>
            <w:szCs w:val="20"/>
          </w:rPr>
          <w:t>Analytical_model_scalar_port</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60"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element_port : LIST[1:?] OF </w:t>
      </w:r>
      <w:hyperlink r:id="rId161" w:anchor="analytical_model_arm.analytical_model_scalar_port" w:history="1">
        <w:r>
          <w:rPr>
            <w:rStyle w:val="Hyperlink"/>
            <w:rFonts w:ascii="Courier New" w:hAnsi="Courier New" w:cs="Courier New"/>
            <w:sz w:val="20"/>
            <w:szCs w:val="20"/>
          </w:rPr>
          <w:t>Analytical_model_scalar_port</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size : INTEGER := SIZEOF(element_port);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element_port: </w:t>
      </w:r>
      <w:r>
        <w:rPr>
          <w:color w:val="000000"/>
          <w:sz w:val="27"/>
          <w:szCs w:val="27"/>
        </w:rPr>
        <w:t>specifies a role of the </w:t>
      </w:r>
      <w:hyperlink r:id="rId162" w:anchor="analytical_model_arm.analytical_model_scalar_port" w:history="1">
        <w:r>
          <w:rPr>
            <w:rStyle w:val="Hyperlink"/>
            <w:b/>
            <w:bCs/>
            <w:sz w:val="27"/>
            <w:szCs w:val="27"/>
          </w:rPr>
          <w:t>Analytical_model_scalar_port</w:t>
        </w:r>
      </w:hyperlink>
      <w:r>
        <w:rPr>
          <w:color w:val="000000"/>
          <w:sz w:val="27"/>
          <w:szCs w:val="27"/>
        </w:rPr>
        <w:t> for the </w:t>
      </w:r>
      <w:r>
        <w:rPr>
          <w:b/>
          <w:bCs/>
          <w:color w:val="000000"/>
          <w:sz w:val="27"/>
          <w:szCs w:val="27"/>
        </w:rPr>
        <w:t>Analytical_model_vector_port</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size: </w:t>
      </w:r>
      <w:r>
        <w:rPr>
          <w:color w:val="000000"/>
          <w:sz w:val="27"/>
          <w:szCs w:val="27"/>
        </w:rPr>
        <w:t>specifies the integer for the cardinality of the </w:t>
      </w:r>
      <w:r>
        <w:rPr>
          <w:b/>
          <w:bCs/>
          <w:color w:val="000000"/>
          <w:sz w:val="27"/>
          <w:szCs w:val="27"/>
        </w:rPr>
        <w:t>Analytical_model_vector_port</w:t>
      </w:r>
      <w:r>
        <w:rPr>
          <w:color w:val="000000"/>
          <w:sz w:val="27"/>
          <w:szCs w:val="27"/>
        </w:rPr>
        <w:t>.</w:t>
      </w:r>
    </w:p>
    <w:p w:rsidR="00395BB1" w:rsidRDefault="00395BB1" w:rsidP="00395BB1">
      <w:pPr>
        <w:pStyle w:val="Heading2"/>
        <w:rPr>
          <w:color w:val="000000"/>
        </w:rPr>
      </w:pPr>
      <w:r>
        <w:rPr>
          <w:color w:val="000000"/>
        </w:rPr>
        <w:t>4.3.14 Analytical_model_version   </w:t>
      </w:r>
      <w:r>
        <w:rPr>
          <w:noProof/>
          <w:color w:val="0000FF"/>
          <w:lang w:eastAsia="en-GB"/>
        </w:rPr>
        <w:drawing>
          <wp:inline distT="0" distB="0" distL="0" distR="0">
            <wp:extent cx="180975" cy="209550"/>
            <wp:effectExtent l="0" t="0" r="9525" b="0"/>
            <wp:docPr id="68" name="Picture 6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67" name="Picture 67" descr="Mapping table">
              <a:hlinkClick xmlns:a="http://schemas.openxmlformats.org/drawingml/2006/main" r:id="rId1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pping table">
                      <a:hlinkClick r:id="rId16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Analytical_model_version</w:t>
      </w:r>
      <w:r>
        <w:rPr>
          <w:color w:val="000000"/>
          <w:sz w:val="27"/>
          <w:szCs w:val="27"/>
        </w:rPr>
        <w:t> is a type of </w:t>
      </w:r>
      <w:hyperlink r:id="rId164" w:anchor="information_product_arm.information_version" w:history="1">
        <w:r>
          <w:rPr>
            <w:rStyle w:val="Hyperlink"/>
            <w:b/>
            <w:bCs/>
            <w:sz w:val="27"/>
            <w:szCs w:val="27"/>
          </w:rPr>
          <w:t>Information_version</w:t>
        </w:r>
      </w:hyperlink>
      <w:r>
        <w:rPr>
          <w:color w:val="000000"/>
          <w:sz w:val="27"/>
          <w:szCs w:val="27"/>
        </w:rPr>
        <w:t> that provides a string indicating the revision of the analytical model for configuration control purposes.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Analytical_model_version</w:t>
      </w:r>
      <w:r>
        <w:rPr>
          <w:rFonts w:ascii="Courier New" w:hAnsi="Courier New" w:cs="Courier New"/>
          <w:color w:val="000000"/>
          <w:sz w:val="20"/>
          <w:szCs w:val="20"/>
        </w:rPr>
        <w:br/>
      </w:r>
      <w:r>
        <w:rPr>
          <w:rStyle w:val="HTMLCode"/>
          <w:color w:val="000000"/>
        </w:rPr>
        <w:t>  SUBTYPE OF (</w:t>
      </w:r>
      <w:hyperlink r:id="rId165" w:anchor="information_product_arm.information_version" w:history="1">
        <w:r>
          <w:rPr>
            <w:rStyle w:val="Hyperlink"/>
            <w:rFonts w:ascii="Courier New" w:hAnsi="Courier New" w:cs="Courier New"/>
            <w:sz w:val="20"/>
            <w:szCs w:val="20"/>
          </w:rPr>
          <w:t>Information_version</w:t>
        </w:r>
      </w:hyperlink>
      <w:r>
        <w:rPr>
          <w:rStyle w:val="HTMLCode"/>
          <w:color w:val="000000"/>
        </w:rPr>
        <w:t>);</w:t>
      </w:r>
      <w:r>
        <w:rPr>
          <w:rFonts w:ascii="Courier New" w:hAnsi="Courier New" w:cs="Courier New"/>
          <w:color w:val="000000"/>
          <w:sz w:val="20"/>
          <w:szCs w:val="20"/>
        </w:rPr>
        <w:br/>
      </w:r>
      <w:r>
        <w:rPr>
          <w:rStyle w:val="HTMLCode"/>
          <w:color w:val="000000"/>
        </w:rPr>
        <w:t>  SELF\product_version.of_product : </w:t>
      </w:r>
      <w:hyperlink r:id="rId166" w:anchor="analytical_model_arm.analytical_model" w:history="1">
        <w:r>
          <w:rPr>
            <w:rStyle w:val="Hyperlink"/>
            <w:rFonts w:ascii="Courier New" w:hAnsi="Courier New" w:cs="Courier New"/>
            <w:sz w:val="20"/>
            <w:szCs w:val="20"/>
          </w:rPr>
          <w:t>Analytical_model</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of_product: </w:t>
      </w:r>
      <w:r>
        <w:rPr>
          <w:color w:val="000000"/>
          <w:sz w:val="27"/>
          <w:szCs w:val="27"/>
        </w:rPr>
        <w:t>specifies a role of the </w:t>
      </w:r>
      <w:hyperlink r:id="rId167" w:anchor="analytical_model_arm.analytical_model" w:history="1">
        <w:r>
          <w:rPr>
            <w:rStyle w:val="Hyperlink"/>
            <w:b/>
            <w:bCs/>
            <w:sz w:val="27"/>
            <w:szCs w:val="27"/>
          </w:rPr>
          <w:t>Analytical_model</w:t>
        </w:r>
      </w:hyperlink>
      <w:r>
        <w:rPr>
          <w:color w:val="000000"/>
          <w:sz w:val="27"/>
          <w:szCs w:val="27"/>
        </w:rPr>
        <w:t> for the </w:t>
      </w:r>
      <w:r>
        <w:rPr>
          <w:b/>
          <w:bCs/>
          <w:color w:val="000000"/>
          <w:sz w:val="27"/>
          <w:szCs w:val="27"/>
        </w:rPr>
        <w:t>Analytical_model_version</w:t>
      </w:r>
      <w:r>
        <w:rPr>
          <w:color w:val="000000"/>
          <w:sz w:val="27"/>
          <w:szCs w:val="27"/>
        </w:rPr>
        <w:t>.</w:t>
      </w:r>
    </w:p>
    <w:p w:rsidR="00395BB1" w:rsidRDefault="00395BB1" w:rsidP="00395BB1">
      <w:pPr>
        <w:pStyle w:val="Heading2"/>
        <w:rPr>
          <w:color w:val="000000"/>
        </w:rPr>
      </w:pPr>
      <w:r>
        <w:rPr>
          <w:color w:val="000000"/>
        </w:rPr>
        <w:t>4.3.15 Digital_analytical_model_port   </w:t>
      </w:r>
      <w:r>
        <w:rPr>
          <w:noProof/>
          <w:color w:val="0000FF"/>
          <w:lang w:eastAsia="en-GB"/>
        </w:rPr>
        <w:drawing>
          <wp:inline distT="0" distB="0" distL="0" distR="0">
            <wp:extent cx="180975" cy="209550"/>
            <wp:effectExtent l="0" t="0" r="9525" b="0"/>
            <wp:docPr id="66" name="Picture 6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65" name="Picture 65" descr="Mapping table">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apping table">
                      <a:hlinkClick r:id="rId168"/>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lastRenderedPageBreak/>
        <w:t>A </w:t>
      </w:r>
      <w:r>
        <w:rPr>
          <w:b/>
          <w:bCs/>
          <w:color w:val="000000"/>
          <w:sz w:val="27"/>
          <w:szCs w:val="27"/>
        </w:rPr>
        <w:t>Digital_analytical_model_port</w:t>
      </w:r>
      <w:r>
        <w:rPr>
          <w:color w:val="000000"/>
          <w:sz w:val="27"/>
          <w:szCs w:val="27"/>
        </w:rPr>
        <w:t> is a type of </w:t>
      </w:r>
      <w:hyperlink r:id="rId169" w:anchor="analytical_model_arm.analytical_model_port" w:history="1">
        <w:r>
          <w:rPr>
            <w:rStyle w:val="Hyperlink"/>
            <w:b/>
            <w:bCs/>
            <w:sz w:val="27"/>
            <w:szCs w:val="27"/>
          </w:rPr>
          <w:t>Analytical_model_port</w:t>
        </w:r>
      </w:hyperlink>
      <w:r>
        <w:rPr>
          <w:color w:val="000000"/>
          <w:sz w:val="27"/>
          <w:szCs w:val="27"/>
        </w:rPr>
        <w:t> that defines a digital context. A </w:t>
      </w:r>
      <w:r>
        <w:rPr>
          <w:b/>
          <w:bCs/>
          <w:color w:val="000000"/>
          <w:sz w:val="27"/>
          <w:szCs w:val="27"/>
        </w:rPr>
        <w:t>Digital_analytical_model_port</w:t>
      </w:r>
      <w:r>
        <w:rPr>
          <w:color w:val="000000"/>
          <w:sz w:val="27"/>
          <w:szCs w:val="27"/>
        </w:rPr>
        <w:t> is a</w:t>
      </w:r>
      <w:ins w:id="67" w:author="Sapp (US), Brandon" w:date="2019-03-20T10:29:00Z">
        <w:r w:rsidR="000406E3">
          <w:rPr>
            <w:color w:val="000000"/>
            <w:sz w:val="27"/>
            <w:szCs w:val="27"/>
          </w:rPr>
          <w:t xml:space="preserve"> </w:t>
        </w:r>
      </w:ins>
      <w:hyperlink r:id="rId170" w:anchor="analytical_model_arm.digital_analytical_model_vector_port" w:history="1">
        <w:r>
          <w:rPr>
            <w:rStyle w:val="Hyperlink"/>
            <w:b/>
            <w:bCs/>
            <w:sz w:val="27"/>
            <w:szCs w:val="27"/>
          </w:rPr>
          <w:t>Digital_analytical_model_vector_port</w:t>
        </w:r>
      </w:hyperlink>
      <w:r>
        <w:rPr>
          <w:color w:val="000000"/>
          <w:sz w:val="27"/>
          <w:szCs w:val="27"/>
        </w:rPr>
        <w:t>.</w:t>
      </w:r>
    </w:p>
    <w:p w:rsidR="00395BB1" w:rsidRDefault="00395BB1" w:rsidP="00395BB1">
      <w:pPr>
        <w:pStyle w:val="note"/>
        <w:rPr>
          <w:color w:val="000000"/>
          <w:sz w:val="27"/>
          <w:szCs w:val="27"/>
        </w:rPr>
      </w:pPr>
      <w:r>
        <w:rPr>
          <w:color w:val="000000"/>
        </w:rPr>
        <w:t>NOTE 1</w:t>
      </w:r>
      <w:bookmarkEnd w:id="29"/>
      <w:r>
        <w:rPr>
          <w:color w:val="000000"/>
        </w:rPr>
        <w:t>   In this part of ISO 10303, a high impedance port state is considered to be a value assigned during</w:t>
      </w:r>
      <w:del w:id="68" w:author="Sapp (US), Brandon" w:date="2019-03-20T10:25:00Z">
        <w:r w:rsidDel="000406E3">
          <w:rPr>
            <w:color w:val="000000"/>
          </w:rPr>
          <w:delText xml:space="preserve"> a</w:delText>
        </w:r>
      </w:del>
      <w:r>
        <w:rPr>
          <w:color w:val="000000"/>
        </w:rPr>
        <w:t xml:space="preserve"> simulation and is not a type declaration. It is represented by a string value assigned in accordance with the language reference manual. In the case that four state logic is used for simulation, that is "zero", "one", "unknown", "inactive" the property type shall be explicitly declared as a string because ISO 10303-11 does not define four</w:t>
      </w:r>
      <w:ins w:id="69" w:author="Sapp (US), Brandon" w:date="2019-03-20T10:25:00Z">
        <w:r w:rsidR="000406E3">
          <w:rPr>
            <w:color w:val="000000"/>
          </w:rPr>
          <w:t>-</w:t>
        </w:r>
      </w:ins>
      <w:del w:id="70" w:author="Sapp (US), Brandon" w:date="2019-03-20T10:25:00Z">
        <w:r w:rsidDel="000406E3">
          <w:rPr>
            <w:color w:val="000000"/>
          </w:rPr>
          <w:delText xml:space="preserve"> </w:delText>
        </w:r>
      </w:del>
      <w:r>
        <w:rPr>
          <w:color w:val="000000"/>
        </w:rPr>
        <w:t xml:space="preserve">state logic. Other more complex valued logic shall also use </w:t>
      </w:r>
      <w:ins w:id="71" w:author="Sapp (US), Brandon" w:date="2019-03-20T10:25:00Z">
        <w:r w:rsidR="000406E3">
          <w:rPr>
            <w:color w:val="000000"/>
          </w:rPr>
          <w:t xml:space="preserve">a </w:t>
        </w:r>
      </w:ins>
      <w:r>
        <w:rPr>
          <w:color w:val="000000"/>
        </w:rPr>
        <w:t>string property type declaration.</w:t>
      </w:r>
    </w:p>
    <w:p w:rsidR="00395BB1" w:rsidRDefault="00395BB1" w:rsidP="00395BB1">
      <w:pPr>
        <w:pStyle w:val="note"/>
        <w:rPr>
          <w:color w:val="000000"/>
          <w:sz w:val="27"/>
          <w:szCs w:val="27"/>
        </w:rPr>
      </w:pPr>
      <w:r>
        <w:rPr>
          <w:color w:val="000000"/>
        </w:rPr>
        <w:t>NOTE 2</w:t>
      </w:r>
      <w:bookmarkEnd w:id="30"/>
      <w:r>
        <w:rPr>
          <w:color w:val="000000"/>
        </w:rPr>
        <w:t>   The </w:t>
      </w:r>
      <w:hyperlink r:id="rId171" w:anchor="functional_specification_arm.signal_specification" w:history="1">
        <w:r>
          <w:rPr>
            <w:rStyle w:val="Hyperlink"/>
            <w:b/>
            <w:bCs/>
          </w:rPr>
          <w:t>Signal_specification</w:t>
        </w:r>
      </w:hyperlink>
      <w:r>
        <w:rPr>
          <w:color w:val="000000"/>
        </w:rPr>
        <w:t> provides a mechanism to assign specific experimental values captured in </w:t>
      </w:r>
      <w:hyperlink r:id="rId172" w:anchor="signal_arm.signal_property" w:history="1">
        <w:r>
          <w:rPr>
            <w:rStyle w:val="Hyperlink"/>
            <w:b/>
            <w:bCs/>
          </w:rPr>
          <w:t>Signal_property</w:t>
        </w:r>
      </w:hyperlink>
      <w:r>
        <w:rPr>
          <w:color w:val="000000"/>
        </w:rPr>
        <w:t> to an application of a </w:t>
      </w:r>
      <w:hyperlink r:id="rId173" w:anchor="analytical_model_arm.digital_analytical_model_port" w:history="1">
        <w:r>
          <w:rPr>
            <w:rStyle w:val="Hyperlink"/>
            <w:b/>
            <w:bCs/>
          </w:rPr>
          <w:t>Digital_analytical_model_port</w:t>
        </w:r>
      </w:hyperlink>
      <w:r>
        <w:rPr>
          <w:color w:val="000000"/>
        </w:rPr>
        <w:t> in a functional netlist context. Specifically, the </w:t>
      </w:r>
      <w:hyperlink r:id="rId174" w:anchor="functional_specification_arm.signal_specification" w:history="1">
        <w:r>
          <w:rPr>
            <w:rStyle w:val="Hyperlink"/>
            <w:b/>
            <w:bCs/>
          </w:rPr>
          <w:t>Signal_specification</w:t>
        </w:r>
      </w:hyperlink>
      <w:r>
        <w:rPr>
          <w:color w:val="000000"/>
        </w:rPr>
        <w:t> applies values to a </w:t>
      </w:r>
      <w:hyperlink r:id="rId175" w:anchor="network_functional_design_view_arm.functional_unit_terminal" w:history="1">
        <w:r>
          <w:rPr>
            <w:rStyle w:val="Hyperlink"/>
            <w:b/>
            <w:bCs/>
          </w:rPr>
          <w:t>Functional_unit_terminal</w:t>
        </w:r>
      </w:hyperlink>
      <w:r>
        <w:rPr>
          <w:color w:val="000000"/>
        </w:rPr>
        <w:t> which provides the required facility to declare the logical value of the terminal independent of the signal value on the network node.</w:t>
      </w:r>
    </w:p>
    <w:p w:rsidR="00395BB1" w:rsidRDefault="00395BB1" w:rsidP="00395BB1">
      <w:pPr>
        <w:pStyle w:val="example"/>
        <w:rPr>
          <w:color w:val="000000"/>
          <w:sz w:val="27"/>
          <w:szCs w:val="27"/>
        </w:rPr>
      </w:pPr>
      <w:r>
        <w:rPr>
          <w:color w:val="000000"/>
        </w:rPr>
        <w:t>EXAMPLE    A </w:t>
      </w:r>
      <w:hyperlink r:id="rId176" w:anchor="functional_specification_arm.signal_specification" w:history="1">
        <w:r>
          <w:rPr>
            <w:rStyle w:val="Hyperlink"/>
            <w:b/>
            <w:bCs/>
          </w:rPr>
          <w:t>Signal_specification</w:t>
        </w:r>
      </w:hyperlink>
      <w:r>
        <w:rPr>
          <w:color w:val="000000"/>
        </w:rPr>
        <w:t> may declare that the </w:t>
      </w:r>
      <w:hyperlink r:id="rId177" w:anchor="network_functional_design_view_arm.functional_unit_terminal" w:history="1">
        <w:r>
          <w:rPr>
            <w:rStyle w:val="Hyperlink"/>
            <w:b/>
            <w:bCs/>
          </w:rPr>
          <w:t>Functional_unit_terminal</w:t>
        </w:r>
      </w:hyperlink>
      <w:r>
        <w:rPr>
          <w:color w:val="000000"/>
        </w:rPr>
        <w:t> with an identifier of "output valid" is "inactive" for the same event or at the same time mark that the</w:t>
      </w:r>
      <w:ins w:id="72" w:author="Sapp (US), Brandon" w:date="2019-03-20T10:29:00Z">
        <w:r w:rsidR="000406E3">
          <w:rPr>
            <w:color w:val="000000"/>
          </w:rPr>
          <w:t xml:space="preserve"> </w:t>
        </w:r>
      </w:ins>
      <w:hyperlink r:id="rId178" w:anchor="functional_specification_arm.signal_specification" w:history="1">
        <w:r>
          <w:rPr>
            <w:rStyle w:val="Hyperlink"/>
            <w:b/>
            <w:bCs/>
          </w:rPr>
          <w:t>Signal_specification</w:t>
        </w:r>
      </w:hyperlink>
      <w:r>
        <w:rPr>
          <w:color w:val="000000"/>
        </w:rPr>
        <w:t> for the network node the terminal is assigned to is declared to be a "true" value.</w:t>
      </w:r>
    </w:p>
    <w:p w:rsidR="00395BB1" w:rsidRDefault="00395BB1" w:rsidP="00395BB1">
      <w:pPr>
        <w:pStyle w:val="note"/>
        <w:rPr>
          <w:color w:val="000000"/>
          <w:sz w:val="27"/>
          <w:szCs w:val="27"/>
        </w:rPr>
      </w:pPr>
      <w:r>
        <w:rPr>
          <w:color w:val="000000"/>
        </w:rPr>
        <w:t>NOTE 3</w:t>
      </w:r>
      <w:bookmarkEnd w:id="31"/>
      <w:r>
        <w:rPr>
          <w:color w:val="000000"/>
        </w:rPr>
        <w:t>   The permitted combinations of relationships between node value and terminal values is defined in the language reference manual for the simulation environment and is outside the scope of this part of ISO 10303.</w:t>
      </w:r>
    </w:p>
    <w:p w:rsidR="00395BB1" w:rsidRDefault="00395BB1" w:rsidP="00395BB1">
      <w:pPr>
        <w:pStyle w:val="note"/>
        <w:rPr>
          <w:color w:val="000000"/>
          <w:sz w:val="27"/>
          <w:szCs w:val="27"/>
        </w:rPr>
      </w:pPr>
      <w:r>
        <w:rPr>
          <w:color w:val="000000"/>
        </w:rPr>
        <w:t>NOTE 4</w:t>
      </w:r>
      <w:bookmarkEnd w:id="38"/>
      <w:r>
        <w:rPr>
          <w:color w:val="000000"/>
        </w:rPr>
        <w:t>   The </w:t>
      </w:r>
      <w:hyperlink r:id="rId179" w:anchor="signal_arm.signal_property" w:history="1">
        <w:r>
          <w:rPr>
            <w:rStyle w:val="Hyperlink"/>
            <w:b/>
            <w:bCs/>
          </w:rPr>
          <w:t>Signal_property</w:t>
        </w:r>
      </w:hyperlink>
      <w:r>
        <w:rPr>
          <w:color w:val="000000"/>
        </w:rPr>
        <w:t> provides a mechanism to exchange experimental values of the time or event dependent data.</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Digital_analytical_model_port ABSTRACT</w:t>
      </w:r>
      <w:r>
        <w:rPr>
          <w:rFonts w:ascii="Courier New" w:hAnsi="Courier New" w:cs="Courier New"/>
          <w:color w:val="000000"/>
          <w:sz w:val="20"/>
          <w:szCs w:val="20"/>
        </w:rPr>
        <w:br/>
      </w:r>
      <w:r>
        <w:rPr>
          <w:rStyle w:val="HTMLCode"/>
          <w:color w:val="000000"/>
        </w:rPr>
        <w:t>  SUPERTYPE OF (</w:t>
      </w:r>
      <w:hyperlink r:id="rId180" w:anchor="analytical_model_arm.digital_analytical_model_vector_port" w:history="1">
        <w:r>
          <w:rPr>
            <w:rStyle w:val="Hyperlink"/>
            <w:rFonts w:ascii="Courier New" w:hAnsi="Courier New" w:cs="Courier New"/>
            <w:sz w:val="20"/>
            <w:szCs w:val="20"/>
          </w:rPr>
          <w:t>Digital_analytical_model_vector_port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81"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nominal_signal_flow_direction : </w:t>
      </w:r>
      <w:hyperlink r:id="rId182" w:anchor="analytical_model_arm.signal_flow_direction" w:history="1">
        <w:r>
          <w:rPr>
            <w:rStyle w:val="Hyperlink"/>
            <w:rFonts w:ascii="Courier New" w:hAnsi="Courier New" w:cs="Courier New"/>
            <w:sz w:val="20"/>
            <w:szCs w:val="20"/>
          </w:rPr>
          <w:t>signal_flow_direction</w:t>
        </w:r>
      </w:hyperlink>
      <w:r>
        <w:rPr>
          <w:rStyle w:val="HTMLCode"/>
          <w:color w:val="000000"/>
        </w:rPr>
        <w:t>;</w:t>
      </w:r>
      <w:r>
        <w:rPr>
          <w:rFonts w:ascii="Courier New" w:hAnsi="Courier New" w:cs="Courier New"/>
          <w:color w:val="000000"/>
          <w:sz w:val="20"/>
          <w:szCs w:val="20"/>
        </w:rPr>
        <w:br/>
      </w:r>
      <w:r>
        <w:rPr>
          <w:rStyle w:val="HTMLCode"/>
          <w:color w:val="000000"/>
        </w:rPr>
        <w:t>  port_type : </w:t>
      </w:r>
      <w:hyperlink r:id="rId183" w:anchor="analytical_model_arm.port_property_type" w:history="1">
        <w:r>
          <w:rPr>
            <w:rStyle w:val="Hyperlink"/>
            <w:rFonts w:ascii="Courier New" w:hAnsi="Courier New" w:cs="Courier New"/>
            <w:sz w:val="20"/>
            <w:szCs w:val="20"/>
          </w:rPr>
          <w:t>port_property_type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not_applicable &lt;&gt; nominal_signal_flow_direction;</w:t>
      </w:r>
      <w:r>
        <w:rPr>
          <w:rFonts w:ascii="Courier New" w:hAnsi="Courier New" w:cs="Courier New"/>
          <w:color w:val="000000"/>
          <w:sz w:val="20"/>
          <w:szCs w:val="20"/>
        </w:rPr>
        <w:br/>
      </w:r>
      <w:r>
        <w:rPr>
          <w:rStyle w:val="HTMLCode"/>
          <w:color w:val="000000"/>
        </w:rPr>
        <w:t>  WR2: numeric_property_type &lt;&gt; port_type;</w:t>
      </w:r>
      <w:r>
        <w:rPr>
          <w:rFonts w:ascii="Courier New" w:hAnsi="Courier New" w:cs="Courier New"/>
          <w:color w:val="000000"/>
          <w:sz w:val="20"/>
          <w:szCs w:val="20"/>
        </w:rPr>
        <w:br/>
      </w:r>
      <w:r>
        <w:rPr>
          <w:rStyle w:val="HTMLCode"/>
          <w:color w:val="000000"/>
        </w:rPr>
        <w:t>  WR3: physical_property_type &lt;&gt; port_type;</w:t>
      </w:r>
      <w:r>
        <w:rPr>
          <w:rFonts w:ascii="Courier New" w:hAnsi="Courier New" w:cs="Courier New"/>
          <w:color w:val="000000"/>
          <w:sz w:val="20"/>
          <w:szCs w:val="20"/>
        </w:rPr>
        <w:br/>
      </w:r>
      <w:r>
        <w:rPr>
          <w:rStyle w:val="HTMLCode"/>
          <w:color w:val="000000"/>
        </w:rPr>
        <w:t>  WR4: unknown_direction &lt;&gt; nominal_signal_flow_direction;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lastRenderedPageBreak/>
        <w:t>nominal_signal_flow_direction: </w:t>
      </w:r>
      <w:r>
        <w:rPr>
          <w:color w:val="000000"/>
          <w:sz w:val="27"/>
          <w:szCs w:val="27"/>
        </w:rPr>
        <w:t>specifies the </w:t>
      </w:r>
      <w:hyperlink r:id="rId184" w:anchor="analytical_model_arm.signal_flow_direction" w:history="1">
        <w:r>
          <w:rPr>
            <w:rStyle w:val="Hyperlink"/>
            <w:b/>
            <w:bCs/>
            <w:sz w:val="27"/>
            <w:szCs w:val="27"/>
          </w:rPr>
          <w:t>signal_flow_direction</w:t>
        </w:r>
      </w:hyperlink>
      <w:r>
        <w:rPr>
          <w:color w:val="000000"/>
          <w:sz w:val="27"/>
          <w:szCs w:val="27"/>
        </w:rPr>
        <w:t> for the </w:t>
      </w:r>
      <w:r>
        <w:rPr>
          <w:b/>
          <w:bCs/>
          <w:color w:val="000000"/>
          <w:sz w:val="27"/>
          <w:szCs w:val="27"/>
        </w:rPr>
        <w:t>Digital_analytical_model_port</w:t>
      </w:r>
      <w:r>
        <w:rPr>
          <w:color w:val="000000"/>
          <w:sz w:val="27"/>
          <w:szCs w:val="27"/>
        </w:rPr>
        <w:t>. The </w:t>
      </w:r>
      <w:r>
        <w:rPr>
          <w:b/>
          <w:bCs/>
          <w:color w:val="000000"/>
          <w:sz w:val="27"/>
          <w:szCs w:val="27"/>
        </w:rPr>
        <w:t>nominal_signal_flow_direction</w:t>
      </w:r>
      <w:r>
        <w:rPr>
          <w:color w:val="000000"/>
          <w:sz w:val="27"/>
          <w:szCs w:val="27"/>
        </w:rPr>
        <w:t> specifies either </w:t>
      </w:r>
      <w:hyperlink r:id="rId185" w:anchor="analytical_model_arm.signal_flow_direction" w:history="1">
        <w:r>
          <w:rPr>
            <w:rStyle w:val="Hyperlink"/>
            <w:b/>
            <w:bCs/>
            <w:sz w:val="27"/>
            <w:szCs w:val="27"/>
          </w:rPr>
          <w:t>bidirectional</w:t>
        </w:r>
      </w:hyperlink>
      <w:r>
        <w:rPr>
          <w:color w:val="000000"/>
          <w:sz w:val="27"/>
          <w:szCs w:val="27"/>
        </w:rPr>
        <w:t>, </w:t>
      </w:r>
      <w:hyperlink r:id="rId186" w:anchor="analytical_model_arm.signal_flow_direction" w:history="1">
        <w:r>
          <w:rPr>
            <w:rStyle w:val="Hyperlink"/>
            <w:b/>
            <w:bCs/>
            <w:sz w:val="27"/>
            <w:szCs w:val="27"/>
          </w:rPr>
          <w:t>input_direction</w:t>
        </w:r>
      </w:hyperlink>
      <w:r>
        <w:rPr>
          <w:color w:val="000000"/>
          <w:sz w:val="27"/>
          <w:szCs w:val="27"/>
        </w:rPr>
        <w:t>, or </w:t>
      </w:r>
      <w:hyperlink r:id="rId187" w:anchor="analytical_model_arm.signal_flow_direction" w:history="1">
        <w:r>
          <w:rPr>
            <w:rStyle w:val="Hyperlink"/>
            <w:b/>
            <w:bCs/>
            <w:sz w:val="27"/>
            <w:szCs w:val="27"/>
          </w:rPr>
          <w:t>output_direction</w:t>
        </w:r>
      </w:hyperlink>
      <w:r>
        <w:rPr>
          <w:color w:val="000000"/>
          <w:sz w:val="27"/>
          <w:szCs w:val="27"/>
        </w:rPr>
        <w:t> for the </w:t>
      </w:r>
      <w:r>
        <w:rPr>
          <w:b/>
          <w:bCs/>
          <w:color w:val="000000"/>
          <w:sz w:val="27"/>
          <w:szCs w:val="27"/>
        </w:rPr>
        <w:t>Digital_analytical_model_port</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port_type: </w:t>
      </w:r>
      <w:r>
        <w:rPr>
          <w:color w:val="000000"/>
          <w:sz w:val="27"/>
          <w:szCs w:val="27"/>
        </w:rPr>
        <w:t>specifies the </w:t>
      </w:r>
      <w:hyperlink r:id="rId188" w:anchor="analytical_model_arm.port_property_type" w:history="1">
        <w:r>
          <w:rPr>
            <w:rStyle w:val="Hyperlink"/>
            <w:b/>
            <w:bCs/>
            <w:sz w:val="27"/>
            <w:szCs w:val="27"/>
          </w:rPr>
          <w:t>port_property_type</w:t>
        </w:r>
      </w:hyperlink>
      <w:r>
        <w:rPr>
          <w:color w:val="000000"/>
          <w:sz w:val="27"/>
          <w:szCs w:val="27"/>
        </w:rPr>
        <w:t> for the </w:t>
      </w:r>
      <w:r>
        <w:rPr>
          <w:b/>
          <w:bCs/>
          <w:color w:val="000000"/>
          <w:sz w:val="27"/>
          <w:szCs w:val="27"/>
        </w:rPr>
        <w:t>Digital_analytical_model_port</w:t>
      </w:r>
      <w:r>
        <w:rPr>
          <w:color w:val="000000"/>
          <w:sz w:val="27"/>
          <w:szCs w:val="27"/>
        </w:rPr>
        <w:t>. The </w:t>
      </w:r>
      <w:r>
        <w:rPr>
          <w:b/>
          <w:bCs/>
          <w:color w:val="000000"/>
          <w:sz w:val="27"/>
          <w:szCs w:val="27"/>
        </w:rPr>
        <w:t>port_type</w:t>
      </w:r>
      <w:r>
        <w:rPr>
          <w:color w:val="000000"/>
          <w:sz w:val="27"/>
          <w:szCs w:val="27"/>
        </w:rPr>
        <w:t> specifies one of a </w:t>
      </w:r>
      <w:hyperlink r:id="rId189" w:anchor="analytical_model_arm.port_property_type" w:history="1">
        <w:r>
          <w:rPr>
            <w:rStyle w:val="Hyperlink"/>
            <w:b/>
            <w:bCs/>
            <w:sz w:val="27"/>
            <w:szCs w:val="27"/>
          </w:rPr>
          <w:t>boolean_property_type</w:t>
        </w:r>
      </w:hyperlink>
      <w:r>
        <w:rPr>
          <w:color w:val="000000"/>
          <w:sz w:val="27"/>
          <w:szCs w:val="27"/>
        </w:rPr>
        <w:t>, a</w:t>
      </w:r>
      <w:ins w:id="73" w:author="Sapp (US), Brandon" w:date="2019-03-20T10:29:00Z">
        <w:r w:rsidR="000406E3">
          <w:rPr>
            <w:color w:val="000000"/>
            <w:sz w:val="27"/>
            <w:szCs w:val="27"/>
          </w:rPr>
          <w:t xml:space="preserve"> </w:t>
        </w:r>
      </w:ins>
      <w:hyperlink r:id="rId190" w:anchor="analytical_model_arm.port_property_type" w:history="1">
        <w:r>
          <w:rPr>
            <w:rStyle w:val="Hyperlink"/>
            <w:b/>
            <w:bCs/>
            <w:sz w:val="27"/>
            <w:szCs w:val="27"/>
          </w:rPr>
          <w:t>logical_property_type</w:t>
        </w:r>
      </w:hyperlink>
      <w:r>
        <w:rPr>
          <w:color w:val="000000"/>
          <w:sz w:val="27"/>
          <w:szCs w:val="27"/>
        </w:rPr>
        <w:t>, or a </w:t>
      </w:r>
      <w:hyperlink r:id="rId191" w:anchor="analytical_model_arm.port_property_type" w:history="1">
        <w:r>
          <w:rPr>
            <w:rStyle w:val="Hyperlink"/>
            <w:b/>
            <w:bCs/>
            <w:sz w:val="27"/>
            <w:szCs w:val="27"/>
          </w:rPr>
          <w:t>string_property_type</w:t>
        </w:r>
      </w:hyperlink>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WR1: </w:t>
      </w:r>
      <w:hyperlink r:id="rId192" w:anchor="analytical_model_arm.signal_flow_direction" w:history="1">
        <w:r>
          <w:rPr>
            <w:rStyle w:val="Hyperlink"/>
            <w:b/>
            <w:bCs/>
            <w:sz w:val="27"/>
            <w:szCs w:val="27"/>
          </w:rPr>
          <w:t>not_applicable</w:t>
        </w:r>
      </w:hyperlink>
      <w:r>
        <w:rPr>
          <w:color w:val="000000"/>
          <w:sz w:val="27"/>
          <w:szCs w:val="27"/>
        </w:rPr>
        <w:t> is not an allowed value for </w:t>
      </w:r>
      <w:r>
        <w:rPr>
          <w:b/>
          <w:bCs/>
          <w:color w:val="000000"/>
          <w:sz w:val="27"/>
          <w:szCs w:val="27"/>
        </w:rPr>
        <w:t>nominal_signal_flow_direction</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WR2: </w:t>
      </w:r>
      <w:hyperlink r:id="rId193" w:anchor="analytical_model_arm.port_property_type" w:history="1">
        <w:r>
          <w:rPr>
            <w:rStyle w:val="Hyperlink"/>
            <w:b/>
            <w:bCs/>
            <w:sz w:val="27"/>
            <w:szCs w:val="27"/>
          </w:rPr>
          <w:t>numeric_property_type</w:t>
        </w:r>
      </w:hyperlink>
      <w:r>
        <w:rPr>
          <w:color w:val="000000"/>
          <w:sz w:val="27"/>
          <w:szCs w:val="27"/>
        </w:rPr>
        <w:t> is not an allowed value for </w:t>
      </w:r>
      <w:r>
        <w:rPr>
          <w:b/>
          <w:bCs/>
          <w:color w:val="000000"/>
          <w:sz w:val="27"/>
          <w:szCs w:val="27"/>
        </w:rPr>
        <w:t>port_type</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WR3: </w:t>
      </w:r>
      <w:hyperlink r:id="rId194" w:anchor="analytical_model_arm.port_property_type" w:history="1">
        <w:r>
          <w:rPr>
            <w:rStyle w:val="Hyperlink"/>
            <w:b/>
            <w:bCs/>
            <w:sz w:val="27"/>
            <w:szCs w:val="27"/>
          </w:rPr>
          <w:t>physical_property_type</w:t>
        </w:r>
      </w:hyperlink>
      <w:r>
        <w:rPr>
          <w:color w:val="000000"/>
          <w:sz w:val="27"/>
          <w:szCs w:val="27"/>
        </w:rPr>
        <w:t> is not an allowed value for </w:t>
      </w:r>
      <w:r>
        <w:rPr>
          <w:b/>
          <w:bCs/>
          <w:color w:val="000000"/>
          <w:sz w:val="27"/>
          <w:szCs w:val="27"/>
        </w:rPr>
        <w:t>port_type</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WR4: </w:t>
      </w:r>
      <w:hyperlink r:id="rId195" w:anchor="analytical_model_arm.signal_flow_direction" w:history="1">
        <w:r>
          <w:rPr>
            <w:rStyle w:val="Hyperlink"/>
            <w:b/>
            <w:bCs/>
            <w:sz w:val="27"/>
            <w:szCs w:val="27"/>
          </w:rPr>
          <w:t>unknown_direction</w:t>
        </w:r>
      </w:hyperlink>
      <w:r>
        <w:rPr>
          <w:color w:val="000000"/>
          <w:sz w:val="27"/>
          <w:szCs w:val="27"/>
        </w:rPr>
        <w:t> is not an allowed value for </w:t>
      </w:r>
      <w:r>
        <w:rPr>
          <w:b/>
          <w:bCs/>
          <w:color w:val="000000"/>
          <w:sz w:val="27"/>
          <w:szCs w:val="27"/>
        </w:rPr>
        <w:t>nominal_signal_flow_direction</w:t>
      </w:r>
      <w:r>
        <w:rPr>
          <w:color w:val="000000"/>
          <w:sz w:val="27"/>
          <w:szCs w:val="27"/>
        </w:rPr>
        <w:t>.</w:t>
      </w:r>
    </w:p>
    <w:p w:rsidR="00395BB1" w:rsidRDefault="00395BB1" w:rsidP="00395BB1">
      <w:pPr>
        <w:pStyle w:val="Heading2"/>
        <w:rPr>
          <w:color w:val="000000"/>
        </w:rPr>
      </w:pPr>
      <w:r>
        <w:rPr>
          <w:color w:val="000000"/>
        </w:rPr>
        <w:t>4.3.16 Digital_analytical_model_scalar_port   </w:t>
      </w:r>
      <w:r>
        <w:rPr>
          <w:noProof/>
          <w:color w:val="0000FF"/>
          <w:lang w:eastAsia="en-GB"/>
        </w:rPr>
        <w:drawing>
          <wp:inline distT="0" distB="0" distL="0" distR="0">
            <wp:extent cx="180975" cy="209550"/>
            <wp:effectExtent l="0" t="0" r="9525" b="0"/>
            <wp:docPr id="64" name="Picture 6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63" name="Picture 63" descr="Mapping table">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pping table">
                      <a:hlinkClick r:id="rId19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 </w:t>
      </w:r>
      <w:r>
        <w:rPr>
          <w:b/>
          <w:bCs/>
          <w:color w:val="000000"/>
          <w:sz w:val="27"/>
          <w:szCs w:val="27"/>
        </w:rPr>
        <w:t>Digital_analytical_model_scalar_port</w:t>
      </w:r>
      <w:r>
        <w:rPr>
          <w:color w:val="000000"/>
          <w:sz w:val="27"/>
          <w:szCs w:val="27"/>
        </w:rPr>
        <w:t> is a type of </w:t>
      </w:r>
      <w:hyperlink r:id="rId197" w:anchor="analytical_model_arm.digital_analytical_model_vector_port" w:history="1">
        <w:r>
          <w:rPr>
            <w:rStyle w:val="Hyperlink"/>
            <w:b/>
            <w:bCs/>
            <w:sz w:val="27"/>
            <w:szCs w:val="27"/>
          </w:rPr>
          <w:t>Digital_analytical_model_vector_port</w:t>
        </w:r>
      </w:hyperlink>
      <w:r>
        <w:rPr>
          <w:color w:val="000000"/>
          <w:sz w:val="27"/>
          <w:szCs w:val="27"/>
        </w:rPr>
        <w:t> and a type of </w:t>
      </w:r>
      <w:hyperlink r:id="rId198" w:anchor="analytical_model_arm.analytical_model_scalar_port" w:history="1">
        <w:r>
          <w:rPr>
            <w:rStyle w:val="Hyperlink"/>
            <w:b/>
            <w:bCs/>
            <w:sz w:val="27"/>
            <w:szCs w:val="27"/>
          </w:rPr>
          <w:t>Analytical_model_scalar_port</w:t>
        </w:r>
      </w:hyperlink>
      <w:r>
        <w:rPr>
          <w:color w:val="000000"/>
          <w:sz w:val="27"/>
          <w:szCs w:val="27"/>
        </w:rPr>
        <w:t>. A </w:t>
      </w:r>
      <w:r>
        <w:rPr>
          <w:b/>
          <w:bCs/>
          <w:color w:val="000000"/>
          <w:sz w:val="27"/>
          <w:szCs w:val="27"/>
        </w:rPr>
        <w:t>Digital_analytical_model_scalar_port</w:t>
      </w:r>
      <w:r>
        <w:rPr>
          <w:color w:val="000000"/>
          <w:sz w:val="27"/>
          <w:szCs w:val="27"/>
        </w:rPr>
        <w:t> cardinality is inherited from </w:t>
      </w:r>
      <w:hyperlink r:id="rId199" w:anchor="analytical_model_arm.analytical_model_scalar_port" w:history="1">
        <w:r>
          <w:rPr>
            <w:rStyle w:val="Hyperlink"/>
            <w:b/>
            <w:bCs/>
            <w:sz w:val="27"/>
            <w:szCs w:val="27"/>
          </w:rPr>
          <w:t>Analytical_model_scalar_port</w:t>
        </w:r>
      </w:hyperlink>
      <w:r>
        <w:rPr>
          <w:color w:val="000000"/>
          <w:sz w:val="27"/>
          <w:szCs w:val="27"/>
        </w:rPr>
        <w:t> and the data typing is inherited from </w:t>
      </w:r>
      <w:hyperlink r:id="rId200" w:anchor="analytical_model_arm.digital_analytical_model_vector_port" w:history="1">
        <w:r>
          <w:rPr>
            <w:rStyle w:val="Hyperlink"/>
            <w:b/>
            <w:bCs/>
            <w:sz w:val="27"/>
            <w:szCs w:val="27"/>
          </w:rPr>
          <w:t>Digital_analytical_model_vector_port</w:t>
        </w:r>
      </w:hyperlink>
      <w:r>
        <w:rPr>
          <w:color w:val="000000"/>
          <w:sz w:val="27"/>
          <w:szCs w:val="27"/>
        </w:rPr>
        <w: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Digital_analytical_model_scalar_port</w:t>
      </w:r>
      <w:r>
        <w:rPr>
          <w:rFonts w:ascii="Courier New" w:hAnsi="Courier New" w:cs="Courier New"/>
          <w:color w:val="000000"/>
          <w:sz w:val="20"/>
          <w:szCs w:val="20"/>
        </w:rPr>
        <w:br/>
      </w:r>
      <w:r>
        <w:rPr>
          <w:rStyle w:val="HTMLCode"/>
          <w:color w:val="000000"/>
        </w:rPr>
        <w:t>  SUBTYPE OF (</w:t>
      </w:r>
      <w:hyperlink r:id="rId201" w:anchor="analytical_model_arm.digital_analytical_model_vector_port" w:history="1">
        <w:r>
          <w:rPr>
            <w:rStyle w:val="Hyperlink"/>
            <w:rFonts w:ascii="Courier New" w:hAnsi="Courier New" w:cs="Courier New"/>
            <w:sz w:val="20"/>
            <w:szCs w:val="20"/>
          </w:rPr>
          <w:t>Digital_analytical_model_vector_port</w:t>
        </w:r>
      </w:hyperlink>
      <w:r>
        <w:rPr>
          <w:rStyle w:val="HTMLCode"/>
          <w:color w:val="000000"/>
        </w:rPr>
        <w:t>, </w:t>
      </w:r>
      <w:hyperlink r:id="rId202" w:anchor="analytical_model_arm.analytical_model_scalar_port" w:history="1">
        <w:r>
          <w:rPr>
            <w:rStyle w:val="Hyperlink"/>
            <w:rFonts w:ascii="Courier New" w:hAnsi="Courier New" w:cs="Courier New"/>
            <w:sz w:val="20"/>
            <w:szCs w:val="20"/>
          </w:rPr>
          <w:t>Analytical_model_scalar_port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r>
        <w:rPr>
          <w:color w:val="000000"/>
        </w:rPr>
        <w:t>4.3.17 Digital_analytical_model_vector_port   </w:t>
      </w:r>
      <w:r>
        <w:rPr>
          <w:noProof/>
          <w:color w:val="0000FF"/>
          <w:lang w:eastAsia="en-GB"/>
        </w:rPr>
        <w:drawing>
          <wp:inline distT="0" distB="0" distL="0" distR="0">
            <wp:extent cx="180975" cy="209550"/>
            <wp:effectExtent l="0" t="0" r="9525" b="0"/>
            <wp:docPr id="62" name="Picture 6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61" name="Picture 61" descr="Mapping table">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pping table">
                      <a:hlinkClick r:id="rId20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 </w:t>
      </w:r>
      <w:r>
        <w:rPr>
          <w:b/>
          <w:bCs/>
          <w:color w:val="000000"/>
          <w:sz w:val="27"/>
          <w:szCs w:val="27"/>
        </w:rPr>
        <w:t>Digital_analytical_model_vector_port</w:t>
      </w:r>
      <w:r>
        <w:rPr>
          <w:color w:val="000000"/>
          <w:sz w:val="27"/>
          <w:szCs w:val="27"/>
        </w:rPr>
        <w:t> is a type of </w:t>
      </w:r>
      <w:hyperlink r:id="rId204" w:anchor="analytical_model_arm.digital_analytical_model_port" w:history="1">
        <w:r>
          <w:rPr>
            <w:rStyle w:val="Hyperlink"/>
            <w:b/>
            <w:bCs/>
            <w:sz w:val="27"/>
            <w:szCs w:val="27"/>
          </w:rPr>
          <w:t>Digital_analytical_model_port</w:t>
        </w:r>
      </w:hyperlink>
      <w:r>
        <w:rPr>
          <w:color w:val="000000"/>
          <w:sz w:val="27"/>
          <w:szCs w:val="27"/>
        </w:rPr>
        <w:t> and a type of </w:t>
      </w:r>
      <w:hyperlink r:id="rId205" w:anchor="analytical_model_arm.analytical_model_vector_port" w:history="1">
        <w:r>
          <w:rPr>
            <w:rStyle w:val="Hyperlink"/>
            <w:b/>
            <w:bCs/>
            <w:sz w:val="27"/>
            <w:szCs w:val="27"/>
          </w:rPr>
          <w:t>Analytical_model_vector_port</w:t>
        </w:r>
      </w:hyperlink>
      <w:r>
        <w:rPr>
          <w:color w:val="000000"/>
          <w:sz w:val="27"/>
          <w:szCs w:val="27"/>
        </w:rPr>
        <w:t> that inherits cardinality from </w:t>
      </w:r>
      <w:hyperlink r:id="rId206" w:anchor="analytical_model_arm.analytical_model_vector_port" w:history="1">
        <w:r>
          <w:rPr>
            <w:rStyle w:val="Hyperlink"/>
            <w:b/>
            <w:bCs/>
            <w:sz w:val="27"/>
            <w:szCs w:val="27"/>
          </w:rPr>
          <w:t>Analytical_model_vector_port</w:t>
        </w:r>
      </w:hyperlink>
      <w:r>
        <w:rPr>
          <w:color w:val="000000"/>
          <w:sz w:val="27"/>
          <w:szCs w:val="27"/>
        </w:rPr>
        <w:t xml:space="preserve"> and context </w:t>
      </w:r>
      <w:r>
        <w:rPr>
          <w:color w:val="000000"/>
          <w:sz w:val="27"/>
          <w:szCs w:val="27"/>
        </w:rPr>
        <w:lastRenderedPageBreak/>
        <w:t>from </w:t>
      </w:r>
      <w:hyperlink r:id="rId207" w:anchor="analytical_model_arm.digital_analytical_model_port" w:history="1">
        <w:r>
          <w:rPr>
            <w:rStyle w:val="Hyperlink"/>
            <w:b/>
            <w:bCs/>
            <w:sz w:val="27"/>
            <w:szCs w:val="27"/>
          </w:rPr>
          <w:t>Digital_analytical_model_port</w:t>
        </w:r>
      </w:hyperlink>
      <w:r>
        <w:rPr>
          <w:color w:val="000000"/>
          <w:sz w:val="27"/>
          <w:szCs w:val="27"/>
        </w:rPr>
        <w:t>. A </w:t>
      </w:r>
      <w:r>
        <w:rPr>
          <w:b/>
          <w:bCs/>
          <w:color w:val="000000"/>
          <w:sz w:val="27"/>
          <w:szCs w:val="27"/>
        </w:rPr>
        <w:t>Digital_analytical_model_vector_port</w:t>
      </w:r>
      <w:r>
        <w:rPr>
          <w:color w:val="000000"/>
          <w:sz w:val="27"/>
          <w:szCs w:val="27"/>
        </w:rPr>
        <w:t> provides the capability to exchange port vectors in the digital domain.</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Digital_analytical_model_vector_port</w:t>
      </w:r>
      <w:r>
        <w:rPr>
          <w:rFonts w:ascii="Courier New" w:hAnsi="Courier New" w:cs="Courier New"/>
          <w:color w:val="000000"/>
          <w:sz w:val="20"/>
          <w:szCs w:val="20"/>
        </w:rPr>
        <w:br/>
      </w:r>
      <w:r>
        <w:rPr>
          <w:rStyle w:val="HTMLCode"/>
          <w:color w:val="000000"/>
        </w:rPr>
        <w:t>  SUBTYPE OF (</w:t>
      </w:r>
      <w:hyperlink r:id="rId208" w:anchor="analytical_model_arm.digital_analytical_model_port" w:history="1">
        <w:r>
          <w:rPr>
            <w:rStyle w:val="Hyperlink"/>
            <w:rFonts w:ascii="Courier New" w:hAnsi="Courier New" w:cs="Courier New"/>
            <w:sz w:val="20"/>
            <w:szCs w:val="20"/>
          </w:rPr>
          <w:t>Digital_analytical_model_port</w:t>
        </w:r>
      </w:hyperlink>
      <w:r>
        <w:rPr>
          <w:rStyle w:val="HTMLCode"/>
          <w:color w:val="000000"/>
        </w:rPr>
        <w:t>, </w:t>
      </w:r>
      <w:hyperlink r:id="rId209" w:anchor="analytical_model_arm.analytical_model_vector_port" w:history="1">
        <w:r>
          <w:rPr>
            <w:rStyle w:val="Hyperlink"/>
            <w:rFonts w:ascii="Courier New" w:hAnsi="Courier New" w:cs="Courier New"/>
            <w:sz w:val="20"/>
            <w:szCs w:val="20"/>
          </w:rPr>
          <w:t>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data_encoding_method : external_source_identification FOR item;</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SELF\Digital_analytical_model_port.port_type = port_property_type.string_property_type;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data_encoding_method: </w:t>
      </w:r>
      <w:r>
        <w:rPr>
          <w:color w:val="000000"/>
          <w:sz w:val="27"/>
          <w:szCs w:val="27"/>
        </w:rPr>
        <w:t>specifies an inverse relationship where the existence of the </w:t>
      </w:r>
      <w:r>
        <w:rPr>
          <w:b/>
          <w:bCs/>
          <w:color w:val="000000"/>
          <w:sz w:val="27"/>
          <w:szCs w:val="27"/>
        </w:rPr>
        <w:t>Digital_analytical_model_vector_port</w:t>
      </w:r>
      <w:r>
        <w:rPr>
          <w:color w:val="000000"/>
          <w:sz w:val="27"/>
          <w:szCs w:val="27"/>
        </w:rPr>
        <w:t> is dependent on the existence of the </w:t>
      </w:r>
      <w:hyperlink r:id="rId210" w:anchor="external_item_identification_assignment_arm.external_source_identification" w:history="1">
        <w:r>
          <w:rPr>
            <w:rStyle w:val="Hyperlink"/>
            <w:b/>
            <w:bCs/>
            <w:sz w:val="27"/>
            <w:szCs w:val="27"/>
          </w:rPr>
          <w:t>External_source_identification</w:t>
        </w:r>
      </w:hyperlink>
      <w:r>
        <w:rPr>
          <w:color w:val="000000"/>
          <w:sz w:val="27"/>
          <w:szCs w:val="27"/>
        </w:rPr>
        <w:t> that specifies the </w:t>
      </w:r>
      <w:r>
        <w:rPr>
          <w:b/>
          <w:bCs/>
          <w:color w:val="000000"/>
          <w:sz w:val="27"/>
          <w:szCs w:val="27"/>
        </w:rPr>
        <w:t>Digital_analytical_model_vector_port</w:t>
      </w:r>
      <w:r>
        <w:rPr>
          <w:color w:val="000000"/>
          <w:sz w:val="27"/>
          <w:szCs w:val="27"/>
        </w:rPr>
        <w:t> as its </w:t>
      </w:r>
      <w:hyperlink r:id="rId211" w:anchor="external_item_identification_assignment_arm.external_source_identification.item" w:history="1">
        <w:r>
          <w:rPr>
            <w:rStyle w:val="Hyperlink"/>
            <w:b/>
            <w:bCs/>
            <w:sz w:val="27"/>
            <w:szCs w:val="27"/>
          </w:rPr>
          <w:t>item</w:t>
        </w:r>
      </w:hyperlink>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74" w:name="analytical_model_arm.digital_analytical_"/>
      <w:r>
        <w:rPr>
          <w:b/>
          <w:bCs/>
          <w:color w:val="000000"/>
          <w:sz w:val="27"/>
          <w:szCs w:val="27"/>
        </w:rPr>
        <w:t>WR1: </w:t>
      </w:r>
      <w:bookmarkEnd w:id="74"/>
      <w:r>
        <w:rPr>
          <w:color w:val="000000"/>
          <w:sz w:val="27"/>
          <w:szCs w:val="27"/>
        </w:rPr>
        <w:t>The </w:t>
      </w:r>
      <w:hyperlink r:id="rId212" w:anchor="analytical_model_arm.digital_analytical_model_port.port_type" w:history="1">
        <w:r>
          <w:rPr>
            <w:rStyle w:val="Hyperlink"/>
            <w:b/>
            <w:bCs/>
            <w:sz w:val="27"/>
            <w:szCs w:val="27"/>
          </w:rPr>
          <w:t>port_type</w:t>
        </w:r>
      </w:hyperlink>
      <w:r>
        <w:rPr>
          <w:color w:val="000000"/>
          <w:sz w:val="27"/>
          <w:szCs w:val="27"/>
        </w:rPr>
        <w:t> inherited from </w:t>
      </w:r>
      <w:hyperlink r:id="rId213" w:anchor="analytical_model_arm.digital_analytical_model_port" w:history="1">
        <w:r>
          <w:rPr>
            <w:rStyle w:val="Hyperlink"/>
            <w:b/>
            <w:bCs/>
            <w:sz w:val="27"/>
            <w:szCs w:val="27"/>
          </w:rPr>
          <w:t>Digital_analytical_model_port</w:t>
        </w:r>
      </w:hyperlink>
      <w:r>
        <w:rPr>
          <w:color w:val="000000"/>
          <w:sz w:val="27"/>
          <w:szCs w:val="27"/>
        </w:rPr>
        <w:t> shall be </w:t>
      </w:r>
      <w:hyperlink r:id="rId214" w:anchor="analytical_model_arm.port_property_type.string_property_type" w:history="1">
        <w:r>
          <w:rPr>
            <w:rStyle w:val="Hyperlink"/>
            <w:b/>
            <w:bCs/>
            <w:sz w:val="27"/>
            <w:szCs w:val="27"/>
          </w:rPr>
          <w:t>string_property_type</w:t>
        </w:r>
      </w:hyperlink>
      <w:r>
        <w:rPr>
          <w:color w:val="000000"/>
          <w:sz w:val="27"/>
          <w:szCs w:val="27"/>
        </w:rPr>
        <w:t>.</w:t>
      </w:r>
    </w:p>
    <w:p w:rsidR="00395BB1" w:rsidRDefault="00395BB1" w:rsidP="00395BB1">
      <w:pPr>
        <w:pStyle w:val="Heading2"/>
        <w:rPr>
          <w:color w:val="000000"/>
        </w:rPr>
      </w:pPr>
      <w:r>
        <w:rPr>
          <w:color w:val="000000"/>
        </w:rPr>
        <w:t>4.3.18 Reference_part_template_for_analytical_model   </w:t>
      </w:r>
      <w:r>
        <w:rPr>
          <w:noProof/>
          <w:color w:val="0000FF"/>
          <w:lang w:eastAsia="en-GB"/>
        </w:rPr>
        <w:drawing>
          <wp:inline distT="0" distB="0" distL="0" distR="0">
            <wp:extent cx="180975" cy="209550"/>
            <wp:effectExtent l="0" t="0" r="9525" b="0"/>
            <wp:docPr id="60" name="Picture 60"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59" name="Picture 59" descr="Mapping table">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pping table">
                      <a:hlinkClick r:id="rId215"/>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 </w:t>
      </w:r>
      <w:r>
        <w:rPr>
          <w:b/>
          <w:bCs/>
          <w:color w:val="000000"/>
          <w:sz w:val="27"/>
          <w:szCs w:val="27"/>
        </w:rPr>
        <w:t>Reference_part_template_for_analytical_model</w:t>
      </w:r>
      <w:r>
        <w:rPr>
          <w:color w:val="000000"/>
          <w:sz w:val="27"/>
          <w:szCs w:val="27"/>
        </w:rPr>
        <w:t> is the association of a template definition with an </w:t>
      </w:r>
      <w:hyperlink r:id="rId216" w:anchor="analytical_model_arm.analytical_model_definition" w:history="1">
        <w:r>
          <w:rPr>
            <w:rStyle w:val="Hyperlink"/>
            <w:b/>
            <w:bCs/>
            <w:sz w:val="27"/>
            <w:szCs w:val="27"/>
          </w:rPr>
          <w:t>Analytical_model_definition</w:t>
        </w:r>
      </w:hyperlink>
      <w:r>
        <w:rPr>
          <w:color w:val="000000"/>
          <w:sz w:val="27"/>
          <w:szCs w:val="27"/>
        </w:rPr>
        <w:t> to enable referencing explicit product data including reference geometric model for a simulation model.</w:t>
      </w:r>
    </w:p>
    <w:p w:rsidR="00395BB1" w:rsidRDefault="00395BB1" w:rsidP="00395BB1">
      <w:pPr>
        <w:pStyle w:val="note"/>
        <w:rPr>
          <w:color w:val="000000"/>
          <w:sz w:val="27"/>
          <w:szCs w:val="27"/>
        </w:rPr>
      </w:pPr>
      <w:r>
        <w:rPr>
          <w:color w:val="000000"/>
        </w:rPr>
        <w:t>NOTE </w:t>
      </w:r>
      <w:bookmarkEnd w:id="12"/>
      <w:r>
        <w:rPr>
          <w:color w:val="000000"/>
        </w:rPr>
        <w:t>   The simulation model parameters and ports may be related back to the reference template definition properties to informally ground the simulation model in the geometric context.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Reference_part_template_for_analytical_model;</w:t>
      </w:r>
      <w:r>
        <w:rPr>
          <w:rFonts w:ascii="Courier New" w:hAnsi="Courier New" w:cs="Courier New"/>
          <w:color w:val="000000"/>
          <w:sz w:val="20"/>
          <w:szCs w:val="20"/>
        </w:rPr>
        <w:br/>
      </w:r>
      <w:r>
        <w:rPr>
          <w:rStyle w:val="HTMLCode"/>
          <w:color w:val="000000"/>
        </w:rPr>
        <w:lastRenderedPageBreak/>
        <w:t>  template : </w:t>
      </w:r>
      <w:hyperlink r:id="rId217" w:anchor="part_template_arm.template_definition" w:history="1">
        <w:r>
          <w:rPr>
            <w:rStyle w:val="Hyperlink"/>
            <w:rFonts w:ascii="Courier New" w:hAnsi="Courier New" w:cs="Courier New"/>
            <w:sz w:val="20"/>
            <w:szCs w:val="20"/>
          </w:rPr>
          <w:t>Template_definition</w:t>
        </w:r>
      </w:hyperlink>
      <w:r>
        <w:rPr>
          <w:rStyle w:val="HTMLCode"/>
          <w:color w:val="000000"/>
        </w:rPr>
        <w:t>;</w:t>
      </w:r>
      <w:r>
        <w:rPr>
          <w:rFonts w:ascii="Courier New" w:hAnsi="Courier New" w:cs="Courier New"/>
          <w:color w:val="000000"/>
          <w:sz w:val="20"/>
          <w:szCs w:val="20"/>
        </w:rPr>
        <w:br/>
      </w:r>
      <w:r>
        <w:rPr>
          <w:rStyle w:val="HTMLCode"/>
          <w:color w:val="000000"/>
        </w:rPr>
        <w:t>  analytical_representation : </w:t>
      </w:r>
      <w:hyperlink r:id="rId218"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template;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template: </w:t>
      </w:r>
      <w:r>
        <w:rPr>
          <w:color w:val="000000"/>
          <w:sz w:val="27"/>
          <w:szCs w:val="27"/>
        </w:rPr>
        <w:t>specifies the </w:t>
      </w:r>
      <w:hyperlink r:id="rId219" w:anchor="part_template_arm.template_definition" w:history="1">
        <w:r>
          <w:rPr>
            <w:rStyle w:val="Hyperlink"/>
            <w:b/>
            <w:bCs/>
            <w:sz w:val="27"/>
            <w:szCs w:val="27"/>
          </w:rPr>
          <w:t>Template_definition</w:t>
        </w:r>
      </w:hyperlink>
      <w:r>
        <w:rPr>
          <w:color w:val="000000"/>
          <w:sz w:val="27"/>
          <w:szCs w:val="27"/>
        </w:rPr>
        <w:t> for the </w:t>
      </w:r>
      <w:r>
        <w:rPr>
          <w:b/>
          <w:bCs/>
          <w:color w:val="000000"/>
          <w:sz w:val="27"/>
          <w:szCs w:val="27"/>
        </w:rPr>
        <w:t>Reference_part_template_for_analytical_model</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analytical_representation: </w:t>
      </w:r>
      <w:r>
        <w:rPr>
          <w:color w:val="000000"/>
          <w:sz w:val="27"/>
          <w:szCs w:val="27"/>
        </w:rPr>
        <w:t>specifies the </w:t>
      </w:r>
      <w:hyperlink r:id="rId220" w:anchor="analytical_model_arm.analytical_model_definition" w:history="1">
        <w:r>
          <w:rPr>
            <w:rStyle w:val="Hyperlink"/>
            <w:b/>
            <w:bCs/>
            <w:sz w:val="27"/>
            <w:szCs w:val="27"/>
          </w:rPr>
          <w:t>Analytical_model_definition</w:t>
        </w:r>
      </w:hyperlink>
      <w:r>
        <w:rPr>
          <w:color w:val="000000"/>
          <w:sz w:val="27"/>
          <w:szCs w:val="27"/>
        </w:rPr>
        <w:t> for the </w:t>
      </w:r>
      <w:r>
        <w:rPr>
          <w:b/>
          <w:bCs/>
          <w:color w:val="000000"/>
          <w:sz w:val="27"/>
          <w:szCs w:val="27"/>
        </w:rPr>
        <w:t>Reference_part_template_for_analytical_model</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75" w:name="analytical_model_arm.reference_part_temp"/>
      <w:r>
        <w:rPr>
          <w:b/>
          <w:bCs/>
          <w:color w:val="000000"/>
          <w:sz w:val="27"/>
          <w:szCs w:val="27"/>
        </w:rPr>
        <w:t>UR1: </w:t>
      </w:r>
      <w:bookmarkEnd w:id="75"/>
      <w:r>
        <w:rPr>
          <w:color w:val="000000"/>
          <w:sz w:val="27"/>
          <w:szCs w:val="27"/>
        </w:rPr>
        <w:t>The </w:t>
      </w:r>
      <w:r>
        <w:rPr>
          <w:b/>
          <w:bCs/>
          <w:color w:val="000000"/>
          <w:sz w:val="27"/>
          <w:szCs w:val="27"/>
        </w:rPr>
        <w:t>template</w:t>
      </w:r>
      <w:r>
        <w:rPr>
          <w:color w:val="000000"/>
          <w:sz w:val="27"/>
          <w:szCs w:val="27"/>
        </w:rPr>
        <w:t> shall be unique within a population of </w:t>
      </w:r>
      <w:r>
        <w:rPr>
          <w:b/>
          <w:bCs/>
          <w:color w:val="000000"/>
          <w:sz w:val="27"/>
          <w:szCs w:val="27"/>
        </w:rPr>
        <w:t>Reference_part_template_for_analytical_models</w:t>
      </w:r>
      <w:r>
        <w:rPr>
          <w:color w:val="000000"/>
          <w:sz w:val="27"/>
          <w:szCs w:val="27"/>
        </w:rPr>
        <w:t>.</w:t>
      </w:r>
    </w:p>
    <w:p w:rsidR="00395BB1" w:rsidRDefault="00395BB1" w:rsidP="00395BB1">
      <w:pPr>
        <w:pStyle w:val="Heading2"/>
        <w:rPr>
          <w:color w:val="000000"/>
        </w:rPr>
      </w:pPr>
      <w:r>
        <w:rPr>
          <w:color w:val="000000"/>
        </w:rPr>
        <w:t>4.3.19 Terminal_pair_port_equivalence_relationship   </w:t>
      </w:r>
      <w:r>
        <w:rPr>
          <w:noProof/>
          <w:color w:val="0000FF"/>
          <w:lang w:eastAsia="en-GB"/>
        </w:rPr>
        <w:drawing>
          <wp:inline distT="0" distB="0" distL="0" distR="0">
            <wp:extent cx="180975" cy="209550"/>
            <wp:effectExtent l="0" t="0" r="9525" b="0"/>
            <wp:docPr id="58" name="Picture 5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57" name="Picture 57" descr="Mapping table">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apping table">
                      <a:hlinkClick r:id="rId221"/>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 </w:t>
      </w:r>
      <w:r>
        <w:rPr>
          <w:b/>
          <w:bCs/>
          <w:color w:val="000000"/>
          <w:sz w:val="27"/>
          <w:szCs w:val="27"/>
        </w:rPr>
        <w:t>Terminal_pair_port_equivalence_relationship</w:t>
      </w:r>
      <w:r>
        <w:rPr>
          <w:color w:val="000000"/>
          <w:sz w:val="27"/>
          <w:szCs w:val="27"/>
        </w:rPr>
        <w:t> is the association between a pair of scalar ports and a single distributed port that declares an equivalence relationship in some simulation context.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Terminal_pair_port_equivalence_relationship;</w:t>
      </w:r>
      <w:r>
        <w:rPr>
          <w:rFonts w:ascii="Courier New" w:hAnsi="Courier New" w:cs="Courier New"/>
          <w:color w:val="000000"/>
          <w:sz w:val="20"/>
          <w:szCs w:val="20"/>
        </w:rPr>
        <w:br/>
      </w:r>
      <w:r>
        <w:rPr>
          <w:rStyle w:val="HTMLCode"/>
          <w:color w:val="000000"/>
        </w:rPr>
        <w:t>  equivalent_port : </w:t>
      </w:r>
      <w:hyperlink r:id="rId222"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scalar_ports : </w:t>
      </w:r>
      <w:hyperlink r:id="rId223" w:anchor="analytical_model_arm.analytical_model_vector_port" w:history="1">
        <w:r>
          <w:rPr>
            <w:rStyle w:val="Hyperlink"/>
            <w:rFonts w:ascii="Courier New" w:hAnsi="Courier New" w:cs="Courier New"/>
            <w:sz w:val="20"/>
            <w:szCs w:val="20"/>
          </w:rPr>
          <w:t>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(SIZEOF(scalar_ports.element_port) = 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equivalent_port: </w:t>
      </w:r>
      <w:r>
        <w:rPr>
          <w:color w:val="000000"/>
          <w:sz w:val="27"/>
          <w:szCs w:val="27"/>
        </w:rPr>
        <w:t>specifies the </w:t>
      </w:r>
      <w:hyperlink r:id="rId224" w:anchor="analytical_model_arm.analytical_model_port" w:history="1">
        <w:r>
          <w:rPr>
            <w:rStyle w:val="Hyperlink"/>
            <w:b/>
            <w:bCs/>
            <w:sz w:val="27"/>
            <w:szCs w:val="27"/>
          </w:rPr>
          <w:t>Analytical_model_port</w:t>
        </w:r>
      </w:hyperlink>
      <w:r>
        <w:rPr>
          <w:color w:val="000000"/>
          <w:sz w:val="27"/>
          <w:szCs w:val="27"/>
        </w:rPr>
        <w:t> that represents the single distributed port for the </w:t>
      </w:r>
      <w:r>
        <w:rPr>
          <w:b/>
          <w:bCs/>
          <w:color w:val="000000"/>
          <w:sz w:val="27"/>
          <w:szCs w:val="27"/>
        </w:rPr>
        <w:t>Terminal_pair_port_equivalence_relationship</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lastRenderedPageBreak/>
        <w:t>scalar_ports: </w:t>
      </w:r>
      <w:r>
        <w:rPr>
          <w:color w:val="000000"/>
          <w:sz w:val="27"/>
          <w:szCs w:val="27"/>
        </w:rPr>
        <w:t>specifies the two </w:t>
      </w:r>
      <w:hyperlink r:id="rId225" w:anchor="analytical_model_arm.analytical_model_scalar_port" w:history="1">
        <w:r>
          <w:rPr>
            <w:rStyle w:val="Hyperlink"/>
            <w:b/>
            <w:bCs/>
            <w:sz w:val="27"/>
            <w:szCs w:val="27"/>
          </w:rPr>
          <w:t>Analytical_model_scalar_port</w:t>
        </w:r>
      </w:hyperlink>
      <w:r>
        <w:rPr>
          <w:color w:val="000000"/>
          <w:sz w:val="27"/>
          <w:szCs w:val="27"/>
        </w:rPr>
        <w:t> in the ordered sequence for the </w:t>
      </w:r>
      <w:r>
        <w:rPr>
          <w:b/>
          <w:bCs/>
          <w:color w:val="000000"/>
          <w:sz w:val="27"/>
          <w:szCs w:val="27"/>
        </w:rPr>
        <w:t>Terminal_pair_port_equivalence_relationship</w:t>
      </w:r>
      <w:r>
        <w:rPr>
          <w:color w:val="000000"/>
          <w:sz w:val="27"/>
          <w:szCs w:val="27"/>
        </w:rPr>
        <w:t>. The second scalar port is always the reference port. Other details depend on the specific domain of the </w:t>
      </w:r>
      <w:hyperlink r:id="rId226" w:anchor="analytical_model_arm.analytical_model_definition" w:history="1">
        <w:r>
          <w:rPr>
            <w:rStyle w:val="Hyperlink"/>
            <w:b/>
            <w:bCs/>
            <w:sz w:val="27"/>
            <w:szCs w:val="27"/>
          </w:rPr>
          <w:t>Analytical_model_definition</w:t>
        </w:r>
      </w:hyperlink>
      <w:r>
        <w:rPr>
          <w:color w:val="000000"/>
          <w:sz w:val="27"/>
          <w:szCs w:val="27"/>
        </w:rPr>
        <w:t>.</w:t>
      </w:r>
    </w:p>
    <w:p w:rsidR="00395BB1" w:rsidRDefault="00395BB1" w:rsidP="00395BB1">
      <w:pPr>
        <w:pStyle w:val="example"/>
        <w:rPr>
          <w:color w:val="000000"/>
          <w:sz w:val="27"/>
          <w:szCs w:val="27"/>
        </w:rPr>
      </w:pPr>
      <w:r>
        <w:rPr>
          <w:color w:val="000000"/>
        </w:rPr>
        <w:t>EXAMPLE    Port "INPUT" of a microwave coaxial filter model is the </w:t>
      </w:r>
      <w:r>
        <w:rPr>
          <w:b/>
          <w:bCs/>
          <w:color w:val="000000"/>
        </w:rPr>
        <w:t>equivalent_port</w:t>
      </w:r>
      <w:r>
        <w:rPr>
          <w:color w:val="000000"/>
        </w:rPr>
        <w:t> for this example. Port "INPUT center pin" is the first </w:t>
      </w:r>
      <w:hyperlink r:id="rId227" w:anchor="analytical_model_arm.analytical_model_scalar_port" w:history="1">
        <w:r>
          <w:rPr>
            <w:rStyle w:val="Hyperlink"/>
            <w:b/>
            <w:bCs/>
          </w:rPr>
          <w:t>Analytical_model_scalar_port</w:t>
        </w:r>
      </w:hyperlink>
      <w:r>
        <w:rPr>
          <w:color w:val="000000"/>
        </w:rPr>
        <w:t> for this example. Port "INPUT shield" is the second </w:t>
      </w:r>
      <w:hyperlink r:id="rId228" w:anchor="analytical_model_arm.analytical_model_scalar_port" w:history="1">
        <w:r>
          <w:rPr>
            <w:rStyle w:val="Hyperlink"/>
            <w:b/>
            <w:bCs/>
          </w:rPr>
          <w:t>Analytical_model_scalar_port</w:t>
        </w:r>
      </w:hyperlink>
      <w:r>
        <w:rPr>
          <w:color w:val="000000"/>
        </w:rPr>
        <w:t> for this example.</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76" w:name="analytical_model_arm.terminal_pair_port_"/>
      <w:r>
        <w:rPr>
          <w:b/>
          <w:bCs/>
          <w:color w:val="000000"/>
          <w:sz w:val="27"/>
          <w:szCs w:val="27"/>
        </w:rPr>
        <w:t>WR1: </w:t>
      </w:r>
      <w:bookmarkEnd w:id="76"/>
      <w:r>
        <w:rPr>
          <w:color w:val="000000"/>
          <w:sz w:val="27"/>
          <w:szCs w:val="27"/>
        </w:rPr>
        <w:t>Size of </w:t>
      </w:r>
      <w:hyperlink r:id="rId229" w:anchor="analytical_model_arm.analytical_model_vector_port.element_port" w:history="1">
        <w:r>
          <w:rPr>
            <w:rStyle w:val="Hyperlink"/>
            <w:b/>
            <w:bCs/>
            <w:sz w:val="27"/>
            <w:szCs w:val="27"/>
          </w:rPr>
          <w:t>element_port</w:t>
        </w:r>
      </w:hyperlink>
      <w:r>
        <w:rPr>
          <w:color w:val="000000"/>
          <w:sz w:val="27"/>
          <w:szCs w:val="27"/>
        </w:rPr>
        <w:t> of </w:t>
      </w:r>
      <w:r>
        <w:rPr>
          <w:b/>
          <w:bCs/>
          <w:color w:val="000000"/>
          <w:sz w:val="27"/>
          <w:szCs w:val="27"/>
        </w:rPr>
        <w:t>scalar_ports</w:t>
      </w:r>
      <w:r>
        <w:rPr>
          <w:color w:val="000000"/>
          <w:sz w:val="27"/>
          <w:szCs w:val="27"/>
        </w:rPr>
        <w:t> shall be two.</w:t>
      </w:r>
    </w:p>
    <w:p w:rsidR="00395BB1" w:rsidRDefault="00395BB1" w:rsidP="00395BB1">
      <w:pPr>
        <w:pStyle w:val="Heading2"/>
        <w:rPr>
          <w:color w:val="000000"/>
        </w:rPr>
      </w:pPr>
      <w:r>
        <w:rPr>
          <w:color w:val="000000"/>
        </w:rPr>
        <w:t>4.3.20 Through_port_variable   </w:t>
      </w:r>
      <w:r>
        <w:rPr>
          <w:noProof/>
          <w:color w:val="0000FF"/>
          <w:lang w:eastAsia="en-GB"/>
        </w:rPr>
        <w:drawing>
          <wp:inline distT="0" distB="0" distL="0" distR="0">
            <wp:extent cx="180975" cy="209550"/>
            <wp:effectExtent l="0" t="0" r="9525" b="0"/>
            <wp:docPr id="56" name="Picture 5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55" name="Picture 55" descr="Mapping table">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pping table">
                      <a:hlinkClick r:id="rId230"/>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 </w:t>
      </w:r>
      <w:r>
        <w:rPr>
          <w:b/>
          <w:bCs/>
          <w:color w:val="000000"/>
          <w:sz w:val="27"/>
          <w:szCs w:val="27"/>
        </w:rPr>
        <w:t>Through_port_variable</w:t>
      </w:r>
      <w:r>
        <w:rPr>
          <w:color w:val="000000"/>
          <w:sz w:val="27"/>
          <w:szCs w:val="27"/>
        </w:rPr>
        <w:t> is a type of </w:t>
      </w:r>
      <w:hyperlink r:id="rId231" w:anchor="analytical_model_arm.port_variable" w:history="1">
        <w:r>
          <w:rPr>
            <w:rStyle w:val="Hyperlink"/>
            <w:b/>
            <w:bCs/>
            <w:sz w:val="27"/>
            <w:szCs w:val="27"/>
          </w:rPr>
          <w:t>Port_variable</w:t>
        </w:r>
      </w:hyperlink>
      <w:r>
        <w:rPr>
          <w:color w:val="000000"/>
          <w:sz w:val="27"/>
          <w:szCs w:val="27"/>
        </w:rPr>
        <w:t>. A </w:t>
      </w:r>
      <w:r>
        <w:rPr>
          <w:b/>
          <w:bCs/>
          <w:color w:val="000000"/>
          <w:sz w:val="27"/>
          <w:szCs w:val="27"/>
        </w:rPr>
        <w:t>Through_port_variable</w:t>
      </w:r>
      <w:r>
        <w:rPr>
          <w:color w:val="000000"/>
          <w:sz w:val="27"/>
          <w:szCs w:val="27"/>
        </w:rPr>
        <w:t> maps a unit that is identified as a "through unit" to an interface point for an </w:t>
      </w:r>
      <w:hyperlink r:id="rId232" w:anchor="analytical_model_arm.analytical_model_definition" w:history="1">
        <w:r>
          <w:rPr>
            <w:rStyle w:val="Hyperlink"/>
            <w:b/>
            <w:bCs/>
            <w:sz w:val="27"/>
            <w:szCs w:val="27"/>
          </w:rPr>
          <w:t>Analytical_model_definition</w:t>
        </w:r>
      </w:hyperlink>
      <w:r>
        <w:rPr>
          <w:color w:val="000000"/>
          <w:sz w:val="27"/>
          <w:szCs w:val="27"/>
        </w:rPr>
        <w:t> and assigns an identifier to the mapping. This standard does not enumerate a fixed list of allowed "through unit". A unit is required.</w:t>
      </w:r>
    </w:p>
    <w:p w:rsidR="00395BB1" w:rsidRDefault="00395BB1" w:rsidP="00395BB1">
      <w:pPr>
        <w:pStyle w:val="example"/>
        <w:rPr>
          <w:color w:val="000000"/>
          <w:sz w:val="27"/>
          <w:szCs w:val="27"/>
        </w:rPr>
      </w:pPr>
      <w:r>
        <w:rPr>
          <w:color w:val="000000"/>
        </w:rPr>
        <w:t>EXAMPLE    An </w:t>
      </w:r>
      <w:hyperlink r:id="rId233" w:anchor="value_with_unit_arm.electric_current_unit" w:history="1">
        <w:r>
          <w:rPr>
            <w:rStyle w:val="Hyperlink"/>
            <w:b/>
            <w:bCs/>
          </w:rPr>
          <w:t>Electric_current_unit</w:t>
        </w:r>
      </w:hyperlink>
      <w:r>
        <w:rPr>
          <w:color w:val="000000"/>
        </w:rPr>
        <w:t> is a "through unit". A temperature is an "across unit". Reference: ISO 10303-41.</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Through_port_variable</w:t>
      </w:r>
      <w:r>
        <w:rPr>
          <w:rFonts w:ascii="Courier New" w:hAnsi="Courier New" w:cs="Courier New"/>
          <w:color w:val="000000"/>
          <w:sz w:val="20"/>
          <w:szCs w:val="20"/>
        </w:rPr>
        <w:br/>
      </w:r>
      <w:r>
        <w:rPr>
          <w:rStyle w:val="HTMLCode"/>
          <w:color w:val="000000"/>
        </w:rPr>
        <w:t>  SUBTYPE OF (</w:t>
      </w:r>
      <w:hyperlink r:id="rId234" w:anchor="analytical_model_arm.port_variable" w:history="1">
        <w:r>
          <w:rPr>
            <w:rStyle w:val="Hyperlink"/>
            <w:rFonts w:ascii="Courier New" w:hAnsi="Courier New" w:cs="Courier New"/>
            <w:sz w:val="20"/>
            <w:szCs w:val="20"/>
          </w:rPr>
          <w:t>Port_variable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EXISTS(SELF\Port_variable.unit_of_measure);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77" w:name="analytical_model_arm.through_port_variab"/>
      <w:r>
        <w:rPr>
          <w:b/>
          <w:bCs/>
          <w:color w:val="000000"/>
          <w:sz w:val="27"/>
          <w:szCs w:val="27"/>
        </w:rPr>
        <w:t>WR1: </w:t>
      </w:r>
      <w:bookmarkEnd w:id="77"/>
      <w:r>
        <w:rPr>
          <w:color w:val="000000"/>
          <w:sz w:val="27"/>
          <w:szCs w:val="27"/>
        </w:rPr>
        <w:t>The </w:t>
      </w:r>
      <w:hyperlink r:id="rId235" w:anchor="analytical_model_arm.port_variable.unit_of_measure" w:history="1">
        <w:r>
          <w:rPr>
            <w:rStyle w:val="Hyperlink"/>
            <w:b/>
            <w:bCs/>
            <w:sz w:val="27"/>
            <w:szCs w:val="27"/>
          </w:rPr>
          <w:t>unit_of_measure</w:t>
        </w:r>
      </w:hyperlink>
      <w:r>
        <w:rPr>
          <w:color w:val="000000"/>
          <w:sz w:val="27"/>
          <w:szCs w:val="27"/>
        </w:rPr>
        <w:t> inherited from </w:t>
      </w:r>
      <w:hyperlink r:id="rId236" w:anchor="analytical_model_arm.port_variable" w:history="1">
        <w:r>
          <w:rPr>
            <w:rStyle w:val="Hyperlink"/>
            <w:b/>
            <w:bCs/>
            <w:sz w:val="27"/>
            <w:szCs w:val="27"/>
          </w:rPr>
          <w:t>Port_variable</w:t>
        </w:r>
      </w:hyperlink>
      <w:r>
        <w:rPr>
          <w:color w:val="000000"/>
          <w:sz w:val="27"/>
          <w:szCs w:val="27"/>
        </w:rPr>
        <w:t> shall exist.</w:t>
      </w:r>
    </w:p>
    <w:p w:rsidR="00395BB1" w:rsidRDefault="00395BB1" w:rsidP="00395BB1">
      <w:pPr>
        <w:pStyle w:val="Heading2"/>
        <w:rPr>
          <w:color w:val="000000"/>
        </w:rPr>
      </w:pPr>
      <w:r>
        <w:rPr>
          <w:color w:val="000000"/>
        </w:rPr>
        <w:t>4.3.21 Transform_port_variable   </w:t>
      </w:r>
      <w:r>
        <w:rPr>
          <w:noProof/>
          <w:color w:val="0000FF"/>
          <w:lang w:eastAsia="en-GB"/>
        </w:rPr>
        <w:drawing>
          <wp:inline distT="0" distB="0" distL="0" distR="0">
            <wp:extent cx="180975" cy="209550"/>
            <wp:effectExtent l="0" t="0" r="9525" b="0"/>
            <wp:docPr id="54" name="Picture 5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53" name="Picture 53" descr="Mapping table">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pping table">
                      <a:hlinkClick r:id="rId237"/>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 </w:t>
      </w:r>
      <w:r>
        <w:rPr>
          <w:b/>
          <w:bCs/>
          <w:color w:val="000000"/>
          <w:sz w:val="27"/>
          <w:szCs w:val="27"/>
        </w:rPr>
        <w:t>Transform_port_variable</w:t>
      </w:r>
      <w:r>
        <w:rPr>
          <w:color w:val="000000"/>
          <w:sz w:val="27"/>
          <w:szCs w:val="27"/>
        </w:rPr>
        <w:t> is a type of </w:t>
      </w:r>
      <w:hyperlink r:id="rId238" w:anchor="analytical_model_arm.port_variable" w:history="1">
        <w:r>
          <w:rPr>
            <w:rStyle w:val="Hyperlink"/>
            <w:b/>
            <w:bCs/>
            <w:sz w:val="27"/>
            <w:szCs w:val="27"/>
          </w:rPr>
          <w:t>Port_variable</w:t>
        </w:r>
      </w:hyperlink>
      <w:r>
        <w:rPr>
          <w:color w:val="000000"/>
          <w:sz w:val="27"/>
          <w:szCs w:val="27"/>
        </w:rPr>
        <w:t>. A </w:t>
      </w:r>
      <w:r>
        <w:rPr>
          <w:b/>
          <w:bCs/>
          <w:color w:val="000000"/>
          <w:sz w:val="27"/>
          <w:szCs w:val="27"/>
        </w:rPr>
        <w:t>Transform_port_variable</w:t>
      </w:r>
      <w:r>
        <w:rPr>
          <w:color w:val="000000"/>
          <w:sz w:val="27"/>
          <w:szCs w:val="27"/>
        </w:rPr>
        <w:t> supports the creation of directed graph based definitions if the </w:t>
      </w:r>
      <w:r>
        <w:rPr>
          <w:b/>
          <w:bCs/>
          <w:color w:val="000000"/>
          <w:sz w:val="27"/>
          <w:szCs w:val="27"/>
        </w:rPr>
        <w:t>nominal_signal_flow_direction</w:t>
      </w:r>
      <w:r>
        <w:rPr>
          <w:color w:val="000000"/>
          <w:sz w:val="27"/>
          <w:szCs w:val="27"/>
        </w:rPr>
        <w:t> is limited to input or output only. A </w:t>
      </w:r>
      <w:r>
        <w:rPr>
          <w:b/>
          <w:bCs/>
          <w:color w:val="000000"/>
          <w:sz w:val="27"/>
          <w:szCs w:val="27"/>
        </w:rPr>
        <w:t>Transform_port_variable</w:t>
      </w:r>
      <w:r>
        <w:rPr>
          <w:color w:val="000000"/>
          <w:sz w:val="27"/>
          <w:szCs w:val="27"/>
        </w:rPr>
        <w:t xml:space="preserve"> may map a </w:t>
      </w:r>
      <w:r>
        <w:rPr>
          <w:color w:val="000000"/>
          <w:sz w:val="27"/>
          <w:szCs w:val="27"/>
        </w:rPr>
        <w:lastRenderedPageBreak/>
        <w:t>unit to an interface point for an</w:t>
      </w:r>
      <w:hyperlink r:id="rId239" w:anchor="analytical_model_arm.analytical_model_definition" w:history="1">
        <w:r>
          <w:rPr>
            <w:rStyle w:val="Hyperlink"/>
            <w:b/>
            <w:bCs/>
            <w:sz w:val="27"/>
            <w:szCs w:val="27"/>
          </w:rPr>
          <w:t>Analytical_model_definition</w:t>
        </w:r>
      </w:hyperlink>
      <w:r>
        <w:rPr>
          <w:color w:val="000000"/>
          <w:sz w:val="27"/>
          <w:szCs w:val="27"/>
        </w:rPr>
        <w:t>. This standard does not enumerate a fixed list of allowed "transform unit".</w:t>
      </w:r>
    </w:p>
    <w:p w:rsidR="00395BB1" w:rsidRDefault="00395BB1" w:rsidP="00395BB1">
      <w:pPr>
        <w:pStyle w:val="example"/>
        <w:rPr>
          <w:color w:val="000000"/>
          <w:sz w:val="27"/>
          <w:szCs w:val="27"/>
        </w:rPr>
      </w:pPr>
      <w:r>
        <w:rPr>
          <w:color w:val="000000"/>
        </w:rPr>
        <w:t>EXAMPLE </w:t>
      </w:r>
      <w:bookmarkEnd w:id="15"/>
      <w:r>
        <w:rPr>
          <w:color w:val="000000"/>
        </w:rPr>
        <w:t>   A Laplace transform based </w:t>
      </w:r>
      <w:hyperlink r:id="rId240" w:anchor="analytical_model_arm.analytical_model_definition" w:history="1">
        <w:r>
          <w:rPr>
            <w:rStyle w:val="Hyperlink"/>
            <w:b/>
            <w:bCs/>
          </w:rPr>
          <w:t>Analytical_model_definition</w:t>
        </w:r>
      </w:hyperlink>
      <w:r>
        <w:rPr>
          <w:color w:val="000000"/>
        </w:rPr>
        <w:t> would use a </w:t>
      </w:r>
      <w:r>
        <w:rPr>
          <w:b/>
          <w:bCs/>
          <w:color w:val="000000"/>
        </w:rPr>
        <w:t>Transform_port_variable</w:t>
      </w:r>
      <w:r>
        <w:rPr>
          <w:color w:val="000000"/>
        </w:rPr>
        <w:t> as the </w:t>
      </w:r>
      <w:hyperlink r:id="rId241" w:anchor="analytical_model_arm.port_variable" w:history="1">
        <w:r>
          <w:rPr>
            <w:rStyle w:val="Hyperlink"/>
            <w:b/>
            <w:bCs/>
          </w:rPr>
          <w:t>Port_variable</w:t>
        </w:r>
      </w:hyperlink>
      <w:r>
        <w:rPr>
          <w:color w:val="000000"/>
        </w:rPr>
        <w:t> for input and output ports.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Transform_port_variable</w:t>
      </w:r>
      <w:r>
        <w:rPr>
          <w:rFonts w:ascii="Courier New" w:hAnsi="Courier New" w:cs="Courier New"/>
          <w:color w:val="000000"/>
          <w:sz w:val="20"/>
          <w:szCs w:val="20"/>
        </w:rPr>
        <w:br/>
      </w:r>
      <w:r>
        <w:rPr>
          <w:rStyle w:val="HTMLCode"/>
          <w:color w:val="000000"/>
        </w:rPr>
        <w:t>  SUBTYPE OF (</w:t>
      </w:r>
      <w:hyperlink r:id="rId242" w:anchor="analytical_model_arm.port_variable" w:history="1">
        <w:r>
          <w:rPr>
            <w:rStyle w:val="Hyperlink"/>
            <w:rFonts w:ascii="Courier New" w:hAnsi="Courier New" w:cs="Courier New"/>
            <w:sz w:val="20"/>
            <w:szCs w:val="20"/>
          </w:rPr>
          <w:t>Port_variable</w:t>
        </w:r>
      </w:hyperlink>
      <w:r>
        <w:rPr>
          <w:rStyle w:val="HTMLCode"/>
          <w:color w:val="000000"/>
        </w:rPr>
        <w:t>);</w:t>
      </w:r>
      <w:r>
        <w:rPr>
          <w:rFonts w:ascii="Courier New" w:hAnsi="Courier New" w:cs="Courier New"/>
          <w:color w:val="000000"/>
          <w:sz w:val="20"/>
          <w:szCs w:val="20"/>
        </w:rPr>
        <w:br/>
      </w:r>
      <w:r>
        <w:rPr>
          <w:rStyle w:val="HTMLCode"/>
          <w:color w:val="000000"/>
        </w:rPr>
        <w:t>  nominal_signal_flow_direction : </w:t>
      </w:r>
      <w:hyperlink r:id="rId243" w:anchor="analytical_model_arm.signal_flow_direction" w:history="1">
        <w:r>
          <w:rPr>
            <w:rStyle w:val="Hyperlink"/>
            <w:rFonts w:ascii="Courier New" w:hAnsi="Courier New" w:cs="Courier New"/>
            <w:sz w:val="20"/>
            <w:szCs w:val="20"/>
          </w:rPr>
          <w:t>signal_flow_direction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signal_flow_direction.not_applicable &lt;&gt; nominal_signal_flow_direction;</w:t>
      </w:r>
      <w:r>
        <w:rPr>
          <w:rFonts w:ascii="Courier New" w:hAnsi="Courier New" w:cs="Courier New"/>
          <w:color w:val="000000"/>
          <w:sz w:val="20"/>
          <w:szCs w:val="20"/>
        </w:rPr>
        <w:br/>
      </w:r>
      <w:r>
        <w:rPr>
          <w:rStyle w:val="HTMLCode"/>
          <w:color w:val="000000"/>
        </w:rPr>
        <w:t>  WR2: signal_flow_direction.bidirectional &lt;&gt; nominal_signal_flow_direction;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nominal_signal_flow_direction: </w:t>
      </w:r>
      <w:r>
        <w:rPr>
          <w:color w:val="000000"/>
          <w:sz w:val="27"/>
          <w:szCs w:val="27"/>
        </w:rPr>
        <w:t>specifies either </w:t>
      </w:r>
      <w:hyperlink r:id="rId244" w:anchor="analytical_model_arm.signal_flow_direction" w:history="1">
        <w:r>
          <w:rPr>
            <w:rStyle w:val="Hyperlink"/>
            <w:b/>
            <w:bCs/>
            <w:sz w:val="27"/>
            <w:szCs w:val="27"/>
          </w:rPr>
          <w:t>input_direction</w:t>
        </w:r>
      </w:hyperlink>
      <w:r>
        <w:rPr>
          <w:color w:val="000000"/>
          <w:sz w:val="27"/>
          <w:szCs w:val="27"/>
        </w:rPr>
        <w:t>, </w:t>
      </w:r>
      <w:hyperlink r:id="rId245" w:anchor="analytical_model_arm.signal_flow_direction" w:history="1">
        <w:r>
          <w:rPr>
            <w:rStyle w:val="Hyperlink"/>
            <w:b/>
            <w:bCs/>
            <w:sz w:val="27"/>
            <w:szCs w:val="27"/>
          </w:rPr>
          <w:t>output_direction</w:t>
        </w:r>
      </w:hyperlink>
      <w:r>
        <w:rPr>
          <w:color w:val="000000"/>
          <w:sz w:val="27"/>
          <w:szCs w:val="27"/>
        </w:rPr>
        <w:t>, or </w:t>
      </w:r>
      <w:hyperlink r:id="rId246" w:anchor="analytical_model_arm.signal_flow_direction" w:history="1">
        <w:r>
          <w:rPr>
            <w:rStyle w:val="Hyperlink"/>
            <w:b/>
            <w:bCs/>
            <w:sz w:val="27"/>
            <w:szCs w:val="27"/>
          </w:rPr>
          <w:t>unknown_direction</w:t>
        </w:r>
      </w:hyperlink>
      <w:r>
        <w:rPr>
          <w:color w:val="000000"/>
          <w:sz w:val="27"/>
          <w:szCs w:val="27"/>
        </w:rPr>
        <w:t> for the </w:t>
      </w:r>
      <w:r>
        <w:rPr>
          <w:b/>
          <w:bCs/>
          <w:color w:val="000000"/>
          <w:sz w:val="27"/>
          <w:szCs w:val="27"/>
        </w:rPr>
        <w:t>Transform_port_variable</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WR1: </w:t>
      </w:r>
      <w:hyperlink r:id="rId247" w:anchor="analytical_model_arm.signal_flow_direction" w:history="1">
        <w:r>
          <w:rPr>
            <w:rStyle w:val="Hyperlink"/>
            <w:b/>
            <w:bCs/>
            <w:sz w:val="27"/>
            <w:szCs w:val="27"/>
          </w:rPr>
          <w:t>not_applicable</w:t>
        </w:r>
      </w:hyperlink>
      <w:r>
        <w:rPr>
          <w:color w:val="000000"/>
          <w:sz w:val="27"/>
          <w:szCs w:val="27"/>
        </w:rPr>
        <w:t> is not an allowed value for </w:t>
      </w:r>
      <w:r>
        <w:rPr>
          <w:b/>
          <w:bCs/>
          <w:color w:val="000000"/>
          <w:sz w:val="27"/>
          <w:szCs w:val="27"/>
        </w:rPr>
        <w:t>nominal_signal_flow_direction</w:t>
      </w:r>
      <w:r>
        <w:rPr>
          <w:color w:val="000000"/>
          <w:sz w:val="27"/>
          <w:szCs w:val="27"/>
        </w:rPr>
        <w:t>.</w:t>
      </w:r>
    </w:p>
    <w:p w:rsidR="00395BB1" w:rsidRDefault="00395BB1" w:rsidP="00395BB1">
      <w:pPr>
        <w:pStyle w:val="expressdescription"/>
        <w:rPr>
          <w:color w:val="000000"/>
          <w:sz w:val="27"/>
          <w:szCs w:val="27"/>
        </w:rPr>
      </w:pPr>
      <w:bookmarkStart w:id="78" w:name="analytical_model_arm.transform_port_vari"/>
      <w:r>
        <w:rPr>
          <w:b/>
          <w:bCs/>
          <w:color w:val="000000"/>
          <w:sz w:val="27"/>
          <w:szCs w:val="27"/>
        </w:rPr>
        <w:t>WR2: </w:t>
      </w:r>
      <w:bookmarkEnd w:id="78"/>
      <w:r>
        <w:rPr>
          <w:color w:val="000000"/>
          <w:sz w:val="27"/>
          <w:szCs w:val="27"/>
        </w:rPr>
        <w:fldChar w:fldCharType="begin"/>
      </w:r>
      <w:r>
        <w:rPr>
          <w:color w:val="000000"/>
          <w:sz w:val="27"/>
          <w:szCs w:val="27"/>
        </w:rPr>
        <w:instrText xml:space="preserve"> HYPERLINK "file:///C:\\Users\\bus4005\\Downloads\\CR_FDIS_3_20190311_draft\\CR_FDIS_3\\part1000\\data\\modules\\analytical_model\\sys\\4_info_reqs.htm" \l "analytical_model_arm.signal_flow_direction" </w:instrText>
      </w:r>
      <w:r>
        <w:rPr>
          <w:color w:val="000000"/>
          <w:sz w:val="27"/>
          <w:szCs w:val="27"/>
        </w:rPr>
        <w:fldChar w:fldCharType="separate"/>
      </w:r>
      <w:r>
        <w:rPr>
          <w:rStyle w:val="Hyperlink"/>
          <w:b/>
          <w:bCs/>
          <w:sz w:val="27"/>
          <w:szCs w:val="27"/>
        </w:rPr>
        <w:t>bidirectional</w:t>
      </w:r>
      <w:r>
        <w:rPr>
          <w:color w:val="000000"/>
          <w:sz w:val="27"/>
          <w:szCs w:val="27"/>
        </w:rPr>
        <w:fldChar w:fldCharType="end"/>
      </w:r>
      <w:r>
        <w:rPr>
          <w:color w:val="000000"/>
          <w:sz w:val="27"/>
          <w:szCs w:val="27"/>
        </w:rPr>
        <w:t> is not an allowed value for </w:t>
      </w:r>
      <w:r>
        <w:rPr>
          <w:b/>
          <w:bCs/>
          <w:color w:val="000000"/>
          <w:sz w:val="27"/>
          <w:szCs w:val="27"/>
        </w:rPr>
        <w:t>nominal_signal_flow_direction</w:t>
      </w:r>
      <w:r>
        <w:rPr>
          <w:color w:val="000000"/>
          <w:sz w:val="27"/>
          <w:szCs w:val="27"/>
        </w:rPr>
        <w:t>.</w:t>
      </w:r>
    </w:p>
    <w:p w:rsidR="00395BB1" w:rsidRDefault="00395BB1" w:rsidP="00395BB1">
      <w:pPr>
        <w:pStyle w:val="Heading2"/>
        <w:rPr>
          <w:color w:val="000000"/>
        </w:rPr>
      </w:pPr>
      <w:bookmarkStart w:id="79" w:name="rules"/>
      <w:r>
        <w:rPr>
          <w:color w:val="000000"/>
        </w:rPr>
        <w:t>4.4 ARM rule definitions</w:t>
      </w:r>
      <w:bookmarkEnd w:id="79"/>
    </w:p>
    <w:p w:rsidR="00395BB1" w:rsidRDefault="00395BB1" w:rsidP="00395BB1">
      <w:pPr>
        <w:pStyle w:val="NormalWeb"/>
        <w:rPr>
          <w:color w:val="000000"/>
          <w:sz w:val="27"/>
          <w:szCs w:val="27"/>
        </w:rPr>
      </w:pPr>
      <w:r>
        <w:rPr>
          <w:color w:val="000000"/>
          <w:sz w:val="27"/>
          <w:szCs w:val="27"/>
        </w:rPr>
        <w:t>This subclause specifies the ARM rules for this module. The ARM rules and definitions are specified below.</w:t>
      </w:r>
    </w:p>
    <w:p w:rsidR="00395BB1" w:rsidRDefault="00395BB1" w:rsidP="00395BB1">
      <w:pPr>
        <w:pStyle w:val="Heading2"/>
        <w:rPr>
          <w:color w:val="000000"/>
        </w:rPr>
      </w:pPr>
      <w:r>
        <w:rPr>
          <w:color w:val="000000"/>
        </w:rPr>
        <w:t>4.4.1 analytical_model_version_constraint</w:t>
      </w:r>
    </w:p>
    <w:p w:rsidR="00395BB1" w:rsidRDefault="00395BB1" w:rsidP="00395BB1">
      <w:r>
        <w:rPr>
          <w:color w:val="000000"/>
          <w:sz w:val="27"/>
          <w:szCs w:val="27"/>
        </w:rPr>
        <w:t>The rule </w:t>
      </w:r>
      <w:r>
        <w:rPr>
          <w:b/>
          <w:bCs/>
          <w:color w:val="000000"/>
          <w:sz w:val="27"/>
          <w:szCs w:val="27"/>
        </w:rPr>
        <w:t>analytical_model_version_constraint</w:t>
      </w:r>
      <w:r>
        <w:rPr>
          <w:color w:val="000000"/>
          <w:sz w:val="27"/>
          <w:szCs w:val="27"/>
        </w:rPr>
        <w:t> constrains the use of </w:t>
      </w:r>
      <w:hyperlink r:id="rId248" w:anchor="analytical_model_arm.analytical_model" w:history="1">
        <w:r>
          <w:rPr>
            <w:rStyle w:val="Hyperlink"/>
            <w:b/>
            <w:bCs/>
            <w:sz w:val="27"/>
            <w:szCs w:val="27"/>
          </w:rPr>
          <w:t>Analytical_model</w:t>
        </w:r>
      </w:hyperlink>
      <w:r>
        <w:rPr>
          <w:color w:val="000000"/>
          <w:sz w:val="27"/>
          <w:szCs w:val="27"/>
        </w:rPr>
        <w:t> as </w:t>
      </w:r>
      <w:hyperlink r:id="rId249" w:anchor="product_version_arm.product_version.of_product" w:history="1">
        <w:r>
          <w:rPr>
            <w:rStyle w:val="Hyperlink"/>
            <w:b/>
            <w:bCs/>
            <w:sz w:val="27"/>
            <w:szCs w:val="27"/>
          </w:rPr>
          <w:t>of_product</w:t>
        </w:r>
      </w:hyperlink>
      <w:r>
        <w:rPr>
          <w:color w:val="000000"/>
          <w:sz w:val="27"/>
          <w:szCs w:val="27"/>
        </w:rPr>
        <w:t> to </w:t>
      </w:r>
      <w:hyperlink r:id="rId250" w:anchor="analytical_model_arm.analytical_model_version" w:history="1">
        <w:r>
          <w:rPr>
            <w:rStyle w:val="Hyperlink"/>
            <w:b/>
            <w:bCs/>
            <w:sz w:val="27"/>
            <w:szCs w:val="27"/>
          </w:rPr>
          <w:t>Analytical_model_version</w:t>
        </w:r>
      </w:hyperlink>
      <w:r>
        <w:rPr>
          <w:color w:val="000000"/>
          <w:sz w:val="27"/>
          <w:szCs w:val="27"/>
        </w:rPr>
        <w:t> only.</w:t>
      </w:r>
    </w:p>
    <w:p w:rsidR="00395BB1" w:rsidRDefault="00395BB1" w:rsidP="00395BB1">
      <w:pPr>
        <w:pStyle w:val="NormalWeb"/>
        <w:rPr>
          <w:color w:val="000000"/>
          <w:sz w:val="27"/>
          <w:szCs w:val="27"/>
        </w:rPr>
      </w:pPr>
      <w:r>
        <w:rPr>
          <w:color w:val="000000"/>
          <w:sz w:val="27"/>
          <w:szCs w:val="27"/>
          <w:u w:val="single"/>
        </w:rPr>
        <w:lastRenderedPageBreak/>
        <w:t>EXPRESS specification:</w:t>
      </w:r>
    </w:p>
    <w:p w:rsidR="00395BB1" w:rsidRDefault="00395BB1" w:rsidP="00395BB1">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RULE analytical_model_version_constraint FOR </w:t>
      </w:r>
      <w:r>
        <w:rPr>
          <w:rFonts w:ascii="Courier New" w:hAnsi="Courier New" w:cs="Courier New"/>
          <w:color w:val="000000"/>
          <w:sz w:val="20"/>
          <w:szCs w:val="20"/>
        </w:rPr>
        <w:br/>
      </w:r>
      <w:r>
        <w:rPr>
          <w:rStyle w:val="HTMLCode"/>
          <w:rFonts w:eastAsiaTheme="minorHAnsi"/>
          <w:color w:val="000000"/>
        </w:rPr>
        <w:t>(product_version);</w:t>
      </w:r>
      <w:r>
        <w:rPr>
          <w:rFonts w:ascii="Courier New" w:hAnsi="Courier New" w:cs="Courier New"/>
          <w:color w:val="000000"/>
          <w:sz w:val="20"/>
          <w:szCs w:val="20"/>
        </w:rPr>
        <w:br/>
      </w:r>
      <w:r>
        <w:rPr>
          <w:rStyle w:val="HTMLCode"/>
          <w:rFonts w:eastAsiaTheme="minorHAnsi"/>
          <w:color w:val="000000"/>
        </w:rPr>
        <w:t>WHERE</w:t>
      </w:r>
      <w:r>
        <w:rPr>
          <w:rFonts w:ascii="Courier New" w:hAnsi="Courier New" w:cs="Courier New"/>
          <w:color w:val="000000"/>
          <w:sz w:val="20"/>
          <w:szCs w:val="20"/>
        </w:rPr>
        <w:br/>
      </w:r>
      <w:r>
        <w:rPr>
          <w:rStyle w:val="HTMLCode"/>
          <w:rFonts w:eastAsiaTheme="minorHAnsi"/>
          <w:color w:val="000000"/>
        </w:rPr>
        <w:t>  WR1: SIZEOF(QUERY(pv &lt;* product_version | (NOT ('ANALYTICAL_MODEL_ARM.ANALYTICAL_MODEL_VERSION' IN TYPEOF(pv))) AND ('ANALYTICAL_MODEL_ARM.ANALYTICAL_MODEL' IN TYPEOF(pv.of_product)))) = 0;</w:t>
      </w:r>
      <w:r>
        <w:rPr>
          <w:rFonts w:ascii="Courier New" w:hAnsi="Courier New" w:cs="Courier New"/>
          <w:color w:val="000000"/>
          <w:sz w:val="20"/>
          <w:szCs w:val="20"/>
        </w:rPr>
        <w:br/>
      </w:r>
      <w:r>
        <w:rPr>
          <w:rStyle w:val="HTMLCode"/>
          <w:rFonts w:eastAsiaTheme="minorHAnsi"/>
          <w:color w:val="000000"/>
        </w:rPr>
        <w:t>END_RULE; </w:t>
      </w:r>
      <w:r>
        <w:rPr>
          <w:rFonts w:ascii="Courier New" w:hAnsi="Courier New" w:cs="Courier New"/>
          <w:color w:val="000000"/>
          <w:sz w:val="20"/>
          <w:szCs w:val="20"/>
        </w:rPr>
        <w:br/>
      </w:r>
      <w:r>
        <w:rPr>
          <w:rStyle w:val="HTMLCode"/>
          <w:rFonts w:eastAsiaTheme="minorHAnsi"/>
          <w:color w:val="000000"/>
        </w:rPr>
        <w:t>(*</w:t>
      </w:r>
    </w:p>
    <w:p w:rsidR="00395BB1" w:rsidRDefault="00395BB1" w:rsidP="00395BB1">
      <w:pPr>
        <w:pStyle w:val="NormalWeb"/>
        <w:rPr>
          <w:color w:val="000000"/>
          <w:sz w:val="27"/>
          <w:szCs w:val="27"/>
        </w:rPr>
      </w:pPr>
      <w:r>
        <w:rPr>
          <w:color w:val="000000"/>
          <w:sz w:val="27"/>
          <w:szCs w:val="27"/>
          <w:u w:val="single"/>
        </w:rPr>
        <w:t>Argument definitions:</w:t>
      </w:r>
    </w:p>
    <w:p w:rsidR="00395BB1" w:rsidRDefault="00395BB1" w:rsidP="00395BB1">
      <w:pPr>
        <w:pStyle w:val="expressdescription"/>
        <w:rPr>
          <w:color w:val="000000"/>
          <w:sz w:val="27"/>
          <w:szCs w:val="27"/>
        </w:rPr>
      </w:pPr>
      <w:r>
        <w:rPr>
          <w:b/>
          <w:bCs/>
          <w:color w:val="000000"/>
          <w:sz w:val="27"/>
          <w:szCs w:val="27"/>
        </w:rPr>
        <w:t>product_version : </w:t>
      </w:r>
      <w:r>
        <w:rPr>
          <w:color w:val="000000"/>
          <w:sz w:val="27"/>
          <w:szCs w:val="27"/>
        </w:rPr>
        <w:t>the set of all instances of product_version.</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80" w:name="analytical_model_arm.analytical_model_ve"/>
      <w:r>
        <w:rPr>
          <w:b/>
          <w:bCs/>
          <w:color w:val="000000"/>
          <w:sz w:val="27"/>
          <w:szCs w:val="27"/>
        </w:rPr>
        <w:t>WR1: </w:t>
      </w:r>
      <w:bookmarkEnd w:id="80"/>
      <w:r>
        <w:rPr>
          <w:color w:val="000000"/>
          <w:sz w:val="27"/>
          <w:szCs w:val="27"/>
        </w:rPr>
        <w:t>There shall not be any instance of </w:t>
      </w:r>
      <w:hyperlink r:id="rId251" w:anchor="product_version_arm.product_version" w:history="1">
        <w:r>
          <w:rPr>
            <w:rStyle w:val="Hyperlink"/>
            <w:b/>
            <w:bCs/>
            <w:sz w:val="27"/>
            <w:szCs w:val="27"/>
          </w:rPr>
          <w:t>Product_version</w:t>
        </w:r>
      </w:hyperlink>
      <w:r>
        <w:rPr>
          <w:color w:val="000000"/>
          <w:sz w:val="27"/>
          <w:szCs w:val="27"/>
        </w:rPr>
        <w:t> that refers</w:t>
      </w:r>
      <w:ins w:id="81" w:author="Sapp (US), Brandon" w:date="2019-03-20T10:25:00Z">
        <w:r w:rsidR="000406E3">
          <w:rPr>
            <w:color w:val="000000"/>
            <w:sz w:val="27"/>
            <w:szCs w:val="27"/>
          </w:rPr>
          <w:t xml:space="preserve"> to an</w:t>
        </w:r>
      </w:ins>
      <w:r>
        <w:rPr>
          <w:color w:val="000000"/>
          <w:sz w:val="27"/>
          <w:szCs w:val="27"/>
        </w:rPr>
        <w:t> </w:t>
      </w:r>
      <w:hyperlink r:id="rId252" w:anchor="analytical_model_arm.analytical_model" w:history="1">
        <w:r>
          <w:rPr>
            <w:rStyle w:val="Hyperlink"/>
            <w:b/>
            <w:bCs/>
            <w:sz w:val="27"/>
            <w:szCs w:val="27"/>
          </w:rPr>
          <w:t>Analytical_model</w:t>
        </w:r>
      </w:hyperlink>
      <w:r>
        <w:rPr>
          <w:color w:val="000000"/>
          <w:sz w:val="27"/>
          <w:szCs w:val="27"/>
        </w:rPr>
        <w:t> as </w:t>
      </w:r>
      <w:hyperlink r:id="rId253" w:anchor="product_version_arm.product_version.of_product" w:history="1">
        <w:r>
          <w:rPr>
            <w:rStyle w:val="Hyperlink"/>
            <w:b/>
            <w:bCs/>
            <w:sz w:val="27"/>
            <w:szCs w:val="27"/>
          </w:rPr>
          <w:t>of_product</w:t>
        </w:r>
      </w:hyperlink>
      <w:r>
        <w:rPr>
          <w:color w:val="000000"/>
          <w:sz w:val="27"/>
          <w:szCs w:val="27"/>
        </w:rPr>
        <w:t> and is not an instance of </w:t>
      </w:r>
      <w:hyperlink r:id="rId254" w:anchor="analytical_model_arm.analytical_model_version" w:history="1">
        <w:r>
          <w:rPr>
            <w:rStyle w:val="Hyperlink"/>
            <w:b/>
            <w:bCs/>
            <w:sz w:val="27"/>
            <w:szCs w:val="27"/>
          </w:rPr>
          <w:t>Analytical_model_version</w:t>
        </w:r>
      </w:hyperlink>
      <w:r>
        <w:rPr>
          <w:color w:val="000000"/>
          <w:sz w:val="27"/>
          <w:szCs w:val="27"/>
        </w:rPr>
        <w:t>.</w:t>
      </w:r>
    </w:p>
    <w:p w:rsidR="00395BB1" w:rsidRDefault="00395BB1" w:rsidP="00395BB1">
      <w:pPr>
        <w:pStyle w:val="Heading2"/>
        <w:rPr>
          <w:color w:val="000000"/>
        </w:rPr>
      </w:pPr>
      <w:r>
        <w:rPr>
          <w:color w:val="000000"/>
        </w:rPr>
        <w:t>4.4.2 analytical_model_definition_constraint</w:t>
      </w:r>
    </w:p>
    <w:p w:rsidR="00395BB1" w:rsidRDefault="00395BB1" w:rsidP="00395BB1">
      <w:r>
        <w:rPr>
          <w:color w:val="000000"/>
          <w:sz w:val="27"/>
          <w:szCs w:val="27"/>
        </w:rPr>
        <w:t>The rule </w:t>
      </w:r>
      <w:r>
        <w:rPr>
          <w:b/>
          <w:bCs/>
          <w:color w:val="000000"/>
          <w:sz w:val="27"/>
          <w:szCs w:val="27"/>
        </w:rPr>
        <w:t>analytical_model_definition_constraint</w:t>
      </w:r>
      <w:r>
        <w:rPr>
          <w:color w:val="000000"/>
          <w:sz w:val="27"/>
          <w:szCs w:val="27"/>
        </w:rPr>
        <w:t> constrains the use of </w:t>
      </w:r>
      <w:hyperlink r:id="rId255" w:anchor="analytical_model_arm.analytical_model_version" w:history="1">
        <w:r>
          <w:rPr>
            <w:rStyle w:val="Hyperlink"/>
            <w:b/>
            <w:bCs/>
            <w:sz w:val="27"/>
            <w:szCs w:val="27"/>
          </w:rPr>
          <w:t>Analytical_model_version</w:t>
        </w:r>
      </w:hyperlink>
      <w:r>
        <w:rPr>
          <w:color w:val="000000"/>
          <w:sz w:val="27"/>
          <w:szCs w:val="27"/>
        </w:rPr>
        <w:t> as </w:t>
      </w:r>
      <w:hyperlink r:id="rId256" w:anchor="product_view_definition_arm.product_view_definition.defined_version" w:history="1">
        <w:r>
          <w:rPr>
            <w:rStyle w:val="Hyperlink"/>
            <w:b/>
            <w:bCs/>
            <w:sz w:val="27"/>
            <w:szCs w:val="27"/>
          </w:rPr>
          <w:t>defined_version</w:t>
        </w:r>
      </w:hyperlink>
      <w:r>
        <w:rPr>
          <w:color w:val="000000"/>
          <w:sz w:val="27"/>
          <w:szCs w:val="27"/>
        </w:rPr>
        <w:t> to </w:t>
      </w:r>
      <w:hyperlink r:id="rId257" w:anchor="analytical_model_arm.analytical_model_definition" w:history="1">
        <w:r>
          <w:rPr>
            <w:rStyle w:val="Hyperlink"/>
            <w:b/>
            <w:bCs/>
            <w:sz w:val="27"/>
            <w:szCs w:val="27"/>
          </w:rPr>
          <w:t>Analytical_model_definition</w:t>
        </w:r>
      </w:hyperlink>
      <w:r>
        <w:rPr>
          <w:color w:val="000000"/>
          <w:sz w:val="27"/>
          <w:szCs w:val="27"/>
        </w:rPr>
        <w:t> only.</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RULE analytical_model_definition_constraint FOR </w:t>
      </w:r>
      <w:r>
        <w:rPr>
          <w:rFonts w:ascii="Courier New" w:hAnsi="Courier New" w:cs="Courier New"/>
          <w:color w:val="000000"/>
          <w:sz w:val="20"/>
          <w:szCs w:val="20"/>
        </w:rPr>
        <w:br/>
      </w:r>
      <w:r>
        <w:rPr>
          <w:rStyle w:val="HTMLCode"/>
          <w:rFonts w:eastAsiaTheme="minorHAnsi"/>
          <w:color w:val="000000"/>
        </w:rPr>
        <w:t>(product_view_definition);</w:t>
      </w:r>
      <w:r>
        <w:rPr>
          <w:rFonts w:ascii="Courier New" w:hAnsi="Courier New" w:cs="Courier New"/>
          <w:color w:val="000000"/>
          <w:sz w:val="20"/>
          <w:szCs w:val="20"/>
        </w:rPr>
        <w:br/>
      </w:r>
      <w:r>
        <w:rPr>
          <w:rStyle w:val="HTMLCode"/>
          <w:rFonts w:eastAsiaTheme="minorHAnsi"/>
          <w:color w:val="000000"/>
        </w:rPr>
        <w:t>WHERE</w:t>
      </w:r>
      <w:r>
        <w:rPr>
          <w:rFonts w:ascii="Courier New" w:hAnsi="Courier New" w:cs="Courier New"/>
          <w:color w:val="000000"/>
          <w:sz w:val="20"/>
          <w:szCs w:val="20"/>
        </w:rPr>
        <w:br/>
      </w:r>
      <w:r>
        <w:rPr>
          <w:rStyle w:val="HTMLCode"/>
          <w:rFonts w:eastAsiaTheme="minorHAnsi"/>
          <w:color w:val="000000"/>
        </w:rPr>
        <w:t>  WR1: SIZEOF(QUERY(pvd &lt;* product_view_definition | (NOT ('ANALYTICAL_MODEL_ARM.ANALYTICAL_MODEL_DEFINITION' IN TYPEOF(pvd))) AND ('ANALYTICAL_MODEL_ARM.ANALYTICAL_MODEL_VERSION' IN TYPEOF(pvd.defined_version)))) = 0;</w:t>
      </w:r>
      <w:r>
        <w:rPr>
          <w:rFonts w:ascii="Courier New" w:hAnsi="Courier New" w:cs="Courier New"/>
          <w:color w:val="000000"/>
          <w:sz w:val="20"/>
          <w:szCs w:val="20"/>
        </w:rPr>
        <w:br/>
      </w:r>
      <w:r>
        <w:rPr>
          <w:rStyle w:val="HTMLCode"/>
          <w:rFonts w:eastAsiaTheme="minorHAnsi"/>
          <w:color w:val="000000"/>
        </w:rPr>
        <w:t>END_RULE; </w:t>
      </w:r>
      <w:r>
        <w:rPr>
          <w:rFonts w:ascii="Courier New" w:hAnsi="Courier New" w:cs="Courier New"/>
          <w:color w:val="000000"/>
          <w:sz w:val="20"/>
          <w:szCs w:val="20"/>
        </w:rPr>
        <w:br/>
      </w:r>
      <w:r>
        <w:rPr>
          <w:rStyle w:val="HTMLCode"/>
          <w:rFonts w:eastAsiaTheme="minorHAnsi"/>
          <w:color w:val="000000"/>
        </w:rPr>
        <w:t>(*</w:t>
      </w:r>
    </w:p>
    <w:p w:rsidR="00395BB1" w:rsidRDefault="00395BB1" w:rsidP="00395BB1">
      <w:pPr>
        <w:pStyle w:val="NormalWeb"/>
        <w:rPr>
          <w:color w:val="000000"/>
          <w:sz w:val="27"/>
          <w:szCs w:val="27"/>
        </w:rPr>
      </w:pPr>
      <w:r>
        <w:rPr>
          <w:color w:val="000000"/>
          <w:sz w:val="27"/>
          <w:szCs w:val="27"/>
          <w:u w:val="single"/>
        </w:rPr>
        <w:t>Argument definitions:</w:t>
      </w:r>
    </w:p>
    <w:p w:rsidR="00395BB1" w:rsidRDefault="00395BB1" w:rsidP="00395BB1">
      <w:pPr>
        <w:pStyle w:val="expressdescription"/>
        <w:rPr>
          <w:color w:val="000000"/>
          <w:sz w:val="27"/>
          <w:szCs w:val="27"/>
        </w:rPr>
      </w:pPr>
      <w:r>
        <w:rPr>
          <w:b/>
          <w:bCs/>
          <w:color w:val="000000"/>
          <w:sz w:val="27"/>
          <w:szCs w:val="27"/>
        </w:rPr>
        <w:lastRenderedPageBreak/>
        <w:t>product_view_definition : </w:t>
      </w:r>
      <w:r>
        <w:rPr>
          <w:color w:val="000000"/>
          <w:sz w:val="27"/>
          <w:szCs w:val="27"/>
        </w:rPr>
        <w:t>the set of all instances of product_view_definition.</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82" w:name="analytical_model_arm.analytical_model_de"/>
      <w:r>
        <w:rPr>
          <w:b/>
          <w:bCs/>
          <w:color w:val="000000"/>
          <w:sz w:val="27"/>
          <w:szCs w:val="27"/>
        </w:rPr>
        <w:t>WR1: </w:t>
      </w:r>
      <w:bookmarkEnd w:id="82"/>
      <w:r>
        <w:rPr>
          <w:color w:val="000000"/>
          <w:sz w:val="27"/>
          <w:szCs w:val="27"/>
        </w:rPr>
        <w:t>There shall not be any instance of </w:t>
      </w:r>
      <w:hyperlink r:id="rId258" w:anchor="product_view_definition_arm.product_view_definition" w:history="1">
        <w:r>
          <w:rPr>
            <w:rStyle w:val="Hyperlink"/>
            <w:b/>
            <w:bCs/>
            <w:sz w:val="27"/>
            <w:szCs w:val="27"/>
          </w:rPr>
          <w:t>Product_view_definition</w:t>
        </w:r>
      </w:hyperlink>
      <w:r>
        <w:rPr>
          <w:color w:val="000000"/>
          <w:sz w:val="27"/>
          <w:szCs w:val="27"/>
        </w:rPr>
        <w:t> that refers</w:t>
      </w:r>
      <w:ins w:id="83" w:author="Sapp (US), Brandon" w:date="2019-03-20T10:26:00Z">
        <w:r w:rsidR="000406E3">
          <w:rPr>
            <w:color w:val="000000"/>
            <w:sz w:val="27"/>
            <w:szCs w:val="27"/>
          </w:rPr>
          <w:t xml:space="preserve"> to an</w:t>
        </w:r>
      </w:ins>
      <w:r>
        <w:rPr>
          <w:color w:val="000000"/>
          <w:sz w:val="27"/>
          <w:szCs w:val="27"/>
        </w:rPr>
        <w:t> </w:t>
      </w:r>
      <w:hyperlink r:id="rId259" w:anchor="analytical_model_arm.analytical_model_version" w:history="1">
        <w:r>
          <w:rPr>
            <w:rStyle w:val="Hyperlink"/>
            <w:b/>
            <w:bCs/>
            <w:sz w:val="27"/>
            <w:szCs w:val="27"/>
          </w:rPr>
          <w:t>Analytical_model_version</w:t>
        </w:r>
      </w:hyperlink>
      <w:r>
        <w:rPr>
          <w:color w:val="000000"/>
          <w:sz w:val="27"/>
          <w:szCs w:val="27"/>
        </w:rPr>
        <w:t> as </w:t>
      </w:r>
      <w:hyperlink r:id="rId260" w:anchor="product_view_definition_arm.product_view_definition.defined_version" w:history="1">
        <w:r>
          <w:rPr>
            <w:rStyle w:val="Hyperlink"/>
            <w:b/>
            <w:bCs/>
            <w:sz w:val="27"/>
            <w:szCs w:val="27"/>
          </w:rPr>
          <w:t>defined_version</w:t>
        </w:r>
      </w:hyperlink>
      <w:r>
        <w:rPr>
          <w:color w:val="000000"/>
          <w:sz w:val="27"/>
          <w:szCs w:val="27"/>
        </w:rPr>
        <w:t> and is not an instance of </w:t>
      </w:r>
      <w:hyperlink r:id="rId261" w:anchor="analytical_model_arm.analytical_model_definition" w:history="1">
        <w:r>
          <w:rPr>
            <w:rStyle w:val="Hyperlink"/>
            <w:b/>
            <w:bCs/>
            <w:sz w:val="27"/>
            <w:szCs w:val="27"/>
          </w:rPr>
          <w:t>Analytical_model_definition</w:t>
        </w:r>
      </w:hyperlink>
      <w:r>
        <w:rPr>
          <w:color w:val="000000"/>
          <w:sz w:val="27"/>
          <w:szCs w:val="27"/>
        </w:rPr>
        <w:t>.</w:t>
      </w:r>
    </w:p>
    <w:p w:rsidR="00395BB1" w:rsidRDefault="00395BB1" w:rsidP="00395BB1">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Analytical_model_arm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395BB1" w:rsidRDefault="00395BB1" w:rsidP="00395BB1">
      <w:pPr>
        <w:pStyle w:val="NormalWeb"/>
        <w:rPr>
          <w:color w:val="000000"/>
          <w:sz w:val="27"/>
          <w:szCs w:val="27"/>
        </w:rPr>
      </w:pPr>
      <w:r>
        <w:rPr>
          <w:color w:val="000000"/>
          <w:sz w:val="27"/>
          <w:szCs w:val="27"/>
        </w:rPr>
        <w:t>© ISO 2019 — All rights reserved</w:t>
      </w:r>
    </w:p>
    <w:p w:rsidR="004B0747" w:rsidRPr="00395BB1" w:rsidRDefault="004B0747" w:rsidP="00395BB1"/>
    <w:sectPr w:rsidR="004B0747" w:rsidRPr="00395BB1" w:rsidSect="00395BB1">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zY3sjC3sDA2NTZX0lEKTi0uzszPAykwqgUAQrfoTSwAAAA="/>
  </w:docVars>
  <w:rsids>
    <w:rsidRoot w:val="0025162F"/>
    <w:rsid w:val="000406E3"/>
    <w:rsid w:val="0025162F"/>
    <w:rsid w:val="00395BB1"/>
    <w:rsid w:val="004B0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4C82E"/>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0406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406E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184894">
      <w:bodyDiv w:val="1"/>
      <w:marLeft w:val="0"/>
      <w:marRight w:val="0"/>
      <w:marTop w:val="0"/>
      <w:marBottom w:val="0"/>
      <w:divBdr>
        <w:top w:val="none" w:sz="0" w:space="0" w:color="auto"/>
        <w:left w:val="none" w:sz="0" w:space="0" w:color="auto"/>
        <w:bottom w:val="none" w:sz="0" w:space="0" w:color="auto"/>
        <w:right w:val="none" w:sz="0" w:space="0" w:color="auto"/>
      </w:divBdr>
      <w:divsChild>
        <w:div w:id="1194154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bus4005\Downloads\CR_FDIS_3_20190311_draft\CR_FDIS_3\part1000\data\modules\analytical_model\sys\4_info_reqs.htm" TargetMode="External"/><Relationship Id="rId21" Type="http://schemas.openxmlformats.org/officeDocument/2006/relationships/hyperlink" Target="file:///C:\Users\bus4005\Downloads\CR_FDIS_3_20190311_draft\CR_FDIS_3\part1000\data\modules\document_assignment\sys\4_info_reqs.htm" TargetMode="External"/><Relationship Id="rId42" Type="http://schemas.openxmlformats.org/officeDocument/2006/relationships/hyperlink" Target="file:///C:\Users\bus4005\Downloads\CR_FDIS_3_20190311_draft\CR_FDIS_3\part1000\data\modules\analytical_model\sys\4_info_reqs.htm" TargetMode="External"/><Relationship Id="rId63" Type="http://schemas.openxmlformats.org/officeDocument/2006/relationships/hyperlink" Target="file:///C:\Users\bus4005\Downloads\CR_FDIS_3_20190311_draft\CR_FDIS_3\part1000\data\modules\analytical_model\sys\5_mapping.htm#aeentityanalytical_model_application" TargetMode="External"/><Relationship Id="rId84" Type="http://schemas.openxmlformats.org/officeDocument/2006/relationships/hyperlink" Target="file:///C:\Users\bus4005\Downloads\CR_FDIS_3_20190311_draft\CR_FDIS_3\part1000\data\modules\product_view_definition\sys\4_info_reqs.htm" TargetMode="External"/><Relationship Id="rId138" Type="http://schemas.openxmlformats.org/officeDocument/2006/relationships/hyperlink" Target="file:///C:\Users\bus4005\Downloads\CR_FDIS_3_20190311_draft\CR_FDIS_3\part1000\data\modules\analytical_model\sys\4_info_reqs.htm" TargetMode="External"/><Relationship Id="rId159" Type="http://schemas.openxmlformats.org/officeDocument/2006/relationships/hyperlink" Target="file:///C:\Users\bus4005\Downloads\CR_FDIS_3_20190311_draft\CR_FDIS_3\part1000\data\modules\analytical_model\sys\4_info_reqs.htm" TargetMode="External"/><Relationship Id="rId170" Type="http://schemas.openxmlformats.org/officeDocument/2006/relationships/hyperlink" Target="file:///C:\Users\bus4005\Downloads\CR_FDIS_3_20190311_draft\CR_FDIS_3\part1000\data\modules\analytical_model\sys\4_info_reqs.htm" TargetMode="External"/><Relationship Id="rId191" Type="http://schemas.openxmlformats.org/officeDocument/2006/relationships/hyperlink" Target="file:///C:\Users\bus4005\Downloads\CR_FDIS_3_20190311_draft\CR_FDIS_3\part1000\data\modules\analytical_model\sys\4_info_reqs.htm" TargetMode="External"/><Relationship Id="rId205" Type="http://schemas.openxmlformats.org/officeDocument/2006/relationships/hyperlink" Target="file:///C:\Users\bus4005\Downloads\CR_FDIS_3_20190311_draft\CR_FDIS_3\part1000\data\modules\analytical_model\sys\4_info_reqs.htm" TargetMode="External"/><Relationship Id="rId226" Type="http://schemas.openxmlformats.org/officeDocument/2006/relationships/hyperlink" Target="file:///C:\Users\bus4005\Downloads\CR_FDIS_3_20190311_draft\CR_FDIS_3\part1000\data\modules\analytical_model\sys\4_info_reqs.htm" TargetMode="External"/><Relationship Id="rId247" Type="http://schemas.openxmlformats.org/officeDocument/2006/relationships/hyperlink" Target="file:///C:\Users\bus4005\Downloads\CR_FDIS_3_20190311_draft\CR_FDIS_3\part1000\data\modules\analytical_model\sys\4_info_reqs.htm" TargetMode="External"/><Relationship Id="rId107" Type="http://schemas.openxmlformats.org/officeDocument/2006/relationships/hyperlink" Target="file:///C:\Users\bus4005\Downloads\CR_FDIS_3_20190311_draft\CR_FDIS_3\part1000\data\modules\analytical_model\sys\4_info_reqs.htm" TargetMode="External"/><Relationship Id="rId11" Type="http://schemas.openxmlformats.org/officeDocument/2006/relationships/hyperlink" Target="file:///C:\Users\bus4005\Downloads\CR_FDIS_3_20190311_draft\CR_FDIS_3\part1000\data\modules\specification_document\sys\4_info_reqs.htm" TargetMode="External"/><Relationship Id="rId32" Type="http://schemas.openxmlformats.org/officeDocument/2006/relationships/hyperlink" Target="file:///C:\Users\bus4005\Downloads\CR_FDIS_3_20190311_draft\CR_FDIS_3\part1000\data\modules\analytical_model\sys\4_info_reqs.htm" TargetMode="External"/><Relationship Id="rId53" Type="http://schemas.openxmlformats.org/officeDocument/2006/relationships/hyperlink" Target="file:///C:\Users\bus4005\Downloads\CR_FDIS_3_20190311_draft\CR_FDIS_3\part1000\data\modules\analytical_model\sys\4_info_reqs.htm" TargetMode="External"/><Relationship Id="rId74" Type="http://schemas.openxmlformats.org/officeDocument/2006/relationships/hyperlink" Target="file:///C:\Users\bus4005\Downloads\CR_FDIS_3_20190311_draft\CR_FDIS_3\part1000\data\modules\analytical_model\sys\5_mapping.htm#aeentityanalytical_model_definition" TargetMode="External"/><Relationship Id="rId128" Type="http://schemas.openxmlformats.org/officeDocument/2006/relationships/hyperlink" Target="file:///C:\Users\bus4005\Downloads\CR_FDIS_3_20190311_draft\CR_FDIS_3\part1000\data\modules\analytical_model\sys\4_info_reqs.htm" TargetMode="External"/><Relationship Id="rId149" Type="http://schemas.openxmlformats.org/officeDocument/2006/relationships/hyperlink" Target="file:///C:\Users\bus4005\Downloads\CR_FDIS_3_20190311_draft\CR_FDIS_3\part1000\data\modules\analytical_model\sys\4_info_reqs.htm" TargetMode="External"/><Relationship Id="rId5" Type="http://schemas.openxmlformats.org/officeDocument/2006/relationships/hyperlink" Target="file:///C:\Users\bus4005\Downloads\CR_FDIS_3_20190311_draft\CR_FDIS_3\part1000\data\modules\document_structure\sys\4_info_reqs.htm" TargetMode="External"/><Relationship Id="rId95" Type="http://schemas.openxmlformats.org/officeDocument/2006/relationships/hyperlink" Target="file:///C:\Users\bus4005\Downloads\CR_FDIS_3_20190311_draft\CR_FDIS_3\part1000\data\modules\analytical_model\sys\4_info_reqs.htm" TargetMode="External"/><Relationship Id="rId160" Type="http://schemas.openxmlformats.org/officeDocument/2006/relationships/hyperlink" Target="file:///C:\Users\bus4005\Downloads\CR_FDIS_3_20190311_draft\CR_FDIS_3\part1000\data\modules\analytical_model\sys\4_info_reqs.htm" TargetMode="External"/><Relationship Id="rId181" Type="http://schemas.openxmlformats.org/officeDocument/2006/relationships/hyperlink" Target="file:///C:\Users\bus4005\Downloads\CR_FDIS_3_20190311_draft\CR_FDIS_3\part1000\data\modules\analytical_model\sys\4_info_reqs.htm" TargetMode="External"/><Relationship Id="rId216" Type="http://schemas.openxmlformats.org/officeDocument/2006/relationships/hyperlink" Target="file:///C:\Users\bus4005\Downloads\CR_FDIS_3_20190311_draft\CR_FDIS_3\part1000\data\modules\analytical_model\sys\4_info_reqs.htm" TargetMode="External"/><Relationship Id="rId237" Type="http://schemas.openxmlformats.org/officeDocument/2006/relationships/hyperlink" Target="file:///C:\Users\bus4005\Downloads\CR_FDIS_3_20190311_draft\CR_FDIS_3\part1000\data\modules\analytical_model\sys\5_mapping.htm#aeentitytransform_port_variable" TargetMode="External"/><Relationship Id="rId258" Type="http://schemas.openxmlformats.org/officeDocument/2006/relationships/hyperlink" Target="file:///C:\Users\bus4005\Downloads\CR_FDIS_3_20190311_draft\CR_FDIS_3\part1000\data\modules\product_view_definition\sys\4_info_reqs.htm" TargetMode="External"/><Relationship Id="rId22" Type="http://schemas.openxmlformats.org/officeDocument/2006/relationships/hyperlink" Target="file:///C:\Users\bus4005\Downloads\CR_FDIS_3_20190311_draft\CR_FDIS_3\part1000\data\modules\analytical_model\sys\4_info_reqs.htm" TargetMode="External"/><Relationship Id="rId43" Type="http://schemas.openxmlformats.org/officeDocument/2006/relationships/hyperlink" Target="file:///C:\Users\bus4005\Downloads\CR_FDIS_3_20190311_draft\CR_FDIS_3\part1000\data\modules\analytical_model\sys\4_info_reqs.htm" TargetMode="External"/><Relationship Id="rId64" Type="http://schemas.openxmlformats.org/officeDocument/2006/relationships/hyperlink" Target="file:///C:\Users\bus4005\Downloads\CR_FDIS_3_20190311_draft\CR_FDIS_3\part1000\data\modules\foundation_representation\sys\4_info_reqs.htm" TargetMode="External"/><Relationship Id="rId118" Type="http://schemas.openxmlformats.org/officeDocument/2006/relationships/hyperlink" Target="file:///C:\Users\bus4005\Downloads\CR_FDIS_3_20190311_draft\CR_FDIS_3\part1000\data\modules\analytical_model\sys\4_info_reqs.htm" TargetMode="External"/><Relationship Id="rId139" Type="http://schemas.openxmlformats.org/officeDocument/2006/relationships/hyperlink" Target="file:///C:\Users\bus4005\Downloads\CR_FDIS_3_20190311_draft\CR_FDIS_3\part1000\data\modules\analytical_model\sys\4_info_reqs.htm" TargetMode="External"/><Relationship Id="rId85" Type="http://schemas.openxmlformats.org/officeDocument/2006/relationships/hyperlink" Target="file:///C:\Users\bus4005\Downloads\CR_FDIS_3_20190311_draft\CR_FDIS_3\part1000\data\modules\file_identification\sys\4_info_reqs.htm" TargetMode="External"/><Relationship Id="rId150" Type="http://schemas.openxmlformats.org/officeDocument/2006/relationships/hyperlink" Target="file:///C:\Users\bus4005\Downloads\CR_FDIS_3_20190311_draft\CR_FDIS_3\part1000\data\modules\analytical_model\sys\4_info_reqs.htm" TargetMode="External"/><Relationship Id="rId171" Type="http://schemas.openxmlformats.org/officeDocument/2006/relationships/hyperlink" Target="file:///C:\Users\bus4005\Downloads\CR_FDIS_3_20190311_draft\CR_FDIS_3\part1000\data\modules\functional_specification\sys\4_info_reqs.htm" TargetMode="External"/><Relationship Id="rId192" Type="http://schemas.openxmlformats.org/officeDocument/2006/relationships/hyperlink" Target="file:///C:\Users\bus4005\Downloads\CR_FDIS_3_20190311_draft\CR_FDIS_3\part1000\data\modules\analytical_model\sys\4_info_reqs.htm" TargetMode="External"/><Relationship Id="rId206" Type="http://schemas.openxmlformats.org/officeDocument/2006/relationships/hyperlink" Target="file:///C:\Users\bus4005\Downloads\CR_FDIS_3_20190311_draft\CR_FDIS_3\part1000\data\modules\analytical_model\sys\4_info_reqs.htm" TargetMode="External"/><Relationship Id="rId227" Type="http://schemas.openxmlformats.org/officeDocument/2006/relationships/hyperlink" Target="file:///C:\Users\bus4005\Downloads\CR_FDIS_3_20190311_draft\CR_FDIS_3\part1000\data\modules\analytical_model\sys\4_info_reqs.htm" TargetMode="External"/><Relationship Id="rId248" Type="http://schemas.openxmlformats.org/officeDocument/2006/relationships/hyperlink" Target="file:///C:\Users\bus4005\Downloads\CR_FDIS_3_20190311_draft\CR_FDIS_3\part1000\data\modules\analytical_model\sys\4_info_reqs.htm" TargetMode="External"/><Relationship Id="rId12" Type="http://schemas.openxmlformats.org/officeDocument/2006/relationships/hyperlink" Target="file:///C:\Users\bus4005\Downloads\CR_FDIS_3_20190311_draft\CR_FDIS_3\part1000\data\modules\analytical_model\sys\c_arm_expg.htm" TargetMode="External"/><Relationship Id="rId33" Type="http://schemas.openxmlformats.org/officeDocument/2006/relationships/hyperlink" Target="file:///C:\Users\bus4005\Downloads\CR_FDIS_3_20190311_draft\CR_FDIS_3\part1000\data\modules\analytical_model\sys\5_mapping.htm#aeentityacross_port_variable" TargetMode="External"/><Relationship Id="rId108" Type="http://schemas.openxmlformats.org/officeDocument/2006/relationships/hyperlink" Target="file:///C:\Users\bus4005\Downloads\CR_FDIS_3_20190311_draft\CR_FDIS_3\part1000\data\modules\analytical_model\sys\4_info_reqs.htm" TargetMode="External"/><Relationship Id="rId129" Type="http://schemas.openxmlformats.org/officeDocument/2006/relationships/hyperlink" Target="file:///C:\Users\bus4005\Downloads\CR_FDIS_3_20190311_draft\CR_FDIS_3\part1000\data\modules\analytical_model\sys\4_info_reqs.htm" TargetMode="External"/><Relationship Id="rId54" Type="http://schemas.openxmlformats.org/officeDocument/2006/relationships/hyperlink" Target="file:///C:\Users\bus4005\Downloads\CR_FDIS_3_20190311_draft\CR_FDIS_3\part1000\data\modules\analytical_model\sys\4_info_reqs.htm" TargetMode="External"/><Relationship Id="rId75" Type="http://schemas.openxmlformats.org/officeDocument/2006/relationships/hyperlink" Target="file:///C:\Users\bus4005\Downloads\CR_FDIS_3_20190311_draft\CR_FDIS_3\part1000\data\modules\information_product\sys\4_info_reqs.htm" TargetMode="External"/><Relationship Id="rId96" Type="http://schemas.openxmlformats.org/officeDocument/2006/relationships/hyperlink" Target="file:///C:\Users\bus4005\Downloads\CR_FDIS_3_20190311_draft\CR_FDIS_3\part1000\data\modules\analytical_model\sys\5_mapping.htm#aeentityanalytical_model_make_from_relationship" TargetMode="External"/><Relationship Id="rId140" Type="http://schemas.openxmlformats.org/officeDocument/2006/relationships/hyperlink" Target="file:///C:\Users\bus4005\Downloads\CR_FDIS_3_20190311_draft\CR_FDIS_3\part1000\data\modules\analytical_model\sys\4_info_reqs.htm" TargetMode="External"/><Relationship Id="rId161" Type="http://schemas.openxmlformats.org/officeDocument/2006/relationships/hyperlink" Target="file:///C:\Users\bus4005\Downloads\CR_FDIS_3_20190311_draft\CR_FDIS_3\part1000\data\modules\analytical_model\sys\4_info_reqs.htm" TargetMode="External"/><Relationship Id="rId182" Type="http://schemas.openxmlformats.org/officeDocument/2006/relationships/hyperlink" Target="file:///C:\Users\bus4005\Downloads\CR_FDIS_3_20190311_draft\CR_FDIS_3\part1000\data\modules\analytical_model\sys\4_info_reqs.htm" TargetMode="External"/><Relationship Id="rId217" Type="http://schemas.openxmlformats.org/officeDocument/2006/relationships/hyperlink" Target="file:///C:\Users\bus4005\Downloads\CR_FDIS_3_20190311_draft\CR_FDIS_3\part1000\data\modules\part_template\sys\4_info_reqs.htm" TargetMode="External"/><Relationship Id="rId1" Type="http://schemas.openxmlformats.org/officeDocument/2006/relationships/customXml" Target="../customXml/item1.xml"/><Relationship Id="rId6" Type="http://schemas.openxmlformats.org/officeDocument/2006/relationships/hyperlink" Target="file:///C:\Users\bus4005\Downloads\CR_FDIS_3_20190311_draft\CR_FDIS_3\part1000\data\modules\model_parameter\sys\4_info_reqs.htm" TargetMode="External"/><Relationship Id="rId212" Type="http://schemas.openxmlformats.org/officeDocument/2006/relationships/hyperlink" Target="file:///C:\Users\bus4005\Downloads\CR_FDIS_3_20190311_draft\CR_FDIS_3\part1000\data\modules\analytical_model\sys\4_info_reqs.htm" TargetMode="External"/><Relationship Id="rId233" Type="http://schemas.openxmlformats.org/officeDocument/2006/relationships/hyperlink" Target="file:///C:\Users\bus4005\Downloads\CR_FDIS_3_20190311_draft\CR_FDIS_3\part1000\data\modules\value_with_unit\sys\4_info_reqs.htm" TargetMode="External"/><Relationship Id="rId238" Type="http://schemas.openxmlformats.org/officeDocument/2006/relationships/hyperlink" Target="file:///C:\Users\bus4005\Downloads\CR_FDIS_3_20190311_draft\CR_FDIS_3\part1000\data\modules\analytical_model\sys\4_info_reqs.htm" TargetMode="External"/><Relationship Id="rId254" Type="http://schemas.openxmlformats.org/officeDocument/2006/relationships/hyperlink" Target="file:///C:\Users\bus4005\Downloads\CR_FDIS_3_20190311_draft\CR_FDIS_3\part1000\data\modules\analytical_model\sys\4_info_reqs.htm" TargetMode="External"/><Relationship Id="rId259" Type="http://schemas.openxmlformats.org/officeDocument/2006/relationships/hyperlink" Target="file:///C:\Users\bus4005\Downloads\CR_FDIS_3_20190311_draft\CR_FDIS_3\part1000\data\modules\analytical_model\sys\4_info_reqs.htm" TargetMode="External"/><Relationship Id="rId23" Type="http://schemas.openxmlformats.org/officeDocument/2006/relationships/hyperlink" Target="file:///C:\Users\bus4005\Downloads\CR_FDIS_3_20190311_draft\CR_FDIS_3\part1000\data\modules\document_assignment\sys\4_info_reqs.htm" TargetMode="External"/><Relationship Id="rId28" Type="http://schemas.openxmlformats.org/officeDocument/2006/relationships/hyperlink" Target="file:///C:\Users\bus4005\Downloads\CR_FDIS_3_20190311_draft\CR_FDIS_3\part1000\data\modules\analytical_model\sys\4_info_reqs.htm" TargetMode="External"/><Relationship Id="rId49" Type="http://schemas.openxmlformats.org/officeDocument/2006/relationships/hyperlink" Target="file:///C:\Users\bus4005\Downloads\CR_FDIS_3_20190311_draft\CR_FDIS_3\part1000\data\modules\analytical_model\sys\4_info_reqs.htm" TargetMode="External"/><Relationship Id="rId114" Type="http://schemas.openxmlformats.org/officeDocument/2006/relationships/hyperlink" Target="file:///C:\Users\bus4005\Downloads\CR_FDIS_3_20190311_draft\CR_FDIS_3\part1000\data\modules\analytical_model\sys\4_info_reqs.htm" TargetMode="External"/><Relationship Id="rId119" Type="http://schemas.openxmlformats.org/officeDocument/2006/relationships/hyperlink" Target="file:///C:\Users\bus4005\Downloads\CR_FDIS_3_20190311_draft\CR_FDIS_3\part1000\data\modules\analytical_model\sys\4_info_reqs.htm" TargetMode="External"/><Relationship Id="rId44" Type="http://schemas.openxmlformats.org/officeDocument/2006/relationships/hyperlink" Target="file:///C:\Users\bus4005\Downloads\CR_FDIS_3_20190311_draft\CR_FDIS_3\part1000\data\modules\analytical_model\sys\4_info_reqs.htm" TargetMode="External"/><Relationship Id="rId60" Type="http://schemas.openxmlformats.org/officeDocument/2006/relationships/hyperlink" Target="file:///C:\Users\bus4005\Downloads\CR_FDIS_3_20190311_draft\CR_FDIS_3\part1000\data\modules\information_product\sys\4_info_reqs.htm" TargetMode="External"/><Relationship Id="rId65" Type="http://schemas.openxmlformats.org/officeDocument/2006/relationships/hyperlink" Target="file:///C:\Users\bus4005\Downloads\CR_FDIS_3_20190311_draft\CR_FDIS_3\part1000\data\modules\analytical_model\sys\4_info_reqs.htm" TargetMode="External"/><Relationship Id="rId81" Type="http://schemas.openxmlformats.org/officeDocument/2006/relationships/hyperlink" Target="file:///C:\Users\bus4005\Downloads\CR_FDIS_3_20190311_draft\CR_FDIS_3\part1000\data\modules\file_identification\sys\4_info_reqs.htm" TargetMode="External"/><Relationship Id="rId86" Type="http://schemas.openxmlformats.org/officeDocument/2006/relationships/hyperlink" Target="file:///C:\Users\bus4005\Downloads\CR_FDIS_3_20190311_draft\CR_FDIS_3\part1000\data\modules\specification_document\sys\4_info_reqs.htm" TargetMode="External"/><Relationship Id="rId130" Type="http://schemas.openxmlformats.org/officeDocument/2006/relationships/hyperlink" Target="file:///C:\Users\bus4005\Downloads\CR_FDIS_3_20190311_draft\CR_FDIS_3\part1000\data\modules\analytical_model\sys\4_info_reqs.htm" TargetMode="External"/><Relationship Id="rId135" Type="http://schemas.openxmlformats.org/officeDocument/2006/relationships/hyperlink" Target="file:///C:\Users\bus4005\Downloads\CR_FDIS_3_20190311_draft\CR_FDIS_3\part1000\data\modules\analytical_model\sys\4_info_reqs.htm" TargetMode="External"/><Relationship Id="rId151" Type="http://schemas.openxmlformats.org/officeDocument/2006/relationships/hyperlink" Target="file:///C:\Users\bus4005\Downloads\CR_FDIS_3_20190311_draft\CR_FDIS_3\part1000\data\modules\analytical_model\sys\5_mapping.htm#aeentityanalytical_model_scalar_port" TargetMode="External"/><Relationship Id="rId156" Type="http://schemas.openxmlformats.org/officeDocument/2006/relationships/hyperlink" Target="file:///C:\Users\bus4005\Downloads\CR_FDIS_3_20190311_draft\CR_FDIS_3\part1000\data\modules\analytical_model\sys\5_mapping.htm#aeentityanalytical_model_vector_port" TargetMode="External"/><Relationship Id="rId177" Type="http://schemas.openxmlformats.org/officeDocument/2006/relationships/hyperlink" Target="file:///C:\Users\bus4005\Downloads\CR_FDIS_3_20190311_draft\CR_FDIS_3\part1000\data\modules\network_functional_design_view\sys\4_info_reqs.htm" TargetMode="External"/><Relationship Id="rId198" Type="http://schemas.openxmlformats.org/officeDocument/2006/relationships/hyperlink" Target="file:///C:\Users\bus4005\Downloads\CR_FDIS_3_20190311_draft\CR_FDIS_3\part1000\data\modules\analytical_model\sys\4_info_reqs.htm" TargetMode="External"/><Relationship Id="rId172" Type="http://schemas.openxmlformats.org/officeDocument/2006/relationships/hyperlink" Target="file:///C:\Users\bus4005\Downloads\CR_FDIS_3_20190311_draft\CR_FDIS_3\part1000\data\modules\signal\sys\4_info_reqs.htm" TargetMode="External"/><Relationship Id="rId193" Type="http://schemas.openxmlformats.org/officeDocument/2006/relationships/hyperlink" Target="file:///C:\Users\bus4005\Downloads\CR_FDIS_3_20190311_draft\CR_FDIS_3\part1000\data\modules\analytical_model\sys\4_info_reqs.htm" TargetMode="External"/><Relationship Id="rId202" Type="http://schemas.openxmlformats.org/officeDocument/2006/relationships/hyperlink" Target="file:///C:\Users\bus4005\Downloads\CR_FDIS_3_20190311_draft\CR_FDIS_3\part1000\data\modules\analytical_model\sys\4_info_reqs.htm" TargetMode="External"/><Relationship Id="rId207" Type="http://schemas.openxmlformats.org/officeDocument/2006/relationships/hyperlink" Target="file:///C:\Users\bus4005\Downloads\CR_FDIS_3_20190311_draft\CR_FDIS_3\part1000\data\modules\analytical_model\sys\4_info_reqs.htm" TargetMode="External"/><Relationship Id="rId223" Type="http://schemas.openxmlformats.org/officeDocument/2006/relationships/hyperlink" Target="file:///C:\Users\bus4005\Downloads\CR_FDIS_3_20190311_draft\CR_FDIS_3\part1000\data\modules\analytical_model\sys\4_info_reqs.htm" TargetMode="External"/><Relationship Id="rId228" Type="http://schemas.openxmlformats.org/officeDocument/2006/relationships/hyperlink" Target="file:///C:\Users\bus4005\Downloads\CR_FDIS_3_20190311_draft\CR_FDIS_3\part1000\data\modules\analytical_model\sys\4_info_reqs.htm" TargetMode="External"/><Relationship Id="rId244" Type="http://schemas.openxmlformats.org/officeDocument/2006/relationships/hyperlink" Target="file:///C:\Users\bus4005\Downloads\CR_FDIS_3_20190311_draft\CR_FDIS_3\part1000\data\modules\analytical_model\sys\4_info_reqs.htm" TargetMode="External"/><Relationship Id="rId249" Type="http://schemas.openxmlformats.org/officeDocument/2006/relationships/hyperlink" Target="file:///C:\Users\bus4005\Downloads\CR_FDIS_3_20190311_draft\CR_FDIS_3\part1000\data\modules\product_version\sys\4_info_reqs.htm" TargetMode="External"/><Relationship Id="rId13" Type="http://schemas.openxmlformats.org/officeDocument/2006/relationships/hyperlink" Target="file:///C:\Users\bus4005\Downloads\CR_FDIS_3_20190311_draft\CR_FDIS_3\part1000\data\modules\analytical_model\armexpg1.htm" TargetMode="External"/><Relationship Id="rId18" Type="http://schemas.openxmlformats.org/officeDocument/2006/relationships/hyperlink" Target="file:///C:\Users\bus4005\Downloads\CR_FDIS_3_20190311_draft\CR_FDIS_3\part1000\data\modules\analytical_model\sys\4_info_reqs.htm" TargetMode="External"/><Relationship Id="rId39" Type="http://schemas.openxmlformats.org/officeDocument/2006/relationships/hyperlink" Target="file:///C:\Users\bus4005\Downloads\CR_FDIS_3_20190311_draft\CR_FDIS_3\part1000\data\modules\analytical_model\sys\4_info_reqs.htm" TargetMode="External"/><Relationship Id="rId109" Type="http://schemas.openxmlformats.org/officeDocument/2006/relationships/hyperlink" Target="file:///C:\Users\bus4005\Downloads\CR_FDIS_3_20190311_draft\CR_FDIS_3\part1000\data\modules\independent_property\sys\4_info_reqs.htm" TargetMode="External"/><Relationship Id="rId260" Type="http://schemas.openxmlformats.org/officeDocument/2006/relationships/hyperlink" Target="file:///C:\Users\bus4005\Downloads\CR_FDIS_3_20190311_draft\CR_FDIS_3\part1000\data\modules\product_view_definition\sys\4_info_reqs.htm" TargetMode="External"/><Relationship Id="rId34" Type="http://schemas.openxmlformats.org/officeDocument/2006/relationships/image" Target="media/image2.gif"/><Relationship Id="rId50" Type="http://schemas.openxmlformats.org/officeDocument/2006/relationships/hyperlink" Target="file:///C:\Users\bus4005\Downloads\CR_FDIS_3_20190311_draft\CR_FDIS_3\part1000\data\modules\analytical_model\sys\4_info_reqs.htm" TargetMode="External"/><Relationship Id="rId55" Type="http://schemas.openxmlformats.org/officeDocument/2006/relationships/hyperlink" Target="file:///C:\Users\bus4005\Downloads\CR_FDIS_3_20190311_draft\CR_FDIS_3\part1000\data\modules\value_with_unit\sys\4_info_reqs.htm" TargetMode="External"/><Relationship Id="rId76" Type="http://schemas.openxmlformats.org/officeDocument/2006/relationships/hyperlink" Target="file:///C:\Users\bus4005\Downloads\CR_FDIS_3_20190311_draft\CR_FDIS_3\part1000\data\modules\analytical_model\sys\4_info_reqs.htm" TargetMode="External"/><Relationship Id="rId97" Type="http://schemas.openxmlformats.org/officeDocument/2006/relationships/hyperlink" Target="file:///C:\Users\bus4005\Downloads\CR_FDIS_3_20190311_draft\CR_FDIS_3\part1000\data\modules\product_view_definition_relationship\sys\4_info_reqs.htm" TargetMode="External"/><Relationship Id="rId104" Type="http://schemas.openxmlformats.org/officeDocument/2006/relationships/hyperlink" Target="file:///C:\Users\bus4005\Downloads\CR_FDIS_3_20190311_draft\CR_FDIS_3\part1000\data\modules\property_assignment\sys\4_info_reqs.htm" TargetMode="External"/><Relationship Id="rId120" Type="http://schemas.openxmlformats.org/officeDocument/2006/relationships/hyperlink" Target="file:///C:\Users\bus4005\Downloads\CR_FDIS_3_20190311_draft\CR_FDIS_3\part1000\data\modules\analytical_model\sys\4_info_reqs.htm" TargetMode="External"/><Relationship Id="rId125" Type="http://schemas.openxmlformats.org/officeDocument/2006/relationships/hyperlink" Target="file:///C:\Users\bus4005\Downloads\CR_FDIS_3_20190311_draft\CR_FDIS_3\part1000\data\modules\analytical_model\sys\4_info_reqs.htm" TargetMode="External"/><Relationship Id="rId141" Type="http://schemas.openxmlformats.org/officeDocument/2006/relationships/hyperlink" Target="file:///C:\Users\bus4005\Downloads\CR_FDIS_3_20190311_draft\CR_FDIS_3\part1000\data\modules\analytical_model\sys\4_info_reqs.htm" TargetMode="External"/><Relationship Id="rId146" Type="http://schemas.openxmlformats.org/officeDocument/2006/relationships/hyperlink" Target="file:///C:\Users\bus4005\Downloads\CR_FDIS_3_20190311_draft\CR_FDIS_3\part1000\data\modules\analytical_model\sys\4_info_reqs.htm" TargetMode="External"/><Relationship Id="rId167" Type="http://schemas.openxmlformats.org/officeDocument/2006/relationships/hyperlink" Target="file:///C:\Users\bus4005\Downloads\CR_FDIS_3_20190311_draft\CR_FDIS_3\part1000\data\modules\analytical_model\sys\4_info_reqs.htm" TargetMode="External"/><Relationship Id="rId188" Type="http://schemas.openxmlformats.org/officeDocument/2006/relationships/hyperlink" Target="file:///C:\Users\bus4005\Downloads\CR_FDIS_3_20190311_draft\CR_FDIS_3\part1000\data\modules\analytical_model\sys\4_info_reqs.htm" TargetMode="External"/><Relationship Id="rId7" Type="http://schemas.openxmlformats.org/officeDocument/2006/relationships/hyperlink" Target="file:///C:\Users\bus4005\Downloads\CR_FDIS_3_20190311_draft\CR_FDIS_3\part1000\data\modules\part_template\sys\4_info_reqs.htm" TargetMode="External"/><Relationship Id="rId71" Type="http://schemas.openxmlformats.org/officeDocument/2006/relationships/hyperlink" Target="file:///C:\Users\bus4005\Downloads\CR_FDIS_3_20190311_draft\CR_FDIS_3\part1000\data\modules\analytical_model\sys\4_info_reqs.htm" TargetMode="External"/><Relationship Id="rId92" Type="http://schemas.openxmlformats.org/officeDocument/2006/relationships/hyperlink" Target="file:///C:\Users\bus4005\Downloads\CR_FDIS_3_20190311_draft\CR_FDIS_3\part1000\data\modules\analytical_model\sys\4_info_reqs.htm" TargetMode="External"/><Relationship Id="rId162" Type="http://schemas.openxmlformats.org/officeDocument/2006/relationships/hyperlink" Target="file:///C:\Users\bus4005\Downloads\CR_FDIS_3_20190311_draft\CR_FDIS_3\part1000\data\modules\analytical_model\sys\4_info_reqs.htm" TargetMode="External"/><Relationship Id="rId183" Type="http://schemas.openxmlformats.org/officeDocument/2006/relationships/hyperlink" Target="file:///C:\Users\bus4005\Downloads\CR_FDIS_3_20190311_draft\CR_FDIS_3\part1000\data\modules\analytical_model\sys\4_info_reqs.htm" TargetMode="External"/><Relationship Id="rId213" Type="http://schemas.openxmlformats.org/officeDocument/2006/relationships/hyperlink" Target="file:///C:\Users\bus4005\Downloads\CR_FDIS_3_20190311_draft\CR_FDIS_3\part1000\data\modules\analytical_model\sys\4_info_reqs.htm" TargetMode="External"/><Relationship Id="rId218" Type="http://schemas.openxmlformats.org/officeDocument/2006/relationships/hyperlink" Target="file:///C:\Users\bus4005\Downloads\CR_FDIS_3_20190311_draft\CR_FDIS_3\part1000\data\modules\analytical_model\sys\4_info_reqs.htm" TargetMode="External"/><Relationship Id="rId234" Type="http://schemas.openxmlformats.org/officeDocument/2006/relationships/hyperlink" Target="file:///C:\Users\bus4005\Downloads\CR_FDIS_3_20190311_draft\CR_FDIS_3\part1000\data\modules\analytical_model\sys\4_info_reqs.htm" TargetMode="External"/><Relationship Id="rId239" Type="http://schemas.openxmlformats.org/officeDocument/2006/relationships/hyperlink" Target="file:///C:\Users\bus4005\Downloads\CR_FDIS_3_20190311_draft\CR_FDIS_3\part1000\data\modules\analytical_model\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property_assignment\sys\4_info_reqs.htm" TargetMode="External"/><Relationship Id="rId250" Type="http://schemas.openxmlformats.org/officeDocument/2006/relationships/hyperlink" Target="file:///C:\Users\bus4005\Downloads\CR_FDIS_3_20190311_draft\CR_FDIS_3\part1000\data\modules\analytical_model\sys\4_info_reqs.htm" TargetMode="External"/><Relationship Id="rId255" Type="http://schemas.openxmlformats.org/officeDocument/2006/relationships/hyperlink" Target="file:///C:\Users\bus4005\Downloads\CR_FDIS_3_20190311_draft\CR_FDIS_3\part1000\data\modules\analytical_model\sys\4_info_reqs.htm" TargetMode="External"/><Relationship Id="rId24" Type="http://schemas.openxmlformats.org/officeDocument/2006/relationships/hyperlink" Target="file:///C:\Users\bus4005\Downloads\CR_FDIS_3_20190311_draft\CR_FDIS_3\part1000\data\modules\analytical_model\sys\4_info_reqs.htm" TargetMode="External"/><Relationship Id="rId40" Type="http://schemas.openxmlformats.org/officeDocument/2006/relationships/hyperlink" Target="file:///C:\Users\bus4005\Downloads\CR_FDIS_3_20190311_draft\CR_FDIS_3\part1000\data\modules\analytical_model\sys\5_mapping.htm#aeentityanalog_analytical_model_port" TargetMode="External"/><Relationship Id="rId45" Type="http://schemas.openxmlformats.org/officeDocument/2006/relationships/hyperlink" Target="file:///C:\Users\bus4005\Downloads\CR_FDIS_3_20190311_draft\CR_FDIS_3\part1000\data\modules\analytical_model\sys\4_info_reqs.htm" TargetMode="External"/><Relationship Id="rId66" Type="http://schemas.openxmlformats.org/officeDocument/2006/relationships/hyperlink" Target="file:///C:\Users\bus4005\Downloads\CR_FDIS_3_20190311_draft\CR_FDIS_3\part1000\data\modules\foundation_representation\sys\4_info_reqs.htm" TargetMode="External"/><Relationship Id="rId87" Type="http://schemas.openxmlformats.org/officeDocument/2006/relationships/hyperlink" Target="file:///C:\Users\bus4005\Downloads\CR_FDIS_3_20190311_draft\CR_FDIS_3\part1000\data\modules\analytical_model\sys\4_info_reqs.htm" TargetMode="External"/><Relationship Id="rId110" Type="http://schemas.openxmlformats.org/officeDocument/2006/relationships/hyperlink" Target="file:///C:\Users\bus4005\Downloads\CR_FDIS_3_20190311_draft\CR_FDIS_3\part1000\data\modules\analytical_model\sys\5_mapping.htm#aeentityanalytical_model_port" TargetMode="External"/><Relationship Id="rId115" Type="http://schemas.openxmlformats.org/officeDocument/2006/relationships/hyperlink" Target="file:///C:\Users\bus4005\Downloads\CR_FDIS_3_20190311_draft\CR_FDIS_3\part1000\data\modules\analytical_model\sys\4_info_reqs.htm" TargetMode="External"/><Relationship Id="rId131" Type="http://schemas.openxmlformats.org/officeDocument/2006/relationships/hyperlink" Target="file:///C:\Users\bus4005\Downloads\CR_FDIS_3_20190311_draft\CR_FDIS_3\part1000\data\modules\analytical_model\sys\5_mapping.htm#aeentityanalytical_model_port_assignment" TargetMode="External"/><Relationship Id="rId136" Type="http://schemas.openxmlformats.org/officeDocument/2006/relationships/hyperlink" Target="file:///C:\Users\bus4005\Downloads\CR_FDIS_3_20190311_draft\CR_FDIS_3\part1000\data\modules\analytical_model\sys\4_info_reqs.htm" TargetMode="External"/><Relationship Id="rId157" Type="http://schemas.openxmlformats.org/officeDocument/2006/relationships/hyperlink" Target="file:///C:\Users\bus4005\Downloads\CR_FDIS_3_20190311_draft\CR_FDIS_3\part1000\data\modules\analytical_model\sys\4_info_reqs.htm" TargetMode="External"/><Relationship Id="rId178" Type="http://schemas.openxmlformats.org/officeDocument/2006/relationships/hyperlink" Target="file:///C:\Users\bus4005\Downloads\CR_FDIS_3_20190311_draft\CR_FDIS_3\part1000\data\modules\functional_specification\sys\4_info_reqs.htm" TargetMode="External"/><Relationship Id="rId61" Type="http://schemas.openxmlformats.org/officeDocument/2006/relationships/hyperlink" Target="file:///C:\Users\bus4005\Downloads\CR_FDIS_3_20190311_draft\CR_FDIS_3\part1000\data\modules\information_product\sys\4_info_reqs.htm" TargetMode="External"/><Relationship Id="rId82" Type="http://schemas.openxmlformats.org/officeDocument/2006/relationships/hyperlink" Target="file:///C:\Users\bus4005\Downloads\CR_FDIS_3_20190311_draft\CR_FDIS_3\part1000\data\modules\document_definition\sys\4_info_reqs.htm" TargetMode="External"/><Relationship Id="rId152" Type="http://schemas.openxmlformats.org/officeDocument/2006/relationships/hyperlink" Target="file:///C:\Users\bus4005\Downloads\CR_FDIS_3_20190311_draft\CR_FDIS_3\part1000\data\modules\analytical_model\sys\4_info_reqs.htm" TargetMode="External"/><Relationship Id="rId173" Type="http://schemas.openxmlformats.org/officeDocument/2006/relationships/hyperlink" Target="file:///C:\Users\bus4005\Downloads\CR_FDIS_3_20190311_draft\CR_FDIS_3\part1000\data\modules\analytical_model\sys\4_info_reqs.htm" TargetMode="External"/><Relationship Id="rId194" Type="http://schemas.openxmlformats.org/officeDocument/2006/relationships/hyperlink" Target="file:///C:\Users\bus4005\Downloads\CR_FDIS_3_20190311_draft\CR_FDIS_3\part1000\data\modules\analytical_model\sys\4_info_reqs.htm" TargetMode="External"/><Relationship Id="rId199" Type="http://schemas.openxmlformats.org/officeDocument/2006/relationships/hyperlink" Target="file:///C:\Users\bus4005\Downloads\CR_FDIS_3_20190311_draft\CR_FDIS_3\part1000\data\modules\analytical_model\sys\4_info_reqs.htm" TargetMode="External"/><Relationship Id="rId203" Type="http://schemas.openxmlformats.org/officeDocument/2006/relationships/hyperlink" Target="file:///C:\Users\bus4005\Downloads\CR_FDIS_3_20190311_draft\CR_FDIS_3\part1000\data\modules\analytical_model\sys\5_mapping.htm#aeentitydigital_analytical_model_vector_port" TargetMode="External"/><Relationship Id="rId208" Type="http://schemas.openxmlformats.org/officeDocument/2006/relationships/hyperlink" Target="file:///C:\Users\bus4005\Downloads\CR_FDIS_3_20190311_draft\CR_FDIS_3\part1000\data\modules\analytical_model\sys\4_info_reqs.htm" TargetMode="External"/><Relationship Id="rId229" Type="http://schemas.openxmlformats.org/officeDocument/2006/relationships/hyperlink" Target="file:///C:\Users\bus4005\Downloads\CR_FDIS_3_20190311_draft\CR_FDIS_3\part1000\data\modules\analytical_model\sys\4_info_reqs.htm" TargetMode="External"/><Relationship Id="rId19" Type="http://schemas.openxmlformats.org/officeDocument/2006/relationships/hyperlink" Target="file:///C:\Users\bus4005\Downloads\CR_FDIS_3_20190311_draft\CR_FDIS_3\part1000\data\modules\external_item_identification_assignment\sys\4_info_reqs.htm" TargetMode="External"/><Relationship Id="rId224" Type="http://schemas.openxmlformats.org/officeDocument/2006/relationships/hyperlink" Target="file:///C:\Users\bus4005\Downloads\CR_FDIS_3_20190311_draft\CR_FDIS_3\part1000\data\modules\analytical_model\sys\4_info_reqs.htm" TargetMode="External"/><Relationship Id="rId240" Type="http://schemas.openxmlformats.org/officeDocument/2006/relationships/hyperlink" Target="file:///C:\Users\bus4005\Downloads\CR_FDIS_3_20190311_draft\CR_FDIS_3\part1000\data\modules\analytical_model\sys\4_info_reqs.htm" TargetMode="External"/><Relationship Id="rId245" Type="http://schemas.openxmlformats.org/officeDocument/2006/relationships/hyperlink" Target="file:///C:\Users\bus4005\Downloads\CR_FDIS_3_20190311_draft\CR_FDIS_3\part1000\data\modules\analytical_model\sys\4_info_reqs.htm" TargetMode="External"/><Relationship Id="rId261" Type="http://schemas.openxmlformats.org/officeDocument/2006/relationships/hyperlink" Target="file:///C:\Users\bus4005\Downloads\CR_FDIS_3_20190311_draft\CR_FDIS_3\part1000\data\modules\analytical_model\sys\4_info_reqs.htm" TargetMode="External"/><Relationship Id="rId14" Type="http://schemas.openxmlformats.org/officeDocument/2006/relationships/hyperlink" Target="file:///C:\Users\bus4005\Downloads\CR_FDIS_3_20190311_draft\CR_FDIS_3\part1000\data\modules\analytical_model\armexpg2.htm" TargetMode="External"/><Relationship Id="rId30" Type="http://schemas.openxmlformats.org/officeDocument/2006/relationships/hyperlink" Target="file:///C:\Users\bus4005\Downloads\CR_FDIS_3_20190311_draft\CR_FDIS_3\part1000\data\modules\analytical_model\sys\4_info_reqs.htm" TargetMode="External"/><Relationship Id="rId35" Type="http://schemas.openxmlformats.org/officeDocument/2006/relationships/hyperlink" Target="file:///C:\Users\bus4005\Downloads\CR_FDIS_3_20190311_draft\CR_FDIS_3\part1000\data\modules\analytical_model\sys\4_info_reqs.htm" TargetMode="External"/><Relationship Id="rId56" Type="http://schemas.openxmlformats.org/officeDocument/2006/relationships/hyperlink" Target="file:///C:\Users\bus4005\Downloads\CR_FDIS_3_20190311_draft\CR_FDIS_3\part1000\data\modules\analytical_model\sys\4_info_reqs.htm" TargetMode="External"/><Relationship Id="rId77" Type="http://schemas.openxmlformats.org/officeDocument/2006/relationships/image" Target="media/image3.gif"/><Relationship Id="rId100" Type="http://schemas.openxmlformats.org/officeDocument/2006/relationships/hyperlink" Target="file:///C:\Users\bus4005\Downloads\CR_FDIS_3_20190311_draft\CR_FDIS_3\part1000\data\modules\analytical_model\sys\4_info_reqs.htm" TargetMode="External"/><Relationship Id="rId105" Type="http://schemas.openxmlformats.org/officeDocument/2006/relationships/hyperlink" Target="file:///C:\Users\bus4005\Downloads\CR_FDIS_3_20190311_draft\CR_FDIS_3\part1000\data\modules\analytical_model\sys\4_info_reqs.htm" TargetMode="External"/><Relationship Id="rId126" Type="http://schemas.openxmlformats.org/officeDocument/2006/relationships/hyperlink" Target="file:///C:\Users\bus4005\Downloads\CR_FDIS_3_20190311_draft\CR_FDIS_3\part1000\data\modules\analytical_model\sys\4_info_reqs.htm" TargetMode="External"/><Relationship Id="rId147" Type="http://schemas.openxmlformats.org/officeDocument/2006/relationships/hyperlink" Target="file:///C:\Users\bus4005\Downloads\CR_FDIS_3_20190311_draft\CR_FDIS_3\part1000\data\modules\analytical_model\sys\4_info_reqs.htm" TargetMode="External"/><Relationship Id="rId168" Type="http://schemas.openxmlformats.org/officeDocument/2006/relationships/hyperlink" Target="file:///C:\Users\bus4005\Downloads\CR_FDIS_3_20190311_draft\CR_FDIS_3\part1000\data\modules\analytical_model\sys\5_mapping.htm#aeentitydigital_analytical_model_port" TargetMode="External"/><Relationship Id="rId8" Type="http://schemas.openxmlformats.org/officeDocument/2006/relationships/hyperlink" Target="file:///C:\Users\bus4005\Downloads\CR_FDIS_3_20190311_draft\CR_FDIS_3\part1000\data\modules\product_view_definition_relationship\sys\4_info_reqs.htm" TargetMode="External"/><Relationship Id="rId51" Type="http://schemas.openxmlformats.org/officeDocument/2006/relationships/hyperlink" Target="file:///C:\Users\bus4005\Downloads\CR_FDIS_3_20190311_draft\CR_FDIS_3\part1000\data\modules\analytical_model\sys\4_info_reqs.htm" TargetMode="External"/><Relationship Id="rId72" Type="http://schemas.openxmlformats.org/officeDocument/2006/relationships/hyperlink" Target="file:///C:\Users\bus4005\Downloads\CR_FDIS_3_20190311_draft\CR_FDIS_3\part1000\data\modules\foundation_representation\sys\4_info_reqs.htm" TargetMode="External"/><Relationship Id="rId93" Type="http://schemas.openxmlformats.org/officeDocument/2006/relationships/hyperlink" Target="file:///C:\Users\bus4005\Downloads\CR_FDIS_3_20190311_draft\CR_FDIS_3\part1000\data\modules\document_assignment\sys\4_info_reqs.htm" TargetMode="External"/><Relationship Id="rId98" Type="http://schemas.openxmlformats.org/officeDocument/2006/relationships/hyperlink" Target="file:///C:\Users\bus4005\Downloads\CR_FDIS_3_20190311_draft\CR_FDIS_3\part1000\data\modules\product_view_definition_relationship\sys\4_info_reqs.htm" TargetMode="External"/><Relationship Id="rId121" Type="http://schemas.openxmlformats.org/officeDocument/2006/relationships/hyperlink" Target="file:///C:\Users\bus4005\Downloads\CR_FDIS_3_20190311_draft\CR_FDIS_3\part1000\data\modules\analytical_model\sys\4_info_reqs.htm" TargetMode="External"/><Relationship Id="rId142" Type="http://schemas.openxmlformats.org/officeDocument/2006/relationships/hyperlink" Target="file:///C:\Users\bus4005\Downloads\CR_FDIS_3_20190311_draft\CR_FDIS_3\part1000\data\modules\analytical_model\sys\5_mapping.htm#aeentityanalytical_model_port_make_from_relationship" TargetMode="External"/><Relationship Id="rId163" Type="http://schemas.openxmlformats.org/officeDocument/2006/relationships/hyperlink" Target="file:///C:\Users\bus4005\Downloads\CR_FDIS_3_20190311_draft\CR_FDIS_3\part1000\data\modules\analytical_model\sys\5_mapping.htm#aeentityanalytical_model_version" TargetMode="External"/><Relationship Id="rId184" Type="http://schemas.openxmlformats.org/officeDocument/2006/relationships/hyperlink" Target="file:///C:\Users\bus4005\Downloads\CR_FDIS_3_20190311_draft\CR_FDIS_3\part1000\data\modules\analytical_model\sys\4_info_reqs.htm" TargetMode="External"/><Relationship Id="rId189" Type="http://schemas.openxmlformats.org/officeDocument/2006/relationships/hyperlink" Target="file:///C:\Users\bus4005\Downloads\CR_FDIS_3_20190311_draft\CR_FDIS_3\part1000\data\modules\analytical_model\sys\4_info_reqs.htm" TargetMode="External"/><Relationship Id="rId219" Type="http://schemas.openxmlformats.org/officeDocument/2006/relationships/hyperlink" Target="file:///C:\Users\bus4005\Downloads\CR_FDIS_3_20190311_draft\CR_FDIS_3\part1000\data\modules\part_template\sys\4_info_reqs.htm" TargetMode="External"/><Relationship Id="rId3" Type="http://schemas.openxmlformats.org/officeDocument/2006/relationships/settings" Target="settings.xml"/><Relationship Id="rId214" Type="http://schemas.openxmlformats.org/officeDocument/2006/relationships/hyperlink" Target="file:///C:\Users\bus4005\Downloads\CR_FDIS_3_20190311_draft\CR_FDIS_3\part1000\data\modules\analytical_model\sys\4_info_reqs.htm" TargetMode="External"/><Relationship Id="rId230" Type="http://schemas.openxmlformats.org/officeDocument/2006/relationships/hyperlink" Target="file:///C:\Users\bus4005\Downloads\CR_FDIS_3_20190311_draft\CR_FDIS_3\part1000\data\modules\analytical_model\sys\5_mapping.htm#aeentitythrough_port_variable" TargetMode="External"/><Relationship Id="rId235" Type="http://schemas.openxmlformats.org/officeDocument/2006/relationships/hyperlink" Target="file:///C:\Users\bus4005\Downloads\CR_FDIS_3_20190311_draft\CR_FDIS_3\part1000\data\modules\analytical_model\sys\4_info_reqs.htm" TargetMode="External"/><Relationship Id="rId251" Type="http://schemas.openxmlformats.org/officeDocument/2006/relationships/hyperlink" Target="file:///C:\Users\bus4005\Downloads\CR_FDIS_3_20190311_draft\CR_FDIS_3\part1000\data\modules\product_version\sys\4_info_reqs.htm" TargetMode="External"/><Relationship Id="rId256" Type="http://schemas.openxmlformats.org/officeDocument/2006/relationships/hyperlink" Target="file:///C:\Users\bus4005\Downloads\CR_FDIS_3_20190311_draft\CR_FDIS_3\part1000\data\modules\product_view_definition\sys\4_info_reqs.htm" TargetMode="External"/><Relationship Id="rId25" Type="http://schemas.openxmlformats.org/officeDocument/2006/relationships/hyperlink" Target="file:///C:\Users\bus4005\Downloads\CR_FDIS_3_20190311_draft\CR_FDIS_3\part1000\data\modules\model_parameter\sys\4_info_reqs.htm" TargetMode="External"/><Relationship Id="rId46" Type="http://schemas.openxmlformats.org/officeDocument/2006/relationships/hyperlink" Target="file:///C:\Users\bus4005\Downloads\CR_FDIS_3_20190311_draft\CR_FDIS_3\part1000\data\modules\analytical_model\sys\5_mapping.htm#aeentityport_variable" TargetMode="External"/><Relationship Id="rId67" Type="http://schemas.openxmlformats.org/officeDocument/2006/relationships/hyperlink" Target="file:///C:\Users\bus4005\Downloads\CR_FDIS_3_20190311_draft\CR_FDIS_3\part1000\data\modules\model_parameter\sys\4_info_reqs.htm" TargetMode="External"/><Relationship Id="rId116" Type="http://schemas.openxmlformats.org/officeDocument/2006/relationships/hyperlink" Target="file:///C:\Users\bus4005\Downloads\CR_FDIS_3_20190311_draft\CR_FDIS_3\part1000\data\modules\analytical_model\sys\4_info_reqs.htm" TargetMode="External"/><Relationship Id="rId137" Type="http://schemas.openxmlformats.org/officeDocument/2006/relationships/hyperlink" Target="file:///C:\Users\bus4005\Downloads\CR_FDIS_3_20190311_draft\CR_FDIS_3\part1000\data\modules\analytical_model\sys\4_info_reqs.htm" TargetMode="External"/><Relationship Id="rId158" Type="http://schemas.openxmlformats.org/officeDocument/2006/relationships/hyperlink" Target="file:///C:\Users\bus4005\Downloads\CR_FDIS_3_20190311_draft\CR_FDIS_3\part1000\data\modules\analytical_model\sys\4_info_reqs.htm" TargetMode="External"/><Relationship Id="rId20" Type="http://schemas.openxmlformats.org/officeDocument/2006/relationships/hyperlink" Target="file:///C:\Users\bus4005\Downloads\CR_FDIS_3_20190311_draft\CR_FDIS_3\part1000\data\modules\analytical_model\sys\4_info_reqs.htm" TargetMode="External"/><Relationship Id="rId41" Type="http://schemas.openxmlformats.org/officeDocument/2006/relationships/hyperlink" Target="file:///C:\Users\bus4005\Downloads\CR_FDIS_3_20190311_draft\CR_FDIS_3\part1000\data\modules\analytical_model\sys\4_info_reqs.htm" TargetMode="External"/><Relationship Id="rId62" Type="http://schemas.openxmlformats.org/officeDocument/2006/relationships/hyperlink" Target="file:///C:\Users\bus4005\Downloads\CR_FDIS_3_20190311_draft\CR_FDIS_3\part1000\data\modules\product_identification\sys\4_info_reqs.htm" TargetMode="External"/><Relationship Id="rId83" Type="http://schemas.openxmlformats.org/officeDocument/2006/relationships/hyperlink" Target="file:///C:\Users\bus4005\Downloads\CR_FDIS_3_20190311_draft\CR_FDIS_3\part1000\data\modules\analytical_model\sys\4_info_reqs.htm" TargetMode="External"/><Relationship Id="rId88" Type="http://schemas.openxmlformats.org/officeDocument/2006/relationships/hyperlink" Target="file:///C:\Users\bus4005\Downloads\CR_FDIS_3_20190311_draft\CR_FDIS_3\part1000\data\modules\analytical_model\sys\4_info_reqs.htm" TargetMode="External"/><Relationship Id="rId111" Type="http://schemas.openxmlformats.org/officeDocument/2006/relationships/hyperlink" Target="file:///C:\Users\bus4005\Downloads\CR_FDIS_3_20190311_draft\CR_FDIS_3\part1000\data\modules\analytical_model\sys\4_info_reqs.htm" TargetMode="External"/><Relationship Id="rId132" Type="http://schemas.openxmlformats.org/officeDocument/2006/relationships/hyperlink" Target="file:///C:\Users\bus4005\Downloads\CR_FDIS_3_20190311_draft\CR_FDIS_3\part1000\data\modules\analytical_model\sys\4_info_reqs.htm" TargetMode="External"/><Relationship Id="rId153" Type="http://schemas.openxmlformats.org/officeDocument/2006/relationships/hyperlink" Target="file:///C:\Users\bus4005\Downloads\CR_FDIS_3_20190311_draft\CR_FDIS_3\part1000\data\modules\analytical_model\sys\4_info_reqs.htm" TargetMode="External"/><Relationship Id="rId174" Type="http://schemas.openxmlformats.org/officeDocument/2006/relationships/hyperlink" Target="file:///C:\Users\bus4005\Downloads\CR_FDIS_3_20190311_draft\CR_FDIS_3\part1000\data\modules\functional_specification\sys\4_info_reqs.htm" TargetMode="External"/><Relationship Id="rId179" Type="http://schemas.openxmlformats.org/officeDocument/2006/relationships/hyperlink" Target="file:///C:\Users\bus4005\Downloads\CR_FDIS_3_20190311_draft\CR_FDIS_3\part1000\data\modules\signal\sys\4_info_reqs.htm" TargetMode="External"/><Relationship Id="rId195" Type="http://schemas.openxmlformats.org/officeDocument/2006/relationships/hyperlink" Target="file:///C:\Users\bus4005\Downloads\CR_FDIS_3_20190311_draft\CR_FDIS_3\part1000\data\modules\analytical_model\sys\4_info_reqs.htm" TargetMode="External"/><Relationship Id="rId209" Type="http://schemas.openxmlformats.org/officeDocument/2006/relationships/hyperlink" Target="file:///C:\Users\bus4005\Downloads\CR_FDIS_3_20190311_draft\CR_FDIS_3\part1000\data\modules\analytical_model\sys\4_info_reqs.htm" TargetMode="External"/><Relationship Id="rId190" Type="http://schemas.openxmlformats.org/officeDocument/2006/relationships/hyperlink" Target="file:///C:\Users\bus4005\Downloads\CR_FDIS_3_20190311_draft\CR_FDIS_3\part1000\data\modules\analytical_model\sys\4_info_reqs.htm" TargetMode="External"/><Relationship Id="rId204" Type="http://schemas.openxmlformats.org/officeDocument/2006/relationships/hyperlink" Target="file:///C:\Users\bus4005\Downloads\CR_FDIS_3_20190311_draft\CR_FDIS_3\part1000\data\modules\analytical_model\sys\4_info_reqs.htm" TargetMode="External"/><Relationship Id="rId220" Type="http://schemas.openxmlformats.org/officeDocument/2006/relationships/hyperlink" Target="file:///C:\Users\bus4005\Downloads\CR_FDIS_3_20190311_draft\CR_FDIS_3\part1000\data\modules\analytical_model\sys\4_info_reqs.htm" TargetMode="External"/><Relationship Id="rId225" Type="http://schemas.openxmlformats.org/officeDocument/2006/relationships/hyperlink" Target="file:///C:\Users\bus4005\Downloads\CR_FDIS_3_20190311_draft\CR_FDIS_3\part1000\data\modules\analytical_model\sys\4_info_reqs.htm" TargetMode="External"/><Relationship Id="rId241" Type="http://schemas.openxmlformats.org/officeDocument/2006/relationships/hyperlink" Target="file:///C:\Users\bus4005\Downloads\CR_FDIS_3_20190311_draft\CR_FDIS_3\part1000\data\modules\analytical_model\sys\4_info_reqs.htm" TargetMode="External"/><Relationship Id="rId246" Type="http://schemas.openxmlformats.org/officeDocument/2006/relationships/hyperlink" Target="file:///C:\Users\bus4005\Downloads\CR_FDIS_3_20190311_draft\CR_FDIS_3\part1000\data\modules\analytical_model\sys\4_info_reqs.htm" TargetMode="External"/><Relationship Id="rId15" Type="http://schemas.openxmlformats.org/officeDocument/2006/relationships/hyperlink" Target="file:///C:\Users\bus4005\Downloads\CR_FDIS_3_20190311_draft\CR_FDIS_3\part1000\data\modules\analytical_model\armexpg3.htm" TargetMode="External"/><Relationship Id="rId36" Type="http://schemas.openxmlformats.org/officeDocument/2006/relationships/hyperlink" Target="file:///C:\Users\bus4005\Downloads\CR_FDIS_3_20190311_draft\CR_FDIS_3\part1000\data\modules\analytical_model\sys\4_info_reqs.htm" TargetMode="External"/><Relationship Id="rId57" Type="http://schemas.openxmlformats.org/officeDocument/2006/relationships/hyperlink" Target="file:///C:\Users\bus4005\Downloads\CR_FDIS_3_20190311_draft\CR_FDIS_3\part1000\data\modules\analytical_model\sys\4_info_reqs.htm" TargetMode="External"/><Relationship Id="rId106" Type="http://schemas.openxmlformats.org/officeDocument/2006/relationships/hyperlink" Target="file:///C:\Users\bus4005\Downloads\CR_FDIS_3_20190311_draft\CR_FDIS_3\part1000\data\modules\property_assignment\sys\4_info_reqs.htm" TargetMode="External"/><Relationship Id="rId127" Type="http://schemas.openxmlformats.org/officeDocument/2006/relationships/hyperlink" Target="file:///C:\Users\bus4005\Downloads\CR_FDIS_3_20190311_draft\CR_FDIS_3\part1000\data\modules\analytical_model\sys\4_info_reqs.htm" TargetMode="External"/><Relationship Id="rId262" Type="http://schemas.openxmlformats.org/officeDocument/2006/relationships/fontTable" Target="fontTable.xml"/><Relationship Id="rId10" Type="http://schemas.openxmlformats.org/officeDocument/2006/relationships/hyperlink" Target="file:///C:\Users\bus4005\Downloads\CR_FDIS_3_20190311_draft\CR_FDIS_3\part1000\data\modules\specification_document\sys\4_info_reqs.htm" TargetMode="External"/><Relationship Id="rId31" Type="http://schemas.openxmlformats.org/officeDocument/2006/relationships/hyperlink" Target="file:///C:\Users\bus4005\Downloads\CR_FDIS_3_20190311_draft\CR_FDIS_3\part1000\data\modules\property_assignment\sys\4_info_reqs.htm" TargetMode="External"/><Relationship Id="rId52" Type="http://schemas.openxmlformats.org/officeDocument/2006/relationships/hyperlink" Target="file:///C:\Users\bus4005\Downloads\CR_FDIS_3_20190311_draft\CR_FDIS_3\part1000\data\modules\analytical_model\sys\4_info_reqs.htm" TargetMode="External"/><Relationship Id="rId73" Type="http://schemas.openxmlformats.org/officeDocument/2006/relationships/hyperlink" Target="file:///C:\Users\bus4005\Downloads\CR_FDIS_3_20190311_draft\CR_FDIS_3\part1000\data\modules\foundation_representation\sys\4_info_reqs.htm" TargetMode="External"/><Relationship Id="rId78" Type="http://schemas.openxmlformats.org/officeDocument/2006/relationships/hyperlink" Target="file:///C:\Users\bus4005\Downloads\CR_FDIS_3_20190311_draft\CR_FDIS_3\part1000\data\modules\analytical_model\sys\4_info_reqs.htm" TargetMode="External"/><Relationship Id="rId94" Type="http://schemas.openxmlformats.org/officeDocument/2006/relationships/hyperlink" Target="file:///C:\Users\bus4005\Downloads\CR_FDIS_3_20190311_draft\CR_FDIS_3\part1000\data\modules\document_assignment\sys\4_info_reqs.htm" TargetMode="External"/><Relationship Id="rId99" Type="http://schemas.openxmlformats.org/officeDocument/2006/relationships/hyperlink" Target="file:///C:\Users\bus4005\Downloads\CR_FDIS_3_20190311_draft\CR_FDIS_3\part1000\data\modules\analytical_model\sys\4_info_reqs.htm" TargetMode="External"/><Relationship Id="rId101" Type="http://schemas.openxmlformats.org/officeDocument/2006/relationships/hyperlink" Target="file:///C:\Users\bus4005\Downloads\CR_FDIS_3_20190311_draft\CR_FDIS_3\part1000\data\modules\analytical_model\sys\4_info_reqs.htm" TargetMode="External"/><Relationship Id="rId122" Type="http://schemas.openxmlformats.org/officeDocument/2006/relationships/hyperlink" Target="file:///C:\Users\bus4005\Downloads\CR_FDIS_3_20190311_draft\CR_FDIS_3\part1000\data\modules\analytical_model\sys\4_info_reqs.htm" TargetMode="External"/><Relationship Id="rId143" Type="http://schemas.openxmlformats.org/officeDocument/2006/relationships/hyperlink" Target="file:///C:\Users\bus4005\Downloads\CR_FDIS_3_20190311_draft\CR_FDIS_3\part1000\data\modules\analytical_model\sys\4_info_reqs.htm" TargetMode="External"/><Relationship Id="rId148" Type="http://schemas.openxmlformats.org/officeDocument/2006/relationships/hyperlink" Target="file:///C:\Users\bus4005\Downloads\CR_FDIS_3_20190311_draft\CR_FDIS_3\part1000\data\modules\analytical_model\sys\4_info_reqs.htm" TargetMode="External"/><Relationship Id="rId164" Type="http://schemas.openxmlformats.org/officeDocument/2006/relationships/hyperlink" Target="file:///C:\Users\bus4005\Downloads\CR_FDIS_3_20190311_draft\CR_FDIS_3\part1000\data\modules\information_product\sys\4_info_reqs.htm" TargetMode="External"/><Relationship Id="rId169" Type="http://schemas.openxmlformats.org/officeDocument/2006/relationships/hyperlink" Target="file:///C:\Users\bus4005\Downloads\CR_FDIS_3_20190311_draft\CR_FDIS_3\part1000\data\modules\analytical_model\sys\4_info_reqs.htm" TargetMode="External"/><Relationship Id="rId185" Type="http://schemas.openxmlformats.org/officeDocument/2006/relationships/hyperlink" Target="file:///C:\Users\bus4005\Downloads\CR_FDIS_3_20190311_draft\CR_FDIS_3\part1000\data\modules\analytical_model\sys\4_info_reqs.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software\sys\4_info_reqs.htm" TargetMode="External"/><Relationship Id="rId180" Type="http://schemas.openxmlformats.org/officeDocument/2006/relationships/hyperlink" Target="file:///C:\Users\bus4005\Downloads\CR_FDIS_3_20190311_draft\CR_FDIS_3\part1000\data\modules\analytical_model\sys\4_info_reqs.htm" TargetMode="External"/><Relationship Id="rId210" Type="http://schemas.openxmlformats.org/officeDocument/2006/relationships/hyperlink" Target="file:///C:\Users\bus4005\Downloads\CR_FDIS_3_20190311_draft\CR_FDIS_3\part1000\data\modules\external_item_identification_assignment\sys\4_info_reqs.htm" TargetMode="External"/><Relationship Id="rId215" Type="http://schemas.openxmlformats.org/officeDocument/2006/relationships/hyperlink" Target="file:///C:\Users\bus4005\Downloads\CR_FDIS_3_20190311_draft\CR_FDIS_3\part1000\data\modules\analytical_model\sys\5_mapping.htm#aeentityreference_part_template_for_analytical_model" TargetMode="External"/><Relationship Id="rId236" Type="http://schemas.openxmlformats.org/officeDocument/2006/relationships/hyperlink" Target="file:///C:\Users\bus4005\Downloads\CR_FDIS_3_20190311_draft\CR_FDIS_3\part1000\data\modules\analytical_model\sys\4_info_reqs.htm" TargetMode="External"/><Relationship Id="rId257" Type="http://schemas.openxmlformats.org/officeDocument/2006/relationships/hyperlink" Target="file:///C:\Users\bus4005\Downloads\CR_FDIS_3_20190311_draft\CR_FDIS_3\part1000\data\modules\analytical_model\sys\4_info_reqs.htm" TargetMode="External"/><Relationship Id="rId26" Type="http://schemas.openxmlformats.org/officeDocument/2006/relationships/hyperlink" Target="file:///C:\Users\bus4005\Downloads\CR_FDIS_3_20190311_draft\CR_FDIS_3\part1000\data\modules\analytical_model\sys\4_info_reqs.htm" TargetMode="External"/><Relationship Id="rId231" Type="http://schemas.openxmlformats.org/officeDocument/2006/relationships/hyperlink" Target="file:///C:\Users\bus4005\Downloads\CR_FDIS_3_20190311_draft\CR_FDIS_3\part1000\data\modules\analytical_model\sys\4_info_reqs.htm" TargetMode="External"/><Relationship Id="rId252" Type="http://schemas.openxmlformats.org/officeDocument/2006/relationships/hyperlink" Target="file:///C:\Users\bus4005\Downloads\CR_FDIS_3_20190311_draft\CR_FDIS_3\part1000\data\modules\analytical_model\sys\4_info_reqs.htm" TargetMode="External"/><Relationship Id="rId47" Type="http://schemas.openxmlformats.org/officeDocument/2006/relationships/hyperlink" Target="file:///C:\Users\bus4005\Downloads\CR_FDIS_3_20190311_draft\CR_FDIS_3\part1000\data\modules\analytical_model\sys\4_info_reqs.htm" TargetMode="External"/><Relationship Id="rId68" Type="http://schemas.openxmlformats.org/officeDocument/2006/relationships/hyperlink" Target="file:///C:\Users\bus4005\Downloads\CR_FDIS_3_20190311_draft\CR_FDIS_3\part1000\data\modules\analytical_model\sys\4_info_reqs.htm" TargetMode="External"/><Relationship Id="rId89" Type="http://schemas.openxmlformats.org/officeDocument/2006/relationships/hyperlink" Target="file:///C:\Users\bus4005\Downloads\CR_FDIS_3_20190311_draft\CR_FDIS_3\part1000\data\modules\analytical_model\sys\4_info_reqs.htm" TargetMode="External"/><Relationship Id="rId112" Type="http://schemas.openxmlformats.org/officeDocument/2006/relationships/hyperlink" Target="file:///C:\Users\bus4005\Downloads\CR_FDIS_3_20190311_draft\CR_FDIS_3\part1000\data\modules\analytical_model\sys\4_info_reqs.htm" TargetMode="External"/><Relationship Id="rId133" Type="http://schemas.openxmlformats.org/officeDocument/2006/relationships/hyperlink" Target="file:///C:\Users\bus4005\Downloads\CR_FDIS_3_20190311_draft\CR_FDIS_3\part1000\data\modules\analytical_model\sys\4_info_reqs.htm" TargetMode="External"/><Relationship Id="rId154" Type="http://schemas.openxmlformats.org/officeDocument/2006/relationships/hyperlink" Target="file:///C:\Users\bus4005\Downloads\CR_FDIS_3_20190311_draft\CR_FDIS_3\part1000\data\modules\analytical_model\sys\4_info_reqs.htm" TargetMode="External"/><Relationship Id="rId175" Type="http://schemas.openxmlformats.org/officeDocument/2006/relationships/hyperlink" Target="file:///C:\Users\bus4005\Downloads\CR_FDIS_3_20190311_draft\CR_FDIS_3\part1000\data\modules\network_functional_design_view\sys\4_info_reqs.htm" TargetMode="External"/><Relationship Id="rId196" Type="http://schemas.openxmlformats.org/officeDocument/2006/relationships/hyperlink" Target="file:///C:\Users\bus4005\Downloads\CR_FDIS_3_20190311_draft\CR_FDIS_3\part1000\data\modules\analytical_model\sys\5_mapping.htm#aeentitydigital_analytical_model_scalar_port" TargetMode="External"/><Relationship Id="rId200" Type="http://schemas.openxmlformats.org/officeDocument/2006/relationships/hyperlink" Target="file:///C:\Users\bus4005\Downloads\CR_FDIS_3_20190311_draft\CR_FDIS_3\part1000\data\modules\analytical_model\sys\4_info_reqs.htm" TargetMode="External"/><Relationship Id="rId16" Type="http://schemas.openxmlformats.org/officeDocument/2006/relationships/image" Target="media/image1.gif"/><Relationship Id="rId221" Type="http://schemas.openxmlformats.org/officeDocument/2006/relationships/hyperlink" Target="file:///C:\Users\bus4005\Downloads\CR_FDIS_3_20190311_draft\CR_FDIS_3\part1000\data\modules\analytical_model\sys\5_mapping.htm#aeentityterminal_pair_port_equivalence_relationship" TargetMode="External"/><Relationship Id="rId242" Type="http://schemas.openxmlformats.org/officeDocument/2006/relationships/hyperlink" Target="file:///C:\Users\bus4005\Downloads\CR_FDIS_3_20190311_draft\CR_FDIS_3\part1000\data\modules\analytical_model\sys\4_info_reqs.htm" TargetMode="External"/><Relationship Id="rId263" Type="http://schemas.microsoft.com/office/2011/relationships/people" Target="people.xml"/><Relationship Id="rId37" Type="http://schemas.openxmlformats.org/officeDocument/2006/relationships/hyperlink" Target="file:///C:\Users\bus4005\Downloads\CR_FDIS_3_20190311_draft\CR_FDIS_3\part1000\data\modules\analytical_model\sys\4_info_reqs.htm" TargetMode="External"/><Relationship Id="rId58" Type="http://schemas.openxmlformats.org/officeDocument/2006/relationships/hyperlink" Target="file:///C:\Users\bus4005\Downloads\CR_FDIS_3_20190311_draft\CR_FDIS_3\part1000\data\modules\analytical_model\sys\4_info_reqs.htm" TargetMode="External"/><Relationship Id="rId79" Type="http://schemas.openxmlformats.org/officeDocument/2006/relationships/hyperlink" Target="file:///C:\Users\bus4005\Downloads\CR_FDIS_3_20190311_draft\CR_FDIS_3\part1000\data\modules\information_product\sys\4_info_reqs.htm" TargetMode="External"/><Relationship Id="rId102" Type="http://schemas.openxmlformats.org/officeDocument/2006/relationships/hyperlink" Target="file:///C:\Users\bus4005\Downloads\CR_FDIS_3_20190311_draft\CR_FDIS_3\part1000\data\modules\analytical_model\sys\4_info_reqs.htm" TargetMode="External"/><Relationship Id="rId123" Type="http://schemas.openxmlformats.org/officeDocument/2006/relationships/hyperlink" Target="file:///C:\Users\bus4005\Downloads\CR_FDIS_3_20190311_draft\CR_FDIS_3\part1000\data\modules\analytical_model\sys\4_info_reqs.htm" TargetMode="External"/><Relationship Id="rId144" Type="http://schemas.openxmlformats.org/officeDocument/2006/relationships/hyperlink" Target="file:///C:\Users\bus4005\Downloads\CR_FDIS_3_20190311_draft\CR_FDIS_3\part1000\data\modules\analytical_model\sys\4_info_reqs.htm" TargetMode="External"/><Relationship Id="rId90" Type="http://schemas.openxmlformats.org/officeDocument/2006/relationships/hyperlink" Target="file:///C:\Users\bus4005\Downloads\CR_FDIS_3_20190311_draft\CR_FDIS_3\part1000\data\modules\analytical_model\sys\4_info_reqs.htm" TargetMode="External"/><Relationship Id="rId165" Type="http://schemas.openxmlformats.org/officeDocument/2006/relationships/hyperlink" Target="file:///C:\Users\bus4005\Downloads\CR_FDIS_3_20190311_draft\CR_FDIS_3\part1000\data\modules\information_product\sys\4_info_reqs.htm" TargetMode="External"/><Relationship Id="rId186" Type="http://schemas.openxmlformats.org/officeDocument/2006/relationships/hyperlink" Target="file:///C:\Users\bus4005\Downloads\CR_FDIS_3_20190311_draft\CR_FDIS_3\part1000\data\modules\analytical_model\sys\4_info_reqs.htm" TargetMode="External"/><Relationship Id="rId211" Type="http://schemas.openxmlformats.org/officeDocument/2006/relationships/hyperlink" Target="file:///C:\Users\bus4005\Downloads\CR_FDIS_3_20190311_draft\CR_FDIS_3\part1000\data\modules\external_item_identification_assignment\sys\4_info_reqs.htm" TargetMode="External"/><Relationship Id="rId232" Type="http://schemas.openxmlformats.org/officeDocument/2006/relationships/hyperlink" Target="file:///C:\Users\bus4005\Downloads\CR_FDIS_3_20190311_draft\CR_FDIS_3\part1000\data\modules\analytical_model\sys\4_info_reqs.htm" TargetMode="External"/><Relationship Id="rId253" Type="http://schemas.openxmlformats.org/officeDocument/2006/relationships/hyperlink" Target="file:///C:\Users\bus4005\Downloads\CR_FDIS_3_20190311_draft\CR_FDIS_3\part1000\data\modules\product_version\sys\4_info_reqs.htm" TargetMode="External"/><Relationship Id="rId27" Type="http://schemas.openxmlformats.org/officeDocument/2006/relationships/hyperlink" Target="file:///C:\Users\bus4005\Downloads\CR_FDIS_3_20190311_draft\CR_FDIS_3\part1000\data\modules\model_parameter\sys\4_info_reqs.htm" TargetMode="External"/><Relationship Id="rId48" Type="http://schemas.openxmlformats.org/officeDocument/2006/relationships/hyperlink" Target="file:///C:\Users\bus4005\Downloads\CR_FDIS_3_20190311_draft\CR_FDIS_3\part1000\data\modules\analytical_model\sys\4_info_reqs.htm" TargetMode="External"/><Relationship Id="rId69" Type="http://schemas.openxmlformats.org/officeDocument/2006/relationships/hyperlink" Target="file:///C:\Users\bus4005\Downloads\CR_FDIS_3_20190311_draft\CR_FDIS_3\part1000\data\modules\model_parameter\sys\4_info_reqs.htm" TargetMode="External"/><Relationship Id="rId113" Type="http://schemas.openxmlformats.org/officeDocument/2006/relationships/hyperlink" Target="file:///C:\Users\bus4005\Downloads\CR_FDIS_3_20190311_draft\CR_FDIS_3\part1000\data\modules\analytical_model\sys\4_info_reqs.htm" TargetMode="External"/><Relationship Id="rId134" Type="http://schemas.openxmlformats.org/officeDocument/2006/relationships/hyperlink" Target="file:///C:\Users\bus4005\Downloads\CR_FDIS_3_20190311_draft\CR_FDIS_3\part1000\data\modules\analytical_model\sys\4_info_reqs.htm" TargetMode="External"/><Relationship Id="rId80" Type="http://schemas.openxmlformats.org/officeDocument/2006/relationships/hyperlink" Target="file:///C:\Users\bus4005\Downloads\CR_FDIS_3_20190311_draft\CR_FDIS_3\part1000\data\modules\analytical_model\sys\4_info_reqs.htm" TargetMode="External"/><Relationship Id="rId155" Type="http://schemas.openxmlformats.org/officeDocument/2006/relationships/hyperlink" Target="file:///C:\Users\bus4005\Downloads\CR_FDIS_3_20190311_draft\CR_FDIS_3\part1000\data\modules\analytical_model\sys\4_info_reqs.htm" TargetMode="External"/><Relationship Id="rId176" Type="http://schemas.openxmlformats.org/officeDocument/2006/relationships/hyperlink" Target="file:///C:\Users\bus4005\Downloads\CR_FDIS_3_20190311_draft\CR_FDIS_3\part1000\data\modules\functional_specification\sys\4_info_reqs.htm" TargetMode="External"/><Relationship Id="rId197" Type="http://schemas.openxmlformats.org/officeDocument/2006/relationships/hyperlink" Target="file:///C:\Users\bus4005\Downloads\CR_FDIS_3_20190311_draft\CR_FDIS_3\part1000\data\modules\analytical_model\sys\4_info_reqs.htm" TargetMode="External"/><Relationship Id="rId201" Type="http://schemas.openxmlformats.org/officeDocument/2006/relationships/hyperlink" Target="file:///C:\Users\bus4005\Downloads\CR_FDIS_3_20190311_draft\CR_FDIS_3\part1000\data\modules\analytical_model\sys\4_info_reqs.htm" TargetMode="External"/><Relationship Id="rId222" Type="http://schemas.openxmlformats.org/officeDocument/2006/relationships/hyperlink" Target="file:///C:\Users\bus4005\Downloads\CR_FDIS_3_20190311_draft\CR_FDIS_3\part1000\data\modules\analytical_model\sys\4_info_reqs.htm" TargetMode="External"/><Relationship Id="rId243" Type="http://schemas.openxmlformats.org/officeDocument/2006/relationships/hyperlink" Target="file:///C:\Users\bus4005\Downloads\CR_FDIS_3_20190311_draft\CR_FDIS_3\part1000\data\modules\analytical_model\sys\4_info_reqs.htm" TargetMode="External"/><Relationship Id="rId264" Type="http://schemas.openxmlformats.org/officeDocument/2006/relationships/theme" Target="theme/theme1.xml"/><Relationship Id="rId17" Type="http://schemas.openxmlformats.org/officeDocument/2006/relationships/hyperlink" Target="file:///C:\Users\bus4005\Downloads\CR_FDIS_3_20190311_draft\CR_FDIS_3\part1000\data\modules\external_item_identification_assignment\sys\4_info_reqs.htm" TargetMode="External"/><Relationship Id="rId38" Type="http://schemas.openxmlformats.org/officeDocument/2006/relationships/hyperlink" Target="file:///C:\Users\bus4005\Downloads\CR_FDIS_3_20190311_draft\CR_FDIS_3\part1000\data\modules\analytical_model\sys\4_info_reqs.htm" TargetMode="External"/><Relationship Id="rId59" Type="http://schemas.openxmlformats.org/officeDocument/2006/relationships/hyperlink" Target="file:///C:\Users\bus4005\Downloads\CR_FDIS_3_20190311_draft\CR_FDIS_3\part1000\data\modules\analytical_model\sys\5_mapping.htm#aeentityanalytical_model" TargetMode="External"/><Relationship Id="rId103" Type="http://schemas.openxmlformats.org/officeDocument/2006/relationships/hyperlink" Target="file:///C:\Users\bus4005\Downloads\CR_FDIS_3_20190311_draft\CR_FDIS_3\part1000\data\modules\analytical_model\sys\5_mapping.htm#aeentityanalytical_model_parameter" TargetMode="External"/><Relationship Id="rId124" Type="http://schemas.openxmlformats.org/officeDocument/2006/relationships/hyperlink" Target="file:///C:\Users\bus4005\Downloads\CR_FDIS_3_20190311_draft\CR_FDIS_3\part1000\data\modules\analytical_model\sys\4_info_reqs.htm" TargetMode="External"/><Relationship Id="rId70" Type="http://schemas.openxmlformats.org/officeDocument/2006/relationships/hyperlink" Target="file:///C:\Users\bus4005\Downloads\CR_FDIS_3_20190311_draft\CR_FDIS_3\part1000\data\modules\analytical_model\sys\4_info_reqs.htm" TargetMode="External"/><Relationship Id="rId91" Type="http://schemas.openxmlformats.org/officeDocument/2006/relationships/hyperlink" Target="file:///C:\Users\bus4005\Downloads\CR_FDIS_3_20190311_draft\CR_FDIS_3\part1000\data\modules\analytical_model\sys\4_info_reqs.htm" TargetMode="External"/><Relationship Id="rId145" Type="http://schemas.openxmlformats.org/officeDocument/2006/relationships/hyperlink" Target="file:///C:\Users\bus4005\Downloads\CR_FDIS_3_20190311_draft\CR_FDIS_3\part1000\data\modules\analytical_model\sys\4_info_reqs.htm" TargetMode="External"/><Relationship Id="rId166" Type="http://schemas.openxmlformats.org/officeDocument/2006/relationships/hyperlink" Target="file:///C:\Users\bus4005\Downloads\CR_FDIS_3_20190311_draft\CR_FDIS_3\part1000\data\modules\analytical_model\sys\4_info_reqs.htm" TargetMode="External"/><Relationship Id="rId187" Type="http://schemas.openxmlformats.org/officeDocument/2006/relationships/hyperlink" Target="file:///C:\Users\bus4005\Downloads\CR_FDIS_3_20190311_draft\CR_FDIS_3\part1000\data\modules\analytical_model\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60285A-4767-4CF7-8B38-1FF73E7633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12702</Words>
  <Characters>72406</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84939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2019-03-20T17:32:00Z</dcterms:created>
  <dcterms:modified xsi:type="dcterms:W3CDTF">2019-03-20T17:32:00Z</dcterms:modified>
</cp:coreProperties>
</file>