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4230" w:rsidRDefault="00764230" w:rsidP="00764230">
      <w:pPr>
        <w:pStyle w:val="Heading2"/>
        <w:rPr>
          <w:color w:val="000000"/>
        </w:rPr>
      </w:pPr>
      <w:bookmarkStart w:id="0" w:name="mim_express"/>
      <w:r>
        <w:rPr>
          <w:color w:val="000000"/>
        </w:rPr>
        <w:t>5.2 MIM EXPRESS short listing</w:t>
      </w:r>
      <w:bookmarkEnd w:id="0"/>
    </w:p>
    <w:p w:rsidR="00764230" w:rsidRDefault="00764230" w:rsidP="00764230">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764230" w:rsidRDefault="00764230" w:rsidP="00764230">
      <w:pPr>
        <w:pStyle w:val="NormalWeb"/>
        <w:rPr>
          <w:color w:val="000000"/>
          <w:sz w:val="27"/>
          <w:szCs w:val="27"/>
        </w:rPr>
      </w:pPr>
      <w:r>
        <w:rPr>
          <w:color w:val="000000"/>
          <w:sz w:val="27"/>
          <w:szCs w:val="27"/>
        </w:rPr>
        <w:t>This clause constitutes the Module Interpreted Module (MIM) of the application module.</w:t>
      </w:r>
    </w:p>
    <w:p w:rsidR="00764230" w:rsidRDefault="00764230" w:rsidP="00764230">
      <w:pPr>
        <w:pStyle w:val="NormalWeb"/>
        <w:rPr>
          <w:color w:val="000000"/>
          <w:sz w:val="27"/>
          <w:szCs w:val="27"/>
        </w:rPr>
      </w:pPr>
      <w:r>
        <w:rPr>
          <w:color w:val="000000"/>
          <w:sz w:val="27"/>
          <w:szCs w:val="27"/>
        </w:rPr>
        <w:t>This clause also specifies the modifications that apply to the constructs imported from the common resources.</w:t>
      </w:r>
    </w:p>
    <w:p w:rsidR="00764230" w:rsidRDefault="00764230" w:rsidP="00764230">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764230" w:rsidRDefault="00764230" w:rsidP="00764230">
      <w:pPr>
        <w:numPr>
          <w:ilvl w:val="0"/>
          <w:numId w:val="11"/>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764230" w:rsidRDefault="00764230" w:rsidP="00764230">
      <w:pPr>
        <w:numPr>
          <w:ilvl w:val="0"/>
          <w:numId w:val="11"/>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764230" w:rsidRDefault="00764230" w:rsidP="00764230">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764230" w:rsidRDefault="00764230" w:rsidP="00764230">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description_assignment_mim"/>
      <w:r>
        <w:rPr>
          <w:rStyle w:val="HTMLCode"/>
          <w:rFonts w:eastAsiaTheme="minorHAnsi"/>
          <w:color w:val="000000"/>
        </w:rPr>
        <w:t>SCHEMA Description_assignment_mim;</w:t>
      </w:r>
      <w:bookmarkEnd w:id="1"/>
    </w:p>
    <w:p w:rsidR="00764230" w:rsidRDefault="00764230" w:rsidP="00764230">
      <w:pPr>
        <w:pStyle w:val="NormalWeb"/>
        <w:spacing w:after="270" w:afterAutospacing="0"/>
        <w:rPr>
          <w:color w:val="000000"/>
          <w:sz w:val="27"/>
          <w:szCs w:val="27"/>
        </w:rPr>
      </w:pPr>
      <w:bookmarkStart w:id="2" w:name="interfaces"/>
      <w:bookmarkEnd w:id="2"/>
      <w:r>
        <w:rPr>
          <w:rStyle w:val="HTMLCode"/>
          <w:color w:val="000000"/>
        </w:rPr>
        <w:t>USE FROM </w:t>
      </w:r>
      <w:hyperlink r:id="rId5" w:anchor="systems_engineering_representation_schema" w:history="1">
        <w:r>
          <w:rPr>
            <w:rStyle w:val="Hyperlink"/>
            <w:rFonts w:ascii="Courier New" w:hAnsi="Courier New" w:cs="Courier New"/>
            <w:sz w:val="20"/>
            <w:szCs w:val="20"/>
          </w:rPr>
          <w:t>systems_engineering_representation_schema</w:t>
        </w:r>
      </w:hyperlink>
      <w:r>
        <w:rPr>
          <w:rStyle w:val="HTMLCode"/>
          <w:color w:val="000000"/>
        </w:rPr>
        <w:t>    --  ISO 10303-61</w:t>
      </w:r>
      <w:r>
        <w:rPr>
          <w:rFonts w:ascii="Courier New" w:hAnsi="Courier New" w:cs="Courier New"/>
          <w:color w:val="000000"/>
          <w:sz w:val="20"/>
          <w:szCs w:val="20"/>
        </w:rPr>
        <w:br/>
      </w:r>
      <w:r>
        <w:rPr>
          <w:rStyle w:val="HTMLCode"/>
          <w:color w:val="000000"/>
        </w:rPr>
        <w:t>  (</w:t>
      </w:r>
      <w:hyperlink r:id="rId6" w:anchor="systems_engineering_representation_schema.description_text" w:history="1">
        <w:r>
          <w:rPr>
            <w:rStyle w:val="Hyperlink"/>
            <w:rFonts w:ascii="Courier New" w:hAnsi="Courier New" w:cs="Courier New"/>
            <w:sz w:val="20"/>
            <w:szCs w:val="20"/>
          </w:rPr>
          <w:t>description_text</w:t>
        </w:r>
      </w:hyperlink>
      <w:r>
        <w:rPr>
          <w:rStyle w:val="HTMLCode"/>
          <w:color w:val="000000"/>
        </w:rPr>
        <w:t>, </w:t>
      </w:r>
      <w:r>
        <w:rPr>
          <w:rFonts w:ascii="Courier New" w:hAnsi="Courier New" w:cs="Courier New"/>
          <w:color w:val="000000"/>
          <w:sz w:val="20"/>
          <w:szCs w:val="20"/>
        </w:rPr>
        <w:br/>
      </w:r>
      <w:r>
        <w:rPr>
          <w:rStyle w:val="HTMLCode"/>
          <w:color w:val="000000"/>
        </w:rPr>
        <w:t>   </w:t>
      </w:r>
      <w:hyperlink r:id="rId7" w:anchor="systems_engineering_representation_schema.description_text_assignment" w:history="1">
        <w:r>
          <w:rPr>
            <w:rStyle w:val="Hyperlink"/>
            <w:rFonts w:ascii="Courier New" w:hAnsi="Courier New" w:cs="Courier New"/>
            <w:sz w:val="20"/>
            <w:szCs w:val="20"/>
          </w:rPr>
          <w:t>description_text_assignment</w:t>
        </w:r>
      </w:hyperlink>
      <w:r>
        <w:rPr>
          <w:rStyle w:val="HTMLCode"/>
          <w:color w:val="000000"/>
        </w:rPr>
        <w:t>, </w:t>
      </w:r>
      <w:r>
        <w:rPr>
          <w:rFonts w:ascii="Courier New" w:hAnsi="Courier New" w:cs="Courier New"/>
          <w:color w:val="000000"/>
          <w:sz w:val="20"/>
          <w:szCs w:val="20"/>
        </w:rPr>
        <w:br/>
      </w:r>
      <w:r>
        <w:rPr>
          <w:rStyle w:val="HTMLCode"/>
          <w:color w:val="000000"/>
        </w:rPr>
        <w:t>   </w:t>
      </w:r>
      <w:hyperlink r:id="rId8" w:anchor="systems_engineering_representation_schema.description_text_assignment_relationship" w:history="1">
        <w:r>
          <w:rPr>
            <w:rStyle w:val="Hyperlink"/>
            <w:rFonts w:ascii="Courier New" w:hAnsi="Courier New" w:cs="Courier New"/>
            <w:sz w:val="20"/>
            <w:szCs w:val="20"/>
          </w:rPr>
          <w:t>description_text_assignment_relationship</w:t>
        </w:r>
      </w:hyperlink>
      <w:r>
        <w:rPr>
          <w:rStyle w:val="HTMLCode"/>
          <w:color w:val="000000"/>
        </w:rPr>
        <w:t>); </w:t>
      </w:r>
      <w:r>
        <w:rPr>
          <w:rFonts w:ascii="Courier New" w:hAnsi="Courier New" w:cs="Courier New"/>
          <w:color w:val="000000"/>
          <w:sz w:val="20"/>
          <w:szCs w:val="20"/>
        </w:rPr>
        <w:br/>
      </w:r>
      <w:r>
        <w:rPr>
          <w:rStyle w:val="HTMLCode"/>
          <w:color w:val="000000"/>
        </w:rPr>
        <w:t>(*</w:t>
      </w:r>
    </w:p>
    <w:p w:rsidR="00764230" w:rsidRDefault="00764230" w:rsidP="00764230">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764230" w:rsidTr="00764230">
        <w:trPr>
          <w:tblCellSpacing w:w="15" w:type="dxa"/>
        </w:trPr>
        <w:tc>
          <w:tcPr>
            <w:tcW w:w="3990" w:type="dxa"/>
            <w:vAlign w:val="center"/>
            <w:hideMark/>
          </w:tcPr>
          <w:p w:rsidR="00764230" w:rsidRDefault="00764230">
            <w:pPr>
              <w:rPr>
                <w:sz w:val="24"/>
                <w:szCs w:val="24"/>
              </w:rPr>
            </w:pPr>
            <w:r>
              <w:rPr>
                <w:b/>
                <w:bCs/>
                <w:sz w:val="20"/>
                <w:szCs w:val="20"/>
              </w:rPr>
              <w:t>systems_engineering_representation_schema</w:t>
            </w:r>
          </w:p>
        </w:tc>
        <w:tc>
          <w:tcPr>
            <w:tcW w:w="1905" w:type="dxa"/>
            <w:vAlign w:val="center"/>
            <w:hideMark/>
          </w:tcPr>
          <w:p w:rsidR="00764230" w:rsidRDefault="00764230">
            <w:r>
              <w:rPr>
                <w:sz w:val="20"/>
                <w:szCs w:val="20"/>
              </w:rPr>
              <w:t>ISO 10303-61</w:t>
            </w:r>
          </w:p>
        </w:tc>
      </w:tr>
    </w:tbl>
    <w:p w:rsidR="00764230" w:rsidRDefault="00764230" w:rsidP="00764230">
      <w:pPr>
        <w:pStyle w:val="note"/>
        <w:rPr>
          <w:color w:val="000000"/>
          <w:sz w:val="27"/>
          <w:szCs w:val="27"/>
        </w:rPr>
      </w:pPr>
      <w:r>
        <w:rPr>
          <w:color w:val="000000"/>
        </w:rPr>
        <w:t>NOTE 2   See Annex </w:t>
      </w:r>
      <w:hyperlink r:id="rId9" w:history="1">
        <w:r>
          <w:rPr>
            <w:rStyle w:val="Hyperlink"/>
          </w:rPr>
          <w:t>D</w:t>
        </w:r>
      </w:hyperlink>
      <w:r>
        <w:rPr>
          <w:color w:val="000000"/>
        </w:rPr>
        <w:t>, Figures </w:t>
      </w:r>
      <w:hyperlink r:id="rId10" w:history="1">
        <w:r>
          <w:rPr>
            <w:rStyle w:val="Hyperlink"/>
          </w:rPr>
          <w:t>D.1</w:t>
        </w:r>
      </w:hyperlink>
      <w:r>
        <w:rPr>
          <w:color w:val="000000"/>
        </w:rPr>
        <w:t>and </w:t>
      </w:r>
      <w:hyperlink r:id="rId11" w:history="1">
        <w:r>
          <w:rPr>
            <w:rStyle w:val="Hyperlink"/>
          </w:rPr>
          <w:t>D.2</w:t>
        </w:r>
      </w:hyperlink>
      <w:r>
        <w:rPr>
          <w:color w:val="000000"/>
        </w:rPr>
        <w:t> for a graphical representation of this schema.</w:t>
      </w:r>
    </w:p>
    <w:p w:rsidR="00764230" w:rsidRDefault="00764230" w:rsidP="00764230">
      <w:pPr>
        <w:pStyle w:val="Heading2"/>
        <w:rPr>
          <w:color w:val="000000"/>
        </w:rPr>
      </w:pPr>
      <w:bookmarkStart w:id="3" w:name="types"/>
      <w:r>
        <w:rPr>
          <w:color w:val="000000"/>
        </w:rPr>
        <w:lastRenderedPageBreak/>
        <w:t>5.2.1 MIM type definition</w:t>
      </w:r>
      <w:bookmarkEnd w:id="3"/>
    </w:p>
    <w:p w:rsidR="00764230" w:rsidRDefault="00764230" w:rsidP="00764230">
      <w:pPr>
        <w:pStyle w:val="NormalWeb"/>
        <w:rPr>
          <w:color w:val="000000"/>
          <w:sz w:val="27"/>
          <w:szCs w:val="27"/>
        </w:rPr>
      </w:pPr>
      <w:r>
        <w:rPr>
          <w:color w:val="000000"/>
          <w:sz w:val="27"/>
          <w:szCs w:val="27"/>
        </w:rPr>
        <w:t>This subclause specifies the MIM type for this application module. The MIM type and definition is specified below.</w:t>
      </w:r>
    </w:p>
    <w:p w:rsidR="00764230" w:rsidRDefault="00764230" w:rsidP="00764230">
      <w:pPr>
        <w:pStyle w:val="Heading2"/>
        <w:rPr>
          <w:color w:val="000000"/>
        </w:rPr>
      </w:pPr>
      <w:bookmarkStart w:id="4" w:name="description_assignment_mim.description_i"/>
      <w:r>
        <w:rPr>
          <w:color w:val="000000"/>
        </w:rPr>
        <w:t>5.2.1.1 description_item</w:t>
      </w:r>
      <w:bookmarkEnd w:id="4"/>
      <w:r>
        <w:rPr>
          <w:color w:val="000000"/>
        </w:rPr>
        <w:t>   </w:t>
      </w:r>
      <w:r>
        <w:rPr>
          <w:noProof/>
          <w:color w:val="0000FF"/>
          <w:lang w:eastAsia="en-GB"/>
        </w:rPr>
        <w:drawing>
          <wp:inline distT="0" distB="0" distL="0" distR="0">
            <wp:extent cx="180975" cy="209550"/>
            <wp:effectExtent l="0" t="0" r="9525" b="0"/>
            <wp:docPr id="3" name="Picture 3" descr="EXPRESS-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764230" w:rsidRDefault="00764230" w:rsidP="00764230">
      <w:pPr>
        <w:pStyle w:val="NormalWeb"/>
        <w:rPr>
          <w:color w:val="000000"/>
          <w:sz w:val="27"/>
          <w:szCs w:val="27"/>
        </w:rPr>
      </w:pPr>
      <w:r>
        <w:rPr>
          <w:color w:val="000000"/>
          <w:sz w:val="27"/>
          <w:szCs w:val="27"/>
        </w:rPr>
        <w:t>The </w:t>
      </w:r>
      <w:r>
        <w:rPr>
          <w:b/>
          <w:bCs/>
          <w:color w:val="000000"/>
          <w:sz w:val="27"/>
          <w:szCs w:val="27"/>
        </w:rPr>
        <w:t>description_item</w:t>
      </w:r>
      <w:r>
        <w:rPr>
          <w:color w:val="000000"/>
          <w:sz w:val="27"/>
          <w:szCs w:val="27"/>
        </w:rPr>
        <w:t> type is an extensible list of alternate data types. Additional alternate data types are specified in select data types that extend the</w:t>
      </w:r>
      <w:ins w:id="5" w:author="Sapp (US), Brandon" w:date="2019-03-20T12:46:00Z">
        <w:r w:rsidR="00EA51F3">
          <w:rPr>
            <w:color w:val="000000"/>
            <w:sz w:val="27"/>
            <w:szCs w:val="27"/>
          </w:rPr>
          <w:t xml:space="preserve"> </w:t>
        </w:r>
      </w:ins>
      <w:r>
        <w:rPr>
          <w:b/>
          <w:bCs/>
          <w:color w:val="000000"/>
          <w:sz w:val="27"/>
          <w:szCs w:val="27"/>
        </w:rPr>
        <w:t>description_item</w:t>
      </w:r>
      <w:r>
        <w:rPr>
          <w:color w:val="000000"/>
          <w:sz w:val="27"/>
          <w:szCs w:val="27"/>
        </w:rPr>
        <w:t> type.</w:t>
      </w:r>
    </w:p>
    <w:p w:rsidR="00764230" w:rsidRDefault="00764230" w:rsidP="00764230">
      <w:pPr>
        <w:pStyle w:val="note"/>
        <w:rPr>
          <w:color w:val="000000"/>
          <w:sz w:val="27"/>
          <w:szCs w:val="27"/>
        </w:rPr>
      </w:pPr>
      <w:r>
        <w:rPr>
          <w:color w:val="000000"/>
        </w:rPr>
        <w:t>NOTE   This empty extensible select requires extension in a further module to ensure that entities that refer to it have at least one valid instantiation.</w:t>
      </w:r>
    </w:p>
    <w:p w:rsidR="00764230" w:rsidRDefault="00764230" w:rsidP="00764230">
      <w:pPr>
        <w:pStyle w:val="NormalWeb"/>
        <w:rPr>
          <w:color w:val="000000"/>
          <w:sz w:val="27"/>
          <w:szCs w:val="27"/>
        </w:rPr>
      </w:pPr>
      <w:r>
        <w:rPr>
          <w:color w:val="000000"/>
          <w:sz w:val="27"/>
          <w:szCs w:val="27"/>
          <w:u w:val="single"/>
        </w:rPr>
        <w:t>EXPRESS specification:</w:t>
      </w:r>
    </w:p>
    <w:p w:rsidR="00764230" w:rsidRDefault="00764230" w:rsidP="0076423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description_item = EXTENSIBLE GENERIC_ENTITY SELECT;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764230" w:rsidRDefault="00764230" w:rsidP="00764230">
      <w:pPr>
        <w:pStyle w:val="Heading2"/>
        <w:rPr>
          <w:color w:val="000000"/>
        </w:rPr>
      </w:pPr>
      <w:bookmarkStart w:id="6" w:name="entities"/>
      <w:r>
        <w:rPr>
          <w:color w:val="000000"/>
        </w:rPr>
        <w:t>5.2.2 MIM entity definitions</w:t>
      </w:r>
      <w:bookmarkEnd w:id="6"/>
    </w:p>
    <w:p w:rsidR="00764230" w:rsidRDefault="00764230" w:rsidP="00764230">
      <w:pPr>
        <w:pStyle w:val="NormalWeb"/>
        <w:rPr>
          <w:color w:val="000000"/>
          <w:sz w:val="27"/>
          <w:szCs w:val="27"/>
        </w:rPr>
      </w:pPr>
      <w:r>
        <w:rPr>
          <w:color w:val="000000"/>
          <w:sz w:val="27"/>
          <w:szCs w:val="27"/>
        </w:rPr>
        <w:t>This subclause specifies the MIM entities for this module. The MIM entities and definitions are specified below.</w:t>
      </w:r>
    </w:p>
    <w:p w:rsidR="00764230" w:rsidRDefault="00764230" w:rsidP="00764230">
      <w:pPr>
        <w:pStyle w:val="Heading2"/>
        <w:rPr>
          <w:color w:val="000000"/>
        </w:rPr>
      </w:pPr>
      <w:r>
        <w:rPr>
          <w:color w:val="000000"/>
        </w:rPr>
        <w:t>5.2.2.1 applied_description_text_assignment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764230" w:rsidRDefault="00764230" w:rsidP="00764230">
      <w:r>
        <w:rPr>
          <w:color w:val="000000"/>
          <w:sz w:val="27"/>
          <w:szCs w:val="27"/>
        </w:rPr>
        <w:t>An </w:t>
      </w:r>
      <w:r>
        <w:rPr>
          <w:b/>
          <w:bCs/>
          <w:color w:val="000000"/>
          <w:sz w:val="27"/>
          <w:szCs w:val="27"/>
        </w:rPr>
        <w:t>applied_description_text_assignment</w:t>
      </w:r>
      <w:r>
        <w:rPr>
          <w:color w:val="000000"/>
          <w:sz w:val="27"/>
          <w:szCs w:val="27"/>
        </w:rPr>
        <w:t> is a type of </w:t>
      </w:r>
      <w:hyperlink r:id="rId13" w:anchor="systems_engineering_representation_schema.description_text_assignment" w:history="1">
        <w:r>
          <w:rPr>
            <w:rStyle w:val="Hyperlink"/>
            <w:b/>
            <w:bCs/>
            <w:sz w:val="27"/>
            <w:szCs w:val="27"/>
          </w:rPr>
          <w:t>description_text_assignment</w:t>
        </w:r>
      </w:hyperlink>
      <w:r>
        <w:rPr>
          <w:color w:val="000000"/>
          <w:sz w:val="27"/>
          <w:szCs w:val="27"/>
        </w:rPr>
        <w:t> relating a text description to product data.</w:t>
      </w:r>
    </w:p>
    <w:p w:rsidR="00764230" w:rsidRDefault="00764230" w:rsidP="00764230">
      <w:pPr>
        <w:pStyle w:val="NormalWeb"/>
        <w:rPr>
          <w:color w:val="000000"/>
          <w:sz w:val="27"/>
          <w:szCs w:val="27"/>
        </w:rPr>
      </w:pPr>
      <w:r>
        <w:rPr>
          <w:color w:val="000000"/>
          <w:sz w:val="27"/>
          <w:szCs w:val="27"/>
          <w:u w:val="single"/>
        </w:rPr>
        <w:t>EXPRESS specification:</w:t>
      </w:r>
    </w:p>
    <w:p w:rsidR="00764230" w:rsidRDefault="00764230" w:rsidP="0076423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applied_description_text_assignment</w:t>
      </w:r>
      <w:r>
        <w:rPr>
          <w:rFonts w:ascii="Courier New" w:hAnsi="Courier New" w:cs="Courier New"/>
          <w:color w:val="000000"/>
          <w:sz w:val="20"/>
          <w:szCs w:val="20"/>
        </w:rPr>
        <w:br/>
      </w:r>
      <w:r>
        <w:rPr>
          <w:rStyle w:val="HTMLCode"/>
          <w:color w:val="000000"/>
        </w:rPr>
        <w:t>  SUBTYPE OF (</w:t>
      </w:r>
      <w:hyperlink r:id="rId14" w:anchor="systems_engineering_representation_schema.description_text_assignment" w:history="1">
        <w:r>
          <w:rPr>
            <w:rStyle w:val="Hyperlink"/>
            <w:rFonts w:ascii="Courier New" w:hAnsi="Courier New" w:cs="Courier New"/>
            <w:sz w:val="20"/>
            <w:szCs w:val="20"/>
          </w:rPr>
          <w:t>description_text_assignment</w:t>
        </w:r>
      </w:hyperlink>
      <w:r>
        <w:rPr>
          <w:rStyle w:val="HTMLCode"/>
          <w:color w:val="000000"/>
        </w:rPr>
        <w:t>);</w:t>
      </w:r>
      <w:r>
        <w:rPr>
          <w:rFonts w:ascii="Courier New" w:hAnsi="Courier New" w:cs="Courier New"/>
          <w:color w:val="000000"/>
          <w:sz w:val="20"/>
          <w:szCs w:val="20"/>
        </w:rPr>
        <w:br/>
      </w:r>
      <w:r>
        <w:rPr>
          <w:rStyle w:val="HTMLCode"/>
          <w:color w:val="000000"/>
        </w:rPr>
        <w:t>  items : SET[1:?] OF </w:t>
      </w:r>
      <w:hyperlink r:id="rId15" w:anchor="description_assignment_mim.description_item" w:history="1">
        <w:r>
          <w:rPr>
            <w:rStyle w:val="Hyperlink"/>
            <w:rFonts w:ascii="Courier New" w:hAnsi="Courier New" w:cs="Courier New"/>
            <w:sz w:val="20"/>
            <w:szCs w:val="20"/>
          </w:rPr>
          <w:t>description_item</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764230" w:rsidRDefault="00764230" w:rsidP="00764230">
      <w:pPr>
        <w:pStyle w:val="NormalWeb"/>
        <w:rPr>
          <w:color w:val="000000"/>
          <w:sz w:val="27"/>
          <w:szCs w:val="27"/>
        </w:rPr>
      </w:pPr>
      <w:r>
        <w:rPr>
          <w:color w:val="000000"/>
          <w:sz w:val="27"/>
          <w:szCs w:val="27"/>
          <w:u w:val="single"/>
        </w:rPr>
        <w:t>Attribute definitions:</w:t>
      </w:r>
    </w:p>
    <w:p w:rsidR="00764230" w:rsidRDefault="00764230" w:rsidP="00764230">
      <w:pPr>
        <w:pStyle w:val="expressdescription"/>
        <w:rPr>
          <w:color w:val="000000"/>
          <w:sz w:val="27"/>
          <w:szCs w:val="27"/>
        </w:rPr>
      </w:pPr>
      <w:r>
        <w:rPr>
          <w:b/>
          <w:bCs/>
          <w:color w:val="000000"/>
          <w:sz w:val="27"/>
          <w:szCs w:val="27"/>
        </w:rPr>
        <w:lastRenderedPageBreak/>
        <w:t>items: </w:t>
      </w:r>
      <w:r>
        <w:rPr>
          <w:color w:val="000000"/>
          <w:sz w:val="27"/>
          <w:szCs w:val="27"/>
        </w:rPr>
        <w:t>the product or activity data that are described</w:t>
      </w:r>
    </w:p>
    <w:p w:rsidR="00764230" w:rsidRDefault="00764230" w:rsidP="00764230">
      <w:pPr>
        <w:pStyle w:val="Heading2"/>
        <w:rPr>
          <w:color w:val="000000"/>
        </w:rPr>
      </w:pPr>
      <w:r>
        <w:rPr>
          <w:color w:val="000000"/>
        </w:rPr>
        <w:t>5.2.2.2 applied_description_text_assignment_relationship   </w:t>
      </w:r>
      <w:r>
        <w:rPr>
          <w:noProof/>
          <w:color w:val="0000FF"/>
          <w:lang w:eastAsia="en-GB"/>
        </w:rPr>
        <w:drawing>
          <wp:inline distT="0" distB="0" distL="0" distR="0">
            <wp:extent cx="180975" cy="209550"/>
            <wp:effectExtent l="0" t="0" r="9525" b="0"/>
            <wp:docPr id="1" name="Picture 1" descr="EXPRESS-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764230" w:rsidRDefault="00764230" w:rsidP="00764230">
      <w:r>
        <w:rPr>
          <w:color w:val="000000"/>
          <w:sz w:val="27"/>
          <w:szCs w:val="27"/>
        </w:rPr>
        <w:t>An </w:t>
      </w:r>
      <w:r>
        <w:rPr>
          <w:b/>
          <w:bCs/>
          <w:color w:val="000000"/>
          <w:sz w:val="27"/>
          <w:szCs w:val="27"/>
        </w:rPr>
        <w:t>applied_description_text_assignment_relationship</w:t>
      </w:r>
      <w:r>
        <w:rPr>
          <w:color w:val="000000"/>
          <w:sz w:val="27"/>
          <w:szCs w:val="27"/>
        </w:rPr>
        <w:t> is a type of </w:t>
      </w:r>
      <w:hyperlink r:id="rId16" w:anchor="systems_engineering_representation_schema.description_text_assignment_relationship" w:history="1">
        <w:r>
          <w:rPr>
            <w:rStyle w:val="Hyperlink"/>
            <w:b/>
            <w:bCs/>
            <w:sz w:val="27"/>
            <w:szCs w:val="27"/>
          </w:rPr>
          <w:t>description_text_assignment_relationship</w:t>
        </w:r>
      </w:hyperlink>
      <w:r>
        <w:rPr>
          <w:color w:val="000000"/>
          <w:sz w:val="27"/>
          <w:szCs w:val="27"/>
        </w:rPr>
        <w:t> that describes a relationship between two</w:t>
      </w:r>
      <w:ins w:id="7" w:author="Sapp (US), Brandon" w:date="2019-03-20T12:46:00Z">
        <w:r w:rsidR="00EA51F3">
          <w:rPr>
            <w:color w:val="000000"/>
            <w:sz w:val="27"/>
            <w:szCs w:val="27"/>
          </w:rPr>
          <w:t xml:space="preserve"> </w:t>
        </w:r>
      </w:ins>
      <w:bookmarkStart w:id="8" w:name="_GoBack"/>
      <w:bookmarkEnd w:id="8"/>
      <w:r w:rsidR="00EA51F3">
        <w:rPr>
          <w:rStyle w:val="Hyperlink"/>
          <w:b/>
          <w:bCs/>
          <w:sz w:val="27"/>
          <w:szCs w:val="27"/>
        </w:rPr>
        <w:fldChar w:fldCharType="begin"/>
      </w:r>
      <w:r w:rsidR="00EA51F3">
        <w:rPr>
          <w:rStyle w:val="Hyperlink"/>
          <w:b/>
          <w:bCs/>
          <w:sz w:val="27"/>
          <w:szCs w:val="27"/>
        </w:rPr>
        <w:instrText xml:space="preserve"> HYPERLINK "file:///C:\\Users\\bus4005\\Downloads\\CR_FDIS_3_20190311_draft\\CR_FDIS_3\\part1000\\data\\modules\\description_assignment\\sys\\5_mim.htm" \l </w:instrText>
      </w:r>
      <w:r w:rsidR="00EA51F3">
        <w:rPr>
          <w:rStyle w:val="Hyperlink"/>
          <w:b/>
          <w:bCs/>
          <w:sz w:val="27"/>
          <w:szCs w:val="27"/>
        </w:rPr>
        <w:instrText xml:space="preserve">"description_assignment_mim.applied_description_text_assignment" </w:instrText>
      </w:r>
      <w:r w:rsidR="00EA51F3">
        <w:rPr>
          <w:rStyle w:val="Hyperlink"/>
          <w:b/>
          <w:bCs/>
          <w:sz w:val="27"/>
          <w:szCs w:val="27"/>
        </w:rPr>
        <w:fldChar w:fldCharType="separate"/>
      </w:r>
      <w:r>
        <w:rPr>
          <w:rStyle w:val="Hyperlink"/>
          <w:b/>
          <w:bCs/>
          <w:sz w:val="27"/>
          <w:szCs w:val="27"/>
        </w:rPr>
        <w:t>applied_description_text_assignment</w:t>
      </w:r>
      <w:r w:rsidR="00EA51F3">
        <w:rPr>
          <w:rStyle w:val="Hyperlink"/>
          <w:b/>
          <w:bCs/>
          <w:sz w:val="27"/>
          <w:szCs w:val="27"/>
        </w:rPr>
        <w:fldChar w:fldCharType="end"/>
      </w:r>
      <w:r>
        <w:rPr>
          <w:color w:val="000000"/>
          <w:sz w:val="27"/>
          <w:szCs w:val="27"/>
        </w:rPr>
        <w:t> objects.</w:t>
      </w:r>
    </w:p>
    <w:p w:rsidR="00764230" w:rsidRDefault="00764230" w:rsidP="00764230">
      <w:pPr>
        <w:pStyle w:val="NormalWeb"/>
        <w:rPr>
          <w:color w:val="000000"/>
          <w:sz w:val="27"/>
          <w:szCs w:val="27"/>
        </w:rPr>
      </w:pPr>
      <w:r>
        <w:rPr>
          <w:color w:val="000000"/>
          <w:sz w:val="27"/>
          <w:szCs w:val="27"/>
          <w:u w:val="single"/>
        </w:rPr>
        <w:t>EXPRESS specification:</w:t>
      </w:r>
    </w:p>
    <w:p w:rsidR="00764230" w:rsidRDefault="00764230" w:rsidP="0076423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applied_description_text_assignment_relationship</w:t>
      </w:r>
      <w:r>
        <w:rPr>
          <w:rFonts w:ascii="Courier New" w:hAnsi="Courier New" w:cs="Courier New"/>
          <w:color w:val="000000"/>
          <w:sz w:val="20"/>
          <w:szCs w:val="20"/>
        </w:rPr>
        <w:br/>
      </w:r>
      <w:r>
        <w:rPr>
          <w:rStyle w:val="HTMLCode"/>
          <w:color w:val="000000"/>
        </w:rPr>
        <w:t>  SUBTYPE OF (</w:t>
      </w:r>
      <w:hyperlink r:id="rId17" w:anchor="systems_engineering_representation_schema.description_text_assignment_relationship" w:history="1">
        <w:r>
          <w:rPr>
            <w:rStyle w:val="Hyperlink"/>
            <w:rFonts w:ascii="Courier New" w:hAnsi="Courier New" w:cs="Courier New"/>
            <w:sz w:val="20"/>
            <w:szCs w:val="20"/>
          </w:rPr>
          <w:t>description_text_assignment_relationship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8" w:anchor="systems_engineering_representation_schema.description_text_assignment_relationship" w:history="1">
        <w:r>
          <w:rPr>
            <w:rStyle w:val="Hyperlink"/>
            <w:rFonts w:ascii="Courier New" w:hAnsi="Courier New" w:cs="Courier New"/>
            <w:sz w:val="20"/>
            <w:szCs w:val="20"/>
          </w:rPr>
          <w:t>description_text_assignment_relationship</w:t>
        </w:r>
      </w:hyperlink>
      <w:r>
        <w:rPr>
          <w:rStyle w:val="HTMLCode"/>
          <w:color w:val="000000"/>
        </w:rPr>
        <w:t>.related : </w:t>
      </w:r>
      <w:hyperlink r:id="rId19" w:anchor="description_assignment_mim.applied_description_text_assignment" w:history="1">
        <w:r>
          <w:rPr>
            <w:rStyle w:val="Hyperlink"/>
            <w:rFonts w:ascii="Courier New" w:hAnsi="Courier New" w:cs="Courier New"/>
            <w:sz w:val="20"/>
            <w:szCs w:val="20"/>
          </w:rPr>
          <w:t>applied_description_text_assignment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0" w:anchor="systems_engineering_representation_schema.description_text_assignment_relationship" w:history="1">
        <w:r>
          <w:rPr>
            <w:rStyle w:val="Hyperlink"/>
            <w:rFonts w:ascii="Courier New" w:hAnsi="Courier New" w:cs="Courier New"/>
            <w:sz w:val="20"/>
            <w:szCs w:val="20"/>
          </w:rPr>
          <w:t>description_text_assignment_relationship</w:t>
        </w:r>
      </w:hyperlink>
      <w:r>
        <w:rPr>
          <w:rStyle w:val="HTMLCode"/>
          <w:color w:val="000000"/>
        </w:rPr>
        <w:t>.relating : </w:t>
      </w:r>
      <w:hyperlink r:id="rId21" w:anchor="description_assignment_mim.applied_description_text_assignment" w:history="1">
        <w:r>
          <w:rPr>
            <w:rStyle w:val="Hyperlink"/>
            <w:rFonts w:ascii="Courier New" w:hAnsi="Courier New" w:cs="Courier New"/>
            <w:sz w:val="20"/>
            <w:szCs w:val="20"/>
          </w:rPr>
          <w:t>applied_description_text_assignment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764230" w:rsidRDefault="00764230" w:rsidP="00764230">
      <w:pPr>
        <w:pStyle w:val="NormalWeb"/>
        <w:rPr>
          <w:color w:val="000000"/>
          <w:sz w:val="27"/>
          <w:szCs w:val="27"/>
        </w:rPr>
      </w:pPr>
      <w:r>
        <w:rPr>
          <w:color w:val="000000"/>
          <w:sz w:val="27"/>
          <w:szCs w:val="27"/>
          <w:u w:val="single"/>
        </w:rPr>
        <w:t>Attribute definitions:</w:t>
      </w:r>
    </w:p>
    <w:p w:rsidR="00764230" w:rsidRDefault="00764230" w:rsidP="00764230">
      <w:pPr>
        <w:pStyle w:val="expressdescription"/>
        <w:rPr>
          <w:color w:val="000000"/>
          <w:sz w:val="27"/>
          <w:szCs w:val="27"/>
        </w:rPr>
      </w:pPr>
      <w:r>
        <w:rPr>
          <w:b/>
          <w:bCs/>
          <w:color w:val="000000"/>
          <w:sz w:val="27"/>
          <w:szCs w:val="27"/>
        </w:rPr>
        <w:t>related: </w:t>
      </w:r>
      <w:r>
        <w:rPr>
          <w:color w:val="000000"/>
          <w:sz w:val="27"/>
          <w:szCs w:val="27"/>
        </w:rPr>
        <w:t>the other object of </w:t>
      </w:r>
      <w:hyperlink r:id="rId22" w:anchor="description_assignment_mim.applied_description_text_assignment" w:history="1">
        <w:r>
          <w:rPr>
            <w:rStyle w:val="Hyperlink"/>
            <w:b/>
            <w:bCs/>
            <w:sz w:val="27"/>
            <w:szCs w:val="27"/>
          </w:rPr>
          <w:t>applied_description_text_assignment</w:t>
        </w:r>
      </w:hyperlink>
      <w:r>
        <w:rPr>
          <w:color w:val="000000"/>
          <w:sz w:val="27"/>
          <w:szCs w:val="27"/>
        </w:rPr>
        <w:t> that is part of the relationship.</w:t>
      </w:r>
    </w:p>
    <w:p w:rsidR="00764230" w:rsidRDefault="00764230" w:rsidP="00764230">
      <w:pPr>
        <w:pStyle w:val="expressdescription"/>
        <w:rPr>
          <w:color w:val="000000"/>
          <w:sz w:val="27"/>
          <w:szCs w:val="27"/>
        </w:rPr>
      </w:pPr>
      <w:bookmarkStart w:id="9" w:name="description_assignment_mim.applied_descr"/>
      <w:r>
        <w:rPr>
          <w:b/>
          <w:bCs/>
          <w:color w:val="000000"/>
          <w:sz w:val="27"/>
          <w:szCs w:val="27"/>
        </w:rPr>
        <w:t>relating: </w:t>
      </w:r>
      <w:bookmarkEnd w:id="9"/>
      <w:r>
        <w:rPr>
          <w:color w:val="000000"/>
          <w:sz w:val="27"/>
          <w:szCs w:val="27"/>
        </w:rPr>
        <w:t>one object of </w:t>
      </w:r>
      <w:hyperlink r:id="rId23" w:anchor="description_assignment_mim.applied_description_text_assignment" w:history="1">
        <w:r>
          <w:rPr>
            <w:rStyle w:val="Hyperlink"/>
            <w:b/>
            <w:bCs/>
            <w:sz w:val="27"/>
            <w:szCs w:val="27"/>
          </w:rPr>
          <w:t>applied_description_text_assignment</w:t>
        </w:r>
      </w:hyperlink>
      <w:r>
        <w:rPr>
          <w:color w:val="000000"/>
          <w:sz w:val="27"/>
          <w:szCs w:val="27"/>
        </w:rPr>
        <w:t> that is part of the relationship.</w:t>
      </w:r>
    </w:p>
    <w:p w:rsidR="00764230" w:rsidRDefault="00764230" w:rsidP="00764230">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Description_assignment_mim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764230" w:rsidRDefault="00764230" w:rsidP="00764230">
      <w:pPr>
        <w:pStyle w:val="NormalWeb"/>
        <w:rPr>
          <w:color w:val="000000"/>
          <w:sz w:val="27"/>
          <w:szCs w:val="27"/>
        </w:rPr>
      </w:pPr>
      <w:r>
        <w:rPr>
          <w:color w:val="000000"/>
          <w:sz w:val="27"/>
          <w:szCs w:val="27"/>
        </w:rPr>
        <w:t>© ISO 2019 — All rights reserved</w:t>
      </w:r>
    </w:p>
    <w:p w:rsidR="004B0747" w:rsidRPr="00764230" w:rsidRDefault="004B0747" w:rsidP="00764230"/>
    <w:sectPr w:rsidR="004B0747" w:rsidRPr="00764230" w:rsidSect="0076423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D1F76"/>
    <w:multiLevelType w:val="multilevel"/>
    <w:tmpl w:val="5932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3"/>
  </w:num>
  <w:num w:numId="4">
    <w:abstractNumId w:val="9"/>
  </w:num>
  <w:num w:numId="5">
    <w:abstractNumId w:val="10"/>
  </w:num>
  <w:num w:numId="6">
    <w:abstractNumId w:val="1"/>
  </w:num>
  <w:num w:numId="7">
    <w:abstractNumId w:val="8"/>
  </w:num>
  <w:num w:numId="8">
    <w:abstractNumId w:val="5"/>
  </w:num>
  <w:num w:numId="9">
    <w:abstractNumId w:val="6"/>
  </w:num>
  <w:num w:numId="10">
    <w:abstractNumId w:val="0"/>
  </w:num>
  <w:num w:numId="1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gUAJg5AziwAAAA="/>
  </w:docVars>
  <w:rsids>
    <w:rsidRoot w:val="0025162F"/>
    <w:rsid w:val="001047C2"/>
    <w:rsid w:val="0025162F"/>
    <w:rsid w:val="004A0CED"/>
    <w:rsid w:val="004B0747"/>
    <w:rsid w:val="00764230"/>
    <w:rsid w:val="007D5C51"/>
    <w:rsid w:val="008134E3"/>
    <w:rsid w:val="00867951"/>
    <w:rsid w:val="00903347"/>
    <w:rsid w:val="009C618B"/>
    <w:rsid w:val="00AF260F"/>
    <w:rsid w:val="00B14CC8"/>
    <w:rsid w:val="00C163C3"/>
    <w:rsid w:val="00EA51F3"/>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B89FF"/>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EA51F3"/>
    <w:pPr>
      <w:spacing w:after="0" w:line="240" w:lineRule="auto"/>
    </w:pPr>
    <w:rPr>
      <w:lang w:val="en-GB"/>
    </w:rPr>
  </w:style>
  <w:style w:type="paragraph" w:styleId="BalloonText">
    <w:name w:val="Balloon Text"/>
    <w:basedOn w:val="Normal"/>
    <w:link w:val="BalloonTextChar"/>
    <w:uiPriority w:val="99"/>
    <w:semiHidden/>
    <w:unhideWhenUsed/>
    <w:rsid w:val="00EA51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51F3"/>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90025410">
      <w:bodyDiv w:val="1"/>
      <w:marLeft w:val="0"/>
      <w:marRight w:val="0"/>
      <w:marTop w:val="0"/>
      <w:marBottom w:val="0"/>
      <w:divBdr>
        <w:top w:val="none" w:sz="0" w:space="0" w:color="auto"/>
        <w:left w:val="none" w:sz="0" w:space="0" w:color="auto"/>
        <w:bottom w:val="none" w:sz="0" w:space="0" w:color="auto"/>
        <w:right w:val="none" w:sz="0" w:space="0" w:color="auto"/>
      </w:divBdr>
      <w:divsChild>
        <w:div w:id="21169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13" Type="http://schemas.openxmlformats.org/officeDocument/2006/relationships/hyperlink" Target="file:///C:\Users\bus4005\Downloads\CR_FDIS_3_20190311_draft\CR_FDIS_3\part1000\data\resource_docs\systems_engineering_representation\sys\4_schema.htm" TargetMode="External"/><Relationship Id="rId18"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file:///C:\Users\bus4005\Downloads\CR_FDIS_3_20190311_draft\CR_FDIS_3\part1000\data\modules\description_assignment\sys\5_mim.htm" TargetMode="External"/><Relationship Id="rId7"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12" Type="http://schemas.openxmlformats.org/officeDocument/2006/relationships/image" Target="media/image1.gif"/><Relationship Id="rId17"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file:///C:\Users\bus4005\Downloads\CR_FDIS_3_20190311_draft\CR_FDIS_3\part1000\data\resource_docs\systems_engineering_representation\sys\4_schema.htm" TargetMode="External"/><Relationship Id="rId20"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11" Type="http://schemas.openxmlformats.org/officeDocument/2006/relationships/hyperlink" Target="file:///C:\Users\bus4005\Downloads\CR_FDIS_3_20190311_draft\CR_FDIS_3\part1000\data\modules\description_assignment\mimexpg2.htm" TargetMode="External"/><Relationship Id="rId24" Type="http://schemas.openxmlformats.org/officeDocument/2006/relationships/fontTable" Target="fontTable.xml"/><Relationship Id="rId5"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15" Type="http://schemas.openxmlformats.org/officeDocument/2006/relationships/hyperlink" Target="file:///C:\Users\bus4005\Downloads\CR_FDIS_3_20190311_draft\CR_FDIS_3\part1000\data\modules\description_assignment\sys\5_mim.htm" TargetMode="External"/><Relationship Id="rId23" Type="http://schemas.openxmlformats.org/officeDocument/2006/relationships/hyperlink" Target="file:///C:\Users\bus4005\Downloads\CR_FDIS_3_20190311_draft\CR_FDIS_3\part1000\data\modules\description_assignment\sys\5_mim.htm" TargetMode="External"/><Relationship Id="rId10" Type="http://schemas.openxmlformats.org/officeDocument/2006/relationships/hyperlink" Target="file:///C:\Users\bus4005\Downloads\CR_FDIS_3_20190311_draft\CR_FDIS_3\part1000\data\modules\description_assignment\mimexpg1.htm" TargetMode="External"/><Relationship Id="rId19" Type="http://schemas.openxmlformats.org/officeDocument/2006/relationships/hyperlink" Target="file:///C:\Users\bus4005\Downloads\CR_FDIS_3_20190311_draft\CR_FDIS_3\part1000\data\modules\description_assignment\sys\5_mim.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description_assignment\sys\d_mim_expg.htm" TargetMode="External"/><Relationship Id="rId14"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22" Type="http://schemas.openxmlformats.org/officeDocument/2006/relationships/hyperlink" Target="file:///C:\Users\bus4005\Downloads\CR_FDIS_3_20190311_draft\CR_FDIS_3\part1000\data\modules\description_assignment\sys\5_mim.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1211</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2019-03-20T19:47:00Z</dcterms:created>
  <dcterms:modified xsi:type="dcterms:W3CDTF">2019-03-20T19:47:00Z</dcterms:modified>
</cp:coreProperties>
</file>